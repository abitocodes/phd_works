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C1AD7" w14:textId="77777777" w:rsidR="00350CFB" w:rsidRDefault="00350CFB">
      <w:pPr>
        <w:pStyle w:val="a3"/>
        <w:rPr>
          <w:sz w:val="34"/>
        </w:rPr>
      </w:pPr>
    </w:p>
    <w:p w14:paraId="00DC1AD8" w14:textId="77777777" w:rsidR="00350CFB" w:rsidRDefault="00350CFB">
      <w:pPr>
        <w:pStyle w:val="a3"/>
        <w:spacing w:before="50"/>
        <w:rPr>
          <w:sz w:val="34"/>
        </w:rPr>
      </w:pPr>
    </w:p>
    <w:p w14:paraId="00DC1AD9" w14:textId="77777777" w:rsidR="00350CFB" w:rsidRDefault="00283FFF">
      <w:pPr>
        <w:pStyle w:val="1"/>
        <w:spacing w:line="424" w:lineRule="auto"/>
        <w:ind w:left="815" w:right="1099" w:firstLine="0"/>
        <w:jc w:val="center"/>
      </w:pPr>
      <w:r>
        <w:t>INTEGRATING</w:t>
      </w:r>
      <w:r>
        <w:rPr>
          <w:spacing w:val="-1"/>
        </w:rPr>
        <w:t xml:space="preserve"> </w:t>
      </w:r>
      <w:r>
        <w:t>ERC-20 ALLOWANCE</w:t>
      </w:r>
      <w:r>
        <w:rPr>
          <w:spacing w:val="-1"/>
        </w:rPr>
        <w:t xml:space="preserve"> </w:t>
      </w:r>
      <w:r>
        <w:t>EDGES INTO PAGERANK FOR ENHANCED ON-CHAIN WALLET REPUTATION SCORING</w:t>
      </w:r>
    </w:p>
    <w:p w14:paraId="00DC1ADA" w14:textId="77777777" w:rsidR="00350CFB" w:rsidRDefault="00350CFB">
      <w:pPr>
        <w:pStyle w:val="a3"/>
        <w:spacing w:before="234"/>
        <w:rPr>
          <w:b/>
          <w:sz w:val="34"/>
        </w:rPr>
      </w:pPr>
    </w:p>
    <w:p w14:paraId="00DC1ADB" w14:textId="77777777" w:rsidR="00350CFB" w:rsidRDefault="00283FFF">
      <w:pPr>
        <w:pStyle w:val="a3"/>
        <w:ind w:left="-1" w:right="276"/>
        <w:jc w:val="center"/>
      </w:pPr>
      <w:r>
        <w:rPr>
          <w:spacing w:val="-5"/>
        </w:rPr>
        <w:t>by</w:t>
      </w:r>
    </w:p>
    <w:p w14:paraId="00DC1ADC" w14:textId="77777777" w:rsidR="00350CFB" w:rsidRDefault="00350CFB">
      <w:pPr>
        <w:pStyle w:val="a3"/>
      </w:pPr>
    </w:p>
    <w:p w14:paraId="00DC1ADD" w14:textId="77777777" w:rsidR="00350CFB" w:rsidRDefault="00350CFB">
      <w:pPr>
        <w:pStyle w:val="a3"/>
        <w:spacing w:before="111"/>
      </w:pPr>
    </w:p>
    <w:p w14:paraId="00DC1ADE" w14:textId="77777777" w:rsidR="00350CFB" w:rsidRDefault="00283FFF">
      <w:pPr>
        <w:pStyle w:val="2"/>
        <w:spacing w:before="1"/>
        <w:ind w:left="-1" w:right="291" w:firstLine="0"/>
        <w:jc w:val="center"/>
      </w:pPr>
      <w:r>
        <w:t>TAEHONG</w:t>
      </w:r>
      <w:r>
        <w:rPr>
          <w:spacing w:val="7"/>
        </w:rPr>
        <w:t xml:space="preserve"> </w:t>
      </w:r>
      <w:r>
        <w:rPr>
          <w:spacing w:val="-4"/>
        </w:rPr>
        <w:t>KWON</w:t>
      </w:r>
    </w:p>
    <w:p w14:paraId="00DC1ADF" w14:textId="77777777" w:rsidR="00350CFB" w:rsidRDefault="00350CFB">
      <w:pPr>
        <w:pStyle w:val="a3"/>
        <w:rPr>
          <w:b/>
          <w:sz w:val="28"/>
        </w:rPr>
      </w:pPr>
    </w:p>
    <w:p w14:paraId="00DC1AE0" w14:textId="77777777" w:rsidR="00350CFB" w:rsidRDefault="00350CFB">
      <w:pPr>
        <w:pStyle w:val="a3"/>
        <w:spacing w:before="293"/>
        <w:rPr>
          <w:b/>
          <w:sz w:val="28"/>
        </w:rPr>
      </w:pPr>
    </w:p>
    <w:p w14:paraId="00DC1AE1" w14:textId="77777777" w:rsidR="00350CFB" w:rsidRDefault="00283FFF">
      <w:pPr>
        <w:pStyle w:val="a3"/>
        <w:ind w:left="-1" w:right="281"/>
        <w:jc w:val="center"/>
      </w:pPr>
      <w:r>
        <w:t>submitted</w:t>
      </w:r>
      <w:r>
        <w:rPr>
          <w:spacing w:val="-9"/>
        </w:rPr>
        <w:t xml:space="preserve"> </w:t>
      </w:r>
      <w:r>
        <w:t>in</w:t>
      </w:r>
      <w:r>
        <w:rPr>
          <w:spacing w:val="-8"/>
        </w:rPr>
        <w:t xml:space="preserve"> </w:t>
      </w:r>
      <w:r>
        <w:t>accordance</w:t>
      </w:r>
      <w:r>
        <w:rPr>
          <w:spacing w:val="-8"/>
        </w:rPr>
        <w:t xml:space="preserve"> </w:t>
      </w:r>
      <w:r>
        <w:t>with</w:t>
      </w:r>
      <w:r>
        <w:rPr>
          <w:spacing w:val="-8"/>
        </w:rPr>
        <w:t xml:space="preserve"> </w:t>
      </w:r>
      <w:r>
        <w:t>the</w:t>
      </w:r>
      <w:r>
        <w:rPr>
          <w:spacing w:val="-9"/>
        </w:rPr>
        <w:t xml:space="preserve"> </w:t>
      </w:r>
      <w:r>
        <w:t>requirements</w:t>
      </w:r>
      <w:r>
        <w:rPr>
          <w:spacing w:val="-8"/>
        </w:rPr>
        <w:t xml:space="preserve"> </w:t>
      </w:r>
      <w:r>
        <w:t>for</w:t>
      </w:r>
      <w:r>
        <w:rPr>
          <w:spacing w:val="-8"/>
        </w:rPr>
        <w:t xml:space="preserve"> </w:t>
      </w:r>
      <w:r>
        <w:t>the</w:t>
      </w:r>
      <w:r>
        <w:rPr>
          <w:spacing w:val="-8"/>
        </w:rPr>
        <w:t xml:space="preserve"> </w:t>
      </w:r>
      <w:r>
        <w:t>degree</w:t>
      </w:r>
      <w:r>
        <w:rPr>
          <w:spacing w:val="-8"/>
        </w:rPr>
        <w:t xml:space="preserve"> </w:t>
      </w:r>
      <w:r>
        <w:rPr>
          <w:spacing w:val="-5"/>
        </w:rPr>
        <w:t>of</w:t>
      </w:r>
    </w:p>
    <w:p w14:paraId="00DC1AE2" w14:textId="77777777" w:rsidR="00350CFB" w:rsidRDefault="00350CFB">
      <w:pPr>
        <w:pStyle w:val="a3"/>
      </w:pPr>
    </w:p>
    <w:p w14:paraId="00DC1AE3" w14:textId="77777777" w:rsidR="00350CFB" w:rsidRDefault="00350CFB">
      <w:pPr>
        <w:pStyle w:val="a3"/>
        <w:spacing w:before="112"/>
      </w:pPr>
    </w:p>
    <w:p w14:paraId="00DC1AE4" w14:textId="77777777" w:rsidR="00350CFB" w:rsidRDefault="00283FFF">
      <w:pPr>
        <w:pStyle w:val="2"/>
        <w:ind w:left="-1" w:right="272" w:firstLine="0"/>
        <w:jc w:val="center"/>
      </w:pPr>
      <w:r>
        <w:t>DOCTOR</w:t>
      </w:r>
      <w:r>
        <w:rPr>
          <w:spacing w:val="13"/>
        </w:rPr>
        <w:t xml:space="preserve"> </w:t>
      </w:r>
      <w:r>
        <w:t>OF</w:t>
      </w:r>
      <w:r>
        <w:rPr>
          <w:spacing w:val="14"/>
        </w:rPr>
        <w:t xml:space="preserve"> </w:t>
      </w:r>
      <w:r>
        <w:rPr>
          <w:spacing w:val="-2"/>
        </w:rPr>
        <w:t>PHILOSOPHY</w:t>
      </w:r>
    </w:p>
    <w:p w14:paraId="00DC1AE5" w14:textId="77777777" w:rsidR="00350CFB" w:rsidRDefault="00350CFB">
      <w:pPr>
        <w:pStyle w:val="a3"/>
        <w:spacing w:before="62"/>
        <w:rPr>
          <w:b/>
          <w:sz w:val="28"/>
        </w:rPr>
      </w:pPr>
    </w:p>
    <w:p w14:paraId="00DC1AE6" w14:textId="77777777" w:rsidR="00350CFB" w:rsidRDefault="00283FFF">
      <w:pPr>
        <w:pStyle w:val="a3"/>
        <w:ind w:left="-1" w:right="281"/>
        <w:jc w:val="center"/>
      </w:pPr>
      <w:r>
        <w:t>in</w:t>
      </w:r>
      <w:r>
        <w:rPr>
          <w:spacing w:val="-4"/>
        </w:rPr>
        <w:t xml:space="preserve"> </w:t>
      </w:r>
      <w:r>
        <w:t>the</w:t>
      </w:r>
      <w:r>
        <w:rPr>
          <w:spacing w:val="-3"/>
        </w:rPr>
        <w:t xml:space="preserve"> </w:t>
      </w:r>
      <w:r>
        <w:rPr>
          <w:spacing w:val="-2"/>
        </w:rPr>
        <w:t>subject</w:t>
      </w:r>
    </w:p>
    <w:p w14:paraId="00DC1AE7" w14:textId="77777777" w:rsidR="00350CFB" w:rsidRDefault="00350CFB">
      <w:pPr>
        <w:pStyle w:val="a3"/>
      </w:pPr>
    </w:p>
    <w:p w14:paraId="00DC1AE8" w14:textId="77777777" w:rsidR="00350CFB" w:rsidRDefault="00350CFB">
      <w:pPr>
        <w:pStyle w:val="a3"/>
        <w:spacing w:before="112"/>
      </w:pPr>
    </w:p>
    <w:p w14:paraId="00DC1AE9" w14:textId="77777777" w:rsidR="00350CFB" w:rsidRDefault="00283FFF">
      <w:pPr>
        <w:pStyle w:val="2"/>
        <w:ind w:left="-1" w:right="282" w:firstLine="0"/>
        <w:jc w:val="center"/>
      </w:pPr>
      <w:r>
        <w:t>COMPUTER</w:t>
      </w:r>
      <w:r>
        <w:rPr>
          <w:spacing w:val="26"/>
        </w:rPr>
        <w:t xml:space="preserve"> </w:t>
      </w:r>
      <w:r>
        <w:rPr>
          <w:spacing w:val="-2"/>
        </w:rPr>
        <w:t>SCIENCE</w:t>
      </w:r>
    </w:p>
    <w:p w14:paraId="00DC1AEA" w14:textId="77777777" w:rsidR="00350CFB" w:rsidRDefault="00350CFB">
      <w:pPr>
        <w:pStyle w:val="a3"/>
        <w:rPr>
          <w:b/>
          <w:sz w:val="28"/>
        </w:rPr>
      </w:pPr>
    </w:p>
    <w:p w14:paraId="00DC1AEB" w14:textId="77777777" w:rsidR="00350CFB" w:rsidRDefault="00350CFB">
      <w:pPr>
        <w:pStyle w:val="a3"/>
        <w:spacing w:before="294"/>
        <w:rPr>
          <w:b/>
          <w:sz w:val="28"/>
        </w:rPr>
      </w:pPr>
    </w:p>
    <w:p w14:paraId="00DC1AEC" w14:textId="77777777" w:rsidR="00350CFB" w:rsidRDefault="00283FFF">
      <w:pPr>
        <w:pStyle w:val="a3"/>
        <w:ind w:left="-1" w:right="282"/>
        <w:jc w:val="center"/>
      </w:pPr>
      <w:r>
        <w:t>at</w:t>
      </w:r>
      <w:r>
        <w:rPr>
          <w:spacing w:val="-3"/>
        </w:rPr>
        <w:t xml:space="preserve"> </w:t>
      </w:r>
      <w:r>
        <w:rPr>
          <w:spacing w:val="-5"/>
        </w:rPr>
        <w:t>the</w:t>
      </w:r>
    </w:p>
    <w:p w14:paraId="00DC1AED" w14:textId="77777777" w:rsidR="00350CFB" w:rsidRDefault="00350CFB">
      <w:pPr>
        <w:pStyle w:val="a3"/>
      </w:pPr>
    </w:p>
    <w:p w14:paraId="00DC1AEE" w14:textId="77777777" w:rsidR="00350CFB" w:rsidRDefault="00350CFB">
      <w:pPr>
        <w:pStyle w:val="a3"/>
        <w:spacing w:before="112"/>
      </w:pPr>
    </w:p>
    <w:p w14:paraId="00DC1AEF" w14:textId="77777777" w:rsidR="00350CFB" w:rsidRDefault="00283FFF">
      <w:pPr>
        <w:pStyle w:val="2"/>
        <w:ind w:left="-1" w:right="272" w:firstLine="0"/>
        <w:jc w:val="center"/>
      </w:pPr>
      <w:r>
        <w:t>UNIVERSITY</w:t>
      </w:r>
      <w:r>
        <w:rPr>
          <w:spacing w:val="18"/>
        </w:rPr>
        <w:t xml:space="preserve"> </w:t>
      </w:r>
      <w:r>
        <w:t>OF</w:t>
      </w:r>
      <w:r>
        <w:rPr>
          <w:spacing w:val="19"/>
        </w:rPr>
        <w:t xml:space="preserve"> </w:t>
      </w:r>
      <w:r>
        <w:t>SOUTH</w:t>
      </w:r>
      <w:r>
        <w:rPr>
          <w:spacing w:val="19"/>
        </w:rPr>
        <w:t xml:space="preserve"> </w:t>
      </w:r>
      <w:r>
        <w:rPr>
          <w:spacing w:val="-2"/>
        </w:rPr>
        <w:t>AFRICA</w:t>
      </w:r>
    </w:p>
    <w:p w14:paraId="00DC1AF0" w14:textId="77777777" w:rsidR="00350CFB" w:rsidRDefault="00350CFB">
      <w:pPr>
        <w:pStyle w:val="a3"/>
        <w:rPr>
          <w:b/>
          <w:sz w:val="28"/>
        </w:rPr>
      </w:pPr>
    </w:p>
    <w:p w14:paraId="00DC1AF1" w14:textId="77777777" w:rsidR="00350CFB" w:rsidRDefault="00350CFB">
      <w:pPr>
        <w:pStyle w:val="a3"/>
        <w:spacing w:before="293"/>
        <w:rPr>
          <w:b/>
          <w:sz w:val="28"/>
        </w:rPr>
      </w:pPr>
    </w:p>
    <w:p w14:paraId="00DC1AF2" w14:textId="77777777" w:rsidR="00350CFB" w:rsidRDefault="00283FFF">
      <w:pPr>
        <w:pStyle w:val="a3"/>
        <w:ind w:left="-1" w:right="281"/>
        <w:jc w:val="center"/>
      </w:pPr>
      <w:r>
        <w:t>SUPERVISOR:</w:t>
      </w:r>
      <w:r>
        <w:rPr>
          <w:spacing w:val="-15"/>
        </w:rPr>
        <w:t xml:space="preserve"> </w:t>
      </w:r>
      <w:r>
        <w:t>Prof. Ernest</w:t>
      </w:r>
      <w:r>
        <w:rPr>
          <w:spacing w:val="-15"/>
        </w:rPr>
        <w:t xml:space="preserve"> </w:t>
      </w:r>
      <w:r>
        <w:rPr>
          <w:spacing w:val="-2"/>
        </w:rPr>
        <w:t>Mnkandla</w:t>
      </w:r>
    </w:p>
    <w:p w14:paraId="00DC1AF3" w14:textId="77777777" w:rsidR="00350CFB" w:rsidRDefault="00350CFB">
      <w:pPr>
        <w:pStyle w:val="a3"/>
        <w:spacing w:before="117"/>
      </w:pPr>
    </w:p>
    <w:p w14:paraId="00DC1AF4" w14:textId="77777777" w:rsidR="00350CFB" w:rsidRDefault="00283FFF">
      <w:pPr>
        <w:pStyle w:val="a3"/>
        <w:ind w:left="-1" w:right="281"/>
        <w:jc w:val="center"/>
        <w:rPr>
          <w:spacing w:val="-2"/>
        </w:rPr>
      </w:pPr>
      <w:r>
        <w:t>CO-SUPERVISOR:</w:t>
      </w:r>
      <w:r>
        <w:rPr>
          <w:spacing w:val="-15"/>
        </w:rPr>
        <w:t xml:space="preserve"> </w:t>
      </w:r>
      <w:r>
        <w:t>Prof. Donatien</w:t>
      </w:r>
      <w:r>
        <w:rPr>
          <w:spacing w:val="-14"/>
        </w:rPr>
        <w:t xml:space="preserve"> </w:t>
      </w:r>
      <w:r>
        <w:t>Koulla</w:t>
      </w:r>
      <w:r>
        <w:rPr>
          <w:spacing w:val="-15"/>
        </w:rPr>
        <w:t xml:space="preserve"> </w:t>
      </w:r>
      <w:r>
        <w:rPr>
          <w:spacing w:val="-2"/>
        </w:rPr>
        <w:t>Moulla</w:t>
      </w:r>
    </w:p>
    <w:p w14:paraId="6AEBEDFC" w14:textId="77777777" w:rsidR="00070BEA" w:rsidRDefault="00070BEA" w:rsidP="00070BEA">
      <w:pPr>
        <w:pStyle w:val="a3"/>
        <w:ind w:left="-1" w:right="281"/>
        <w:jc w:val="center"/>
      </w:pPr>
    </w:p>
    <w:p w14:paraId="3EA788FA" w14:textId="1B736A6D" w:rsidR="00070BEA" w:rsidRDefault="00070BEA" w:rsidP="00070BEA">
      <w:pPr>
        <w:pStyle w:val="a3"/>
        <w:ind w:left="-1" w:right="281"/>
        <w:jc w:val="center"/>
      </w:pPr>
      <w:r>
        <w:t>CO-SUPERVISOR:</w:t>
      </w:r>
      <w:r>
        <w:rPr>
          <w:spacing w:val="-15"/>
        </w:rPr>
        <w:t xml:space="preserve"> D</w:t>
      </w:r>
      <w:r>
        <w:t>r. David Sena Attipoe</w:t>
      </w:r>
    </w:p>
    <w:p w14:paraId="6F5F906E" w14:textId="77777777" w:rsidR="00070BEA" w:rsidRDefault="00070BEA">
      <w:pPr>
        <w:pStyle w:val="a3"/>
        <w:ind w:left="-1" w:right="281"/>
        <w:jc w:val="center"/>
      </w:pPr>
    </w:p>
    <w:p w14:paraId="00DC1AF5" w14:textId="77777777" w:rsidR="00350CFB" w:rsidRDefault="00350CFB">
      <w:pPr>
        <w:pStyle w:val="a3"/>
      </w:pPr>
    </w:p>
    <w:p w14:paraId="00DC1AF6" w14:textId="77777777" w:rsidR="00350CFB" w:rsidRDefault="00350CFB">
      <w:pPr>
        <w:pStyle w:val="a3"/>
      </w:pPr>
    </w:p>
    <w:p w14:paraId="00DC1AF7" w14:textId="77777777" w:rsidR="00350CFB" w:rsidRDefault="00350CFB">
      <w:pPr>
        <w:pStyle w:val="a3"/>
        <w:spacing w:before="118"/>
      </w:pPr>
    </w:p>
    <w:p w14:paraId="00DC1AF9" w14:textId="44AB2316" w:rsidR="00350CFB" w:rsidRDefault="00283FFF" w:rsidP="008D30C5">
      <w:pPr>
        <w:pStyle w:val="a3"/>
        <w:ind w:left="-1" w:right="286"/>
        <w:jc w:val="center"/>
        <w:sectPr w:rsidR="00350CFB">
          <w:type w:val="continuous"/>
          <w:pgSz w:w="11910" w:h="16840"/>
          <w:pgMar w:top="1920" w:right="708" w:bottom="280" w:left="992" w:header="720" w:footer="720" w:gutter="0"/>
          <w:cols w:space="720"/>
        </w:sectPr>
      </w:pPr>
      <w:r>
        <w:lastRenderedPageBreak/>
        <w:t>June</w:t>
      </w:r>
      <w:r>
        <w:rPr>
          <w:spacing w:val="-6"/>
        </w:rPr>
        <w:t xml:space="preserve"> </w:t>
      </w:r>
      <w:r>
        <w:rPr>
          <w:spacing w:val="-4"/>
        </w:rPr>
        <w:t>2026</w:t>
      </w:r>
    </w:p>
    <w:p w14:paraId="00DC1AFC" w14:textId="77777777" w:rsidR="00350CFB" w:rsidRDefault="00283FFF">
      <w:pPr>
        <w:pStyle w:val="1"/>
        <w:ind w:left="282" w:firstLine="0"/>
        <w:jc w:val="left"/>
      </w:pPr>
      <w:bookmarkStart w:id="0" w:name="_bookmark0"/>
      <w:bookmarkEnd w:id="0"/>
      <w:commentRangeStart w:id="1"/>
      <w:commentRangeStart w:id="2"/>
      <w:r>
        <w:rPr>
          <w:spacing w:val="-2"/>
        </w:rPr>
        <w:lastRenderedPageBreak/>
        <w:t>Abstract</w:t>
      </w:r>
      <w:commentRangeEnd w:id="1"/>
      <w:r>
        <w:rPr>
          <w:rStyle w:val="a5"/>
          <w:sz w:val="34"/>
          <w:szCs w:val="34"/>
        </w:rPr>
        <w:commentReference w:id="1"/>
      </w:r>
      <w:commentRangeEnd w:id="2"/>
      <w:r w:rsidR="00F50D42">
        <w:rPr>
          <w:rStyle w:val="a5"/>
          <w:sz w:val="34"/>
          <w:szCs w:val="34"/>
        </w:rPr>
        <w:commentReference w:id="2"/>
      </w:r>
    </w:p>
    <w:p w14:paraId="00DC1AFD" w14:textId="77777777" w:rsidR="00350CFB" w:rsidRDefault="00350CFB">
      <w:pPr>
        <w:pStyle w:val="a3"/>
        <w:spacing w:before="28"/>
        <w:rPr>
          <w:b/>
          <w:sz w:val="34"/>
        </w:rPr>
      </w:pPr>
    </w:p>
    <w:p w14:paraId="00DC1AFE" w14:textId="23532968" w:rsidR="00350CFB" w:rsidRDefault="00283FFF">
      <w:pPr>
        <w:pStyle w:val="a3"/>
        <w:spacing w:line="396" w:lineRule="auto"/>
        <w:ind w:left="274" w:right="524" w:firstLine="7"/>
        <w:jc w:val="both"/>
      </w:pPr>
      <w:commentRangeStart w:id="3"/>
      <w:commentRangeStart w:id="4"/>
      <w:commentRangeStart w:id="5"/>
      <w:commentRangeStart w:id="6"/>
      <w:commentRangeStart w:id="7"/>
      <w:commentRangeStart w:id="8"/>
      <w:r>
        <w:rPr>
          <w:color w:val="FF0000"/>
        </w:rPr>
        <w:t>Decentralized finance protocols allocate capital among pseudonymous wallets and therefore need on-chain reputation scores that can be refreshed often and checked against public ledger signals. The identified problem is that transfer-graph reputation is costly to refresh and does not encode explicit spending authorization. This study introduces EndorseRank, PageRank on latest ERC-20 allowance edges on Arbitrum One, and compares it with Adaptive Weighted PageRank (AWP) on a matched wallet cohort (n = 5,521) with non-zero endorsement- and transfer-graph connectivity.</w:t>
      </w:r>
      <w:commentRangeEnd w:id="7"/>
      <w:r>
        <w:rPr>
          <w:rStyle w:val="a5"/>
          <w:sz w:val="24"/>
          <w:szCs w:val="24"/>
        </w:rPr>
        <w:commentReference w:id="7"/>
      </w:r>
      <w:commentRangeEnd w:id="8"/>
      <w:r w:rsidR="00F50D42">
        <w:rPr>
          <w:rStyle w:val="a5"/>
          <w:sz w:val="24"/>
          <w:szCs w:val="24"/>
        </w:rPr>
        <w:commentReference w:id="8"/>
      </w:r>
      <w:commentRangeEnd w:id="5"/>
      <w:r>
        <w:rPr>
          <w:rStyle w:val="a5"/>
          <w:sz w:val="24"/>
          <w:szCs w:val="24"/>
        </w:rPr>
        <w:commentReference w:id="5"/>
      </w:r>
      <w:commentRangeEnd w:id="6"/>
      <w:r w:rsidR="00F50D42">
        <w:rPr>
          <w:rStyle w:val="a5"/>
          <w:sz w:val="24"/>
          <w:szCs w:val="24"/>
        </w:rPr>
        <w:commentReference w:id="6"/>
      </w:r>
      <w:commentRangeEnd w:id="3"/>
      <w:r>
        <w:rPr>
          <w:rStyle w:val="a5"/>
          <w:sz w:val="24"/>
          <w:szCs w:val="24"/>
        </w:rPr>
        <w:commentReference w:id="3"/>
      </w:r>
      <w:commentRangeEnd w:id="4"/>
      <w:r w:rsidR="00F50D42">
        <w:rPr>
          <w:rStyle w:val="a5"/>
          <w:sz w:val="24"/>
          <w:szCs w:val="24"/>
        </w:rPr>
        <w:commentReference w:id="4"/>
      </w:r>
    </w:p>
    <w:p w14:paraId="00DC1AFF" w14:textId="77777777" w:rsidR="00350CFB" w:rsidRDefault="00283FFF">
      <w:pPr>
        <w:pStyle w:val="a3"/>
        <w:spacing w:line="359" w:lineRule="exact"/>
        <w:ind w:left="282"/>
        <w:jc w:val="both"/>
      </w:pPr>
      <w:r>
        <w:rPr>
          <w:color w:val="FF0000"/>
        </w:rPr>
        <w:t>On the matched cohort, EndorseRank completes PageRank in 2.105 s versus 18.711 s for AWP (approximately 8.9 times faster). Allowance-family alignment is an intended-construct check, not an external test: EndorseRank mean Kendall tau = 0.355, while AWP is near zero (-0.030). AWP remains closer to transfer proxies (tau = 0.534 versus 0.333). Inter-method rank correlation (tau = 0.316) indicates overlapping but not interchangeable rankings. On the holdout spender cohort (n = 1,335), EndorseRank aligns with future new approvers at Kendall tau = 0.479 (bootstrap 95% CI 0.426–0.529); AWP is 0.044.</w:t>
      </w:r>
    </w:p>
    <w:p w14:paraId="00DC1B00" w14:textId="77777777" w:rsidR="00350CFB" w:rsidRDefault="00283FFF">
      <w:pPr>
        <w:pStyle w:val="a3"/>
        <w:spacing w:before="119" w:line="316" w:lineRule="auto"/>
        <w:ind w:left="276" w:right="524" w:firstLine="5"/>
        <w:jc w:val="both"/>
      </w:pPr>
      <w:r>
        <w:rPr>
          <w:color w:val="FF0000"/>
          <w:w w:val="105"/>
        </w:rPr>
        <w:t>The social relevance of the study is a cheaper, auditable ordinal signal that protocols can recompute from public logs when screening counterparties, without treating the score as a profit forecast or a substitute for collateral.</w:t>
      </w:r>
    </w:p>
    <w:p w14:paraId="00DC1B01" w14:textId="77777777" w:rsidR="00350CFB" w:rsidRDefault="00283FFF">
      <w:pPr>
        <w:pStyle w:val="a3"/>
        <w:spacing w:before="89"/>
        <w:ind w:left="282"/>
        <w:jc w:val="both"/>
      </w:pPr>
      <w:r>
        <w:rPr>
          <w:color w:val="FF0000"/>
        </w:rPr>
        <w:t>This abstract names Adaptive Weighted PageRank as the transfer-graph baseline and does not treat Do and Do (2023) as the AWP source; that bibliographic split is stated in Chapter 1.</w:t>
      </w:r>
    </w:p>
    <w:p w14:paraId="00DC1B02" w14:textId="77777777" w:rsidR="00350CFB" w:rsidRDefault="00283FFF">
      <w:pPr>
        <w:pStyle w:val="a3"/>
        <w:spacing w:before="53" w:line="456" w:lineRule="exact"/>
        <w:ind w:left="273" w:right="559" w:firstLine="8"/>
        <w:jc w:val="both"/>
      </w:pPr>
      <w:r>
        <w:rPr>
          <w:w w:val="105"/>
        </w:rPr>
        <w:t>On</w:t>
      </w:r>
      <w:r>
        <w:rPr>
          <w:spacing w:val="-9"/>
          <w:w w:val="105"/>
        </w:rPr>
        <w:t xml:space="preserve"> </w:t>
      </w:r>
      <w:r>
        <w:rPr>
          <w:w w:val="105"/>
        </w:rPr>
        <w:t>an</w:t>
      </w:r>
      <w:r>
        <w:rPr>
          <w:spacing w:val="-9"/>
          <w:w w:val="105"/>
        </w:rPr>
        <w:t xml:space="preserve"> </w:t>
      </w:r>
      <w:r>
        <w:rPr>
          <w:w w:val="105"/>
        </w:rPr>
        <w:t>expanded</w:t>
      </w:r>
      <w:r>
        <w:rPr>
          <w:spacing w:val="-9"/>
          <w:w w:val="105"/>
        </w:rPr>
        <w:t xml:space="preserve"> </w:t>
      </w:r>
      <w:r>
        <w:rPr>
          <w:w w:val="105"/>
        </w:rPr>
        <w:t>wallet</w:t>
      </w:r>
      <w:r>
        <w:rPr>
          <w:spacing w:val="-9"/>
          <w:w w:val="105"/>
        </w:rPr>
        <w:t xml:space="preserve"> </w:t>
      </w:r>
      <w:r>
        <w:rPr>
          <w:w w:val="105"/>
        </w:rPr>
        <w:t>pool</w:t>
      </w:r>
      <w:r>
        <w:rPr>
          <w:spacing w:val="-9"/>
          <w:w w:val="105"/>
        </w:rPr>
        <w:t xml:space="preserve"> </w:t>
      </w:r>
      <w:r>
        <w:rPr>
          <w:w w:val="105"/>
        </w:rPr>
        <w:t>(</w:t>
      </w:r>
      <w:r>
        <w:rPr>
          <w:i/>
          <w:w w:val="105"/>
        </w:rPr>
        <w:t>N</w:t>
      </w:r>
      <w:r>
        <w:rPr>
          <w:i/>
          <w:spacing w:val="28"/>
          <w:w w:val="105"/>
        </w:rPr>
        <w:t xml:space="preserve"> </w:t>
      </w:r>
      <w:r>
        <w:rPr>
          <w:w w:val="105"/>
        </w:rPr>
        <w:t>= 31</w:t>
      </w:r>
      <w:r>
        <w:rPr>
          <w:i/>
          <w:w w:val="105"/>
        </w:rPr>
        <w:t>,</w:t>
      </w:r>
      <w:r>
        <w:rPr>
          <w:w w:val="105"/>
        </w:rPr>
        <w:t>612),</w:t>
      </w:r>
      <w:r>
        <w:rPr>
          <w:spacing w:val="-6"/>
          <w:w w:val="105"/>
        </w:rPr>
        <w:t xml:space="preserve"> </w:t>
      </w:r>
      <w:r>
        <w:rPr>
          <w:w w:val="105"/>
        </w:rPr>
        <w:t>EndorseRank</w:t>
      </w:r>
      <w:r>
        <w:rPr>
          <w:spacing w:val="-9"/>
          <w:w w:val="105"/>
        </w:rPr>
        <w:t xml:space="preserve"> </w:t>
      </w:r>
      <w:r>
        <w:rPr>
          <w:w w:val="105"/>
        </w:rPr>
        <w:t>remains</w:t>
      </w:r>
      <w:r>
        <w:rPr>
          <w:spacing w:val="-9"/>
          <w:w w:val="105"/>
        </w:rPr>
        <w:t xml:space="preserve"> </w:t>
      </w:r>
      <w:r>
        <w:rPr>
          <w:rFonts w:ascii="Arial Unicode MS" w:hAnsi="Arial Unicode MS"/>
          <w:w w:val="105"/>
        </w:rPr>
        <w:t xml:space="preserve">≈ </w:t>
      </w:r>
      <w:r>
        <w:rPr>
          <w:w w:val="105"/>
        </w:rPr>
        <w:t>10</w:t>
      </w:r>
      <w:r>
        <w:rPr>
          <w:i/>
          <w:w w:val="105"/>
        </w:rPr>
        <w:t>.</w:t>
      </w:r>
      <w:r>
        <w:rPr>
          <w:w w:val="105"/>
        </w:rPr>
        <w:t>4</w:t>
      </w:r>
      <w:r>
        <w:rPr>
          <w:rFonts w:ascii="Arial Unicode MS" w:hAnsi="Arial Unicode MS"/>
          <w:w w:val="105"/>
        </w:rPr>
        <w:t>×</w:t>
      </w:r>
      <w:r>
        <w:rPr>
          <w:rFonts w:ascii="Arial Unicode MS" w:hAnsi="Arial Unicode MS"/>
          <w:spacing w:val="-16"/>
          <w:w w:val="105"/>
        </w:rPr>
        <w:t xml:space="preserve"> </w:t>
      </w:r>
      <w:r>
        <w:rPr>
          <w:w w:val="105"/>
        </w:rPr>
        <w:t>faster</w:t>
      </w:r>
      <w:r>
        <w:rPr>
          <w:spacing w:val="-9"/>
          <w:w w:val="105"/>
        </w:rPr>
        <w:t xml:space="preserve"> </w:t>
      </w:r>
      <w:r>
        <w:rPr>
          <w:w w:val="105"/>
        </w:rPr>
        <w:t>than</w:t>
      </w:r>
      <w:r>
        <w:rPr>
          <w:spacing w:val="-9"/>
          <w:w w:val="105"/>
        </w:rPr>
        <w:t xml:space="preserve"> </w:t>
      </w:r>
      <w:r>
        <w:rPr>
          <w:w w:val="105"/>
        </w:rPr>
        <w:t>AWP</w:t>
      </w:r>
      <w:r>
        <w:rPr>
          <w:spacing w:val="-9"/>
          <w:w w:val="105"/>
        </w:rPr>
        <w:t xml:space="preserve"> </w:t>
      </w:r>
      <w:r>
        <w:rPr>
          <w:w w:val="105"/>
        </w:rPr>
        <w:t xml:space="preserve">at </w:t>
      </w:r>
      <w:r>
        <w:rPr>
          <w:i/>
          <w:w w:val="105"/>
        </w:rPr>
        <w:t xml:space="preserve">n </w:t>
      </w:r>
      <w:r>
        <w:rPr>
          <w:w w:val="105"/>
        </w:rPr>
        <w:t>= 10</w:t>
      </w:r>
      <w:r>
        <w:rPr>
          <w:i/>
          <w:w w:val="105"/>
        </w:rPr>
        <w:t>,</w:t>
      </w:r>
      <w:r>
        <w:rPr>
          <w:w w:val="105"/>
        </w:rPr>
        <w:t>000</w:t>
      </w:r>
      <w:r>
        <w:rPr>
          <w:spacing w:val="-10"/>
          <w:w w:val="105"/>
        </w:rPr>
        <w:t xml:space="preserve"> </w:t>
      </w:r>
      <w:r>
        <w:rPr>
          <w:w w:val="105"/>
        </w:rPr>
        <w:t>and</w:t>
      </w:r>
      <w:r>
        <w:rPr>
          <w:spacing w:val="-11"/>
          <w:w w:val="105"/>
        </w:rPr>
        <w:t xml:space="preserve"> </w:t>
      </w:r>
      <w:r>
        <w:rPr>
          <w:rFonts w:ascii="Arial Unicode MS" w:hAnsi="Arial Unicode MS"/>
          <w:w w:val="105"/>
        </w:rPr>
        <w:t>≈</w:t>
      </w:r>
      <w:r>
        <w:rPr>
          <w:rFonts w:ascii="Arial Unicode MS" w:hAnsi="Arial Unicode MS"/>
          <w:spacing w:val="-3"/>
          <w:w w:val="105"/>
        </w:rPr>
        <w:t xml:space="preserve"> </w:t>
      </w:r>
      <w:r>
        <w:rPr>
          <w:w w:val="105"/>
        </w:rPr>
        <w:t>9</w:t>
      </w:r>
      <w:r>
        <w:rPr>
          <w:i/>
          <w:w w:val="105"/>
        </w:rPr>
        <w:t>.</w:t>
      </w:r>
      <w:r>
        <w:rPr>
          <w:w w:val="105"/>
        </w:rPr>
        <w:t>4</w:t>
      </w:r>
      <w:r>
        <w:rPr>
          <w:rFonts w:ascii="Arial Unicode MS" w:hAnsi="Arial Unicode MS"/>
          <w:w w:val="105"/>
        </w:rPr>
        <w:t>×</w:t>
      </w:r>
      <w:r>
        <w:rPr>
          <w:rFonts w:ascii="Arial Unicode MS" w:hAnsi="Arial Unicode MS"/>
          <w:spacing w:val="-18"/>
          <w:w w:val="105"/>
        </w:rPr>
        <w:t xml:space="preserve"> </w:t>
      </w:r>
      <w:r>
        <w:rPr>
          <w:w w:val="105"/>
        </w:rPr>
        <w:t>at</w:t>
      </w:r>
      <w:r>
        <w:rPr>
          <w:spacing w:val="-11"/>
          <w:w w:val="105"/>
        </w:rPr>
        <w:t xml:space="preserve"> </w:t>
      </w:r>
      <w:r>
        <w:rPr>
          <w:w w:val="105"/>
        </w:rPr>
        <w:t>full</w:t>
      </w:r>
      <w:r>
        <w:rPr>
          <w:spacing w:val="-11"/>
          <w:w w:val="105"/>
        </w:rPr>
        <w:t xml:space="preserve"> </w:t>
      </w:r>
      <w:r>
        <w:rPr>
          <w:w w:val="105"/>
        </w:rPr>
        <w:t>pool</w:t>
      </w:r>
      <w:r>
        <w:rPr>
          <w:spacing w:val="-11"/>
          <w:w w:val="105"/>
        </w:rPr>
        <w:t xml:space="preserve"> </w:t>
      </w:r>
      <w:r>
        <w:rPr>
          <w:w w:val="105"/>
        </w:rPr>
        <w:t>size.</w:t>
      </w:r>
      <w:r>
        <w:rPr>
          <w:spacing w:val="20"/>
          <w:w w:val="105"/>
        </w:rPr>
        <w:t xml:space="preserve"> </w:t>
      </w:r>
      <w:r>
        <w:rPr>
          <w:w w:val="105"/>
        </w:rPr>
        <w:t>Robustness</w:t>
      </w:r>
      <w:r>
        <w:rPr>
          <w:spacing w:val="-11"/>
          <w:w w:val="105"/>
        </w:rPr>
        <w:t xml:space="preserve"> </w:t>
      </w:r>
      <w:r>
        <w:rPr>
          <w:w w:val="105"/>
        </w:rPr>
        <w:t>checks</w:t>
      </w:r>
      <w:r>
        <w:rPr>
          <w:spacing w:val="-11"/>
          <w:w w:val="105"/>
        </w:rPr>
        <w:t xml:space="preserve"> </w:t>
      </w:r>
      <w:r>
        <w:rPr>
          <w:w w:val="105"/>
        </w:rPr>
        <w:t>(PageRank</w:t>
      </w:r>
      <w:r>
        <w:rPr>
          <w:spacing w:val="-11"/>
          <w:w w:val="105"/>
        </w:rPr>
        <w:t xml:space="preserve"> </w:t>
      </w:r>
      <w:r>
        <w:rPr>
          <w:w w:val="105"/>
        </w:rPr>
        <w:t>damping,</w:t>
      </w:r>
      <w:r>
        <w:rPr>
          <w:spacing w:val="-9"/>
          <w:w w:val="105"/>
        </w:rPr>
        <w:t xml:space="preserve"> </w:t>
      </w:r>
      <w:r>
        <w:rPr>
          <w:w w:val="105"/>
        </w:rPr>
        <w:t>top-20</w:t>
      </w:r>
      <w:r>
        <w:rPr>
          <w:spacing w:val="-11"/>
          <w:w w:val="105"/>
        </w:rPr>
        <w:t xml:space="preserve"> </w:t>
      </w:r>
      <w:r>
        <w:rPr>
          <w:w w:val="105"/>
        </w:rPr>
        <w:t>token subgraph,</w:t>
      </w:r>
      <w:r>
        <w:rPr>
          <w:spacing w:val="-16"/>
          <w:w w:val="105"/>
        </w:rPr>
        <w:t xml:space="preserve"> </w:t>
      </w:r>
      <w:r>
        <w:rPr>
          <w:w w:val="105"/>
        </w:rPr>
        <w:t>sample-size</w:t>
      </w:r>
      <w:r>
        <w:rPr>
          <w:spacing w:val="-16"/>
          <w:w w:val="105"/>
        </w:rPr>
        <w:t xml:space="preserve"> </w:t>
      </w:r>
      <w:r>
        <w:rPr>
          <w:w w:val="105"/>
        </w:rPr>
        <w:t>sensitivity)</w:t>
      </w:r>
      <w:r>
        <w:rPr>
          <w:spacing w:val="-16"/>
          <w:w w:val="105"/>
        </w:rPr>
        <w:t xml:space="preserve"> </w:t>
      </w:r>
      <w:r>
        <w:rPr>
          <w:w w:val="105"/>
        </w:rPr>
        <w:t>leave</w:t>
      </w:r>
      <w:r>
        <w:rPr>
          <w:spacing w:val="-15"/>
          <w:w w:val="105"/>
        </w:rPr>
        <w:t xml:space="preserve"> </w:t>
      </w:r>
      <w:r>
        <w:rPr>
          <w:w w:val="105"/>
        </w:rPr>
        <w:t>EndorseRank</w:t>
      </w:r>
      <w:r>
        <w:rPr>
          <w:spacing w:val="-16"/>
          <w:w w:val="105"/>
        </w:rPr>
        <w:t xml:space="preserve"> </w:t>
      </w:r>
      <w:r>
        <w:rPr>
          <w:w w:val="105"/>
        </w:rPr>
        <w:t>allowance</w:t>
      </w:r>
      <w:r>
        <w:rPr>
          <w:spacing w:val="-16"/>
          <w:w w:val="105"/>
        </w:rPr>
        <w:t xml:space="preserve"> </w:t>
      </w:r>
      <w:r>
        <w:rPr>
          <w:w w:val="105"/>
        </w:rPr>
        <w:t>alignment</w:t>
      </w:r>
      <w:r>
        <w:rPr>
          <w:spacing w:val="-16"/>
          <w:w w:val="105"/>
        </w:rPr>
        <w:t xml:space="preserve"> </w:t>
      </w:r>
      <w:r>
        <w:rPr>
          <w:w w:val="105"/>
        </w:rPr>
        <w:t>stable</w:t>
      </w:r>
      <w:r>
        <w:rPr>
          <w:spacing w:val="-15"/>
          <w:w w:val="105"/>
        </w:rPr>
        <w:t xml:space="preserve"> </w:t>
      </w:r>
      <w:r>
        <w:rPr>
          <w:w w:val="105"/>
        </w:rPr>
        <w:t>at</w:t>
      </w:r>
      <w:r>
        <w:rPr>
          <w:spacing w:val="-16"/>
          <w:w w:val="105"/>
        </w:rPr>
        <w:t xml:space="preserve"> </w:t>
      </w:r>
      <w:r>
        <w:rPr>
          <w:i/>
          <w:w w:val="105"/>
        </w:rPr>
        <w:t>τ</w:t>
      </w:r>
      <w:r>
        <w:rPr>
          <w:i/>
          <w:spacing w:val="-2"/>
          <w:w w:val="105"/>
        </w:rPr>
        <w:t xml:space="preserve"> </w:t>
      </w:r>
      <w:r>
        <w:rPr>
          <w:rFonts w:ascii="Arial Unicode MS" w:hAnsi="Arial Unicode MS"/>
          <w:w w:val="105"/>
        </w:rPr>
        <w:t>≈</w:t>
      </w:r>
      <w:r>
        <w:rPr>
          <w:rFonts w:ascii="Arial Unicode MS" w:hAnsi="Arial Unicode MS"/>
          <w:spacing w:val="-7"/>
          <w:w w:val="105"/>
        </w:rPr>
        <w:t xml:space="preserve"> </w:t>
      </w:r>
      <w:r>
        <w:rPr>
          <w:w w:val="105"/>
        </w:rPr>
        <w:t>0</w:t>
      </w:r>
      <w:r>
        <w:rPr>
          <w:i/>
          <w:w w:val="105"/>
        </w:rPr>
        <w:t>.</w:t>
      </w:r>
      <w:r>
        <w:rPr>
          <w:w w:val="105"/>
        </w:rPr>
        <w:t xml:space="preserve">355 </w:t>
      </w:r>
      <w:r>
        <w:rPr>
          <w:spacing w:val="-2"/>
          <w:w w:val="105"/>
        </w:rPr>
        <w:t>without</w:t>
      </w:r>
      <w:r>
        <w:rPr>
          <w:spacing w:val="-3"/>
          <w:w w:val="105"/>
        </w:rPr>
        <w:t xml:space="preserve"> </w:t>
      </w:r>
      <w:r>
        <w:rPr>
          <w:spacing w:val="-2"/>
          <w:w w:val="105"/>
        </w:rPr>
        <w:t>altering</w:t>
      </w:r>
      <w:r>
        <w:rPr>
          <w:spacing w:val="-3"/>
          <w:w w:val="105"/>
        </w:rPr>
        <w:t xml:space="preserve"> </w:t>
      </w:r>
      <w:r>
        <w:rPr>
          <w:spacing w:val="-2"/>
          <w:w w:val="105"/>
        </w:rPr>
        <w:t>the</w:t>
      </w:r>
      <w:r>
        <w:rPr>
          <w:spacing w:val="-3"/>
          <w:w w:val="105"/>
        </w:rPr>
        <w:t xml:space="preserve"> </w:t>
      </w:r>
      <w:r>
        <w:rPr>
          <w:spacing w:val="-2"/>
          <w:w w:val="105"/>
        </w:rPr>
        <w:t>allowance–transfer</w:t>
      </w:r>
      <w:r>
        <w:rPr>
          <w:spacing w:val="-3"/>
          <w:w w:val="105"/>
        </w:rPr>
        <w:t xml:space="preserve"> </w:t>
      </w:r>
      <w:r>
        <w:rPr>
          <w:spacing w:val="-2"/>
          <w:w w:val="105"/>
        </w:rPr>
        <w:t>trade-off.</w:t>
      </w:r>
    </w:p>
    <w:p w14:paraId="00DC1B03" w14:textId="77777777" w:rsidR="00350CFB" w:rsidRDefault="00283FFF">
      <w:pPr>
        <w:pStyle w:val="a3"/>
        <w:spacing w:before="157" w:line="396" w:lineRule="auto"/>
        <w:ind w:left="276" w:right="558" w:firstLine="5"/>
        <w:jc w:val="both"/>
      </w:pPr>
      <w:commentRangeStart w:id="9"/>
      <w:commentRangeStart w:id="10"/>
      <w:r>
        <w:rPr>
          <w:color w:val="FF0000"/>
        </w:rPr>
        <w:t>The matched sample is wallets with non-zero endorsement- and transfer-graph connectivity in the observation window (n = 5,521). Contemporaneous checks use allowance and transfer local statistics. A temporal holdout tests whether t1 scores predict t2 new owner–spender approvals.</w:t>
      </w:r>
      <w:commentRangeEnd w:id="9"/>
      <w:r>
        <w:rPr>
          <w:rStyle w:val="a5"/>
          <w:sz w:val="24"/>
          <w:szCs w:val="24"/>
        </w:rPr>
        <w:commentReference w:id="9"/>
      </w:r>
      <w:commentRangeEnd w:id="10"/>
      <w:r w:rsidR="00F50D42">
        <w:rPr>
          <w:rStyle w:val="a5"/>
          <w:sz w:val="24"/>
          <w:szCs w:val="24"/>
        </w:rPr>
        <w:commentReference w:id="10"/>
      </w:r>
    </w:p>
    <w:p w14:paraId="00DC1B04" w14:textId="77777777" w:rsidR="00350CFB" w:rsidRDefault="00350CFB">
      <w:pPr>
        <w:pStyle w:val="a3"/>
        <w:spacing w:line="396" w:lineRule="auto"/>
        <w:jc w:val="both"/>
        <w:sectPr w:rsidR="00350CFB">
          <w:footerReference w:type="default" r:id="rId11"/>
          <w:pgSz w:w="11910" w:h="16840"/>
          <w:pgMar w:top="1920" w:right="708" w:bottom="2300" w:left="992" w:header="0" w:footer="2115" w:gutter="0"/>
          <w:pgNumType w:start="1"/>
          <w:cols w:space="720"/>
        </w:sectPr>
      </w:pPr>
    </w:p>
    <w:p w14:paraId="00DC1B05" w14:textId="77777777" w:rsidR="00350CFB" w:rsidRDefault="00283FFF">
      <w:pPr>
        <w:pStyle w:val="a3"/>
        <w:spacing w:before="72" w:line="396" w:lineRule="auto"/>
        <w:ind w:left="273" w:right="523" w:firstLine="8"/>
        <w:jc w:val="both"/>
      </w:pPr>
      <w:r>
        <w:rPr>
          <w:i/>
          <w:color w:val="FF0000"/>
        </w:rPr>
        <w:t>Keywords— DeFi, EndorseRank, Adaptive Weighted PageRank, On-Chain Reputation, ERC-20 allowance, temporal holdout, Arbitrum One, Kendall’s tau</w:t>
      </w:r>
    </w:p>
    <w:p w14:paraId="00DC1B06" w14:textId="77777777" w:rsidR="00350CFB" w:rsidRDefault="00350CFB">
      <w:pPr>
        <w:pStyle w:val="a3"/>
        <w:spacing w:line="396" w:lineRule="auto"/>
        <w:jc w:val="both"/>
        <w:sectPr w:rsidR="00350CFB">
          <w:pgSz w:w="11910" w:h="16840"/>
          <w:pgMar w:top="1840" w:right="708" w:bottom="2300" w:left="992" w:header="0" w:footer="2115" w:gutter="0"/>
          <w:cols w:space="720"/>
        </w:sectPr>
      </w:pPr>
    </w:p>
    <w:p w14:paraId="00DC1B07" w14:textId="77777777" w:rsidR="00350CFB" w:rsidRDefault="00283FFF">
      <w:pPr>
        <w:pStyle w:val="1"/>
        <w:spacing w:before="79"/>
        <w:ind w:left="271" w:firstLine="0"/>
        <w:jc w:val="left"/>
      </w:pPr>
      <w:r>
        <w:t>Table</w:t>
      </w:r>
      <w:r>
        <w:rPr>
          <w:spacing w:val="-11"/>
        </w:rPr>
        <w:t xml:space="preserve"> </w:t>
      </w:r>
      <w:r>
        <w:t>of</w:t>
      </w:r>
      <w:r>
        <w:rPr>
          <w:spacing w:val="-9"/>
        </w:rPr>
        <w:t xml:space="preserve"> </w:t>
      </w:r>
      <w:r>
        <w:rPr>
          <w:spacing w:val="-2"/>
        </w:rPr>
        <w:t>Contents</w:t>
      </w:r>
    </w:p>
    <w:p w14:paraId="00DC1B08" w14:textId="77777777" w:rsidR="00350CFB" w:rsidRDefault="00350CFB">
      <w:pPr>
        <w:pStyle w:val="1"/>
        <w:jc w:val="left"/>
        <w:sectPr w:rsidR="00350CFB">
          <w:pgSz w:w="11910" w:h="16840"/>
          <w:pgMar w:top="1740" w:right="708" w:bottom="2829" w:left="992" w:header="0" w:footer="2115" w:gutter="0"/>
          <w:cols w:space="720"/>
        </w:sectPr>
      </w:pPr>
    </w:p>
    <w:sdt>
      <w:sdtPr>
        <w:rPr>
          <w:b w:val="0"/>
          <w:bCs w:val="0"/>
        </w:rPr>
        <w:id w:val="-1803303512"/>
        <w:docPartObj>
          <w:docPartGallery w:val="Table of Contents"/>
          <w:docPartUnique/>
        </w:docPartObj>
      </w:sdtPr>
      <w:sdtEndPr/>
      <w:sdtContent>
        <w:p w14:paraId="00DC1B09" w14:textId="77777777" w:rsidR="00350CFB" w:rsidRDefault="0071403D">
          <w:pPr>
            <w:pStyle w:val="5"/>
            <w:tabs>
              <w:tab w:val="right" w:leader="dot" w:pos="9639"/>
            </w:tabs>
            <w:spacing w:before="352"/>
            <w:rPr>
              <w:b w:val="0"/>
            </w:rPr>
          </w:pPr>
          <w:hyperlink w:anchor="_bookmark0" w:history="1">
            <w:r>
              <w:rPr>
                <w:spacing w:val="-2"/>
              </w:rPr>
              <w:t>Abstract</w:t>
            </w:r>
          </w:hyperlink>
          <w:r>
            <w:rPr>
              <w:b w:val="0"/>
            </w:rPr>
            <w:tab/>
          </w:r>
          <w:hyperlink w:anchor="_bookmark0" w:history="1">
            <w:r>
              <w:rPr>
                <w:b w:val="0"/>
                <w:spacing w:val="-10"/>
              </w:rPr>
              <w:t>1</w:t>
            </w:r>
          </w:hyperlink>
        </w:p>
        <w:p w14:paraId="00DC1B0A" w14:textId="77777777" w:rsidR="00350CFB" w:rsidRDefault="0071403D">
          <w:pPr>
            <w:pStyle w:val="5"/>
            <w:tabs>
              <w:tab w:val="right" w:leader="dot" w:pos="9639"/>
            </w:tabs>
            <w:rPr>
              <w:b w:val="0"/>
            </w:rPr>
          </w:pPr>
          <w:hyperlink w:anchor="_bookmark1" w:history="1">
            <w:r>
              <w:rPr>
                <w:spacing w:val="-2"/>
              </w:rPr>
              <w:t>Abbreviations and Notation</w:t>
            </w:r>
          </w:hyperlink>
          <w:r>
            <w:rPr>
              <w:b w:val="0"/>
            </w:rPr>
            <w:tab/>
          </w:r>
          <w:hyperlink w:anchor="_bookmark1" w:history="1">
            <w:r>
              <w:rPr>
                <w:b w:val="0"/>
                <w:spacing w:val="-5"/>
              </w:rPr>
              <w:t>11</w:t>
            </w:r>
          </w:hyperlink>
        </w:p>
        <w:p w14:paraId="00DC1B0B" w14:textId="77777777" w:rsidR="00350CFB" w:rsidRDefault="0071403D">
          <w:pPr>
            <w:pStyle w:val="10"/>
            <w:numPr>
              <w:ilvl w:val="0"/>
              <w:numId w:val="33"/>
            </w:numPr>
            <w:tabs>
              <w:tab w:val="left" w:pos="856"/>
              <w:tab w:val="right" w:leader="dot" w:pos="9639"/>
            </w:tabs>
            <w:rPr>
              <w:b w:val="0"/>
            </w:rPr>
          </w:pPr>
          <w:hyperlink w:anchor="_bookmark4" w:history="1">
            <w:r>
              <w:rPr>
                <w:spacing w:val="-2"/>
              </w:rPr>
              <w:t>Introduction and</w:t>
            </w:r>
            <w:r>
              <w:rPr>
                <w:spacing w:val="-1"/>
              </w:rPr>
              <w:t xml:space="preserve"> </w:t>
            </w:r>
            <w:r>
              <w:rPr>
                <w:spacing w:val="-2"/>
              </w:rPr>
              <w:t>Research</w:t>
            </w:r>
            <w:r>
              <w:rPr>
                <w:spacing w:val="-1"/>
              </w:rPr>
              <w:t xml:space="preserve"> </w:t>
            </w:r>
            <w:r>
              <w:rPr>
                <w:spacing w:val="-2"/>
              </w:rPr>
              <w:t>Problem</w:t>
            </w:r>
          </w:hyperlink>
          <w:r>
            <w:rPr>
              <w:b w:val="0"/>
            </w:rPr>
            <w:tab/>
          </w:r>
          <w:hyperlink w:anchor="_bookmark4" w:history="1">
            <w:r>
              <w:rPr>
                <w:b w:val="0"/>
                <w:spacing w:val="-5"/>
              </w:rPr>
              <w:t>13</w:t>
            </w:r>
          </w:hyperlink>
        </w:p>
        <w:p w14:paraId="00DC1B0C" w14:textId="77777777" w:rsidR="00350CFB" w:rsidRDefault="0071403D">
          <w:pPr>
            <w:pStyle w:val="4"/>
            <w:numPr>
              <w:ilvl w:val="1"/>
              <w:numId w:val="33"/>
            </w:numPr>
            <w:tabs>
              <w:tab w:val="left" w:pos="1214"/>
              <w:tab w:val="right" w:leader="dot" w:pos="9639"/>
            </w:tabs>
            <w:ind w:hanging="573"/>
          </w:pPr>
          <w:hyperlink w:anchor="_bookmark5" w:history="1">
            <w:r>
              <w:t>Background:</w:t>
            </w:r>
            <w:r>
              <w:rPr>
                <w:spacing w:val="3"/>
              </w:rPr>
              <w:t xml:space="preserve"> </w:t>
            </w:r>
            <w:r>
              <w:t>DeFi,</w:t>
            </w:r>
            <w:r>
              <w:rPr>
                <w:spacing w:val="-13"/>
              </w:rPr>
              <w:t xml:space="preserve"> </w:t>
            </w:r>
            <w:r>
              <w:t>pseudonymity,</w:t>
            </w:r>
            <w:r>
              <w:rPr>
                <w:spacing w:val="-13"/>
              </w:rPr>
              <w:t xml:space="preserve"> </w:t>
            </w:r>
            <w:r>
              <w:t>and</w:t>
            </w:r>
            <w:r>
              <w:rPr>
                <w:spacing w:val="-13"/>
              </w:rPr>
              <w:t xml:space="preserve"> </w:t>
            </w:r>
            <w:r>
              <w:rPr>
                <w:spacing w:val="-2"/>
              </w:rPr>
              <w:t>collateral</w:t>
            </w:r>
          </w:hyperlink>
          <w:r>
            <w:tab/>
          </w:r>
          <w:hyperlink w:anchor="_bookmark5" w:history="1">
            <w:r>
              <w:rPr>
                <w:spacing w:val="-5"/>
              </w:rPr>
              <w:t>14</w:t>
            </w:r>
          </w:hyperlink>
        </w:p>
        <w:p w14:paraId="00DC1B0D" w14:textId="77777777" w:rsidR="00350CFB" w:rsidRDefault="0071403D">
          <w:pPr>
            <w:pStyle w:val="4"/>
            <w:numPr>
              <w:ilvl w:val="1"/>
              <w:numId w:val="33"/>
            </w:numPr>
            <w:tabs>
              <w:tab w:val="left" w:pos="1214"/>
              <w:tab w:val="right" w:leader="dot" w:pos="9639"/>
            </w:tabs>
            <w:ind w:hanging="573"/>
          </w:pPr>
          <w:hyperlink w:anchor="_bookmark6" w:history="1">
            <w:r>
              <w:t>Motivation</w:t>
            </w:r>
            <w:r>
              <w:rPr>
                <w:spacing w:val="-9"/>
              </w:rPr>
              <w:t xml:space="preserve"> </w:t>
            </w:r>
            <w:r>
              <w:t>for</w:t>
            </w:r>
            <w:r>
              <w:rPr>
                <w:spacing w:val="-9"/>
              </w:rPr>
              <w:t xml:space="preserve"> </w:t>
            </w:r>
            <w:r>
              <w:t>on-chain</w:t>
            </w:r>
            <w:r>
              <w:rPr>
                <w:spacing w:val="-9"/>
              </w:rPr>
              <w:t xml:space="preserve"> </w:t>
            </w:r>
            <w:r>
              <w:t>reputation</w:t>
            </w:r>
            <w:r>
              <w:rPr>
                <w:spacing w:val="-9"/>
              </w:rPr>
              <w:t xml:space="preserve"> </w:t>
            </w:r>
            <w:r>
              <w:rPr>
                <w:spacing w:val="-2"/>
              </w:rPr>
              <w:t>scores</w:t>
            </w:r>
          </w:hyperlink>
          <w:r>
            <w:tab/>
          </w:r>
          <w:hyperlink w:anchor="_bookmark6" w:history="1">
            <w:r>
              <w:rPr>
                <w:spacing w:val="-5"/>
              </w:rPr>
              <w:t>15</w:t>
            </w:r>
          </w:hyperlink>
        </w:p>
        <w:p w14:paraId="00DC1B0E" w14:textId="77777777" w:rsidR="00350CFB" w:rsidRDefault="0071403D">
          <w:pPr>
            <w:pStyle w:val="4"/>
            <w:numPr>
              <w:ilvl w:val="1"/>
              <w:numId w:val="33"/>
            </w:numPr>
            <w:tabs>
              <w:tab w:val="left" w:pos="1214"/>
              <w:tab w:val="right" w:leader="dot" w:pos="9639"/>
            </w:tabs>
            <w:ind w:hanging="573"/>
          </w:pPr>
          <w:hyperlink w:anchor="_bookmark7" w:history="1">
            <w:r>
              <w:t>Research</w:t>
            </w:r>
            <w:r>
              <w:rPr>
                <w:spacing w:val="-10"/>
              </w:rPr>
              <w:t xml:space="preserve"> </w:t>
            </w:r>
            <w:r>
              <w:rPr>
                <w:spacing w:val="-2"/>
              </w:rPr>
              <w:t>problem</w:t>
            </w:r>
          </w:hyperlink>
          <w:r>
            <w:tab/>
          </w:r>
          <w:hyperlink w:anchor="_bookmark7" w:history="1">
            <w:r>
              <w:rPr>
                <w:spacing w:val="-5"/>
              </w:rPr>
              <w:t>16</w:t>
            </w:r>
          </w:hyperlink>
        </w:p>
        <w:p w14:paraId="00DC1B0F" w14:textId="77777777" w:rsidR="00350CFB" w:rsidRDefault="0071403D">
          <w:pPr>
            <w:pStyle w:val="4"/>
            <w:numPr>
              <w:ilvl w:val="1"/>
              <w:numId w:val="33"/>
            </w:numPr>
            <w:tabs>
              <w:tab w:val="left" w:pos="1214"/>
              <w:tab w:val="right" w:leader="dot" w:pos="9639"/>
            </w:tabs>
            <w:ind w:hanging="573"/>
          </w:pPr>
          <w:r>
            <w:rPr>
              <w:color w:val="FF0000"/>
            </w:rPr>
            <w:t>Temporal holdout of future new approvals</w:t>
          </w:r>
        </w:p>
        <w:p w14:paraId="00DC1B10" w14:textId="77777777" w:rsidR="00350CFB" w:rsidRDefault="0071403D">
          <w:pPr>
            <w:pStyle w:val="4"/>
            <w:numPr>
              <w:ilvl w:val="1"/>
              <w:numId w:val="33"/>
            </w:numPr>
            <w:tabs>
              <w:tab w:val="left" w:pos="1214"/>
              <w:tab w:val="right" w:leader="dot" w:pos="9639"/>
            </w:tabs>
            <w:ind w:hanging="573"/>
          </w:pPr>
          <w:hyperlink w:anchor="_bookmark12" w:history="1">
            <w:r>
              <w:t>Research</w:t>
            </w:r>
            <w:r>
              <w:rPr>
                <w:spacing w:val="-10"/>
              </w:rPr>
              <w:t xml:space="preserve"> </w:t>
            </w:r>
            <w:r>
              <w:rPr>
                <w:spacing w:val="-2"/>
              </w:rPr>
              <w:t>questions</w:t>
            </w:r>
          </w:hyperlink>
          <w:r>
            <w:tab/>
          </w:r>
          <w:hyperlink w:anchor="_bookmark12" w:history="1">
            <w:r>
              <w:rPr>
                <w:spacing w:val="-5"/>
              </w:rPr>
              <w:t>19</w:t>
            </w:r>
          </w:hyperlink>
        </w:p>
        <w:p w14:paraId="00DC1B11" w14:textId="77777777" w:rsidR="00350CFB" w:rsidRDefault="0071403D">
          <w:pPr>
            <w:pStyle w:val="4"/>
            <w:numPr>
              <w:ilvl w:val="1"/>
              <w:numId w:val="33"/>
            </w:numPr>
            <w:tabs>
              <w:tab w:val="left" w:pos="1214"/>
              <w:tab w:val="right" w:leader="dot" w:pos="9639"/>
            </w:tabs>
            <w:ind w:hanging="573"/>
          </w:pPr>
          <w:hyperlink w:anchor="_bookmark14" w:history="1">
            <w:r>
              <w:rPr>
                <w:spacing w:val="-2"/>
              </w:rPr>
              <w:t>Contributions</w:t>
            </w:r>
          </w:hyperlink>
          <w:r>
            <w:tab/>
          </w:r>
          <w:hyperlink w:anchor="_bookmark14" w:history="1">
            <w:r>
              <w:rPr>
                <w:spacing w:val="-5"/>
              </w:rPr>
              <w:t>21</w:t>
            </w:r>
          </w:hyperlink>
        </w:p>
        <w:p w14:paraId="00DC1B12" w14:textId="77777777" w:rsidR="00350CFB" w:rsidRDefault="0071403D">
          <w:pPr>
            <w:pStyle w:val="4"/>
            <w:numPr>
              <w:ilvl w:val="1"/>
              <w:numId w:val="33"/>
            </w:numPr>
            <w:tabs>
              <w:tab w:val="left" w:pos="1214"/>
              <w:tab w:val="right" w:leader="dot" w:pos="9639"/>
            </w:tabs>
            <w:ind w:hanging="573"/>
          </w:pPr>
          <w:hyperlink w:anchor="_bookmark15" w:history="1">
            <w:r>
              <w:t>Scope</w:t>
            </w:r>
            <w:r>
              <w:rPr>
                <w:spacing w:val="-6"/>
              </w:rPr>
              <w:t xml:space="preserve"> </w:t>
            </w:r>
            <w:r>
              <w:t>and</w:t>
            </w:r>
            <w:r>
              <w:rPr>
                <w:spacing w:val="-6"/>
              </w:rPr>
              <w:t xml:space="preserve"> </w:t>
            </w:r>
            <w:r>
              <w:rPr>
                <w:spacing w:val="-2"/>
              </w:rPr>
              <w:t>limitations</w:t>
            </w:r>
          </w:hyperlink>
          <w:r>
            <w:tab/>
          </w:r>
          <w:hyperlink w:anchor="_bookmark15" w:history="1">
            <w:r>
              <w:rPr>
                <w:spacing w:val="-5"/>
              </w:rPr>
              <w:t>22</w:t>
            </w:r>
          </w:hyperlink>
        </w:p>
        <w:p w14:paraId="00DC1B13" w14:textId="77777777" w:rsidR="00350CFB" w:rsidRDefault="0071403D">
          <w:pPr>
            <w:pStyle w:val="4"/>
            <w:numPr>
              <w:ilvl w:val="1"/>
              <w:numId w:val="33"/>
            </w:numPr>
            <w:tabs>
              <w:tab w:val="left" w:pos="1214"/>
              <w:tab w:val="right" w:leader="dot" w:pos="9639"/>
            </w:tabs>
            <w:ind w:hanging="573"/>
          </w:pPr>
          <w:r>
            <w:rPr>
              <w:color w:val="FF0000"/>
            </w:rPr>
            <w:t>Research roadmap23</w:t>
          </w:r>
        </w:p>
        <w:p w14:paraId="00DC1B14" w14:textId="77777777" w:rsidR="00350CFB" w:rsidRDefault="0071403D">
          <w:pPr>
            <w:pStyle w:val="10"/>
            <w:numPr>
              <w:ilvl w:val="0"/>
              <w:numId w:val="33"/>
            </w:numPr>
            <w:tabs>
              <w:tab w:val="left" w:pos="856"/>
              <w:tab w:val="right" w:leader="dot" w:pos="9639"/>
            </w:tabs>
            <w:rPr>
              <w:b w:val="0"/>
            </w:rPr>
          </w:pPr>
          <w:hyperlink w:anchor="_bookmark17" w:history="1">
            <w:r>
              <w:t>Literature</w:t>
            </w:r>
            <w:r>
              <w:rPr>
                <w:spacing w:val="-14"/>
              </w:rPr>
              <w:t xml:space="preserve"> </w:t>
            </w:r>
            <w:r>
              <w:t>Review</w:t>
            </w:r>
            <w:r>
              <w:rPr>
                <w:spacing w:val="-14"/>
              </w:rPr>
              <w:t xml:space="preserve"> </w:t>
            </w:r>
            <w:r>
              <w:t>and</w:t>
            </w:r>
            <w:r>
              <w:rPr>
                <w:spacing w:val="-14"/>
              </w:rPr>
              <w:t xml:space="preserve"> </w:t>
            </w:r>
            <w:r>
              <w:t>Theoretical</w:t>
            </w:r>
            <w:r>
              <w:rPr>
                <w:spacing w:val="-13"/>
              </w:rPr>
              <w:t xml:space="preserve"> </w:t>
            </w:r>
            <w:r>
              <w:rPr>
                <w:spacing w:val="-2"/>
              </w:rPr>
              <w:t>Framework</w:t>
            </w:r>
          </w:hyperlink>
          <w:r>
            <w:rPr>
              <w:b w:val="0"/>
            </w:rPr>
            <w:tab/>
          </w:r>
          <w:hyperlink w:anchor="_bookmark17" w:history="1">
            <w:r>
              <w:rPr>
                <w:b w:val="0"/>
                <w:spacing w:val="-5"/>
              </w:rPr>
              <w:t>25</w:t>
            </w:r>
          </w:hyperlink>
        </w:p>
        <w:p w14:paraId="00DC1B15" w14:textId="77777777" w:rsidR="00350CFB" w:rsidRDefault="0071403D">
          <w:pPr>
            <w:pStyle w:val="4"/>
            <w:numPr>
              <w:ilvl w:val="1"/>
              <w:numId w:val="33"/>
            </w:numPr>
            <w:tabs>
              <w:tab w:val="left" w:pos="1214"/>
              <w:tab w:val="right" w:leader="dot" w:pos="9639"/>
            </w:tabs>
            <w:spacing w:before="231"/>
            <w:ind w:hanging="573"/>
          </w:pPr>
          <w:hyperlink w:anchor="_bookmark18" w:history="1">
            <w:r>
              <w:t>Blockchain</w:t>
            </w:r>
            <w:r>
              <w:rPr>
                <w:spacing w:val="-8"/>
              </w:rPr>
              <w:t xml:space="preserve"> </w:t>
            </w:r>
            <w:r>
              <w:t>and</w:t>
            </w:r>
            <w:r>
              <w:rPr>
                <w:spacing w:val="-7"/>
              </w:rPr>
              <w:t xml:space="preserve"> </w:t>
            </w:r>
            <w:r>
              <w:t>DeFi</w:t>
            </w:r>
            <w:r>
              <w:rPr>
                <w:spacing w:val="-8"/>
              </w:rPr>
              <w:t xml:space="preserve"> </w:t>
            </w:r>
            <w:r>
              <w:rPr>
                <w:spacing w:val="-2"/>
              </w:rPr>
              <w:t>foundations</w:t>
            </w:r>
          </w:hyperlink>
          <w:r>
            <w:tab/>
          </w:r>
          <w:hyperlink w:anchor="_bookmark18" w:history="1">
            <w:r>
              <w:rPr>
                <w:spacing w:val="-5"/>
              </w:rPr>
              <w:t>25</w:t>
            </w:r>
          </w:hyperlink>
        </w:p>
        <w:p w14:paraId="00DC1B16" w14:textId="77777777" w:rsidR="00350CFB" w:rsidRDefault="0071403D">
          <w:pPr>
            <w:pStyle w:val="4"/>
            <w:numPr>
              <w:ilvl w:val="1"/>
              <w:numId w:val="33"/>
            </w:numPr>
            <w:tabs>
              <w:tab w:val="left" w:pos="1214"/>
              <w:tab w:val="right" w:leader="dot" w:pos="9639"/>
            </w:tabs>
            <w:ind w:hanging="573"/>
          </w:pPr>
          <w:hyperlink w:anchor="_bookmark19" w:history="1">
            <w:r>
              <w:t>Ethereum,</w:t>
            </w:r>
            <w:r>
              <w:rPr>
                <w:spacing w:val="-10"/>
              </w:rPr>
              <w:t xml:space="preserve"> </w:t>
            </w:r>
            <w:r>
              <w:t>Layer-2</w:t>
            </w:r>
            <w:r>
              <w:rPr>
                <w:spacing w:val="-9"/>
              </w:rPr>
              <w:t xml:space="preserve"> </w:t>
            </w:r>
            <w:r>
              <w:t>rollups,</w:t>
            </w:r>
            <w:r>
              <w:rPr>
                <w:spacing w:val="-10"/>
              </w:rPr>
              <w:t xml:space="preserve"> </w:t>
            </w:r>
            <w:r>
              <w:t>and</w:t>
            </w:r>
            <w:r>
              <w:rPr>
                <w:spacing w:val="-9"/>
              </w:rPr>
              <w:t xml:space="preserve"> </w:t>
            </w:r>
            <w:r>
              <w:t>Arbitrum</w:t>
            </w:r>
            <w:r>
              <w:rPr>
                <w:spacing w:val="-10"/>
              </w:rPr>
              <w:t xml:space="preserve"> </w:t>
            </w:r>
            <w:r>
              <w:rPr>
                <w:spacing w:val="-5"/>
              </w:rPr>
              <w:t>One</w:t>
            </w:r>
          </w:hyperlink>
          <w:r>
            <w:tab/>
          </w:r>
          <w:hyperlink w:anchor="_bookmark19" w:history="1">
            <w:r>
              <w:rPr>
                <w:spacing w:val="-5"/>
              </w:rPr>
              <w:t>26</w:t>
            </w:r>
          </w:hyperlink>
        </w:p>
        <w:p w14:paraId="00DC1B17" w14:textId="77777777" w:rsidR="00350CFB" w:rsidRDefault="0071403D">
          <w:pPr>
            <w:pStyle w:val="4"/>
            <w:numPr>
              <w:ilvl w:val="1"/>
              <w:numId w:val="33"/>
            </w:numPr>
            <w:tabs>
              <w:tab w:val="left" w:pos="1214"/>
              <w:tab w:val="right" w:leader="dot" w:pos="9639"/>
            </w:tabs>
            <w:ind w:hanging="573"/>
          </w:pPr>
          <w:hyperlink w:anchor="_bookmark20" w:history="1">
            <w:r>
              <w:t>ERC-20</w:t>
            </w:r>
            <w:r>
              <w:rPr>
                <w:spacing w:val="-9"/>
              </w:rPr>
              <w:t xml:space="preserve"> </w:t>
            </w:r>
            <w:r>
              <w:t>tokens</w:t>
            </w:r>
            <w:r>
              <w:rPr>
                <w:spacing w:val="-8"/>
              </w:rPr>
              <w:t xml:space="preserve"> </w:t>
            </w:r>
            <w:r>
              <w:t>and</w:t>
            </w:r>
            <w:r>
              <w:rPr>
                <w:spacing w:val="-8"/>
              </w:rPr>
              <w:t xml:space="preserve"> </w:t>
            </w:r>
            <w:r>
              <w:t>the</w:t>
            </w:r>
            <w:r>
              <w:rPr>
                <w:spacing w:val="-8"/>
              </w:rPr>
              <w:t xml:space="preserve"> </w:t>
            </w:r>
            <w:r>
              <w:t>allowance</w:t>
            </w:r>
            <w:r>
              <w:rPr>
                <w:spacing w:val="-8"/>
              </w:rPr>
              <w:t xml:space="preserve"> </w:t>
            </w:r>
            <w:r>
              <w:rPr>
                <w:spacing w:val="-2"/>
              </w:rPr>
              <w:t>lifecycle</w:t>
            </w:r>
          </w:hyperlink>
          <w:r>
            <w:tab/>
          </w:r>
          <w:hyperlink w:anchor="_bookmark20" w:history="1">
            <w:r>
              <w:rPr>
                <w:spacing w:val="-5"/>
              </w:rPr>
              <w:t>27</w:t>
            </w:r>
          </w:hyperlink>
        </w:p>
        <w:p w14:paraId="00DC1B18" w14:textId="77777777" w:rsidR="00350CFB" w:rsidRDefault="0071403D">
          <w:pPr>
            <w:pStyle w:val="4"/>
            <w:numPr>
              <w:ilvl w:val="1"/>
              <w:numId w:val="33"/>
            </w:numPr>
            <w:tabs>
              <w:tab w:val="left" w:pos="1214"/>
              <w:tab w:val="right" w:leader="dot" w:pos="9639"/>
            </w:tabs>
            <w:ind w:hanging="573"/>
          </w:pPr>
          <w:hyperlink w:anchor="_bookmark21" w:history="1">
            <w:r>
              <w:t>Graph-based</w:t>
            </w:r>
            <w:r>
              <w:rPr>
                <w:spacing w:val="-12"/>
              </w:rPr>
              <w:t xml:space="preserve"> </w:t>
            </w:r>
            <w:r>
              <w:t>on-chain</w:t>
            </w:r>
            <w:r>
              <w:rPr>
                <w:spacing w:val="-11"/>
              </w:rPr>
              <w:t xml:space="preserve"> </w:t>
            </w:r>
            <w:r>
              <w:rPr>
                <w:spacing w:val="-2"/>
              </w:rPr>
              <w:t>reputation</w:t>
            </w:r>
          </w:hyperlink>
          <w:r>
            <w:tab/>
          </w:r>
          <w:hyperlink w:anchor="_bookmark21" w:history="1">
            <w:r>
              <w:rPr>
                <w:spacing w:val="-5"/>
              </w:rPr>
              <w:t>27</w:t>
            </w:r>
          </w:hyperlink>
        </w:p>
        <w:p w14:paraId="00DC1B19" w14:textId="77777777" w:rsidR="00350CFB" w:rsidRDefault="0071403D">
          <w:pPr>
            <w:pStyle w:val="4"/>
            <w:numPr>
              <w:ilvl w:val="1"/>
              <w:numId w:val="33"/>
            </w:numPr>
            <w:tabs>
              <w:tab w:val="left" w:pos="1214"/>
              <w:tab w:val="right" w:leader="dot" w:pos="9639"/>
            </w:tabs>
            <w:ind w:hanging="573"/>
          </w:pPr>
          <w:hyperlink w:anchor="_bookmark23" w:history="1">
            <w:r>
              <w:t>PageRank</w:t>
            </w:r>
            <w:r>
              <w:rPr>
                <w:spacing w:val="-11"/>
              </w:rPr>
              <w:t xml:space="preserve"> </w:t>
            </w:r>
            <w:r>
              <w:rPr>
                <w:spacing w:val="-2"/>
              </w:rPr>
              <w:t>formalism</w:t>
            </w:r>
          </w:hyperlink>
          <w:r>
            <w:tab/>
          </w:r>
          <w:hyperlink w:anchor="_bookmark23" w:history="1">
            <w:r>
              <w:rPr>
                <w:spacing w:val="-5"/>
              </w:rPr>
              <w:t>29</w:t>
            </w:r>
          </w:hyperlink>
        </w:p>
        <w:p w14:paraId="00DC1B1A" w14:textId="77777777" w:rsidR="00350CFB" w:rsidRDefault="0071403D">
          <w:pPr>
            <w:pStyle w:val="4"/>
            <w:numPr>
              <w:ilvl w:val="1"/>
              <w:numId w:val="33"/>
            </w:numPr>
            <w:tabs>
              <w:tab w:val="left" w:pos="1214"/>
              <w:tab w:val="right" w:leader="dot" w:pos="9639"/>
            </w:tabs>
            <w:ind w:hanging="573"/>
          </w:pPr>
          <w:hyperlink w:anchor="_bookmark28" w:history="1">
            <w:r>
              <w:t>Reputation</w:t>
            </w:r>
            <w:r>
              <w:rPr>
                <w:spacing w:val="-14"/>
              </w:rPr>
              <w:t xml:space="preserve"> </w:t>
            </w:r>
            <w:r>
              <w:t>systems</w:t>
            </w:r>
            <w:r>
              <w:rPr>
                <w:spacing w:val="-13"/>
              </w:rPr>
              <w:t xml:space="preserve"> </w:t>
            </w:r>
            <w:r>
              <w:rPr>
                <w:spacing w:val="-2"/>
              </w:rPr>
              <w:t>lineage</w:t>
            </w:r>
          </w:hyperlink>
          <w:r>
            <w:tab/>
          </w:r>
          <w:hyperlink w:anchor="_bookmark28" w:history="1">
            <w:r>
              <w:rPr>
                <w:spacing w:val="-5"/>
              </w:rPr>
              <w:t>30</w:t>
            </w:r>
          </w:hyperlink>
        </w:p>
        <w:p w14:paraId="00DC1B1B" w14:textId="77777777" w:rsidR="00350CFB" w:rsidRDefault="0071403D">
          <w:pPr>
            <w:pStyle w:val="4"/>
            <w:numPr>
              <w:ilvl w:val="1"/>
              <w:numId w:val="33"/>
            </w:numPr>
            <w:tabs>
              <w:tab w:val="left" w:pos="1214"/>
              <w:tab w:val="right" w:leader="dot" w:pos="9639"/>
            </w:tabs>
            <w:ind w:hanging="573"/>
          </w:pPr>
          <w:hyperlink w:anchor="_bookmark30" w:history="1">
            <w:r>
              <w:t>ERC-20</w:t>
            </w:r>
            <w:r>
              <w:rPr>
                <w:spacing w:val="-12"/>
              </w:rPr>
              <w:t xml:space="preserve"> </w:t>
            </w:r>
            <w:r>
              <w:t>allowances</w:t>
            </w:r>
            <w:r>
              <w:rPr>
                <w:spacing w:val="-11"/>
              </w:rPr>
              <w:t xml:space="preserve"> </w:t>
            </w:r>
            <w:r>
              <w:t>as</w:t>
            </w:r>
            <w:r>
              <w:rPr>
                <w:spacing w:val="-11"/>
              </w:rPr>
              <w:t xml:space="preserve"> </w:t>
            </w:r>
            <w:r>
              <w:rPr>
                <w:spacing w:val="-2"/>
              </w:rPr>
              <w:t>endorsement</w:t>
            </w:r>
          </w:hyperlink>
          <w:r>
            <w:tab/>
          </w:r>
          <w:hyperlink w:anchor="_bookmark30" w:history="1">
            <w:r>
              <w:rPr>
                <w:spacing w:val="-5"/>
              </w:rPr>
              <w:t>31</w:t>
            </w:r>
          </w:hyperlink>
        </w:p>
        <w:p w14:paraId="00DC1B1C" w14:textId="77777777" w:rsidR="00350CFB" w:rsidRDefault="0071403D">
          <w:pPr>
            <w:pStyle w:val="4"/>
            <w:numPr>
              <w:ilvl w:val="1"/>
              <w:numId w:val="33"/>
            </w:numPr>
            <w:tabs>
              <w:tab w:val="left" w:pos="1214"/>
              <w:tab w:val="right" w:leader="dot" w:pos="9639"/>
            </w:tabs>
            <w:ind w:hanging="573"/>
          </w:pPr>
          <w:r>
            <w:rPr>
              <w:color w:val="FF0000"/>
            </w:rPr>
            <w:t>Matched cohort (connectivity)</w:t>
          </w:r>
        </w:p>
        <w:p w14:paraId="00DC1B1D" w14:textId="77777777" w:rsidR="00350CFB" w:rsidRDefault="0071403D">
          <w:pPr>
            <w:pStyle w:val="4"/>
            <w:numPr>
              <w:ilvl w:val="1"/>
              <w:numId w:val="33"/>
            </w:numPr>
            <w:tabs>
              <w:tab w:val="left" w:pos="1214"/>
              <w:tab w:val="right" w:leader="dot" w:pos="9639"/>
            </w:tabs>
            <w:ind w:hanging="573"/>
          </w:pPr>
          <w:r>
            <w:rPr>
              <w:color w:val="FF0000"/>
            </w:rPr>
            <w:t>Temporal holdout of future new approvals</w:t>
          </w:r>
        </w:p>
        <w:p w14:paraId="00DC1B1E" w14:textId="77777777" w:rsidR="00350CFB" w:rsidRDefault="0071403D">
          <w:pPr>
            <w:pStyle w:val="4"/>
            <w:numPr>
              <w:ilvl w:val="1"/>
              <w:numId w:val="33"/>
            </w:numPr>
            <w:tabs>
              <w:tab w:val="left" w:pos="1214"/>
              <w:tab w:val="right" w:leader="dot" w:pos="9639"/>
            </w:tabs>
            <w:ind w:hanging="573"/>
          </w:pPr>
          <w:hyperlink w:anchor="_bookmark33" w:history="1">
            <w:r>
              <w:t>Rank</w:t>
            </w:r>
            <w:r>
              <w:rPr>
                <w:spacing w:val="-9"/>
              </w:rPr>
              <w:t xml:space="preserve"> </w:t>
            </w:r>
            <w:r>
              <w:t>correlation</w:t>
            </w:r>
            <w:r>
              <w:rPr>
                <w:spacing w:val="-9"/>
              </w:rPr>
              <w:t xml:space="preserve"> </w:t>
            </w:r>
            <w:r>
              <w:rPr>
                <w:spacing w:val="-2"/>
              </w:rPr>
              <w:t>theory</w:t>
            </w:r>
          </w:hyperlink>
          <w:r>
            <w:tab/>
          </w:r>
          <w:hyperlink w:anchor="_bookmark33" w:history="1">
            <w:r>
              <w:rPr>
                <w:spacing w:val="-5"/>
              </w:rPr>
              <w:t>32</w:t>
            </w:r>
          </w:hyperlink>
        </w:p>
        <w:p w14:paraId="00DC1B1F" w14:textId="77777777" w:rsidR="00350CFB" w:rsidRDefault="0071403D">
          <w:pPr>
            <w:pStyle w:val="4"/>
            <w:numPr>
              <w:ilvl w:val="1"/>
              <w:numId w:val="33"/>
            </w:numPr>
            <w:tabs>
              <w:tab w:val="left" w:pos="1214"/>
              <w:tab w:val="right" w:leader="dot" w:pos="9639"/>
            </w:tabs>
            <w:spacing w:after="20"/>
            <w:ind w:hanging="573"/>
          </w:pPr>
          <w:hyperlink w:anchor="_bookmark34" w:history="1">
            <w:r>
              <w:t>Theoretical</w:t>
            </w:r>
            <w:r>
              <w:rPr>
                <w:spacing w:val="-12"/>
              </w:rPr>
              <w:t xml:space="preserve"> </w:t>
            </w:r>
            <w:r>
              <w:rPr>
                <w:spacing w:val="-2"/>
              </w:rPr>
              <w:t>framework</w:t>
            </w:r>
          </w:hyperlink>
          <w:r>
            <w:tab/>
          </w:r>
          <w:hyperlink w:anchor="_bookmark34" w:history="1">
            <w:r>
              <w:rPr>
                <w:spacing w:val="-5"/>
              </w:rPr>
              <w:t>33</w:t>
            </w:r>
          </w:hyperlink>
        </w:p>
        <w:p w14:paraId="00DC1B20" w14:textId="77777777" w:rsidR="00350CFB" w:rsidRDefault="0071403D">
          <w:pPr>
            <w:pStyle w:val="4"/>
            <w:numPr>
              <w:ilvl w:val="1"/>
              <w:numId w:val="33"/>
            </w:numPr>
            <w:tabs>
              <w:tab w:val="left" w:pos="1214"/>
              <w:tab w:val="right" w:leader="dot" w:pos="9639"/>
            </w:tabs>
            <w:spacing w:before="74"/>
            <w:ind w:hanging="573"/>
          </w:pPr>
          <w:hyperlink w:anchor="_bookmark35" w:history="1">
            <w:r>
              <w:t>Reader’s</w:t>
            </w:r>
            <w:r>
              <w:rPr>
                <w:spacing w:val="-9"/>
              </w:rPr>
              <w:t xml:space="preserve"> </w:t>
            </w:r>
            <w:r>
              <w:t>guide</w:t>
            </w:r>
            <w:r>
              <w:rPr>
                <w:spacing w:val="-8"/>
              </w:rPr>
              <w:t xml:space="preserve"> </w:t>
            </w:r>
            <w:r>
              <w:t>to</w:t>
            </w:r>
            <w:r>
              <w:rPr>
                <w:spacing w:val="-8"/>
              </w:rPr>
              <w:t xml:space="preserve"> </w:t>
            </w:r>
            <w:r>
              <w:rPr>
                <w:spacing w:val="-2"/>
              </w:rPr>
              <w:t>terminology</w:t>
            </w:r>
          </w:hyperlink>
          <w:r>
            <w:tab/>
          </w:r>
          <w:hyperlink w:anchor="_bookmark35" w:history="1">
            <w:r>
              <w:rPr>
                <w:spacing w:val="-5"/>
              </w:rPr>
              <w:t>35</w:t>
            </w:r>
          </w:hyperlink>
        </w:p>
        <w:p w14:paraId="00DC1B21" w14:textId="77777777" w:rsidR="00350CFB" w:rsidRDefault="0071403D">
          <w:pPr>
            <w:pStyle w:val="4"/>
            <w:numPr>
              <w:ilvl w:val="1"/>
              <w:numId w:val="33"/>
            </w:numPr>
            <w:tabs>
              <w:tab w:val="left" w:pos="1214"/>
              <w:tab w:val="right" w:leader="dot" w:pos="9639"/>
            </w:tabs>
            <w:ind w:hanging="573"/>
          </w:pPr>
          <w:hyperlink w:anchor="_bookmark37" w:history="1">
            <w:r>
              <w:t>Domain</w:t>
            </w:r>
            <w:r>
              <w:rPr>
                <w:spacing w:val="-10"/>
              </w:rPr>
              <w:t xml:space="preserve"> </w:t>
            </w:r>
            <w:r>
              <w:t>alignment</w:t>
            </w:r>
            <w:r>
              <w:rPr>
                <w:spacing w:val="-10"/>
              </w:rPr>
              <w:t xml:space="preserve"> </w:t>
            </w:r>
            <w:r>
              <w:rPr>
                <w:spacing w:val="-2"/>
              </w:rPr>
              <w:t>metrics</w:t>
            </w:r>
          </w:hyperlink>
          <w:r>
            <w:tab/>
          </w:r>
          <w:hyperlink w:anchor="_bookmark37" w:history="1">
            <w:r>
              <w:rPr>
                <w:spacing w:val="-5"/>
              </w:rPr>
              <w:t>36</w:t>
            </w:r>
          </w:hyperlink>
        </w:p>
        <w:p w14:paraId="00DC1B22" w14:textId="77777777" w:rsidR="00350CFB" w:rsidRDefault="0071403D">
          <w:pPr>
            <w:pStyle w:val="4"/>
            <w:numPr>
              <w:ilvl w:val="1"/>
              <w:numId w:val="33"/>
            </w:numPr>
            <w:tabs>
              <w:tab w:val="left" w:pos="1214"/>
              <w:tab w:val="right" w:leader="dot" w:pos="9639"/>
            </w:tabs>
            <w:ind w:hanging="573"/>
          </w:pPr>
          <w:hyperlink w:anchor="_bookmark38" w:history="1">
            <w:r>
              <w:t>Worked</w:t>
            </w:r>
            <w:r>
              <w:rPr>
                <w:spacing w:val="-12"/>
              </w:rPr>
              <w:t xml:space="preserve"> </w:t>
            </w:r>
            <w:r>
              <w:t>example:</w:t>
            </w:r>
            <w:r>
              <w:rPr>
                <w:spacing w:val="5"/>
              </w:rPr>
              <w:t xml:space="preserve"> </w:t>
            </w:r>
            <w:r>
              <w:t>PageRank</w:t>
            </w:r>
            <w:r>
              <w:rPr>
                <w:spacing w:val="-11"/>
              </w:rPr>
              <w:t xml:space="preserve"> </w:t>
            </w:r>
            <w:r>
              <w:t>on</w:t>
            </w:r>
            <w:r>
              <w:rPr>
                <w:spacing w:val="-12"/>
              </w:rPr>
              <w:t xml:space="preserve"> </w:t>
            </w:r>
            <w:r>
              <w:t>a</w:t>
            </w:r>
            <w:r>
              <w:rPr>
                <w:spacing w:val="-11"/>
              </w:rPr>
              <w:t xml:space="preserve"> </w:t>
            </w:r>
            <w:r>
              <w:t>four-node</w:t>
            </w:r>
            <w:r>
              <w:rPr>
                <w:spacing w:val="-12"/>
              </w:rPr>
              <w:t xml:space="preserve"> </w:t>
            </w:r>
            <w:r>
              <w:t>endorsement</w:t>
            </w:r>
            <w:r>
              <w:rPr>
                <w:spacing w:val="-11"/>
              </w:rPr>
              <w:t xml:space="preserve"> </w:t>
            </w:r>
            <w:r>
              <w:rPr>
                <w:spacing w:val="-2"/>
              </w:rPr>
              <w:t>graph</w:t>
            </w:r>
          </w:hyperlink>
          <w:r>
            <w:tab/>
          </w:r>
          <w:hyperlink w:anchor="_bookmark38" w:history="1">
            <w:r>
              <w:rPr>
                <w:spacing w:val="-5"/>
              </w:rPr>
              <w:t>36</w:t>
            </w:r>
          </w:hyperlink>
        </w:p>
        <w:p w14:paraId="00DC1B23" w14:textId="77777777" w:rsidR="00350CFB" w:rsidRDefault="0071403D">
          <w:pPr>
            <w:pStyle w:val="4"/>
            <w:numPr>
              <w:ilvl w:val="1"/>
              <w:numId w:val="33"/>
            </w:numPr>
            <w:tabs>
              <w:tab w:val="left" w:pos="1214"/>
              <w:tab w:val="right" w:leader="dot" w:pos="9639"/>
            </w:tabs>
            <w:ind w:hanging="573"/>
          </w:pPr>
          <w:hyperlink w:anchor="_bookmark39" w:history="1">
            <w:r>
              <w:t>DeFi</w:t>
            </w:r>
            <w:r>
              <w:rPr>
                <w:spacing w:val="-8"/>
              </w:rPr>
              <w:t xml:space="preserve"> </w:t>
            </w:r>
            <w:r>
              <w:t>risk</w:t>
            </w:r>
            <w:r>
              <w:rPr>
                <w:spacing w:val="-7"/>
              </w:rPr>
              <w:t xml:space="preserve"> </w:t>
            </w:r>
            <w:r>
              <w:t>taxonomy</w:t>
            </w:r>
            <w:r>
              <w:rPr>
                <w:spacing w:val="-7"/>
              </w:rPr>
              <w:t xml:space="preserve"> </w:t>
            </w:r>
            <w:r>
              <w:t>and</w:t>
            </w:r>
            <w:r>
              <w:rPr>
                <w:spacing w:val="-7"/>
              </w:rPr>
              <w:t xml:space="preserve"> </w:t>
            </w:r>
            <w:r>
              <w:t>where</w:t>
            </w:r>
            <w:r>
              <w:rPr>
                <w:spacing w:val="-7"/>
              </w:rPr>
              <w:t xml:space="preserve"> </w:t>
            </w:r>
            <w:r>
              <w:t>reputation</w:t>
            </w:r>
            <w:r>
              <w:rPr>
                <w:spacing w:val="-8"/>
              </w:rPr>
              <w:t xml:space="preserve"> </w:t>
            </w:r>
            <w:r>
              <w:rPr>
                <w:spacing w:val="-4"/>
              </w:rPr>
              <w:t>fits</w:t>
            </w:r>
          </w:hyperlink>
          <w:r>
            <w:tab/>
          </w:r>
          <w:hyperlink w:anchor="_bookmark39" w:history="1">
            <w:r>
              <w:rPr>
                <w:spacing w:val="-5"/>
              </w:rPr>
              <w:t>37</w:t>
            </w:r>
          </w:hyperlink>
        </w:p>
        <w:p w14:paraId="00DC1B25" w14:textId="77777777" w:rsidR="00350CFB" w:rsidRDefault="0071403D">
          <w:pPr>
            <w:pStyle w:val="4"/>
            <w:numPr>
              <w:ilvl w:val="1"/>
              <w:numId w:val="33"/>
            </w:numPr>
            <w:tabs>
              <w:tab w:val="left" w:pos="1214"/>
              <w:tab w:val="right" w:leader="dot" w:pos="9639"/>
            </w:tabs>
            <w:ind w:hanging="573"/>
          </w:pPr>
          <w:hyperlink w:anchor="_bookmark41" w:history="1">
            <w:r>
              <w:t>Related</w:t>
            </w:r>
            <w:r>
              <w:rPr>
                <w:spacing w:val="-12"/>
              </w:rPr>
              <w:t xml:space="preserve"> </w:t>
            </w:r>
            <w:r>
              <w:t>measurement</w:t>
            </w:r>
            <w:r>
              <w:rPr>
                <w:spacing w:val="-11"/>
              </w:rPr>
              <w:t xml:space="preserve"> </w:t>
            </w:r>
            <w:r>
              <w:rPr>
                <w:spacing w:val="-2"/>
              </w:rPr>
              <w:t>traditions</w:t>
            </w:r>
          </w:hyperlink>
          <w:r>
            <w:tab/>
          </w:r>
          <w:hyperlink w:anchor="_bookmark41" w:history="1">
            <w:r>
              <w:rPr>
                <w:spacing w:val="-5"/>
              </w:rPr>
              <w:t>38</w:t>
            </w:r>
          </w:hyperlink>
        </w:p>
        <w:p w14:paraId="00DC1B26" w14:textId="77777777" w:rsidR="00350CFB" w:rsidRDefault="0071403D">
          <w:pPr>
            <w:pStyle w:val="4"/>
            <w:numPr>
              <w:ilvl w:val="1"/>
              <w:numId w:val="33"/>
            </w:numPr>
            <w:tabs>
              <w:tab w:val="left" w:pos="1214"/>
              <w:tab w:val="right" w:leader="dot" w:pos="9639"/>
            </w:tabs>
            <w:spacing w:before="231"/>
            <w:ind w:hanging="573"/>
          </w:pPr>
          <w:hyperlink w:anchor="_bookmark42" w:history="1">
            <w:r>
              <w:t>Accounts,</w:t>
            </w:r>
            <w:r>
              <w:rPr>
                <w:spacing w:val="-7"/>
              </w:rPr>
              <w:t xml:space="preserve"> </w:t>
            </w:r>
            <w:r>
              <w:t>gas,</w:t>
            </w:r>
            <w:r>
              <w:rPr>
                <w:spacing w:val="-7"/>
              </w:rPr>
              <w:t xml:space="preserve"> </w:t>
            </w:r>
            <w:r>
              <w:t>and</w:t>
            </w:r>
            <w:r>
              <w:rPr>
                <w:spacing w:val="-7"/>
              </w:rPr>
              <w:t xml:space="preserve"> </w:t>
            </w:r>
            <w:r>
              <w:t>why</w:t>
            </w:r>
            <w:r>
              <w:rPr>
                <w:spacing w:val="-7"/>
              </w:rPr>
              <w:t xml:space="preserve"> </w:t>
            </w:r>
            <w:r>
              <w:t>logs</w:t>
            </w:r>
            <w:r>
              <w:rPr>
                <w:spacing w:val="-7"/>
              </w:rPr>
              <w:t xml:space="preserve"> </w:t>
            </w:r>
            <w:r>
              <w:t>are</w:t>
            </w:r>
            <w:r>
              <w:rPr>
                <w:spacing w:val="-7"/>
              </w:rPr>
              <w:t xml:space="preserve"> </w:t>
            </w:r>
            <w:r>
              <w:t>the</w:t>
            </w:r>
            <w:r>
              <w:rPr>
                <w:spacing w:val="-6"/>
              </w:rPr>
              <w:t xml:space="preserve"> </w:t>
            </w:r>
            <w:r>
              <w:t>measurement</w:t>
            </w:r>
            <w:r>
              <w:rPr>
                <w:spacing w:val="-7"/>
              </w:rPr>
              <w:t xml:space="preserve"> </w:t>
            </w:r>
            <w:r>
              <w:rPr>
                <w:spacing w:val="-2"/>
              </w:rPr>
              <w:t>surface</w:t>
            </w:r>
          </w:hyperlink>
          <w:r>
            <w:tab/>
          </w:r>
          <w:hyperlink w:anchor="_bookmark42" w:history="1">
            <w:r>
              <w:rPr>
                <w:spacing w:val="-5"/>
              </w:rPr>
              <w:t>39</w:t>
            </w:r>
          </w:hyperlink>
        </w:p>
        <w:p w14:paraId="00DC1B27" w14:textId="77777777" w:rsidR="00350CFB" w:rsidRDefault="0071403D">
          <w:pPr>
            <w:pStyle w:val="4"/>
            <w:numPr>
              <w:ilvl w:val="1"/>
              <w:numId w:val="33"/>
            </w:numPr>
            <w:tabs>
              <w:tab w:val="left" w:pos="1214"/>
              <w:tab w:val="right" w:leader="dot" w:pos="9639"/>
            </w:tabs>
            <w:ind w:hanging="573"/>
          </w:pPr>
          <w:hyperlink w:anchor="_bookmark43" w:history="1">
            <w:r>
              <w:t>Approvals</w:t>
            </w:r>
            <w:r>
              <w:rPr>
                <w:spacing w:val="-14"/>
              </w:rPr>
              <w:t xml:space="preserve"> </w:t>
            </w:r>
            <w:r>
              <w:t>as</w:t>
            </w:r>
            <w:r>
              <w:rPr>
                <w:spacing w:val="-13"/>
              </w:rPr>
              <w:t xml:space="preserve"> </w:t>
            </w:r>
            <w:r>
              <w:t>security-relevant</w:t>
            </w:r>
            <w:r>
              <w:rPr>
                <w:spacing w:val="-14"/>
              </w:rPr>
              <w:t xml:space="preserve"> </w:t>
            </w:r>
            <w:r>
              <w:rPr>
                <w:spacing w:val="-2"/>
              </w:rPr>
              <w:t>events</w:t>
            </w:r>
          </w:hyperlink>
          <w:r>
            <w:tab/>
          </w:r>
          <w:hyperlink w:anchor="_bookmark43" w:history="1">
            <w:r>
              <w:rPr>
                <w:spacing w:val="-5"/>
              </w:rPr>
              <w:t>39</w:t>
            </w:r>
          </w:hyperlink>
        </w:p>
        <w:p w14:paraId="00DC1B28" w14:textId="77777777" w:rsidR="00350CFB" w:rsidRDefault="0071403D">
          <w:pPr>
            <w:pStyle w:val="4"/>
            <w:numPr>
              <w:ilvl w:val="1"/>
              <w:numId w:val="33"/>
            </w:numPr>
            <w:tabs>
              <w:tab w:val="left" w:pos="1214"/>
              <w:tab w:val="right" w:leader="dot" w:pos="9639"/>
            </w:tabs>
            <w:ind w:hanging="573"/>
          </w:pPr>
          <w:hyperlink w:anchor="_bookmark44" w:history="1">
            <w:r>
              <w:t>AWP</w:t>
            </w:r>
            <w:r>
              <w:rPr>
                <w:spacing w:val="-8"/>
              </w:rPr>
              <w:t xml:space="preserve"> </w:t>
            </w:r>
            <w:r>
              <w:t>in</w:t>
            </w:r>
            <w:r>
              <w:rPr>
                <w:spacing w:val="-7"/>
              </w:rPr>
              <w:t xml:space="preserve"> </w:t>
            </w:r>
            <w:r>
              <w:t>depth:</w:t>
            </w:r>
            <w:r>
              <w:rPr>
                <w:spacing w:val="11"/>
              </w:rPr>
              <w:t xml:space="preserve"> </w:t>
            </w:r>
            <w:r>
              <w:t>what</w:t>
            </w:r>
            <w:r>
              <w:rPr>
                <w:spacing w:val="-8"/>
              </w:rPr>
              <w:t xml:space="preserve"> </w:t>
            </w:r>
            <w:r>
              <w:t>Do</w:t>
            </w:r>
            <w:r>
              <w:rPr>
                <w:spacing w:val="-7"/>
              </w:rPr>
              <w:t xml:space="preserve"> </w:t>
            </w:r>
            <w:r>
              <w:t>et</w:t>
            </w:r>
            <w:r>
              <w:rPr>
                <w:spacing w:val="-7"/>
              </w:rPr>
              <w:t xml:space="preserve"> </w:t>
            </w:r>
            <w:r>
              <w:t>al.</w:t>
            </w:r>
            <w:r>
              <w:rPr>
                <w:spacing w:val="-7"/>
              </w:rPr>
              <w:t xml:space="preserve"> </w:t>
            </w:r>
            <w:r>
              <w:rPr>
                <w:spacing w:val="-2"/>
              </w:rPr>
              <w:t>measure</w:t>
            </w:r>
          </w:hyperlink>
          <w:r>
            <w:tab/>
          </w:r>
          <w:hyperlink w:anchor="_bookmark44" w:history="1">
            <w:r>
              <w:rPr>
                <w:spacing w:val="-5"/>
              </w:rPr>
              <w:t>40</w:t>
            </w:r>
          </w:hyperlink>
        </w:p>
        <w:p w14:paraId="00DC1B29" w14:textId="77777777" w:rsidR="00350CFB" w:rsidRDefault="0071403D">
          <w:pPr>
            <w:pStyle w:val="4"/>
            <w:numPr>
              <w:ilvl w:val="1"/>
              <w:numId w:val="33"/>
            </w:numPr>
            <w:tabs>
              <w:tab w:val="left" w:pos="1214"/>
              <w:tab w:val="right" w:leader="dot" w:pos="9639"/>
            </w:tabs>
            <w:ind w:hanging="573"/>
          </w:pPr>
          <w:hyperlink w:anchor="_bookmark45" w:history="1">
            <w:r>
              <w:t>Comparison</w:t>
            </w:r>
            <w:r>
              <w:rPr>
                <w:spacing w:val="-9"/>
              </w:rPr>
              <w:t xml:space="preserve"> </w:t>
            </w:r>
            <w:r>
              <w:t>of</w:t>
            </w:r>
            <w:r>
              <w:rPr>
                <w:spacing w:val="-8"/>
              </w:rPr>
              <w:t xml:space="preserve"> </w:t>
            </w:r>
            <w:r>
              <w:t>graph</w:t>
            </w:r>
            <w:r>
              <w:rPr>
                <w:spacing w:val="-8"/>
              </w:rPr>
              <w:t xml:space="preserve"> </w:t>
            </w:r>
            <w:r>
              <w:t>reputation</w:t>
            </w:r>
            <w:r>
              <w:rPr>
                <w:spacing w:val="-8"/>
              </w:rPr>
              <w:t xml:space="preserve"> </w:t>
            </w:r>
            <w:r>
              <w:rPr>
                <w:spacing w:val="-2"/>
              </w:rPr>
              <w:t>methods</w:t>
            </w:r>
          </w:hyperlink>
          <w:r>
            <w:tab/>
          </w:r>
          <w:hyperlink w:anchor="_bookmark45" w:history="1">
            <w:r>
              <w:rPr>
                <w:spacing w:val="-5"/>
              </w:rPr>
              <w:t>40</w:t>
            </w:r>
          </w:hyperlink>
        </w:p>
        <w:p w14:paraId="00DC1B2A" w14:textId="77777777" w:rsidR="00350CFB" w:rsidRDefault="0071403D">
          <w:pPr>
            <w:pStyle w:val="4"/>
            <w:numPr>
              <w:ilvl w:val="1"/>
              <w:numId w:val="33"/>
            </w:numPr>
            <w:tabs>
              <w:tab w:val="left" w:pos="1214"/>
              <w:tab w:val="right" w:leader="dot" w:pos="9639"/>
            </w:tabs>
            <w:ind w:hanging="573"/>
          </w:pPr>
          <w:r>
            <w:rPr>
              <w:color w:val="FF0000"/>
            </w:rPr>
            <w:t>Open problems motivating this research41</w:t>
          </w:r>
        </w:p>
        <w:p w14:paraId="00DC1B2B" w14:textId="77777777" w:rsidR="00350CFB" w:rsidRDefault="0071403D">
          <w:pPr>
            <w:pStyle w:val="10"/>
            <w:numPr>
              <w:ilvl w:val="0"/>
              <w:numId w:val="33"/>
            </w:numPr>
            <w:tabs>
              <w:tab w:val="left" w:pos="856"/>
              <w:tab w:val="right" w:leader="dot" w:pos="9639"/>
            </w:tabs>
            <w:rPr>
              <w:b w:val="0"/>
            </w:rPr>
          </w:pPr>
          <w:hyperlink w:anchor="_bookmark48" w:history="1">
            <w:r>
              <w:rPr>
                <w:spacing w:val="-2"/>
              </w:rPr>
              <w:t>Research</w:t>
            </w:r>
            <w:r>
              <w:rPr>
                <w:spacing w:val="-1"/>
              </w:rPr>
              <w:t xml:space="preserve"> </w:t>
            </w:r>
            <w:r>
              <w:rPr>
                <w:spacing w:val="-2"/>
              </w:rPr>
              <w:t>Methodology</w:t>
            </w:r>
          </w:hyperlink>
          <w:r>
            <w:rPr>
              <w:b w:val="0"/>
            </w:rPr>
            <w:tab/>
          </w:r>
          <w:hyperlink w:anchor="_bookmark48" w:history="1">
            <w:r>
              <w:rPr>
                <w:b w:val="0"/>
                <w:spacing w:val="-5"/>
              </w:rPr>
              <w:t>42</w:t>
            </w:r>
          </w:hyperlink>
        </w:p>
        <w:p w14:paraId="00DC1B2C" w14:textId="77777777" w:rsidR="00350CFB" w:rsidRDefault="0071403D">
          <w:pPr>
            <w:pStyle w:val="4"/>
            <w:numPr>
              <w:ilvl w:val="1"/>
              <w:numId w:val="33"/>
            </w:numPr>
            <w:tabs>
              <w:tab w:val="left" w:pos="1214"/>
              <w:tab w:val="right" w:leader="dot" w:pos="9639"/>
            </w:tabs>
            <w:ind w:hanging="573"/>
          </w:pPr>
          <w:hyperlink w:anchor="_bookmark49" w:history="1">
            <w:r>
              <w:rPr>
                <w:spacing w:val="-2"/>
              </w:rPr>
              <w:t>Notation</w:t>
            </w:r>
          </w:hyperlink>
          <w:r>
            <w:tab/>
          </w:r>
          <w:hyperlink w:anchor="_bookmark49" w:history="1">
            <w:r>
              <w:rPr>
                <w:spacing w:val="-5"/>
              </w:rPr>
              <w:t>43</w:t>
            </w:r>
          </w:hyperlink>
        </w:p>
        <w:p w14:paraId="00DC1B2D" w14:textId="77777777" w:rsidR="00350CFB" w:rsidRDefault="0071403D">
          <w:pPr>
            <w:pStyle w:val="4"/>
            <w:numPr>
              <w:ilvl w:val="1"/>
              <w:numId w:val="33"/>
            </w:numPr>
            <w:tabs>
              <w:tab w:val="left" w:pos="1214"/>
              <w:tab w:val="right" w:leader="dot" w:pos="9639"/>
            </w:tabs>
            <w:ind w:hanging="573"/>
          </w:pPr>
          <w:hyperlink w:anchor="_bookmark53" w:history="1">
            <w:r>
              <w:t>Data</w:t>
            </w:r>
            <w:r>
              <w:rPr>
                <w:spacing w:val="-9"/>
              </w:rPr>
              <w:t xml:space="preserve"> </w:t>
            </w:r>
            <w:r>
              <w:t>sources</w:t>
            </w:r>
            <w:r>
              <w:rPr>
                <w:spacing w:val="-8"/>
              </w:rPr>
              <w:t xml:space="preserve"> </w:t>
            </w:r>
            <w:r>
              <w:t>and</w:t>
            </w:r>
            <w:r>
              <w:rPr>
                <w:spacing w:val="-8"/>
              </w:rPr>
              <w:t xml:space="preserve"> </w:t>
            </w:r>
            <w:r>
              <w:rPr>
                <w:spacing w:val="-2"/>
              </w:rPr>
              <w:t>sampling</w:t>
            </w:r>
          </w:hyperlink>
          <w:r>
            <w:tab/>
          </w:r>
          <w:hyperlink w:anchor="_bookmark53" w:history="1">
            <w:r>
              <w:rPr>
                <w:spacing w:val="-5"/>
              </w:rPr>
              <w:t>45</w:t>
            </w:r>
          </w:hyperlink>
        </w:p>
        <w:p w14:paraId="00DC1B2E" w14:textId="77777777" w:rsidR="00350CFB" w:rsidRDefault="0071403D">
          <w:pPr>
            <w:pStyle w:val="4"/>
            <w:numPr>
              <w:ilvl w:val="1"/>
              <w:numId w:val="33"/>
            </w:numPr>
            <w:tabs>
              <w:tab w:val="left" w:pos="1214"/>
              <w:tab w:val="right" w:leader="dot" w:pos="9639"/>
            </w:tabs>
            <w:ind w:hanging="573"/>
          </w:pPr>
          <w:hyperlink w:anchor="_bookmark54" w:history="1">
            <w:r>
              <w:t>Three-phase</w:t>
            </w:r>
            <w:r>
              <w:rPr>
                <w:spacing w:val="-12"/>
              </w:rPr>
              <w:t xml:space="preserve"> </w:t>
            </w:r>
            <w:r>
              <w:t>collection</w:t>
            </w:r>
            <w:r>
              <w:rPr>
                <w:spacing w:val="-12"/>
              </w:rPr>
              <w:t xml:space="preserve"> </w:t>
            </w:r>
            <w:r>
              <w:rPr>
                <w:spacing w:val="-2"/>
              </w:rPr>
              <w:t>strategy</w:t>
            </w:r>
          </w:hyperlink>
          <w:r>
            <w:tab/>
          </w:r>
          <w:hyperlink w:anchor="_bookmark54" w:history="1">
            <w:r>
              <w:rPr>
                <w:spacing w:val="-5"/>
              </w:rPr>
              <w:t>48</w:t>
            </w:r>
          </w:hyperlink>
        </w:p>
        <w:p w14:paraId="00DC1B2F" w14:textId="77777777" w:rsidR="00350CFB" w:rsidRDefault="0071403D">
          <w:pPr>
            <w:pStyle w:val="4"/>
            <w:numPr>
              <w:ilvl w:val="1"/>
              <w:numId w:val="33"/>
            </w:numPr>
            <w:tabs>
              <w:tab w:val="left" w:pos="1214"/>
              <w:tab w:val="right" w:leader="dot" w:pos="9639"/>
            </w:tabs>
            <w:ind w:hanging="573"/>
          </w:pPr>
          <w:hyperlink w:anchor="_bookmark55" w:history="1">
            <w:r>
              <w:t>Pipeline</w:t>
            </w:r>
            <w:r>
              <w:rPr>
                <w:spacing w:val="-9"/>
              </w:rPr>
              <w:t xml:space="preserve"> </w:t>
            </w:r>
            <w:r>
              <w:rPr>
                <w:spacing w:val="-2"/>
              </w:rPr>
              <w:t>architecture</w:t>
            </w:r>
          </w:hyperlink>
          <w:r>
            <w:tab/>
          </w:r>
          <w:hyperlink w:anchor="_bookmark55" w:history="1">
            <w:r>
              <w:rPr>
                <w:spacing w:val="-5"/>
              </w:rPr>
              <w:t>49</w:t>
            </w:r>
          </w:hyperlink>
        </w:p>
        <w:p w14:paraId="00DC1B30" w14:textId="77777777" w:rsidR="00350CFB" w:rsidRDefault="0071403D">
          <w:pPr>
            <w:pStyle w:val="4"/>
            <w:numPr>
              <w:ilvl w:val="1"/>
              <w:numId w:val="33"/>
            </w:numPr>
            <w:tabs>
              <w:tab w:val="left" w:pos="1214"/>
              <w:tab w:val="right" w:leader="dot" w:pos="9639"/>
            </w:tabs>
            <w:ind w:hanging="573"/>
          </w:pPr>
          <w:hyperlink w:anchor="_bookmark58" w:history="1">
            <w:r>
              <w:t>Event</w:t>
            </w:r>
            <w:r>
              <w:rPr>
                <w:spacing w:val="-7"/>
              </w:rPr>
              <w:t xml:space="preserve"> </w:t>
            </w:r>
            <w:r>
              <w:rPr>
                <w:spacing w:val="-2"/>
              </w:rPr>
              <w:t>decoding</w:t>
            </w:r>
          </w:hyperlink>
          <w:r>
            <w:tab/>
          </w:r>
          <w:hyperlink w:anchor="_bookmark58" w:history="1">
            <w:r>
              <w:rPr>
                <w:spacing w:val="-5"/>
              </w:rPr>
              <w:t>50</w:t>
            </w:r>
          </w:hyperlink>
        </w:p>
        <w:p w14:paraId="00DC1B31" w14:textId="77777777" w:rsidR="00350CFB" w:rsidRDefault="0071403D">
          <w:pPr>
            <w:pStyle w:val="4"/>
            <w:numPr>
              <w:ilvl w:val="1"/>
              <w:numId w:val="33"/>
            </w:numPr>
            <w:tabs>
              <w:tab w:val="left" w:pos="1214"/>
              <w:tab w:val="right" w:leader="dot" w:pos="9639"/>
            </w:tabs>
            <w:ind w:hanging="573"/>
          </w:pPr>
          <w:hyperlink w:anchor="_bookmark59" w:history="1">
            <w:r>
              <w:t>Graph</w:t>
            </w:r>
            <w:r>
              <w:rPr>
                <w:spacing w:val="-7"/>
              </w:rPr>
              <w:t xml:space="preserve"> </w:t>
            </w:r>
            <w:r>
              <w:rPr>
                <w:spacing w:val="-2"/>
              </w:rPr>
              <w:t>construction</w:t>
            </w:r>
          </w:hyperlink>
          <w:r>
            <w:tab/>
          </w:r>
          <w:hyperlink w:anchor="_bookmark59" w:history="1">
            <w:r>
              <w:rPr>
                <w:spacing w:val="-5"/>
              </w:rPr>
              <w:t>51</w:t>
            </w:r>
          </w:hyperlink>
        </w:p>
        <w:p w14:paraId="00DC1B32" w14:textId="77777777" w:rsidR="00350CFB" w:rsidRDefault="0071403D">
          <w:pPr>
            <w:pStyle w:val="4"/>
            <w:numPr>
              <w:ilvl w:val="1"/>
              <w:numId w:val="33"/>
            </w:numPr>
            <w:tabs>
              <w:tab w:val="left" w:pos="1214"/>
              <w:tab w:val="right" w:leader="dot" w:pos="9639"/>
            </w:tabs>
            <w:ind w:hanging="573"/>
          </w:pPr>
          <w:r>
            <w:rPr>
              <w:color w:val="FF0000"/>
            </w:rPr>
            <w:t>Temporal holdout of future new approvals</w:t>
          </w:r>
        </w:p>
        <w:p w14:paraId="00DC1B33" w14:textId="77777777" w:rsidR="00350CFB" w:rsidRDefault="0071403D">
          <w:pPr>
            <w:pStyle w:val="4"/>
            <w:numPr>
              <w:ilvl w:val="1"/>
              <w:numId w:val="33"/>
            </w:numPr>
            <w:tabs>
              <w:tab w:val="left" w:pos="1214"/>
              <w:tab w:val="right" w:leader="dot" w:pos="9639"/>
            </w:tabs>
            <w:ind w:hanging="573"/>
          </w:pPr>
          <w:hyperlink w:anchor="_bookmark65" w:history="1">
            <w:r>
              <w:t>Five-proxy</w:t>
            </w:r>
            <w:r>
              <w:rPr>
                <w:spacing w:val="-12"/>
              </w:rPr>
              <w:t xml:space="preserve"> </w:t>
            </w:r>
            <w:r>
              <w:t>evaluation</w:t>
            </w:r>
            <w:r>
              <w:rPr>
                <w:spacing w:val="-11"/>
              </w:rPr>
              <w:t xml:space="preserve"> </w:t>
            </w:r>
            <w:r>
              <w:rPr>
                <w:spacing w:val="-2"/>
              </w:rPr>
              <w:t>design</w:t>
            </w:r>
          </w:hyperlink>
          <w:r>
            <w:tab/>
          </w:r>
          <w:hyperlink w:anchor="_bookmark65" w:history="1">
            <w:r>
              <w:rPr>
                <w:spacing w:val="-5"/>
              </w:rPr>
              <w:t>56</w:t>
            </w:r>
          </w:hyperlink>
        </w:p>
        <w:p w14:paraId="00DC1B34" w14:textId="77777777" w:rsidR="00350CFB" w:rsidRDefault="0071403D">
          <w:pPr>
            <w:pStyle w:val="4"/>
            <w:numPr>
              <w:ilvl w:val="1"/>
              <w:numId w:val="33"/>
            </w:numPr>
            <w:tabs>
              <w:tab w:val="left" w:pos="1214"/>
              <w:tab w:val="right" w:leader="dot" w:pos="9639"/>
            </w:tabs>
            <w:spacing w:before="231"/>
            <w:ind w:hanging="573"/>
          </w:pPr>
          <w:hyperlink w:anchor="_bookmark66" w:history="1">
            <w:r>
              <w:t>Proxy</w:t>
            </w:r>
            <w:r>
              <w:rPr>
                <w:spacing w:val="-10"/>
              </w:rPr>
              <w:t xml:space="preserve"> </w:t>
            </w:r>
            <w:r>
              <w:t>operational</w:t>
            </w:r>
            <w:r>
              <w:rPr>
                <w:spacing w:val="-9"/>
              </w:rPr>
              <w:t xml:space="preserve"> </w:t>
            </w:r>
            <w:r>
              <w:rPr>
                <w:spacing w:val="-2"/>
              </w:rPr>
              <w:t>definitions</w:t>
            </w:r>
          </w:hyperlink>
          <w:r>
            <w:tab/>
          </w:r>
          <w:hyperlink w:anchor="_bookmark66" w:history="1">
            <w:r>
              <w:rPr>
                <w:spacing w:val="-5"/>
              </w:rPr>
              <w:t>57</w:t>
            </w:r>
          </w:hyperlink>
        </w:p>
        <w:p w14:paraId="00DC1B35" w14:textId="77777777" w:rsidR="00350CFB" w:rsidRDefault="0071403D">
          <w:pPr>
            <w:pStyle w:val="4"/>
            <w:numPr>
              <w:ilvl w:val="1"/>
              <w:numId w:val="33"/>
            </w:numPr>
            <w:tabs>
              <w:tab w:val="left" w:pos="1214"/>
              <w:tab w:val="right" w:leader="dot" w:pos="9639"/>
            </w:tabs>
            <w:ind w:hanging="573"/>
          </w:pPr>
          <w:hyperlink w:anchor="_bookmark71" w:history="1">
            <w:r>
              <w:t>Statistical</w:t>
            </w:r>
            <w:r>
              <w:rPr>
                <w:spacing w:val="-11"/>
              </w:rPr>
              <w:t xml:space="preserve"> </w:t>
            </w:r>
            <w:r>
              <w:rPr>
                <w:spacing w:val="-2"/>
              </w:rPr>
              <w:t>tests</w:t>
            </w:r>
          </w:hyperlink>
          <w:r>
            <w:tab/>
          </w:r>
          <w:hyperlink w:anchor="_bookmark71" w:history="1">
            <w:r>
              <w:rPr>
                <w:spacing w:val="-5"/>
              </w:rPr>
              <w:t>61</w:t>
            </w:r>
          </w:hyperlink>
        </w:p>
        <w:p w14:paraId="00DC1B36" w14:textId="77777777" w:rsidR="00350CFB" w:rsidRDefault="0071403D">
          <w:pPr>
            <w:pStyle w:val="4"/>
            <w:numPr>
              <w:ilvl w:val="1"/>
              <w:numId w:val="33"/>
            </w:numPr>
            <w:tabs>
              <w:tab w:val="left" w:pos="1214"/>
              <w:tab w:val="right" w:leader="dot" w:pos="9639"/>
            </w:tabs>
            <w:ind w:hanging="573"/>
          </w:pPr>
          <w:hyperlink w:anchor="_bookmark72" w:history="1">
            <w:r>
              <w:t>Computational</w:t>
            </w:r>
            <w:r>
              <w:rPr>
                <w:spacing w:val="-12"/>
              </w:rPr>
              <w:t xml:space="preserve"> </w:t>
            </w:r>
            <w:r>
              <w:t>benchmark</w:t>
            </w:r>
            <w:r>
              <w:rPr>
                <w:spacing w:val="-12"/>
              </w:rPr>
              <w:t xml:space="preserve"> </w:t>
            </w:r>
            <w:r>
              <w:t>(Claim</w:t>
            </w:r>
            <w:r>
              <w:rPr>
                <w:spacing w:val="-11"/>
              </w:rPr>
              <w:t xml:space="preserve"> </w:t>
            </w:r>
            <w:r>
              <w:rPr>
                <w:spacing w:val="-5"/>
              </w:rPr>
              <w:t>C1)</w:t>
            </w:r>
          </w:hyperlink>
          <w:r>
            <w:tab/>
          </w:r>
          <w:hyperlink w:anchor="_bookmark72" w:history="1">
            <w:r>
              <w:rPr>
                <w:spacing w:val="-5"/>
              </w:rPr>
              <w:t>62</w:t>
            </w:r>
          </w:hyperlink>
        </w:p>
        <w:p w14:paraId="00DC1B37" w14:textId="77777777" w:rsidR="00350CFB" w:rsidRDefault="0071403D">
          <w:pPr>
            <w:pStyle w:val="4"/>
            <w:numPr>
              <w:ilvl w:val="1"/>
              <w:numId w:val="33"/>
            </w:numPr>
            <w:tabs>
              <w:tab w:val="left" w:pos="1214"/>
              <w:tab w:val="right" w:leader="dot" w:pos="9639"/>
            </w:tabs>
            <w:spacing w:after="163"/>
            <w:ind w:hanging="573"/>
          </w:pPr>
          <w:hyperlink w:anchor="_bookmark73" w:history="1">
            <w:r>
              <w:t>Scaling</w:t>
            </w:r>
            <w:r>
              <w:rPr>
                <w:spacing w:val="-11"/>
              </w:rPr>
              <w:t xml:space="preserve"> </w:t>
            </w:r>
            <w:r>
              <w:t>and</w:t>
            </w:r>
            <w:r>
              <w:rPr>
                <w:spacing w:val="-11"/>
              </w:rPr>
              <w:t xml:space="preserve"> </w:t>
            </w:r>
            <w:r>
              <w:t>robustness</w:t>
            </w:r>
            <w:r>
              <w:rPr>
                <w:spacing w:val="-11"/>
              </w:rPr>
              <w:t xml:space="preserve"> </w:t>
            </w:r>
            <w:r>
              <w:rPr>
                <w:spacing w:val="-2"/>
              </w:rPr>
              <w:t>extensions</w:t>
            </w:r>
          </w:hyperlink>
          <w:r>
            <w:tab/>
          </w:r>
          <w:hyperlink w:anchor="_bookmark73" w:history="1">
            <w:r>
              <w:rPr>
                <w:spacing w:val="-5"/>
              </w:rPr>
              <w:t>63</w:t>
            </w:r>
          </w:hyperlink>
        </w:p>
        <w:p w14:paraId="00DC1B38" w14:textId="77777777" w:rsidR="00350CFB" w:rsidRDefault="0071403D">
          <w:pPr>
            <w:pStyle w:val="4"/>
            <w:numPr>
              <w:ilvl w:val="1"/>
              <w:numId w:val="33"/>
            </w:numPr>
            <w:tabs>
              <w:tab w:val="left" w:pos="1214"/>
              <w:tab w:val="right" w:leader="dot" w:pos="9639"/>
            </w:tabs>
            <w:spacing w:before="74"/>
            <w:ind w:hanging="573"/>
          </w:pPr>
          <w:hyperlink w:anchor="_bookmark74" w:history="1">
            <w:r>
              <w:rPr>
                <w:spacing w:val="-2"/>
              </w:rPr>
              <w:t>Reproducibility</w:t>
            </w:r>
          </w:hyperlink>
          <w:r>
            <w:tab/>
          </w:r>
          <w:hyperlink w:anchor="_bookmark74" w:history="1">
            <w:r>
              <w:rPr>
                <w:spacing w:val="-5"/>
              </w:rPr>
              <w:t>65</w:t>
            </w:r>
          </w:hyperlink>
        </w:p>
        <w:p w14:paraId="00DC1B39" w14:textId="77777777" w:rsidR="00350CFB" w:rsidRDefault="0071403D">
          <w:pPr>
            <w:pStyle w:val="4"/>
            <w:numPr>
              <w:ilvl w:val="1"/>
              <w:numId w:val="33"/>
            </w:numPr>
            <w:tabs>
              <w:tab w:val="left" w:pos="1214"/>
              <w:tab w:val="right" w:leader="dot" w:pos="9639"/>
            </w:tabs>
            <w:ind w:hanging="573"/>
          </w:pPr>
          <w:hyperlink w:anchor="_bookmark75" w:history="1">
            <w:r>
              <w:t>Sampling</w:t>
            </w:r>
            <w:r>
              <w:rPr>
                <w:spacing w:val="-15"/>
              </w:rPr>
              <w:t xml:space="preserve"> </w:t>
            </w:r>
            <w:r>
              <w:t>considerations</w:t>
            </w:r>
            <w:r>
              <w:rPr>
                <w:spacing w:val="-14"/>
              </w:rPr>
              <w:t xml:space="preserve"> </w:t>
            </w:r>
            <w:r>
              <w:t>and</w:t>
            </w:r>
            <w:r>
              <w:rPr>
                <w:spacing w:val="-14"/>
              </w:rPr>
              <w:t xml:space="preserve"> </w:t>
            </w:r>
            <w:r>
              <w:rPr>
                <w:spacing w:val="-2"/>
              </w:rPr>
              <w:t>missingness</w:t>
            </w:r>
          </w:hyperlink>
          <w:r>
            <w:tab/>
          </w:r>
          <w:hyperlink w:anchor="_bookmark75" w:history="1">
            <w:r>
              <w:rPr>
                <w:spacing w:val="-5"/>
              </w:rPr>
              <w:t>66</w:t>
            </w:r>
          </w:hyperlink>
        </w:p>
        <w:p w14:paraId="00DC1B3A" w14:textId="77777777" w:rsidR="00350CFB" w:rsidRDefault="0071403D">
          <w:pPr>
            <w:pStyle w:val="4"/>
            <w:numPr>
              <w:ilvl w:val="1"/>
              <w:numId w:val="33"/>
            </w:numPr>
            <w:tabs>
              <w:tab w:val="left" w:pos="1214"/>
              <w:tab w:val="right" w:leader="dot" w:pos="9639"/>
            </w:tabs>
            <w:ind w:hanging="573"/>
          </w:pPr>
          <w:hyperlink w:anchor="_bookmark76" w:history="1">
            <w:r>
              <w:rPr>
                <w:spacing w:val="-2"/>
              </w:rPr>
              <w:t>Implementation</w:t>
            </w:r>
            <w:r>
              <w:rPr>
                <w:spacing w:val="11"/>
              </w:rPr>
              <w:t xml:space="preserve"> </w:t>
            </w:r>
            <w:r>
              <w:rPr>
                <w:spacing w:val="-2"/>
              </w:rPr>
              <w:t>notes</w:t>
            </w:r>
          </w:hyperlink>
          <w:r>
            <w:tab/>
          </w:r>
          <w:hyperlink w:anchor="_bookmark76" w:history="1">
            <w:r>
              <w:rPr>
                <w:spacing w:val="-5"/>
              </w:rPr>
              <w:t>66</w:t>
            </w:r>
          </w:hyperlink>
        </w:p>
        <w:p w14:paraId="00DC1B3B" w14:textId="77777777" w:rsidR="00350CFB" w:rsidRDefault="0071403D">
          <w:pPr>
            <w:pStyle w:val="4"/>
            <w:numPr>
              <w:ilvl w:val="1"/>
              <w:numId w:val="33"/>
            </w:numPr>
            <w:tabs>
              <w:tab w:val="left" w:pos="1214"/>
              <w:tab w:val="right" w:leader="dot" w:pos="9639"/>
            </w:tabs>
            <w:ind w:hanging="573"/>
          </w:pPr>
          <w:hyperlink w:anchor="_bookmark77" w:history="1">
            <w:r>
              <w:rPr>
                <w:spacing w:val="-2"/>
              </w:rPr>
              <w:t>Ethics</w:t>
            </w:r>
          </w:hyperlink>
          <w:r>
            <w:tab/>
          </w:r>
          <w:hyperlink w:anchor="_bookmark77" w:history="1">
            <w:r>
              <w:rPr>
                <w:spacing w:val="-5"/>
              </w:rPr>
              <w:t>67</w:t>
            </w:r>
          </w:hyperlink>
        </w:p>
        <w:p w14:paraId="00DC1B3C" w14:textId="77777777" w:rsidR="00350CFB" w:rsidRDefault="0071403D">
          <w:pPr>
            <w:pStyle w:val="7"/>
            <w:numPr>
              <w:ilvl w:val="0"/>
              <w:numId w:val="32"/>
            </w:numPr>
            <w:tabs>
              <w:tab w:val="left" w:pos="1715"/>
              <w:tab w:val="right" w:leader="dot" w:pos="9639"/>
            </w:tabs>
            <w:ind w:left="1715" w:hanging="142"/>
          </w:pPr>
          <w:hyperlink w:anchor="_bookmark78" w:history="1">
            <w:r>
              <w:t>Privacy</w:t>
            </w:r>
            <w:r>
              <w:rPr>
                <w:spacing w:val="-7"/>
              </w:rPr>
              <w:t xml:space="preserve"> </w:t>
            </w:r>
            <w:r>
              <w:t>and</w:t>
            </w:r>
            <w:r>
              <w:rPr>
                <w:spacing w:val="-6"/>
              </w:rPr>
              <w:t xml:space="preserve"> </w:t>
            </w:r>
            <w:r>
              <w:rPr>
                <w:spacing w:val="-2"/>
              </w:rPr>
              <w:t>anonymity</w:t>
            </w:r>
          </w:hyperlink>
          <w:r>
            <w:tab/>
          </w:r>
          <w:hyperlink w:anchor="_bookmark78" w:history="1">
            <w:r>
              <w:rPr>
                <w:spacing w:val="-5"/>
              </w:rPr>
              <w:t>67</w:t>
            </w:r>
          </w:hyperlink>
        </w:p>
        <w:p w14:paraId="00DC1B3D" w14:textId="77777777" w:rsidR="00350CFB" w:rsidRDefault="0071403D">
          <w:pPr>
            <w:pStyle w:val="7"/>
            <w:numPr>
              <w:ilvl w:val="0"/>
              <w:numId w:val="32"/>
            </w:numPr>
            <w:tabs>
              <w:tab w:val="left" w:pos="1715"/>
              <w:tab w:val="right" w:leader="dot" w:pos="9639"/>
            </w:tabs>
            <w:ind w:left="1715" w:hanging="142"/>
          </w:pPr>
          <w:hyperlink w:anchor="_bookmark79" w:history="1">
            <w:r>
              <w:t>Data</w:t>
            </w:r>
            <w:r>
              <w:rPr>
                <w:spacing w:val="-6"/>
              </w:rPr>
              <w:t xml:space="preserve"> </w:t>
            </w:r>
            <w:r>
              <w:rPr>
                <w:spacing w:val="-2"/>
              </w:rPr>
              <w:t>minimization</w:t>
            </w:r>
          </w:hyperlink>
          <w:r>
            <w:tab/>
          </w:r>
          <w:hyperlink w:anchor="_bookmark79" w:history="1">
            <w:r>
              <w:rPr>
                <w:spacing w:val="-5"/>
              </w:rPr>
              <w:t>67</w:t>
            </w:r>
          </w:hyperlink>
        </w:p>
        <w:p w14:paraId="00DC1B3E" w14:textId="77777777" w:rsidR="00350CFB" w:rsidRDefault="0071403D">
          <w:pPr>
            <w:pStyle w:val="7"/>
            <w:numPr>
              <w:ilvl w:val="0"/>
              <w:numId w:val="32"/>
            </w:numPr>
            <w:tabs>
              <w:tab w:val="left" w:pos="1715"/>
              <w:tab w:val="right" w:leader="dot" w:pos="9639"/>
            </w:tabs>
            <w:spacing w:before="231"/>
            <w:ind w:left="1715" w:hanging="142"/>
          </w:pPr>
          <w:hyperlink w:anchor="_bookmark80" w:history="1">
            <w:r>
              <w:t>Data</w:t>
            </w:r>
            <w:r>
              <w:rPr>
                <w:spacing w:val="-6"/>
              </w:rPr>
              <w:t xml:space="preserve"> </w:t>
            </w:r>
            <w:r>
              <w:t>usage</w:t>
            </w:r>
            <w:r>
              <w:rPr>
                <w:spacing w:val="-5"/>
              </w:rPr>
              <w:t xml:space="preserve"> </w:t>
            </w:r>
            <w:r>
              <w:t>and</w:t>
            </w:r>
            <w:r>
              <w:rPr>
                <w:spacing w:val="-6"/>
              </w:rPr>
              <w:t xml:space="preserve"> </w:t>
            </w:r>
            <w:r>
              <w:rPr>
                <w:spacing w:val="-2"/>
              </w:rPr>
              <w:t>compliance</w:t>
            </w:r>
          </w:hyperlink>
          <w:r>
            <w:tab/>
          </w:r>
          <w:hyperlink w:anchor="_bookmark80" w:history="1">
            <w:r>
              <w:rPr>
                <w:spacing w:val="-5"/>
              </w:rPr>
              <w:t>67</w:t>
            </w:r>
          </w:hyperlink>
        </w:p>
        <w:p w14:paraId="00DC1B3F" w14:textId="77777777" w:rsidR="00350CFB" w:rsidRDefault="0071403D">
          <w:pPr>
            <w:pStyle w:val="7"/>
            <w:numPr>
              <w:ilvl w:val="0"/>
              <w:numId w:val="32"/>
            </w:numPr>
            <w:tabs>
              <w:tab w:val="left" w:pos="1715"/>
              <w:tab w:val="right" w:leader="dot" w:pos="9639"/>
            </w:tabs>
            <w:ind w:left="1715" w:hanging="142"/>
          </w:pPr>
          <w:hyperlink w:anchor="_bookmark81" w:history="1">
            <w:r>
              <w:t>Fairness</w:t>
            </w:r>
            <w:r>
              <w:rPr>
                <w:spacing w:val="-11"/>
              </w:rPr>
              <w:t xml:space="preserve"> </w:t>
            </w:r>
            <w:r>
              <w:t>and</w:t>
            </w:r>
            <w:r>
              <w:rPr>
                <w:spacing w:val="-10"/>
              </w:rPr>
              <w:t xml:space="preserve"> </w:t>
            </w:r>
            <w:r>
              <w:rPr>
                <w:spacing w:val="-2"/>
              </w:rPr>
              <w:t>transparency</w:t>
            </w:r>
          </w:hyperlink>
          <w:r>
            <w:tab/>
          </w:r>
          <w:hyperlink w:anchor="_bookmark81" w:history="1">
            <w:r>
              <w:rPr>
                <w:spacing w:val="-5"/>
              </w:rPr>
              <w:t>68</w:t>
            </w:r>
          </w:hyperlink>
        </w:p>
        <w:p w14:paraId="00DC1B40" w14:textId="77777777" w:rsidR="00350CFB" w:rsidRDefault="0071403D">
          <w:pPr>
            <w:pStyle w:val="7"/>
            <w:numPr>
              <w:ilvl w:val="0"/>
              <w:numId w:val="32"/>
            </w:numPr>
            <w:tabs>
              <w:tab w:val="left" w:pos="1715"/>
              <w:tab w:val="right" w:leader="dot" w:pos="9639"/>
            </w:tabs>
            <w:ind w:left="1715" w:hanging="142"/>
          </w:pPr>
          <w:hyperlink w:anchor="_bookmark82" w:history="1">
            <w:r>
              <w:t>Responsible</w:t>
            </w:r>
            <w:r>
              <w:rPr>
                <w:spacing w:val="-10"/>
              </w:rPr>
              <w:t xml:space="preserve"> </w:t>
            </w:r>
            <w:r>
              <w:t>disclosure</w:t>
            </w:r>
            <w:r>
              <w:rPr>
                <w:spacing w:val="-9"/>
              </w:rPr>
              <w:t xml:space="preserve"> </w:t>
            </w:r>
            <w:r>
              <w:t>and</w:t>
            </w:r>
            <w:r>
              <w:rPr>
                <w:spacing w:val="-9"/>
              </w:rPr>
              <w:t xml:space="preserve"> </w:t>
            </w:r>
            <w:r>
              <w:rPr>
                <w:spacing w:val="-2"/>
              </w:rPr>
              <w:t>impact</w:t>
            </w:r>
          </w:hyperlink>
          <w:r>
            <w:tab/>
          </w:r>
          <w:hyperlink w:anchor="_bookmark82" w:history="1">
            <w:r>
              <w:rPr>
                <w:spacing w:val="-5"/>
              </w:rPr>
              <w:t>68</w:t>
            </w:r>
          </w:hyperlink>
        </w:p>
        <w:p w14:paraId="00DC1B41" w14:textId="77777777" w:rsidR="00350CFB" w:rsidRDefault="0071403D">
          <w:pPr>
            <w:pStyle w:val="7"/>
            <w:numPr>
              <w:ilvl w:val="0"/>
              <w:numId w:val="32"/>
            </w:numPr>
            <w:tabs>
              <w:tab w:val="left" w:pos="1715"/>
              <w:tab w:val="right" w:leader="dot" w:pos="9639"/>
            </w:tabs>
            <w:ind w:left="1715" w:hanging="142"/>
          </w:pPr>
          <w:hyperlink w:anchor="_bookmark83" w:history="1">
            <w:r>
              <w:t>Summary</w:t>
            </w:r>
            <w:r>
              <w:rPr>
                <w:spacing w:val="-10"/>
              </w:rPr>
              <w:t xml:space="preserve"> </w:t>
            </w:r>
            <w:r>
              <w:t>of</w:t>
            </w:r>
            <w:r>
              <w:rPr>
                <w:spacing w:val="-10"/>
              </w:rPr>
              <w:t xml:space="preserve"> </w:t>
            </w:r>
            <w:r>
              <w:t>methodological</w:t>
            </w:r>
            <w:r>
              <w:rPr>
                <w:spacing w:val="-10"/>
              </w:rPr>
              <w:t xml:space="preserve"> </w:t>
            </w:r>
            <w:r>
              <w:rPr>
                <w:spacing w:val="-2"/>
              </w:rPr>
              <w:t>commitments</w:t>
            </w:r>
          </w:hyperlink>
          <w:r>
            <w:tab/>
          </w:r>
          <w:hyperlink w:anchor="_bookmark83" w:history="1">
            <w:r>
              <w:rPr>
                <w:spacing w:val="-5"/>
              </w:rPr>
              <w:t>68</w:t>
            </w:r>
          </w:hyperlink>
        </w:p>
        <w:p w14:paraId="00DC1B42" w14:textId="77777777" w:rsidR="00350CFB" w:rsidRDefault="0071403D">
          <w:pPr>
            <w:pStyle w:val="10"/>
            <w:numPr>
              <w:ilvl w:val="0"/>
              <w:numId w:val="33"/>
            </w:numPr>
            <w:tabs>
              <w:tab w:val="left" w:pos="856"/>
              <w:tab w:val="right" w:leader="dot" w:pos="9639"/>
            </w:tabs>
            <w:rPr>
              <w:b w:val="0"/>
            </w:rPr>
          </w:pPr>
          <w:hyperlink w:anchor="_bookmark84" w:history="1">
            <w:r>
              <w:rPr>
                <w:spacing w:val="-2"/>
              </w:rPr>
              <w:t>Implementation</w:t>
            </w:r>
            <w:r>
              <w:rPr>
                <w:spacing w:val="1"/>
              </w:rPr>
              <w:t xml:space="preserve"> </w:t>
            </w:r>
            <w:r>
              <w:rPr>
                <w:spacing w:val="-2"/>
              </w:rPr>
              <w:t>and</w:t>
            </w:r>
            <w:r>
              <w:rPr>
                <w:spacing w:val="1"/>
              </w:rPr>
              <w:t xml:space="preserve"> </w:t>
            </w:r>
            <w:r>
              <w:rPr>
                <w:spacing w:val="-2"/>
              </w:rPr>
              <w:t>Empirical</w:t>
            </w:r>
            <w:r>
              <w:rPr>
                <w:spacing w:val="1"/>
              </w:rPr>
              <w:t xml:space="preserve"> </w:t>
            </w:r>
            <w:r>
              <w:rPr>
                <w:spacing w:val="-2"/>
              </w:rPr>
              <w:t>Results</w:t>
            </w:r>
          </w:hyperlink>
          <w:r>
            <w:rPr>
              <w:b w:val="0"/>
            </w:rPr>
            <w:tab/>
          </w:r>
          <w:hyperlink w:anchor="_bookmark84" w:history="1">
            <w:r>
              <w:rPr>
                <w:b w:val="0"/>
                <w:spacing w:val="-5"/>
              </w:rPr>
              <w:t>69</w:t>
            </w:r>
          </w:hyperlink>
        </w:p>
        <w:p w14:paraId="00DC1B43" w14:textId="77777777" w:rsidR="00350CFB" w:rsidRDefault="0071403D">
          <w:pPr>
            <w:pStyle w:val="4"/>
            <w:numPr>
              <w:ilvl w:val="1"/>
              <w:numId w:val="33"/>
            </w:numPr>
            <w:tabs>
              <w:tab w:val="left" w:pos="1214"/>
              <w:tab w:val="right" w:leader="dot" w:pos="9639"/>
            </w:tabs>
            <w:ind w:hanging="573"/>
          </w:pPr>
          <w:hyperlink w:anchor="_bookmark85" w:history="1">
            <w:r>
              <w:rPr>
                <w:spacing w:val="-2"/>
              </w:rPr>
              <w:t>Dataset</w:t>
            </w:r>
          </w:hyperlink>
          <w:r>
            <w:tab/>
          </w:r>
          <w:hyperlink w:anchor="_bookmark85" w:history="1">
            <w:r>
              <w:rPr>
                <w:spacing w:val="-5"/>
              </w:rPr>
              <w:t>69</w:t>
            </w:r>
          </w:hyperlink>
        </w:p>
        <w:p w14:paraId="00DC1B44" w14:textId="77777777" w:rsidR="00350CFB" w:rsidRDefault="0071403D">
          <w:pPr>
            <w:pStyle w:val="4"/>
            <w:numPr>
              <w:ilvl w:val="1"/>
              <w:numId w:val="33"/>
            </w:numPr>
            <w:tabs>
              <w:tab w:val="left" w:pos="1214"/>
              <w:tab w:val="right" w:leader="dot" w:pos="9639"/>
            </w:tabs>
            <w:ind w:hanging="573"/>
          </w:pPr>
          <w:hyperlink w:anchor="_bookmark90" w:history="1">
            <w:r>
              <w:t>EndorseRank</w:t>
            </w:r>
            <w:r>
              <w:rPr>
                <w:spacing w:val="-13"/>
              </w:rPr>
              <w:t xml:space="preserve"> </w:t>
            </w:r>
            <w:r>
              <w:t>vs</w:t>
            </w:r>
            <w:r>
              <w:rPr>
                <w:spacing w:val="-13"/>
              </w:rPr>
              <w:t xml:space="preserve"> </w:t>
            </w:r>
            <w:r>
              <w:t>AWP</w:t>
            </w:r>
            <w:r>
              <w:rPr>
                <w:spacing w:val="-13"/>
              </w:rPr>
              <w:t xml:space="preserve"> </w:t>
            </w:r>
            <w:r>
              <w:t>benchmark</w:t>
            </w:r>
            <w:r>
              <w:rPr>
                <w:spacing w:val="-13"/>
              </w:rPr>
              <w:t xml:space="preserve"> </w:t>
            </w:r>
            <w:r>
              <w:t>(Claim</w:t>
            </w:r>
            <w:r>
              <w:rPr>
                <w:spacing w:val="-13"/>
              </w:rPr>
              <w:t xml:space="preserve"> </w:t>
            </w:r>
            <w:r>
              <w:rPr>
                <w:spacing w:val="-5"/>
              </w:rPr>
              <w:t>C1)</w:t>
            </w:r>
          </w:hyperlink>
          <w:r>
            <w:tab/>
          </w:r>
          <w:hyperlink w:anchor="_bookmark90" w:history="1">
            <w:r>
              <w:rPr>
                <w:spacing w:val="-5"/>
              </w:rPr>
              <w:t>75</w:t>
            </w:r>
          </w:hyperlink>
        </w:p>
        <w:p w14:paraId="00DC1B45" w14:textId="77777777" w:rsidR="00350CFB" w:rsidRDefault="0071403D">
          <w:pPr>
            <w:pStyle w:val="4"/>
            <w:numPr>
              <w:ilvl w:val="1"/>
              <w:numId w:val="33"/>
            </w:numPr>
            <w:tabs>
              <w:tab w:val="left" w:pos="1214"/>
              <w:tab w:val="right" w:leader="dot" w:pos="9639"/>
            </w:tabs>
            <w:ind w:hanging="573"/>
          </w:pPr>
          <w:hyperlink w:anchor="_bookmark95" w:history="1">
            <w:r>
              <w:rPr>
                <w:spacing w:val="-2"/>
              </w:rPr>
              <w:t>Robustness</w:t>
            </w:r>
            <w:r>
              <w:rPr>
                <w:spacing w:val="-1"/>
              </w:rPr>
              <w:t xml:space="preserve"> </w:t>
            </w:r>
            <w:r>
              <w:rPr>
                <w:spacing w:val="-2"/>
              </w:rPr>
              <w:t>checks</w:t>
            </w:r>
          </w:hyperlink>
          <w:r>
            <w:tab/>
          </w:r>
          <w:hyperlink w:anchor="_bookmark95" w:history="1">
            <w:r>
              <w:rPr>
                <w:spacing w:val="-5"/>
              </w:rPr>
              <w:t>79</w:t>
            </w:r>
          </w:hyperlink>
        </w:p>
        <w:p w14:paraId="00DC1B46" w14:textId="77777777" w:rsidR="00350CFB" w:rsidRDefault="0071403D">
          <w:pPr>
            <w:pStyle w:val="4"/>
            <w:numPr>
              <w:ilvl w:val="1"/>
              <w:numId w:val="33"/>
            </w:numPr>
            <w:tabs>
              <w:tab w:val="left" w:pos="1214"/>
              <w:tab w:val="right" w:leader="dot" w:pos="9639"/>
            </w:tabs>
            <w:ind w:hanging="573"/>
          </w:pPr>
          <w:hyperlink w:anchor="_bookmark100" w:history="1">
            <w:r>
              <w:t>Social-method</w:t>
            </w:r>
            <w:r>
              <w:rPr>
                <w:spacing w:val="-15"/>
              </w:rPr>
              <w:t xml:space="preserve"> </w:t>
            </w:r>
            <w:r>
              <w:t>alignment:</w:t>
            </w:r>
            <w:r>
              <w:rPr>
                <w:spacing w:val="2"/>
              </w:rPr>
              <w:t xml:space="preserve"> </w:t>
            </w:r>
            <w:r>
              <w:t>EndorseRank</w:t>
            </w:r>
            <w:r>
              <w:rPr>
                <w:spacing w:val="-14"/>
              </w:rPr>
              <w:t xml:space="preserve"> </w:t>
            </w:r>
            <w:r>
              <w:t>vs</w:t>
            </w:r>
            <w:r>
              <w:rPr>
                <w:spacing w:val="-14"/>
              </w:rPr>
              <w:t xml:space="preserve"> </w:t>
            </w:r>
            <w:r>
              <w:t>AWP</w:t>
            </w:r>
            <w:r>
              <w:rPr>
                <w:spacing w:val="-15"/>
              </w:rPr>
              <w:t xml:space="preserve"> </w:t>
            </w:r>
            <w:r>
              <w:t>(Claims</w:t>
            </w:r>
            <w:r>
              <w:rPr>
                <w:spacing w:val="-14"/>
              </w:rPr>
              <w:t xml:space="preserve"> </w:t>
            </w:r>
            <w:r>
              <w:t>C2–</w:t>
            </w:r>
            <w:r>
              <w:rPr>
                <w:spacing w:val="-5"/>
              </w:rPr>
              <w:t>C3)</w:t>
            </w:r>
          </w:hyperlink>
          <w:r>
            <w:tab/>
          </w:r>
          <w:hyperlink w:anchor="_bookmark100" w:history="1">
            <w:r>
              <w:rPr>
                <w:spacing w:val="-5"/>
              </w:rPr>
              <w:t>82</w:t>
            </w:r>
          </w:hyperlink>
        </w:p>
        <w:p w14:paraId="00DC1B47" w14:textId="77777777" w:rsidR="00350CFB" w:rsidRDefault="0071403D">
          <w:pPr>
            <w:pStyle w:val="4"/>
            <w:numPr>
              <w:ilvl w:val="1"/>
              <w:numId w:val="33"/>
            </w:numPr>
            <w:tabs>
              <w:tab w:val="left" w:pos="1214"/>
              <w:tab w:val="right" w:leader="dot" w:pos="9639"/>
            </w:tabs>
            <w:ind w:hanging="573"/>
          </w:pPr>
          <w:hyperlink w:anchor="_bookmark103" w:history="1">
            <w:r>
              <w:t>Proxy</w:t>
            </w:r>
            <w:r>
              <w:rPr>
                <w:spacing w:val="-7"/>
              </w:rPr>
              <w:t xml:space="preserve"> </w:t>
            </w:r>
            <w:r>
              <w:t>family</w:t>
            </w:r>
            <w:r>
              <w:rPr>
                <w:spacing w:val="-7"/>
              </w:rPr>
              <w:t xml:space="preserve"> </w:t>
            </w:r>
            <w:r>
              <w:rPr>
                <w:spacing w:val="-2"/>
              </w:rPr>
              <w:t>detail</w:t>
            </w:r>
          </w:hyperlink>
          <w:r>
            <w:tab/>
          </w:r>
          <w:hyperlink w:anchor="_bookmark103" w:history="1">
            <w:r>
              <w:rPr>
                <w:spacing w:val="-5"/>
              </w:rPr>
              <w:t>84</w:t>
            </w:r>
          </w:hyperlink>
        </w:p>
        <w:p w14:paraId="00DC1B48" w14:textId="77777777" w:rsidR="00350CFB" w:rsidRDefault="0071403D">
          <w:pPr>
            <w:pStyle w:val="4"/>
            <w:numPr>
              <w:ilvl w:val="1"/>
              <w:numId w:val="33"/>
            </w:numPr>
            <w:tabs>
              <w:tab w:val="left" w:pos="1214"/>
              <w:tab w:val="right" w:leader="dot" w:pos="9639"/>
            </w:tabs>
            <w:ind w:hanging="573"/>
          </w:pPr>
          <w:hyperlink w:anchor="_bookmark109" w:history="1">
            <w:r>
              <w:t>Rank</w:t>
            </w:r>
            <w:r>
              <w:rPr>
                <w:spacing w:val="-8"/>
              </w:rPr>
              <w:t xml:space="preserve"> </w:t>
            </w:r>
            <w:r>
              <w:t>divergence</w:t>
            </w:r>
            <w:r>
              <w:rPr>
                <w:spacing w:val="-7"/>
              </w:rPr>
              <w:t xml:space="preserve"> </w:t>
            </w:r>
            <w:r>
              <w:t>(H1</w:t>
            </w:r>
            <w:r>
              <w:rPr>
                <w:spacing w:val="-7"/>
              </w:rPr>
              <w:t xml:space="preserve"> </w:t>
            </w:r>
            <w:r>
              <w:t>/</w:t>
            </w:r>
            <w:r>
              <w:rPr>
                <w:spacing w:val="-7"/>
              </w:rPr>
              <w:t xml:space="preserve"> </w:t>
            </w:r>
            <w:r>
              <w:rPr>
                <w:spacing w:val="-4"/>
              </w:rPr>
              <w:t>RQ1)</w:t>
            </w:r>
          </w:hyperlink>
          <w:r>
            <w:tab/>
          </w:r>
          <w:hyperlink w:anchor="_bookmark109" w:history="1">
            <w:r>
              <w:rPr>
                <w:spacing w:val="-5"/>
              </w:rPr>
              <w:t>91</w:t>
            </w:r>
          </w:hyperlink>
        </w:p>
        <w:p w14:paraId="00DC1B49" w14:textId="77777777" w:rsidR="00350CFB" w:rsidRDefault="0071403D">
          <w:pPr>
            <w:pStyle w:val="4"/>
            <w:numPr>
              <w:ilvl w:val="1"/>
              <w:numId w:val="33"/>
            </w:numPr>
            <w:tabs>
              <w:tab w:val="left" w:pos="1214"/>
              <w:tab w:val="right" w:leader="dot" w:pos="9639"/>
            </w:tabs>
            <w:ind w:hanging="573"/>
          </w:pPr>
          <w:r>
            <w:rPr>
              <w:color w:val="FF0000"/>
            </w:rPr>
            <w:t>Temporal holdout of future new approvals (RQ4)</w:t>
          </w:r>
        </w:p>
        <w:p w14:paraId="00DC1B4A" w14:textId="77777777" w:rsidR="00350CFB" w:rsidRDefault="0071403D">
          <w:pPr>
            <w:pStyle w:val="4"/>
            <w:numPr>
              <w:ilvl w:val="1"/>
              <w:numId w:val="33"/>
            </w:numPr>
            <w:tabs>
              <w:tab w:val="left" w:pos="1214"/>
              <w:tab w:val="right" w:leader="dot" w:pos="9639"/>
            </w:tabs>
            <w:ind w:hanging="573"/>
          </w:pPr>
          <w:hyperlink w:anchor="_bookmark113" w:history="1">
            <w:r>
              <w:t>Primary</w:t>
            </w:r>
            <w:r>
              <w:rPr>
                <w:spacing w:val="-10"/>
              </w:rPr>
              <w:t xml:space="preserve"> </w:t>
            </w:r>
            <w:r>
              <w:t>claims</w:t>
            </w:r>
            <w:r>
              <w:rPr>
                <w:spacing w:val="-9"/>
              </w:rPr>
              <w:t xml:space="preserve"> </w:t>
            </w:r>
            <w:r>
              <w:t>(C1–C4)</w:t>
            </w:r>
            <w:r>
              <w:rPr>
                <w:spacing w:val="-10"/>
              </w:rPr>
              <w:t xml:space="preserve"> </w:t>
            </w:r>
            <w:r>
              <w:t>and</w:t>
            </w:r>
            <w:r>
              <w:rPr>
                <w:spacing w:val="-9"/>
              </w:rPr>
              <w:t xml:space="preserve"> </w:t>
            </w:r>
            <w:r>
              <w:t>supplementary</w:t>
            </w:r>
            <w:r>
              <w:rPr>
                <w:spacing w:val="-9"/>
              </w:rPr>
              <w:t xml:space="preserve"> </w:t>
            </w:r>
            <w:r>
              <w:t>claim</w:t>
            </w:r>
            <w:r>
              <w:rPr>
                <w:spacing w:val="-10"/>
              </w:rPr>
              <w:t xml:space="preserve"> </w:t>
            </w:r>
            <w:r>
              <w:rPr>
                <w:spacing w:val="-2"/>
              </w:rPr>
              <w:t>(SC1)</w:t>
            </w:r>
          </w:hyperlink>
          <w:r>
            <w:tab/>
          </w:r>
          <w:hyperlink w:anchor="_bookmark113" w:history="1">
            <w:r>
              <w:rPr>
                <w:spacing w:val="-5"/>
              </w:rPr>
              <w:t>95</w:t>
            </w:r>
          </w:hyperlink>
        </w:p>
        <w:p w14:paraId="00DC1B4B" w14:textId="77777777" w:rsidR="00350CFB" w:rsidRDefault="0071403D">
          <w:pPr>
            <w:pStyle w:val="20"/>
            <w:numPr>
              <w:ilvl w:val="0"/>
              <w:numId w:val="33"/>
            </w:numPr>
            <w:tabs>
              <w:tab w:val="left" w:pos="856"/>
              <w:tab w:val="right" w:leader="dot" w:pos="9639"/>
            </w:tabs>
            <w:rPr>
              <w:b w:val="0"/>
              <w:i w:val="0"/>
              <w:sz w:val="24"/>
            </w:rPr>
          </w:pPr>
          <w:hyperlink w:anchor="_bookmark114" w:history="1">
            <w:r>
              <w:rPr>
                <w:i w:val="0"/>
                <w:spacing w:val="-2"/>
                <w:sz w:val="24"/>
              </w:rPr>
              <w:t>Discussion</w:t>
            </w:r>
          </w:hyperlink>
          <w:r>
            <w:rPr>
              <w:b w:val="0"/>
              <w:i w:val="0"/>
              <w:sz w:val="24"/>
            </w:rPr>
            <w:tab/>
          </w:r>
          <w:hyperlink w:anchor="_bookmark114" w:history="1">
            <w:r>
              <w:rPr>
                <w:b w:val="0"/>
                <w:i w:val="0"/>
                <w:spacing w:val="-5"/>
                <w:sz w:val="24"/>
              </w:rPr>
              <w:t>98</w:t>
            </w:r>
          </w:hyperlink>
        </w:p>
        <w:p w14:paraId="00DC1B4C" w14:textId="77777777" w:rsidR="00350CFB" w:rsidRDefault="0071403D">
          <w:pPr>
            <w:pStyle w:val="4"/>
            <w:numPr>
              <w:ilvl w:val="1"/>
              <w:numId w:val="33"/>
            </w:numPr>
            <w:tabs>
              <w:tab w:val="left" w:pos="1214"/>
              <w:tab w:val="right" w:leader="dot" w:pos="9639"/>
            </w:tabs>
            <w:spacing w:before="231"/>
            <w:ind w:hanging="573"/>
          </w:pPr>
          <w:hyperlink w:anchor="_bookmark115" w:history="1">
            <w:r>
              <w:t>Findings</w:t>
            </w:r>
            <w:r>
              <w:rPr>
                <w:spacing w:val="-10"/>
              </w:rPr>
              <w:t xml:space="preserve"> </w:t>
            </w:r>
            <w:r>
              <w:t>by</w:t>
            </w:r>
            <w:r>
              <w:rPr>
                <w:spacing w:val="-10"/>
              </w:rPr>
              <w:t xml:space="preserve"> </w:t>
            </w:r>
            <w:r>
              <w:t>research</w:t>
            </w:r>
            <w:r>
              <w:rPr>
                <w:spacing w:val="-9"/>
              </w:rPr>
              <w:t xml:space="preserve"> </w:t>
            </w:r>
            <w:r>
              <w:rPr>
                <w:spacing w:val="-2"/>
              </w:rPr>
              <w:t>question</w:t>
            </w:r>
          </w:hyperlink>
          <w:r>
            <w:tab/>
          </w:r>
          <w:hyperlink w:anchor="_bookmark115" w:history="1">
            <w:r>
              <w:rPr>
                <w:spacing w:val="-5"/>
              </w:rPr>
              <w:t>98</w:t>
            </w:r>
          </w:hyperlink>
        </w:p>
        <w:p w14:paraId="00DC1B4D" w14:textId="77777777" w:rsidR="00350CFB" w:rsidRDefault="0071403D">
          <w:pPr>
            <w:pStyle w:val="4"/>
            <w:numPr>
              <w:ilvl w:val="1"/>
              <w:numId w:val="33"/>
            </w:numPr>
            <w:tabs>
              <w:tab w:val="left" w:pos="1214"/>
              <w:tab w:val="right" w:leader="dot" w:pos="9639"/>
            </w:tabs>
            <w:ind w:hanging="573"/>
          </w:pPr>
          <w:hyperlink w:anchor="_bookmark116" w:history="1">
            <w:r>
              <w:t>Supplementary</w:t>
            </w:r>
            <w:r>
              <w:rPr>
                <w:spacing w:val="-12"/>
              </w:rPr>
              <w:t xml:space="preserve"> </w:t>
            </w:r>
            <w:r>
              <w:t>finding</w:t>
            </w:r>
            <w:r>
              <w:rPr>
                <w:spacing w:val="-12"/>
              </w:rPr>
              <w:t xml:space="preserve"> </w:t>
            </w:r>
            <w:r>
              <w:rPr>
                <w:spacing w:val="-2"/>
              </w:rPr>
              <w:t>(SRQ1)</w:t>
            </w:r>
          </w:hyperlink>
          <w:r>
            <w:tab/>
          </w:r>
          <w:hyperlink w:anchor="_bookmark116" w:history="1">
            <w:r>
              <w:rPr>
                <w:spacing w:val="-5"/>
              </w:rPr>
              <w:t>101</w:t>
            </w:r>
          </w:hyperlink>
        </w:p>
        <w:p w14:paraId="00DC1B4E" w14:textId="77777777" w:rsidR="00350CFB" w:rsidRDefault="0071403D">
          <w:pPr>
            <w:pStyle w:val="4"/>
            <w:numPr>
              <w:ilvl w:val="1"/>
              <w:numId w:val="33"/>
            </w:numPr>
            <w:tabs>
              <w:tab w:val="left" w:pos="1214"/>
              <w:tab w:val="right" w:leader="dot" w:pos="9639"/>
            </w:tabs>
            <w:ind w:hanging="573"/>
          </w:pPr>
          <w:hyperlink w:anchor="_bookmark117" w:history="1">
            <w:r>
              <w:t>Theoretical</w:t>
            </w:r>
            <w:r>
              <w:rPr>
                <w:spacing w:val="-12"/>
              </w:rPr>
              <w:t xml:space="preserve"> </w:t>
            </w:r>
            <w:r>
              <w:rPr>
                <w:spacing w:val="-2"/>
              </w:rPr>
              <w:t>implications</w:t>
            </w:r>
          </w:hyperlink>
          <w:r>
            <w:tab/>
          </w:r>
          <w:hyperlink w:anchor="_bookmark117" w:history="1">
            <w:r>
              <w:rPr>
                <w:spacing w:val="-5"/>
              </w:rPr>
              <w:t>102</w:t>
            </w:r>
          </w:hyperlink>
        </w:p>
        <w:p w14:paraId="00DC1B4F" w14:textId="77777777" w:rsidR="00350CFB" w:rsidRDefault="0071403D">
          <w:pPr>
            <w:pStyle w:val="4"/>
            <w:numPr>
              <w:ilvl w:val="1"/>
              <w:numId w:val="33"/>
            </w:numPr>
            <w:tabs>
              <w:tab w:val="left" w:pos="1214"/>
              <w:tab w:val="right" w:leader="dot" w:pos="9639"/>
            </w:tabs>
            <w:spacing w:after="163"/>
            <w:ind w:hanging="573"/>
          </w:pPr>
          <w:hyperlink w:anchor="_bookmark118" w:history="1">
            <w:r>
              <w:t>Practical</w:t>
            </w:r>
            <w:r>
              <w:rPr>
                <w:spacing w:val="-10"/>
              </w:rPr>
              <w:t xml:space="preserve"> </w:t>
            </w:r>
            <w:r>
              <w:rPr>
                <w:spacing w:val="-2"/>
              </w:rPr>
              <w:t>implications</w:t>
            </w:r>
          </w:hyperlink>
          <w:r>
            <w:tab/>
          </w:r>
          <w:hyperlink w:anchor="_bookmark118" w:history="1">
            <w:r>
              <w:rPr>
                <w:spacing w:val="-5"/>
              </w:rPr>
              <w:t>103</w:t>
            </w:r>
          </w:hyperlink>
        </w:p>
        <w:p w14:paraId="00DC1B50" w14:textId="77777777" w:rsidR="00350CFB" w:rsidRDefault="0071403D">
          <w:pPr>
            <w:pStyle w:val="4"/>
            <w:numPr>
              <w:ilvl w:val="1"/>
              <w:numId w:val="33"/>
            </w:numPr>
            <w:tabs>
              <w:tab w:val="left" w:pos="1214"/>
              <w:tab w:val="right" w:leader="dot" w:pos="9639"/>
            </w:tabs>
            <w:spacing w:before="74"/>
            <w:ind w:hanging="573"/>
          </w:pPr>
          <w:hyperlink w:anchor="_bookmark121" w:history="1">
            <w:r>
              <w:t>Sybil</w:t>
            </w:r>
            <w:r>
              <w:rPr>
                <w:spacing w:val="-7"/>
              </w:rPr>
              <w:t xml:space="preserve"> </w:t>
            </w:r>
            <w:r>
              <w:t>cost</w:t>
            </w:r>
            <w:r>
              <w:rPr>
                <w:spacing w:val="-6"/>
              </w:rPr>
              <w:t xml:space="preserve"> </w:t>
            </w:r>
            <w:r>
              <w:t>on</w:t>
            </w:r>
            <w:r>
              <w:rPr>
                <w:spacing w:val="-6"/>
              </w:rPr>
              <w:t xml:space="preserve"> </w:t>
            </w:r>
            <w:r>
              <w:t>allowance</w:t>
            </w:r>
            <w:r>
              <w:rPr>
                <w:spacing w:val="-7"/>
              </w:rPr>
              <w:t xml:space="preserve"> </w:t>
            </w:r>
            <w:r>
              <w:rPr>
                <w:spacing w:val="-2"/>
              </w:rPr>
              <w:t>graphs</w:t>
            </w:r>
          </w:hyperlink>
          <w:r>
            <w:tab/>
          </w:r>
          <w:hyperlink w:anchor="_bookmark121" w:history="1">
            <w:r>
              <w:rPr>
                <w:spacing w:val="-5"/>
              </w:rPr>
              <w:t>108</w:t>
            </w:r>
          </w:hyperlink>
        </w:p>
        <w:p w14:paraId="00DC1B51" w14:textId="77777777" w:rsidR="00350CFB" w:rsidRDefault="0071403D">
          <w:pPr>
            <w:pStyle w:val="4"/>
            <w:numPr>
              <w:ilvl w:val="1"/>
              <w:numId w:val="33"/>
            </w:numPr>
            <w:tabs>
              <w:tab w:val="left" w:pos="1214"/>
              <w:tab w:val="right" w:leader="dot" w:pos="9639"/>
            </w:tabs>
            <w:ind w:hanging="573"/>
          </w:pPr>
          <w:hyperlink w:anchor="_bookmark125" w:history="1">
            <w:r>
              <w:t>Regulatory</w:t>
            </w:r>
            <w:r>
              <w:rPr>
                <w:spacing w:val="-8"/>
              </w:rPr>
              <w:t xml:space="preserve"> </w:t>
            </w:r>
            <w:r>
              <w:t>and</w:t>
            </w:r>
            <w:r>
              <w:rPr>
                <w:spacing w:val="-8"/>
              </w:rPr>
              <w:t xml:space="preserve"> </w:t>
            </w:r>
            <w:r>
              <w:t>ethical</w:t>
            </w:r>
            <w:r>
              <w:rPr>
                <w:spacing w:val="-8"/>
              </w:rPr>
              <w:t xml:space="preserve"> </w:t>
            </w:r>
            <w:r>
              <w:rPr>
                <w:spacing w:val="-2"/>
              </w:rPr>
              <w:t>considerations</w:t>
            </w:r>
          </w:hyperlink>
          <w:r>
            <w:tab/>
          </w:r>
          <w:hyperlink w:anchor="_bookmark125" w:history="1">
            <w:r>
              <w:rPr>
                <w:spacing w:val="-5"/>
              </w:rPr>
              <w:t>111</w:t>
            </w:r>
          </w:hyperlink>
        </w:p>
        <w:p w14:paraId="00DC1B52" w14:textId="77777777" w:rsidR="00350CFB" w:rsidRDefault="0071403D">
          <w:pPr>
            <w:pStyle w:val="4"/>
            <w:numPr>
              <w:ilvl w:val="1"/>
              <w:numId w:val="33"/>
            </w:numPr>
            <w:tabs>
              <w:tab w:val="left" w:pos="1214"/>
              <w:tab w:val="right" w:leader="dot" w:pos="9639"/>
            </w:tabs>
            <w:ind w:hanging="573"/>
          </w:pPr>
          <w:hyperlink w:anchor="_bookmark126" w:history="1">
            <w:r>
              <w:t>Threats</w:t>
            </w:r>
            <w:r>
              <w:rPr>
                <w:spacing w:val="-9"/>
              </w:rPr>
              <w:t xml:space="preserve"> </w:t>
            </w:r>
            <w:r>
              <w:t>to</w:t>
            </w:r>
            <w:r>
              <w:rPr>
                <w:spacing w:val="-9"/>
              </w:rPr>
              <w:t xml:space="preserve"> </w:t>
            </w:r>
            <w:r>
              <w:rPr>
                <w:spacing w:val="-2"/>
              </w:rPr>
              <w:t>validity</w:t>
            </w:r>
          </w:hyperlink>
          <w:r>
            <w:tab/>
          </w:r>
          <w:hyperlink w:anchor="_bookmark126" w:history="1">
            <w:r>
              <w:rPr>
                <w:spacing w:val="-5"/>
              </w:rPr>
              <w:t>112</w:t>
            </w:r>
          </w:hyperlink>
        </w:p>
        <w:p w14:paraId="00DC1B53" w14:textId="77777777" w:rsidR="00350CFB" w:rsidRDefault="0071403D">
          <w:pPr>
            <w:pStyle w:val="4"/>
            <w:numPr>
              <w:ilvl w:val="1"/>
              <w:numId w:val="33"/>
            </w:numPr>
            <w:tabs>
              <w:tab w:val="left" w:pos="1214"/>
              <w:tab w:val="right" w:leader="dot" w:pos="9639"/>
            </w:tabs>
            <w:ind w:hanging="573"/>
          </w:pPr>
          <w:hyperlink w:anchor="_bookmark127" w:history="1">
            <w:r>
              <w:rPr>
                <w:spacing w:val="-2"/>
              </w:rPr>
              <w:t>Limitations</w:t>
            </w:r>
          </w:hyperlink>
          <w:r>
            <w:tab/>
          </w:r>
          <w:hyperlink w:anchor="_bookmark127" w:history="1">
            <w:r>
              <w:rPr>
                <w:spacing w:val="-5"/>
              </w:rPr>
              <w:t>114</w:t>
            </w:r>
          </w:hyperlink>
        </w:p>
        <w:p w14:paraId="00DC1B54" w14:textId="77777777" w:rsidR="00350CFB" w:rsidRDefault="0071403D">
          <w:pPr>
            <w:pStyle w:val="10"/>
            <w:numPr>
              <w:ilvl w:val="0"/>
              <w:numId w:val="33"/>
            </w:numPr>
            <w:tabs>
              <w:tab w:val="left" w:pos="856"/>
              <w:tab w:val="right" w:leader="dot" w:pos="9639"/>
            </w:tabs>
            <w:rPr>
              <w:b w:val="0"/>
            </w:rPr>
          </w:pPr>
          <w:hyperlink w:anchor="_bookmark128" w:history="1">
            <w:r>
              <w:t>Conclusion</w:t>
            </w:r>
            <w:r>
              <w:rPr>
                <w:spacing w:val="-14"/>
              </w:rPr>
              <w:t xml:space="preserve"> </w:t>
            </w:r>
            <w:r>
              <w:t>and</w:t>
            </w:r>
            <w:r>
              <w:rPr>
                <w:spacing w:val="-14"/>
              </w:rPr>
              <w:t xml:space="preserve"> </w:t>
            </w:r>
            <w:r>
              <w:t>Future</w:t>
            </w:r>
            <w:r>
              <w:rPr>
                <w:spacing w:val="-14"/>
              </w:rPr>
              <w:t xml:space="preserve"> </w:t>
            </w:r>
            <w:r>
              <w:rPr>
                <w:spacing w:val="-4"/>
              </w:rPr>
              <w:t>Work</w:t>
            </w:r>
          </w:hyperlink>
          <w:r>
            <w:rPr>
              <w:b w:val="0"/>
            </w:rPr>
            <w:tab/>
          </w:r>
          <w:hyperlink w:anchor="_bookmark128" w:history="1">
            <w:r>
              <w:rPr>
                <w:b w:val="0"/>
                <w:spacing w:val="-5"/>
              </w:rPr>
              <w:t>116</w:t>
            </w:r>
          </w:hyperlink>
        </w:p>
        <w:p w14:paraId="00DC1B55" w14:textId="77777777" w:rsidR="00350CFB" w:rsidRDefault="0071403D">
          <w:pPr>
            <w:pStyle w:val="4"/>
            <w:numPr>
              <w:ilvl w:val="1"/>
              <w:numId w:val="33"/>
            </w:numPr>
            <w:tabs>
              <w:tab w:val="left" w:pos="1214"/>
              <w:tab w:val="right" w:leader="dot" w:pos="9639"/>
            </w:tabs>
            <w:ind w:hanging="573"/>
          </w:pPr>
          <w:hyperlink w:anchor="_bookmark129" w:history="1">
            <w:r>
              <w:t>Summary</w:t>
            </w:r>
            <w:r>
              <w:rPr>
                <w:spacing w:val="-7"/>
              </w:rPr>
              <w:t xml:space="preserve"> </w:t>
            </w:r>
            <w:r>
              <w:t>of</w:t>
            </w:r>
            <w:r>
              <w:rPr>
                <w:spacing w:val="-7"/>
              </w:rPr>
              <w:t xml:space="preserve"> </w:t>
            </w:r>
            <w:r>
              <w:rPr>
                <w:spacing w:val="-2"/>
              </w:rPr>
              <w:t>findings</w:t>
            </w:r>
          </w:hyperlink>
          <w:r>
            <w:tab/>
          </w:r>
          <w:hyperlink w:anchor="_bookmark129" w:history="1">
            <w:r>
              <w:rPr>
                <w:spacing w:val="-5"/>
              </w:rPr>
              <w:t>116</w:t>
            </w:r>
          </w:hyperlink>
        </w:p>
        <w:p w14:paraId="00DC1B56" w14:textId="77777777" w:rsidR="00350CFB" w:rsidRDefault="0071403D">
          <w:pPr>
            <w:pStyle w:val="4"/>
            <w:numPr>
              <w:ilvl w:val="1"/>
              <w:numId w:val="33"/>
            </w:numPr>
            <w:tabs>
              <w:tab w:val="left" w:pos="1214"/>
              <w:tab w:val="right" w:leader="dot" w:pos="9639"/>
            </w:tabs>
            <w:spacing w:before="231"/>
            <w:ind w:hanging="573"/>
          </w:pPr>
          <w:hyperlink w:anchor="_bookmark130" w:history="1">
            <w:r>
              <w:t>Original</w:t>
            </w:r>
            <w:r>
              <w:rPr>
                <w:spacing w:val="-9"/>
              </w:rPr>
              <w:t xml:space="preserve"> </w:t>
            </w:r>
            <w:r>
              <w:t>contribution</w:t>
            </w:r>
            <w:r>
              <w:rPr>
                <w:spacing w:val="-8"/>
              </w:rPr>
              <w:t xml:space="preserve"> </w:t>
            </w:r>
            <w:r>
              <w:t>to</w:t>
            </w:r>
            <w:r>
              <w:rPr>
                <w:spacing w:val="-8"/>
              </w:rPr>
              <w:t xml:space="preserve"> </w:t>
            </w:r>
            <w:r>
              <w:rPr>
                <w:spacing w:val="-2"/>
              </w:rPr>
              <w:t>knowledge</w:t>
            </w:r>
          </w:hyperlink>
          <w:r>
            <w:tab/>
          </w:r>
          <w:hyperlink w:anchor="_bookmark130" w:history="1">
            <w:r>
              <w:rPr>
                <w:spacing w:val="-5"/>
              </w:rPr>
              <w:t>117</w:t>
            </w:r>
          </w:hyperlink>
        </w:p>
        <w:p w14:paraId="00DC1B57" w14:textId="77777777" w:rsidR="00350CFB" w:rsidRDefault="0071403D">
          <w:pPr>
            <w:pStyle w:val="4"/>
            <w:numPr>
              <w:ilvl w:val="1"/>
              <w:numId w:val="33"/>
            </w:numPr>
            <w:tabs>
              <w:tab w:val="left" w:pos="1214"/>
              <w:tab w:val="right" w:leader="dot" w:pos="9639"/>
            </w:tabs>
            <w:ind w:hanging="573"/>
          </w:pPr>
          <w:hyperlink w:anchor="_bookmark131" w:history="1">
            <w:r>
              <w:t>Future</w:t>
            </w:r>
            <w:r>
              <w:rPr>
                <w:spacing w:val="-8"/>
              </w:rPr>
              <w:t xml:space="preserve"> </w:t>
            </w:r>
            <w:r>
              <w:rPr>
                <w:spacing w:val="-4"/>
              </w:rPr>
              <w:t>work</w:t>
            </w:r>
          </w:hyperlink>
          <w:r>
            <w:tab/>
          </w:r>
          <w:hyperlink w:anchor="_bookmark131" w:history="1">
            <w:r>
              <w:rPr>
                <w:spacing w:val="-5"/>
              </w:rPr>
              <w:t>119</w:t>
            </w:r>
          </w:hyperlink>
        </w:p>
        <w:p w14:paraId="00DC1B58" w14:textId="77777777" w:rsidR="00350CFB" w:rsidRDefault="0071403D">
          <w:pPr>
            <w:pStyle w:val="4"/>
            <w:numPr>
              <w:ilvl w:val="1"/>
              <w:numId w:val="33"/>
            </w:numPr>
            <w:tabs>
              <w:tab w:val="left" w:pos="1214"/>
              <w:tab w:val="right" w:leader="dot" w:pos="9639"/>
            </w:tabs>
            <w:ind w:hanging="573"/>
          </w:pPr>
          <w:hyperlink w:anchor="_bookmark132" w:history="1">
            <w:r>
              <w:t>Closing</w:t>
            </w:r>
            <w:r>
              <w:rPr>
                <w:spacing w:val="-9"/>
              </w:rPr>
              <w:t xml:space="preserve"> </w:t>
            </w:r>
            <w:r>
              <w:rPr>
                <w:spacing w:val="-2"/>
              </w:rPr>
              <w:t>reflection</w:t>
            </w:r>
          </w:hyperlink>
          <w:r>
            <w:tab/>
          </w:r>
          <w:hyperlink w:anchor="_bookmark132" w:history="1">
            <w:r>
              <w:rPr>
                <w:spacing w:val="-5"/>
              </w:rPr>
              <w:t>120</w:t>
            </w:r>
          </w:hyperlink>
        </w:p>
        <w:p w14:paraId="00DC1B59" w14:textId="77777777" w:rsidR="00350CFB" w:rsidRDefault="0071403D">
          <w:pPr>
            <w:pStyle w:val="20"/>
            <w:numPr>
              <w:ilvl w:val="0"/>
              <w:numId w:val="33"/>
            </w:numPr>
            <w:tabs>
              <w:tab w:val="left" w:pos="856"/>
              <w:tab w:val="right" w:leader="dot" w:pos="9639"/>
            </w:tabs>
            <w:rPr>
              <w:b w:val="0"/>
              <w:i w:val="0"/>
              <w:sz w:val="24"/>
            </w:rPr>
          </w:pPr>
          <w:hyperlink w:anchor="_bookmark133" w:history="1">
            <w:r>
              <w:rPr>
                <w:i w:val="0"/>
                <w:spacing w:val="-2"/>
                <w:sz w:val="24"/>
              </w:rPr>
              <w:t>References</w:t>
            </w:r>
          </w:hyperlink>
          <w:r>
            <w:rPr>
              <w:b w:val="0"/>
              <w:i w:val="0"/>
              <w:sz w:val="24"/>
            </w:rPr>
            <w:tab/>
          </w:r>
          <w:hyperlink w:anchor="_bookmark133" w:history="1">
            <w:r>
              <w:rPr>
                <w:b w:val="0"/>
                <w:i w:val="0"/>
                <w:spacing w:val="-5"/>
                <w:sz w:val="24"/>
              </w:rPr>
              <w:t>122</w:t>
            </w:r>
          </w:hyperlink>
        </w:p>
        <w:p w14:paraId="00DC1B5A" w14:textId="77777777" w:rsidR="00350CFB" w:rsidRDefault="0071403D">
          <w:pPr>
            <w:pStyle w:val="20"/>
            <w:numPr>
              <w:ilvl w:val="0"/>
              <w:numId w:val="33"/>
            </w:numPr>
            <w:tabs>
              <w:tab w:val="left" w:pos="856"/>
              <w:tab w:val="right" w:leader="dot" w:pos="9639"/>
            </w:tabs>
            <w:rPr>
              <w:b w:val="0"/>
              <w:i w:val="0"/>
              <w:sz w:val="24"/>
            </w:rPr>
          </w:pPr>
          <w:hyperlink w:anchor="_bookmark197" w:history="1">
            <w:r>
              <w:rPr>
                <w:i w:val="0"/>
                <w:spacing w:val="-2"/>
                <w:sz w:val="24"/>
              </w:rPr>
              <w:t>Appendix</w:t>
            </w:r>
          </w:hyperlink>
          <w:r>
            <w:rPr>
              <w:b w:val="0"/>
              <w:i w:val="0"/>
              <w:sz w:val="24"/>
            </w:rPr>
            <w:tab/>
          </w:r>
          <w:hyperlink w:anchor="_bookmark197" w:history="1">
            <w:r>
              <w:rPr>
                <w:b w:val="0"/>
                <w:i w:val="0"/>
                <w:spacing w:val="-5"/>
                <w:sz w:val="24"/>
              </w:rPr>
              <w:t>129</w:t>
            </w:r>
          </w:hyperlink>
        </w:p>
        <w:p w14:paraId="00DC1B5B" w14:textId="77777777" w:rsidR="00350CFB" w:rsidRDefault="0071403D">
          <w:pPr>
            <w:pStyle w:val="30"/>
            <w:numPr>
              <w:ilvl w:val="1"/>
              <w:numId w:val="33"/>
            </w:numPr>
            <w:tabs>
              <w:tab w:val="left" w:pos="1214"/>
              <w:tab w:val="right" w:leader="dot" w:pos="9639"/>
            </w:tabs>
            <w:ind w:hanging="573"/>
            <w:rPr>
              <w:b w:val="0"/>
            </w:rPr>
          </w:pPr>
          <w:hyperlink w:anchor="_bookmark198" w:history="1">
            <w:r>
              <w:t>Evaluation</w:t>
            </w:r>
            <w:r>
              <w:rPr>
                <w:spacing w:val="-13"/>
              </w:rPr>
              <w:t xml:space="preserve"> </w:t>
            </w:r>
            <w:r>
              <w:t>Pipeline</w:t>
            </w:r>
            <w:r>
              <w:rPr>
                <w:spacing w:val="-12"/>
              </w:rPr>
              <w:t xml:space="preserve"> </w:t>
            </w:r>
            <w:r>
              <w:t>and</w:t>
            </w:r>
            <w:r>
              <w:rPr>
                <w:spacing w:val="-13"/>
              </w:rPr>
              <w:t xml:space="preserve"> </w:t>
            </w:r>
            <w:r>
              <w:rPr>
                <w:spacing w:val="-2"/>
              </w:rPr>
              <w:t>Reproducibility</w:t>
            </w:r>
          </w:hyperlink>
          <w:r>
            <w:rPr>
              <w:b w:val="0"/>
            </w:rPr>
            <w:tab/>
          </w:r>
          <w:hyperlink w:anchor="_bookmark198" w:history="1">
            <w:r>
              <w:rPr>
                <w:b w:val="0"/>
                <w:spacing w:val="-5"/>
              </w:rPr>
              <w:t>129</w:t>
            </w:r>
          </w:hyperlink>
        </w:p>
        <w:p w14:paraId="00DC1B5C" w14:textId="77777777" w:rsidR="00350CFB" w:rsidRDefault="0071403D">
          <w:pPr>
            <w:pStyle w:val="6"/>
            <w:numPr>
              <w:ilvl w:val="2"/>
              <w:numId w:val="33"/>
            </w:numPr>
            <w:tabs>
              <w:tab w:val="left" w:pos="1572"/>
              <w:tab w:val="right" w:leader="dot" w:pos="9639"/>
            </w:tabs>
            <w:ind w:left="1572" w:hanging="573"/>
          </w:pPr>
          <w:hyperlink w:anchor="_bookmark199" w:history="1">
            <w:r>
              <w:t>Pipeline</w:t>
            </w:r>
            <w:r>
              <w:rPr>
                <w:spacing w:val="-9"/>
              </w:rPr>
              <w:t xml:space="preserve"> </w:t>
            </w:r>
            <w:r>
              <w:rPr>
                <w:spacing w:val="-2"/>
              </w:rPr>
              <w:t>stages</w:t>
            </w:r>
          </w:hyperlink>
          <w:r>
            <w:tab/>
          </w:r>
          <w:hyperlink w:anchor="_bookmark199" w:history="1">
            <w:r>
              <w:rPr>
                <w:spacing w:val="-5"/>
              </w:rPr>
              <w:t>129</w:t>
            </w:r>
          </w:hyperlink>
        </w:p>
        <w:p w14:paraId="00DC1B5D" w14:textId="77777777" w:rsidR="00350CFB" w:rsidRDefault="0071403D">
          <w:pPr>
            <w:pStyle w:val="6"/>
            <w:numPr>
              <w:ilvl w:val="2"/>
              <w:numId w:val="33"/>
            </w:numPr>
            <w:tabs>
              <w:tab w:val="left" w:pos="1572"/>
              <w:tab w:val="right" w:leader="dot" w:pos="9639"/>
            </w:tabs>
            <w:ind w:left="1572" w:hanging="573"/>
          </w:pPr>
          <w:hyperlink w:anchor="_bookmark200" w:history="1">
            <w:r>
              <w:t>BigQuery</w:t>
            </w:r>
            <w:r>
              <w:rPr>
                <w:spacing w:val="-11"/>
              </w:rPr>
              <w:t xml:space="preserve"> </w:t>
            </w:r>
            <w:r>
              <w:t>extraction</w:t>
            </w:r>
            <w:r>
              <w:rPr>
                <w:spacing w:val="-11"/>
              </w:rPr>
              <w:t xml:space="preserve"> </w:t>
            </w:r>
            <w:r>
              <w:rPr>
                <w:spacing w:val="-2"/>
              </w:rPr>
              <w:t>design</w:t>
            </w:r>
          </w:hyperlink>
          <w:r>
            <w:tab/>
          </w:r>
          <w:hyperlink w:anchor="_bookmark200" w:history="1">
            <w:r>
              <w:rPr>
                <w:spacing w:val="-5"/>
              </w:rPr>
              <w:t>130</w:t>
            </w:r>
          </w:hyperlink>
        </w:p>
        <w:p w14:paraId="00DC1B5E" w14:textId="77777777" w:rsidR="00350CFB" w:rsidRDefault="0071403D">
          <w:pPr>
            <w:pStyle w:val="6"/>
            <w:numPr>
              <w:ilvl w:val="2"/>
              <w:numId w:val="33"/>
            </w:numPr>
            <w:tabs>
              <w:tab w:val="left" w:pos="1572"/>
              <w:tab w:val="right" w:leader="dot" w:pos="9639"/>
            </w:tabs>
            <w:ind w:left="1572" w:hanging="573"/>
          </w:pPr>
          <w:hyperlink w:anchor="_bookmark201" w:history="1">
            <w:r>
              <w:t>Scaling</w:t>
            </w:r>
            <w:r>
              <w:rPr>
                <w:spacing w:val="-9"/>
              </w:rPr>
              <w:t xml:space="preserve"> </w:t>
            </w:r>
            <w:r>
              <w:rPr>
                <w:spacing w:val="-2"/>
              </w:rPr>
              <w:t>tables</w:t>
            </w:r>
          </w:hyperlink>
          <w:r>
            <w:tab/>
          </w:r>
          <w:hyperlink w:anchor="_bookmark201" w:history="1">
            <w:r>
              <w:rPr>
                <w:spacing w:val="-5"/>
              </w:rPr>
              <w:t>130</w:t>
            </w:r>
          </w:hyperlink>
        </w:p>
        <w:p w14:paraId="00DC1B5F" w14:textId="77777777" w:rsidR="00350CFB" w:rsidRDefault="0071403D">
          <w:pPr>
            <w:pStyle w:val="6"/>
            <w:numPr>
              <w:ilvl w:val="2"/>
              <w:numId w:val="33"/>
            </w:numPr>
            <w:tabs>
              <w:tab w:val="left" w:pos="1572"/>
              <w:tab w:val="right" w:leader="dot" w:pos="9639"/>
            </w:tabs>
            <w:ind w:left="1572" w:hanging="573"/>
          </w:pPr>
          <w:hyperlink w:anchor="_bookmark203" w:history="1">
            <w:r>
              <w:t>Credit</w:t>
            </w:r>
            <w:r>
              <w:rPr>
                <w:spacing w:val="-9"/>
              </w:rPr>
              <w:t xml:space="preserve"> </w:t>
            </w:r>
            <w:r>
              <w:t>Delegation</w:t>
            </w:r>
            <w:r>
              <w:rPr>
                <w:spacing w:val="-9"/>
              </w:rPr>
              <w:t xml:space="preserve"> </w:t>
            </w:r>
            <w:r>
              <w:t>extract</w:t>
            </w:r>
            <w:r>
              <w:rPr>
                <w:spacing w:val="-9"/>
              </w:rPr>
              <w:t xml:space="preserve"> </w:t>
            </w:r>
            <w:r>
              <w:rPr>
                <w:spacing w:val="-2"/>
              </w:rPr>
              <w:t>(deferred)</w:t>
            </w:r>
          </w:hyperlink>
          <w:r>
            <w:tab/>
          </w:r>
          <w:hyperlink w:anchor="_bookmark203" w:history="1">
            <w:r>
              <w:rPr>
                <w:spacing w:val="-5"/>
              </w:rPr>
              <w:t>131</w:t>
            </w:r>
          </w:hyperlink>
        </w:p>
        <w:p w14:paraId="00DC1B60" w14:textId="77777777" w:rsidR="00350CFB" w:rsidRDefault="0071403D">
          <w:pPr>
            <w:pStyle w:val="6"/>
            <w:numPr>
              <w:ilvl w:val="2"/>
              <w:numId w:val="33"/>
            </w:numPr>
            <w:tabs>
              <w:tab w:val="left" w:pos="1572"/>
              <w:tab w:val="right" w:leader="dot" w:pos="9639"/>
            </w:tabs>
            <w:ind w:left="1572" w:hanging="573"/>
          </w:pPr>
          <w:hyperlink w:anchor="_bookmark204" w:history="1">
            <w:r>
              <w:t>Supplementary</w:t>
            </w:r>
            <w:r>
              <w:rPr>
                <w:spacing w:val="-13"/>
              </w:rPr>
              <w:t xml:space="preserve"> </w:t>
            </w:r>
            <w:r>
              <w:t>alignment</w:t>
            </w:r>
            <w:r>
              <w:rPr>
                <w:spacing w:val="-12"/>
              </w:rPr>
              <w:t xml:space="preserve"> </w:t>
            </w:r>
            <w:r>
              <w:t>summary</w:t>
            </w:r>
            <w:r>
              <w:rPr>
                <w:spacing w:val="-12"/>
              </w:rPr>
              <w:t xml:space="preserve"> </w:t>
            </w:r>
            <w:r>
              <w:rPr>
                <w:spacing w:val="-2"/>
              </w:rPr>
              <w:t>table</w:t>
            </w:r>
          </w:hyperlink>
          <w:r>
            <w:tab/>
          </w:r>
          <w:hyperlink w:anchor="_bookmark204" w:history="1">
            <w:r>
              <w:rPr>
                <w:spacing w:val="-5"/>
              </w:rPr>
              <w:t>131</w:t>
            </w:r>
          </w:hyperlink>
        </w:p>
        <w:p w14:paraId="00DC1B61" w14:textId="77777777" w:rsidR="00350CFB" w:rsidRDefault="0071403D">
          <w:pPr>
            <w:pStyle w:val="6"/>
            <w:numPr>
              <w:ilvl w:val="2"/>
              <w:numId w:val="33"/>
            </w:numPr>
            <w:tabs>
              <w:tab w:val="left" w:pos="1572"/>
              <w:tab w:val="right" w:leader="dot" w:pos="9639"/>
            </w:tabs>
            <w:ind w:left="1572" w:hanging="573"/>
          </w:pPr>
          <w:hyperlink w:anchor="_bookmark206" w:history="1">
            <w:r>
              <w:t>Parameter</w:t>
            </w:r>
            <w:r>
              <w:rPr>
                <w:spacing w:val="-11"/>
              </w:rPr>
              <w:t xml:space="preserve"> </w:t>
            </w:r>
            <w:r>
              <w:rPr>
                <w:spacing w:val="-2"/>
              </w:rPr>
              <w:t>summary</w:t>
            </w:r>
          </w:hyperlink>
          <w:r>
            <w:tab/>
          </w:r>
          <w:hyperlink w:anchor="_bookmark206" w:history="1">
            <w:r>
              <w:rPr>
                <w:spacing w:val="-5"/>
              </w:rPr>
              <w:t>131</w:t>
            </w:r>
          </w:hyperlink>
        </w:p>
        <w:p w14:paraId="00DC1B62" w14:textId="77777777" w:rsidR="00350CFB" w:rsidRDefault="0071403D">
          <w:pPr>
            <w:pStyle w:val="6"/>
            <w:numPr>
              <w:ilvl w:val="2"/>
              <w:numId w:val="33"/>
            </w:numPr>
            <w:tabs>
              <w:tab w:val="left" w:pos="1572"/>
              <w:tab w:val="right" w:leader="dot" w:pos="9639"/>
            </w:tabs>
            <w:ind w:left="1572" w:hanging="573"/>
          </w:pPr>
          <w:hyperlink w:anchor="_bookmark207" w:history="1">
            <w:r>
              <w:t>Proxy</w:t>
            </w:r>
            <w:r>
              <w:rPr>
                <w:spacing w:val="-14"/>
              </w:rPr>
              <w:t xml:space="preserve"> </w:t>
            </w:r>
            <w:r>
              <w:t>operational</w:t>
            </w:r>
            <w:r>
              <w:rPr>
                <w:spacing w:val="-13"/>
              </w:rPr>
              <w:t xml:space="preserve"> </w:t>
            </w:r>
            <w:r>
              <w:t>definitions</w:t>
            </w:r>
            <w:r>
              <w:rPr>
                <w:spacing w:val="-13"/>
              </w:rPr>
              <w:t xml:space="preserve"> </w:t>
            </w:r>
            <w:r>
              <w:rPr>
                <w:spacing w:val="-2"/>
              </w:rPr>
              <w:t>(reference)</w:t>
            </w:r>
          </w:hyperlink>
          <w:r>
            <w:tab/>
          </w:r>
          <w:hyperlink w:anchor="_bookmark207" w:history="1">
            <w:r>
              <w:rPr>
                <w:spacing w:val="-5"/>
              </w:rPr>
              <w:t>131</w:t>
            </w:r>
          </w:hyperlink>
        </w:p>
        <w:p w14:paraId="00DC1B63" w14:textId="77777777" w:rsidR="00350CFB" w:rsidRDefault="0071403D">
          <w:pPr>
            <w:pStyle w:val="6"/>
            <w:numPr>
              <w:ilvl w:val="2"/>
              <w:numId w:val="33"/>
            </w:numPr>
            <w:tabs>
              <w:tab w:val="left" w:pos="1572"/>
              <w:tab w:val="right" w:leader="dot" w:pos="9639"/>
            </w:tabs>
            <w:ind w:left="1572" w:hanging="573"/>
          </w:pPr>
          <w:hyperlink w:anchor="_bookmark209" w:history="1">
            <w:r>
              <w:rPr>
                <w:spacing w:val="-2"/>
              </w:rPr>
              <w:t>Glossary</w:t>
            </w:r>
          </w:hyperlink>
          <w:r>
            <w:tab/>
          </w:r>
          <w:hyperlink w:anchor="_bookmark209" w:history="1">
            <w:r>
              <w:rPr>
                <w:spacing w:val="-5"/>
              </w:rPr>
              <w:t>132</w:t>
            </w:r>
          </w:hyperlink>
        </w:p>
        <w:p w14:paraId="00DC1B64" w14:textId="77777777" w:rsidR="00350CFB" w:rsidRDefault="0071403D">
          <w:pPr>
            <w:pStyle w:val="30"/>
            <w:numPr>
              <w:ilvl w:val="1"/>
              <w:numId w:val="33"/>
            </w:numPr>
            <w:tabs>
              <w:tab w:val="left" w:pos="1214"/>
              <w:tab w:val="right" w:leader="dot" w:pos="9639"/>
            </w:tabs>
            <w:spacing w:before="231"/>
            <w:ind w:hanging="573"/>
            <w:rPr>
              <w:b w:val="0"/>
            </w:rPr>
          </w:pPr>
          <w:hyperlink w:anchor="_bookmark210" w:history="1">
            <w:r>
              <w:rPr>
                <w:spacing w:val="-2"/>
              </w:rPr>
              <w:t>SQL</w:t>
            </w:r>
            <w:r>
              <w:rPr>
                <w:spacing w:val="-1"/>
              </w:rPr>
              <w:t xml:space="preserve"> </w:t>
            </w:r>
            <w:r>
              <w:rPr>
                <w:spacing w:val="-2"/>
              </w:rPr>
              <w:t>Templates,</w:t>
            </w:r>
            <w:r>
              <w:rPr>
                <w:spacing w:val="-1"/>
              </w:rPr>
              <w:t xml:space="preserve"> </w:t>
            </w:r>
            <w:r>
              <w:rPr>
                <w:spacing w:val="-2"/>
              </w:rPr>
              <w:t>Configuration,</w:t>
            </w:r>
            <w:r>
              <w:rPr>
                <w:spacing w:val="-1"/>
              </w:rPr>
              <w:t xml:space="preserve"> </w:t>
            </w:r>
            <w:r>
              <w:rPr>
                <w:spacing w:val="-2"/>
              </w:rPr>
              <w:t>and</w:t>
            </w:r>
            <w:r>
              <w:rPr>
                <w:spacing w:val="-1"/>
              </w:rPr>
              <w:t xml:space="preserve"> </w:t>
            </w:r>
            <w:r>
              <w:rPr>
                <w:spacing w:val="-2"/>
              </w:rPr>
              <w:t>Extended</w:t>
            </w:r>
            <w:r>
              <w:rPr>
                <w:spacing w:val="-1"/>
              </w:rPr>
              <w:t xml:space="preserve"> </w:t>
            </w:r>
            <w:r>
              <w:rPr>
                <w:spacing w:val="-2"/>
              </w:rPr>
              <w:t>Notes</w:t>
            </w:r>
          </w:hyperlink>
          <w:r>
            <w:rPr>
              <w:b w:val="0"/>
            </w:rPr>
            <w:tab/>
          </w:r>
          <w:hyperlink w:anchor="_bookmark210" w:history="1">
            <w:r>
              <w:rPr>
                <w:b w:val="0"/>
                <w:spacing w:val="-5"/>
              </w:rPr>
              <w:t>133</w:t>
            </w:r>
          </w:hyperlink>
        </w:p>
        <w:p w14:paraId="00DC1B65" w14:textId="77777777" w:rsidR="00350CFB" w:rsidRDefault="0071403D">
          <w:pPr>
            <w:pStyle w:val="6"/>
            <w:numPr>
              <w:ilvl w:val="2"/>
              <w:numId w:val="33"/>
            </w:numPr>
            <w:tabs>
              <w:tab w:val="left" w:pos="1572"/>
              <w:tab w:val="right" w:leader="dot" w:pos="9639"/>
            </w:tabs>
            <w:ind w:left="1572" w:hanging="573"/>
          </w:pPr>
          <w:hyperlink w:anchor="_bookmark211" w:history="1">
            <w:r>
              <w:t>Approval</w:t>
            </w:r>
            <w:r>
              <w:rPr>
                <w:spacing w:val="-9"/>
              </w:rPr>
              <w:t xml:space="preserve"> </w:t>
            </w:r>
            <w:r>
              <w:t>log</w:t>
            </w:r>
            <w:r>
              <w:rPr>
                <w:spacing w:val="-8"/>
              </w:rPr>
              <w:t xml:space="preserve"> </w:t>
            </w:r>
            <w:r>
              <w:t>extraction</w:t>
            </w:r>
            <w:r>
              <w:rPr>
                <w:spacing w:val="-8"/>
              </w:rPr>
              <w:t xml:space="preserve"> </w:t>
            </w:r>
            <w:r>
              <w:rPr>
                <w:spacing w:val="-2"/>
              </w:rPr>
              <w:t>pattern</w:t>
            </w:r>
          </w:hyperlink>
          <w:r>
            <w:tab/>
          </w:r>
          <w:hyperlink w:anchor="_bookmark211" w:history="1">
            <w:r>
              <w:rPr>
                <w:spacing w:val="-5"/>
              </w:rPr>
              <w:t>133</w:t>
            </w:r>
          </w:hyperlink>
        </w:p>
        <w:p w14:paraId="00DC1B66" w14:textId="77777777" w:rsidR="00350CFB" w:rsidRDefault="0071403D">
          <w:pPr>
            <w:pStyle w:val="6"/>
            <w:numPr>
              <w:ilvl w:val="2"/>
              <w:numId w:val="33"/>
            </w:numPr>
            <w:tabs>
              <w:tab w:val="left" w:pos="1572"/>
              <w:tab w:val="right" w:leader="dot" w:pos="9639"/>
            </w:tabs>
            <w:ind w:left="1572" w:hanging="573"/>
          </w:pPr>
          <w:hyperlink w:anchor="_bookmark212" w:history="1">
            <w:r>
              <w:t>Transfer</w:t>
            </w:r>
            <w:r>
              <w:rPr>
                <w:spacing w:val="-11"/>
              </w:rPr>
              <w:t xml:space="preserve"> </w:t>
            </w:r>
            <w:r>
              <w:t>log</w:t>
            </w:r>
            <w:r>
              <w:rPr>
                <w:spacing w:val="-11"/>
              </w:rPr>
              <w:t xml:space="preserve"> </w:t>
            </w:r>
            <w:r>
              <w:t>extraction</w:t>
            </w:r>
            <w:r>
              <w:rPr>
                <w:spacing w:val="-11"/>
              </w:rPr>
              <w:t xml:space="preserve"> </w:t>
            </w:r>
            <w:r>
              <w:rPr>
                <w:spacing w:val="-2"/>
              </w:rPr>
              <w:t>pattern</w:t>
            </w:r>
          </w:hyperlink>
          <w:r>
            <w:tab/>
          </w:r>
          <w:hyperlink w:anchor="_bookmark212" w:history="1">
            <w:r>
              <w:rPr>
                <w:spacing w:val="-5"/>
              </w:rPr>
              <w:t>134</w:t>
            </w:r>
          </w:hyperlink>
        </w:p>
        <w:p w14:paraId="00DC1B67" w14:textId="77777777" w:rsidR="00350CFB" w:rsidRDefault="0071403D">
          <w:pPr>
            <w:pStyle w:val="6"/>
            <w:numPr>
              <w:ilvl w:val="2"/>
              <w:numId w:val="33"/>
            </w:numPr>
            <w:tabs>
              <w:tab w:val="left" w:pos="1572"/>
              <w:tab w:val="right" w:leader="dot" w:pos="9639"/>
            </w:tabs>
            <w:spacing w:after="163"/>
            <w:ind w:left="1572" w:hanging="573"/>
          </w:pPr>
          <w:r>
            <w:rPr>
              <w:color w:val="FF0000"/>
            </w:rPr>
            <w:t>Approval and Transfer extraction pattern</w:t>
          </w:r>
        </w:p>
        <w:p w14:paraId="00DC1B68" w14:textId="77777777" w:rsidR="00350CFB" w:rsidRDefault="0071403D">
          <w:pPr>
            <w:pStyle w:val="6"/>
            <w:numPr>
              <w:ilvl w:val="2"/>
              <w:numId w:val="33"/>
            </w:numPr>
            <w:tabs>
              <w:tab w:val="left" w:pos="1572"/>
              <w:tab w:val="right" w:leader="dot" w:pos="9639"/>
            </w:tabs>
            <w:spacing w:before="74"/>
            <w:ind w:left="1572" w:hanging="573"/>
          </w:pPr>
          <w:hyperlink w:anchor="_bookmark214" w:history="1">
            <w:r>
              <w:t>Configuration</w:t>
            </w:r>
            <w:r>
              <w:rPr>
                <w:spacing w:val="-15"/>
              </w:rPr>
              <w:t xml:space="preserve"> </w:t>
            </w:r>
            <w:r>
              <w:rPr>
                <w:spacing w:val="-4"/>
              </w:rPr>
              <w:t>keys</w:t>
            </w:r>
          </w:hyperlink>
          <w:r>
            <w:tab/>
          </w:r>
          <w:hyperlink w:anchor="_bookmark214" w:history="1">
            <w:r>
              <w:rPr>
                <w:spacing w:val="-5"/>
              </w:rPr>
              <w:t>135</w:t>
            </w:r>
          </w:hyperlink>
        </w:p>
        <w:p w14:paraId="00DC1B69" w14:textId="77777777" w:rsidR="00350CFB" w:rsidRDefault="0071403D">
          <w:pPr>
            <w:pStyle w:val="6"/>
            <w:numPr>
              <w:ilvl w:val="2"/>
              <w:numId w:val="33"/>
            </w:numPr>
            <w:tabs>
              <w:tab w:val="left" w:pos="1572"/>
              <w:tab w:val="right" w:leader="dot" w:pos="9639"/>
            </w:tabs>
            <w:ind w:left="1572" w:hanging="573"/>
          </w:pPr>
          <w:hyperlink w:anchor="_bookmark215" w:history="1">
            <w:r>
              <w:t>Complexity</w:t>
            </w:r>
            <w:r>
              <w:rPr>
                <w:spacing w:val="-13"/>
              </w:rPr>
              <w:t xml:space="preserve"> </w:t>
            </w:r>
            <w:r>
              <w:rPr>
                <w:spacing w:val="-2"/>
              </w:rPr>
              <w:t>notes</w:t>
            </w:r>
          </w:hyperlink>
          <w:r>
            <w:tab/>
          </w:r>
          <w:hyperlink w:anchor="_bookmark215" w:history="1">
            <w:r>
              <w:rPr>
                <w:spacing w:val="-5"/>
              </w:rPr>
              <w:t>136</w:t>
            </w:r>
          </w:hyperlink>
        </w:p>
        <w:p w14:paraId="00DC1B6A" w14:textId="77777777" w:rsidR="00350CFB" w:rsidRDefault="0071403D">
          <w:pPr>
            <w:pStyle w:val="6"/>
            <w:numPr>
              <w:ilvl w:val="2"/>
              <w:numId w:val="33"/>
            </w:numPr>
            <w:tabs>
              <w:tab w:val="left" w:pos="1572"/>
              <w:tab w:val="right" w:leader="dot" w:pos="9639"/>
            </w:tabs>
            <w:ind w:left="1572" w:hanging="573"/>
          </w:pPr>
          <w:hyperlink w:anchor="_bookmark216" w:history="1">
            <w:r>
              <w:t>Interpretation</w:t>
            </w:r>
            <w:r>
              <w:rPr>
                <w:spacing w:val="-10"/>
              </w:rPr>
              <w:t xml:space="preserve"> </w:t>
            </w:r>
            <w:r>
              <w:t>checklist</w:t>
            </w:r>
            <w:r>
              <w:rPr>
                <w:spacing w:val="-9"/>
              </w:rPr>
              <w:t xml:space="preserve"> </w:t>
            </w:r>
            <w:r>
              <w:t>for</w:t>
            </w:r>
            <w:r>
              <w:rPr>
                <w:spacing w:val="-9"/>
              </w:rPr>
              <w:t xml:space="preserve"> </w:t>
            </w:r>
            <w:r>
              <w:rPr>
                <w:spacing w:val="-2"/>
              </w:rPr>
              <w:t>readers</w:t>
            </w:r>
          </w:hyperlink>
          <w:r>
            <w:tab/>
          </w:r>
          <w:hyperlink w:anchor="_bookmark216" w:history="1">
            <w:r>
              <w:rPr>
                <w:spacing w:val="-5"/>
              </w:rPr>
              <w:t>136</w:t>
            </w:r>
          </w:hyperlink>
        </w:p>
        <w:p w14:paraId="00DC1B6B" w14:textId="77777777" w:rsidR="00350CFB" w:rsidRDefault="0071403D">
          <w:pPr>
            <w:pStyle w:val="6"/>
            <w:numPr>
              <w:ilvl w:val="2"/>
              <w:numId w:val="33"/>
            </w:numPr>
            <w:tabs>
              <w:tab w:val="left" w:pos="1572"/>
              <w:tab w:val="right" w:leader="dot" w:pos="9639"/>
            </w:tabs>
            <w:ind w:left="1572" w:hanging="573"/>
          </w:pPr>
          <w:hyperlink w:anchor="_bookmark217" w:history="1">
            <w:r>
              <w:t>Archived</w:t>
            </w:r>
            <w:r>
              <w:rPr>
                <w:spacing w:val="-10"/>
              </w:rPr>
              <w:t xml:space="preserve"> </w:t>
            </w:r>
            <w:r>
              <w:t>extended</w:t>
            </w:r>
            <w:r>
              <w:rPr>
                <w:spacing w:val="-10"/>
              </w:rPr>
              <w:t xml:space="preserve"> </w:t>
            </w:r>
            <w:r>
              <w:rPr>
                <w:spacing w:val="-2"/>
              </w:rPr>
              <w:t>baselines</w:t>
            </w:r>
          </w:hyperlink>
          <w:r>
            <w:tab/>
          </w:r>
          <w:hyperlink w:anchor="_bookmark217" w:history="1">
            <w:r>
              <w:rPr>
                <w:spacing w:val="-5"/>
              </w:rPr>
              <w:t>136</w:t>
            </w:r>
          </w:hyperlink>
        </w:p>
        <w:p w14:paraId="00DC1B6C" w14:textId="77777777" w:rsidR="00350CFB" w:rsidRDefault="0071403D">
          <w:pPr>
            <w:pStyle w:val="6"/>
            <w:numPr>
              <w:ilvl w:val="2"/>
              <w:numId w:val="33"/>
            </w:numPr>
            <w:tabs>
              <w:tab w:val="left" w:pos="1572"/>
              <w:tab w:val="right" w:leader="dot" w:pos="9639"/>
            </w:tabs>
            <w:ind w:left="1572" w:hanging="573"/>
          </w:pPr>
          <w:hyperlink w:anchor="_bookmark218" w:history="1">
            <w:r>
              <w:rPr>
                <w:spacing w:val="-2"/>
              </w:rPr>
              <w:t>Limitations</w:t>
            </w:r>
            <w:r>
              <w:rPr>
                <w:spacing w:val="-1"/>
              </w:rPr>
              <w:t xml:space="preserve"> </w:t>
            </w:r>
            <w:r>
              <w:rPr>
                <w:spacing w:val="-2"/>
              </w:rPr>
              <w:t>reprise</w:t>
            </w:r>
          </w:hyperlink>
          <w:r>
            <w:tab/>
          </w:r>
          <w:hyperlink w:anchor="_bookmark218" w:history="1">
            <w:r>
              <w:rPr>
                <w:spacing w:val="-5"/>
              </w:rPr>
              <w:t>137</w:t>
            </w:r>
          </w:hyperlink>
        </w:p>
        <w:p w14:paraId="00DC1B6D" w14:textId="77777777" w:rsidR="00350CFB" w:rsidRDefault="0071403D">
          <w:pPr>
            <w:pStyle w:val="30"/>
            <w:numPr>
              <w:ilvl w:val="1"/>
              <w:numId w:val="33"/>
            </w:numPr>
            <w:tabs>
              <w:tab w:val="left" w:pos="1214"/>
              <w:tab w:val="right" w:leader="dot" w:pos="9639"/>
            </w:tabs>
            <w:ind w:hanging="573"/>
            <w:rPr>
              <w:b w:val="0"/>
            </w:rPr>
          </w:pPr>
          <w:hyperlink w:anchor="_bookmark219" w:history="1">
            <w:r>
              <w:t>Elementary</w:t>
            </w:r>
            <w:r>
              <w:rPr>
                <w:spacing w:val="-13"/>
              </w:rPr>
              <w:t xml:space="preserve"> </w:t>
            </w:r>
            <w:r>
              <w:t>Properties</w:t>
            </w:r>
            <w:r>
              <w:rPr>
                <w:spacing w:val="-12"/>
              </w:rPr>
              <w:t xml:space="preserve"> </w:t>
            </w:r>
            <w:r>
              <w:t>of</w:t>
            </w:r>
            <w:r>
              <w:rPr>
                <w:spacing w:val="-13"/>
              </w:rPr>
              <w:t xml:space="preserve"> </w:t>
            </w:r>
            <w:r>
              <w:t>PageRank</w:t>
            </w:r>
            <w:r>
              <w:rPr>
                <w:spacing w:val="-12"/>
              </w:rPr>
              <w:t xml:space="preserve"> </w:t>
            </w:r>
            <w:r>
              <w:t>and</w:t>
            </w:r>
            <w:r>
              <w:rPr>
                <w:spacing w:val="-13"/>
              </w:rPr>
              <w:t xml:space="preserve"> </w:t>
            </w:r>
            <w:r>
              <w:t>Rank</w:t>
            </w:r>
            <w:r>
              <w:rPr>
                <w:spacing w:val="-12"/>
              </w:rPr>
              <w:t xml:space="preserve"> </w:t>
            </w:r>
            <w:r>
              <w:rPr>
                <w:spacing w:val="-2"/>
              </w:rPr>
              <w:t>Correlation</w:t>
            </w:r>
          </w:hyperlink>
          <w:r>
            <w:rPr>
              <w:b w:val="0"/>
            </w:rPr>
            <w:tab/>
          </w:r>
          <w:hyperlink w:anchor="_bookmark219" w:history="1">
            <w:r>
              <w:rPr>
                <w:b w:val="0"/>
                <w:spacing w:val="-5"/>
              </w:rPr>
              <w:t>137</w:t>
            </w:r>
          </w:hyperlink>
        </w:p>
        <w:p w14:paraId="00DC1B6E" w14:textId="77777777" w:rsidR="00350CFB" w:rsidRDefault="0071403D">
          <w:pPr>
            <w:pStyle w:val="6"/>
            <w:numPr>
              <w:ilvl w:val="2"/>
              <w:numId w:val="33"/>
            </w:numPr>
            <w:tabs>
              <w:tab w:val="left" w:pos="1572"/>
              <w:tab w:val="right" w:leader="dot" w:pos="9639"/>
            </w:tabs>
            <w:spacing w:before="231"/>
            <w:ind w:left="1572" w:hanging="573"/>
          </w:pPr>
          <w:hyperlink w:anchor="_bookmark220" w:history="1">
            <w:r>
              <w:t>Existence</w:t>
            </w:r>
            <w:r>
              <w:rPr>
                <w:spacing w:val="-10"/>
              </w:rPr>
              <w:t xml:space="preserve"> </w:t>
            </w:r>
            <w:r>
              <w:t>and</w:t>
            </w:r>
            <w:r>
              <w:rPr>
                <w:spacing w:val="-10"/>
              </w:rPr>
              <w:t xml:space="preserve"> </w:t>
            </w:r>
            <w:r>
              <w:t>uniqueness</w:t>
            </w:r>
            <w:r>
              <w:rPr>
                <w:spacing w:val="-9"/>
              </w:rPr>
              <w:t xml:space="preserve"> </w:t>
            </w:r>
            <w:r>
              <w:t>of</w:t>
            </w:r>
            <w:r>
              <w:rPr>
                <w:spacing w:val="-10"/>
              </w:rPr>
              <w:t xml:space="preserve"> </w:t>
            </w:r>
            <w:r>
              <w:rPr>
                <w:spacing w:val="-2"/>
              </w:rPr>
              <w:t>PageRank</w:t>
            </w:r>
          </w:hyperlink>
          <w:r>
            <w:tab/>
          </w:r>
          <w:hyperlink w:anchor="_bookmark220" w:history="1">
            <w:r>
              <w:rPr>
                <w:spacing w:val="-5"/>
              </w:rPr>
              <w:t>137</w:t>
            </w:r>
          </w:hyperlink>
        </w:p>
        <w:p w14:paraId="00DC1B6F" w14:textId="77777777" w:rsidR="00350CFB" w:rsidRDefault="0071403D">
          <w:pPr>
            <w:pStyle w:val="6"/>
            <w:numPr>
              <w:ilvl w:val="2"/>
              <w:numId w:val="33"/>
            </w:numPr>
            <w:tabs>
              <w:tab w:val="left" w:pos="1572"/>
              <w:tab w:val="right" w:leader="dot" w:pos="9639"/>
            </w:tabs>
            <w:ind w:left="1572" w:hanging="573"/>
          </w:pPr>
          <w:hyperlink w:anchor="_bookmark221" w:history="1">
            <w:r>
              <w:t>Continuity</w:t>
            </w:r>
            <w:r>
              <w:rPr>
                <w:spacing w:val="-7"/>
              </w:rPr>
              <w:t xml:space="preserve"> </w:t>
            </w:r>
            <w:r>
              <w:t>in</w:t>
            </w:r>
            <w:r>
              <w:rPr>
                <w:spacing w:val="-7"/>
              </w:rPr>
              <w:t xml:space="preserve"> </w:t>
            </w:r>
            <w:r>
              <w:t>edge</w:t>
            </w:r>
            <w:r>
              <w:rPr>
                <w:spacing w:val="-6"/>
              </w:rPr>
              <w:t xml:space="preserve"> </w:t>
            </w:r>
            <w:r>
              <w:rPr>
                <w:spacing w:val="-2"/>
              </w:rPr>
              <w:t>weights</w:t>
            </w:r>
          </w:hyperlink>
          <w:r>
            <w:tab/>
          </w:r>
          <w:hyperlink w:anchor="_bookmark221" w:history="1">
            <w:r>
              <w:rPr>
                <w:spacing w:val="-5"/>
              </w:rPr>
              <w:t>138</w:t>
            </w:r>
          </w:hyperlink>
        </w:p>
        <w:p w14:paraId="00DC1B70" w14:textId="77777777" w:rsidR="00350CFB" w:rsidRDefault="0071403D">
          <w:pPr>
            <w:pStyle w:val="6"/>
            <w:numPr>
              <w:ilvl w:val="2"/>
              <w:numId w:val="33"/>
            </w:numPr>
            <w:tabs>
              <w:tab w:val="left" w:pos="1572"/>
              <w:tab w:val="right" w:leader="dot" w:pos="9639"/>
            </w:tabs>
            <w:ind w:left="1572" w:hanging="573"/>
          </w:pPr>
          <w:hyperlink w:anchor="_bookmark222" w:history="1">
            <w:r>
              <w:t>Sparsity</w:t>
            </w:r>
            <w:r>
              <w:rPr>
                <w:spacing w:val="-11"/>
              </w:rPr>
              <w:t xml:space="preserve"> </w:t>
            </w:r>
            <w:r>
              <w:t>and</w:t>
            </w:r>
            <w:r>
              <w:rPr>
                <w:spacing w:val="-10"/>
              </w:rPr>
              <w:t xml:space="preserve"> </w:t>
            </w:r>
            <w:r>
              <w:t>per-iteration</w:t>
            </w:r>
            <w:r>
              <w:rPr>
                <w:spacing w:val="-11"/>
              </w:rPr>
              <w:t xml:space="preserve"> </w:t>
            </w:r>
            <w:r>
              <w:rPr>
                <w:spacing w:val="-4"/>
              </w:rPr>
              <w:t>cost</w:t>
            </w:r>
          </w:hyperlink>
          <w:r>
            <w:tab/>
          </w:r>
          <w:hyperlink w:anchor="_bookmark222" w:history="1">
            <w:r>
              <w:rPr>
                <w:spacing w:val="-5"/>
              </w:rPr>
              <w:t>138</w:t>
            </w:r>
          </w:hyperlink>
        </w:p>
        <w:p w14:paraId="00DC1B71" w14:textId="77777777" w:rsidR="00350CFB" w:rsidRDefault="0071403D">
          <w:pPr>
            <w:pStyle w:val="6"/>
            <w:numPr>
              <w:ilvl w:val="2"/>
              <w:numId w:val="33"/>
            </w:numPr>
            <w:tabs>
              <w:tab w:val="left" w:pos="1572"/>
              <w:tab w:val="right" w:leader="dot" w:pos="9639"/>
            </w:tabs>
            <w:ind w:left="1572" w:hanging="573"/>
          </w:pPr>
          <w:hyperlink w:anchor="_bookmark223" w:history="1">
            <w:r>
              <w:rPr>
                <w:spacing w:val="-2"/>
              </w:rPr>
              <w:t>Properties of Spearman’s</w:t>
            </w:r>
            <w:r>
              <w:rPr>
                <w:spacing w:val="-1"/>
              </w:rPr>
              <w:t xml:space="preserve"> </w:t>
            </w:r>
            <w:r>
              <w:rPr>
                <w:i/>
                <w:spacing w:val="-10"/>
              </w:rPr>
              <w:t>ρ</w:t>
            </w:r>
          </w:hyperlink>
          <w:r>
            <w:tab/>
          </w:r>
          <w:hyperlink w:anchor="_bookmark223" w:history="1">
            <w:r>
              <w:rPr>
                <w:spacing w:val="-5"/>
              </w:rPr>
              <w:t>138</w:t>
            </w:r>
          </w:hyperlink>
        </w:p>
        <w:p w14:paraId="00DC1B72" w14:textId="77777777" w:rsidR="00350CFB" w:rsidRDefault="0071403D">
          <w:pPr>
            <w:pStyle w:val="6"/>
            <w:numPr>
              <w:ilvl w:val="2"/>
              <w:numId w:val="33"/>
            </w:numPr>
            <w:tabs>
              <w:tab w:val="left" w:pos="1572"/>
              <w:tab w:val="right" w:leader="dot" w:pos="9639"/>
            </w:tabs>
            <w:ind w:left="1572" w:hanging="573"/>
          </w:pPr>
          <w:hyperlink w:anchor="_bookmark224" w:history="1">
            <w:r>
              <w:rPr>
                <w:spacing w:val="-2"/>
              </w:rPr>
              <w:t>Properties of Kendall’s</w:t>
            </w:r>
            <w:r>
              <w:rPr>
                <w:spacing w:val="-1"/>
              </w:rPr>
              <w:t xml:space="preserve"> </w:t>
            </w:r>
            <w:r>
              <w:rPr>
                <w:i/>
                <w:spacing w:val="-10"/>
              </w:rPr>
              <w:t>τ</w:t>
            </w:r>
          </w:hyperlink>
          <w:r>
            <w:tab/>
          </w:r>
          <w:hyperlink w:anchor="_bookmark224" w:history="1">
            <w:r>
              <w:rPr>
                <w:spacing w:val="-5"/>
              </w:rPr>
              <w:t>138</w:t>
            </w:r>
          </w:hyperlink>
        </w:p>
        <w:p w14:paraId="00DC1B73" w14:textId="77777777" w:rsidR="00350CFB" w:rsidRDefault="0071403D">
          <w:pPr>
            <w:pStyle w:val="6"/>
            <w:numPr>
              <w:ilvl w:val="2"/>
              <w:numId w:val="33"/>
            </w:numPr>
            <w:tabs>
              <w:tab w:val="left" w:pos="1572"/>
              <w:tab w:val="right" w:leader="dot" w:pos="9639"/>
            </w:tabs>
            <w:ind w:left="1572" w:hanging="573"/>
          </w:pPr>
          <w:hyperlink w:anchor="_bookmark225" w:history="1">
            <w:r>
              <w:t>Construct</w:t>
            </w:r>
            <w:r>
              <w:rPr>
                <w:spacing w:val="-10"/>
              </w:rPr>
              <w:t xml:space="preserve"> </w:t>
            </w:r>
            <w:r>
              <w:t>validity</w:t>
            </w:r>
            <w:r>
              <w:rPr>
                <w:spacing w:val="-9"/>
              </w:rPr>
              <w:t xml:space="preserve"> </w:t>
            </w:r>
            <w:r>
              <w:rPr>
                <w:spacing w:val="-4"/>
              </w:rPr>
              <w:t>note</w:t>
            </w:r>
          </w:hyperlink>
          <w:r>
            <w:tab/>
          </w:r>
          <w:hyperlink w:anchor="_bookmark225" w:history="1">
            <w:r>
              <w:rPr>
                <w:spacing w:val="-5"/>
              </w:rPr>
              <w:t>139</w:t>
            </w:r>
          </w:hyperlink>
        </w:p>
        <w:p w14:paraId="00DC1B74" w14:textId="77777777" w:rsidR="00350CFB" w:rsidRDefault="0071403D">
          <w:pPr>
            <w:pStyle w:val="6"/>
            <w:numPr>
              <w:ilvl w:val="2"/>
              <w:numId w:val="33"/>
            </w:numPr>
            <w:tabs>
              <w:tab w:val="left" w:pos="1572"/>
              <w:tab w:val="right" w:leader="dot" w:pos="9639"/>
            </w:tabs>
            <w:ind w:left="1572" w:hanging="573"/>
          </w:pPr>
          <w:hyperlink w:anchor="_bookmark226" w:history="1">
            <w:r>
              <w:t>Numerical</w:t>
            </w:r>
            <w:r>
              <w:rPr>
                <w:spacing w:val="-11"/>
              </w:rPr>
              <w:t xml:space="preserve"> </w:t>
            </w:r>
            <w:r>
              <w:t>summary</w:t>
            </w:r>
            <w:r>
              <w:rPr>
                <w:spacing w:val="-11"/>
              </w:rPr>
              <w:t xml:space="preserve"> </w:t>
            </w:r>
            <w:r>
              <w:rPr>
                <w:spacing w:val="-2"/>
              </w:rPr>
              <w:t>sheet</w:t>
            </w:r>
          </w:hyperlink>
          <w:r>
            <w:tab/>
          </w:r>
          <w:hyperlink w:anchor="_bookmark226" w:history="1">
            <w:r>
              <w:rPr>
                <w:spacing w:val="-5"/>
              </w:rPr>
              <w:t>139</w:t>
            </w:r>
          </w:hyperlink>
        </w:p>
        <w:p w14:paraId="00DC1B75" w14:textId="77777777" w:rsidR="00350CFB" w:rsidRDefault="0071403D">
          <w:pPr>
            <w:pStyle w:val="30"/>
            <w:numPr>
              <w:ilvl w:val="1"/>
              <w:numId w:val="33"/>
            </w:numPr>
            <w:tabs>
              <w:tab w:val="left" w:pos="1214"/>
              <w:tab w:val="right" w:leader="dot" w:pos="9639"/>
            </w:tabs>
            <w:ind w:hanging="573"/>
            <w:rPr>
              <w:b w:val="0"/>
            </w:rPr>
          </w:pPr>
          <w:hyperlink w:anchor="_bookmark227" w:history="1">
            <w:r>
              <w:rPr>
                <w:spacing w:val="-2"/>
              </w:rPr>
              <w:t>Archived</w:t>
            </w:r>
            <w:r>
              <w:rPr>
                <w:spacing w:val="-4"/>
              </w:rPr>
              <w:t xml:space="preserve"> </w:t>
            </w:r>
            <w:r>
              <w:rPr>
                <w:spacing w:val="-2"/>
              </w:rPr>
              <w:t>Extended</w:t>
            </w:r>
            <w:r>
              <w:rPr>
                <w:spacing w:val="-3"/>
              </w:rPr>
              <w:t xml:space="preserve"> </w:t>
            </w:r>
            <w:r>
              <w:rPr>
                <w:spacing w:val="-2"/>
              </w:rPr>
              <w:t>Baselines</w:t>
            </w:r>
          </w:hyperlink>
          <w:r>
            <w:rPr>
              <w:b w:val="0"/>
            </w:rPr>
            <w:tab/>
          </w:r>
          <w:hyperlink w:anchor="_bookmark227" w:history="1">
            <w:r>
              <w:rPr>
                <w:b w:val="0"/>
                <w:spacing w:val="-5"/>
              </w:rPr>
              <w:t>140</w:t>
            </w:r>
          </w:hyperlink>
        </w:p>
        <w:p w14:paraId="00DC1B76" w14:textId="77777777" w:rsidR="00350CFB" w:rsidRDefault="0071403D">
          <w:pPr>
            <w:pStyle w:val="6"/>
            <w:numPr>
              <w:ilvl w:val="2"/>
              <w:numId w:val="33"/>
            </w:numPr>
            <w:tabs>
              <w:tab w:val="left" w:pos="1572"/>
              <w:tab w:val="right" w:leader="dot" w:pos="9639"/>
            </w:tabs>
            <w:ind w:left="1572" w:hanging="573"/>
          </w:pPr>
          <w:hyperlink w:anchor="_bookmark228" w:history="1">
            <w:r>
              <w:t>Seven-method</w:t>
            </w:r>
            <w:r>
              <w:rPr>
                <w:spacing w:val="-13"/>
              </w:rPr>
              <w:t xml:space="preserve"> </w:t>
            </w:r>
            <w:r>
              <w:t>alignment</w:t>
            </w:r>
            <w:r>
              <w:rPr>
                <w:spacing w:val="-13"/>
              </w:rPr>
              <w:t xml:space="preserve"> </w:t>
            </w:r>
            <w:r>
              <w:rPr>
                <w:spacing w:val="-2"/>
              </w:rPr>
              <w:t>matrix</w:t>
            </w:r>
          </w:hyperlink>
          <w:r>
            <w:tab/>
          </w:r>
          <w:hyperlink w:anchor="_bookmark228" w:history="1">
            <w:r>
              <w:rPr>
                <w:spacing w:val="-5"/>
              </w:rPr>
              <w:t>141</w:t>
            </w:r>
          </w:hyperlink>
        </w:p>
        <w:p w14:paraId="00DC1B77" w14:textId="77777777" w:rsidR="00350CFB" w:rsidRDefault="0071403D">
          <w:pPr>
            <w:pStyle w:val="6"/>
            <w:numPr>
              <w:ilvl w:val="2"/>
              <w:numId w:val="33"/>
            </w:numPr>
            <w:tabs>
              <w:tab w:val="left" w:pos="1572"/>
              <w:tab w:val="right" w:leader="dot" w:pos="9639"/>
            </w:tabs>
            <w:ind w:left="1572" w:hanging="573"/>
          </w:pPr>
          <w:hyperlink w:anchor="_bookmark230" w:history="1">
            <w:r>
              <w:t>Six-method</w:t>
            </w:r>
            <w:r>
              <w:rPr>
                <w:spacing w:val="-14"/>
              </w:rPr>
              <w:t xml:space="preserve"> </w:t>
            </w:r>
            <w:r>
              <w:t>Aave-oriented</w:t>
            </w:r>
            <w:r>
              <w:rPr>
                <w:spacing w:val="-13"/>
              </w:rPr>
              <w:t xml:space="preserve"> </w:t>
            </w:r>
            <w:r>
              <w:rPr>
                <w:spacing w:val="-2"/>
              </w:rPr>
              <w:t>matrix</w:t>
            </w:r>
          </w:hyperlink>
          <w:r>
            <w:tab/>
          </w:r>
          <w:hyperlink w:anchor="_bookmark230" w:history="1">
            <w:r>
              <w:rPr>
                <w:spacing w:val="-5"/>
              </w:rPr>
              <w:t>142</w:t>
            </w:r>
          </w:hyperlink>
        </w:p>
        <w:p w14:paraId="00DC1B78" w14:textId="77777777" w:rsidR="00350CFB" w:rsidRDefault="0071403D">
          <w:pPr>
            <w:pStyle w:val="6"/>
            <w:numPr>
              <w:ilvl w:val="2"/>
              <w:numId w:val="33"/>
            </w:numPr>
            <w:tabs>
              <w:tab w:val="left" w:pos="1572"/>
              <w:tab w:val="right" w:leader="dot" w:pos="9639"/>
            </w:tabs>
            <w:ind w:left="1572" w:hanging="573"/>
          </w:pPr>
          <w:hyperlink w:anchor="_bookmark232" w:history="1">
            <w:r>
              <w:t>Why</w:t>
            </w:r>
            <w:r>
              <w:rPr>
                <w:spacing w:val="-7"/>
              </w:rPr>
              <w:t xml:space="preserve"> </w:t>
            </w:r>
            <w:r>
              <w:t>the</w:t>
            </w:r>
            <w:r>
              <w:rPr>
                <w:spacing w:val="-6"/>
              </w:rPr>
              <w:t xml:space="preserve"> </w:t>
            </w:r>
            <w:r>
              <w:t>main</w:t>
            </w:r>
            <w:r>
              <w:rPr>
                <w:spacing w:val="-7"/>
              </w:rPr>
              <w:t xml:space="preserve"> </w:t>
            </w:r>
            <w:r>
              <w:t>narrative</w:t>
            </w:r>
            <w:r>
              <w:rPr>
                <w:spacing w:val="-6"/>
              </w:rPr>
              <w:t xml:space="preserve"> </w:t>
            </w:r>
            <w:r>
              <w:t>uses</w:t>
            </w:r>
            <w:r>
              <w:rPr>
                <w:spacing w:val="-7"/>
              </w:rPr>
              <w:t xml:space="preserve"> </w:t>
            </w:r>
            <w:r>
              <w:t>three</w:t>
            </w:r>
            <w:r>
              <w:rPr>
                <w:spacing w:val="-6"/>
              </w:rPr>
              <w:t xml:space="preserve"> </w:t>
            </w:r>
            <w:r>
              <w:rPr>
                <w:spacing w:val="-2"/>
              </w:rPr>
              <w:t>methods</w:t>
            </w:r>
          </w:hyperlink>
          <w:r>
            <w:tab/>
          </w:r>
          <w:hyperlink w:anchor="_bookmark232" w:history="1">
            <w:r>
              <w:rPr>
                <w:spacing w:val="-5"/>
              </w:rPr>
              <w:t>142</w:t>
            </w:r>
          </w:hyperlink>
        </w:p>
        <w:p w14:paraId="00DC1B79" w14:textId="77777777" w:rsidR="00350CFB" w:rsidRDefault="0071403D">
          <w:pPr>
            <w:pStyle w:val="6"/>
            <w:numPr>
              <w:ilvl w:val="2"/>
              <w:numId w:val="33"/>
            </w:numPr>
            <w:tabs>
              <w:tab w:val="left" w:pos="1572"/>
              <w:tab w:val="right" w:leader="dot" w:pos="9639"/>
            </w:tabs>
            <w:ind w:left="1572" w:hanging="573"/>
          </w:pPr>
          <w:hyperlink w:anchor="_bookmark233" w:history="1">
            <w:r>
              <w:t>Reproducing</w:t>
            </w:r>
            <w:r>
              <w:rPr>
                <w:spacing w:val="-11"/>
              </w:rPr>
              <w:t xml:space="preserve"> </w:t>
            </w:r>
            <w:r>
              <w:t>archive</w:t>
            </w:r>
            <w:r>
              <w:rPr>
                <w:spacing w:val="-11"/>
              </w:rPr>
              <w:t xml:space="preserve"> </w:t>
            </w:r>
            <w:r>
              <w:rPr>
                <w:spacing w:val="-2"/>
              </w:rPr>
              <w:t>tables</w:t>
            </w:r>
          </w:hyperlink>
          <w:r>
            <w:tab/>
          </w:r>
          <w:hyperlink w:anchor="_bookmark233" w:history="1">
            <w:r>
              <w:rPr>
                <w:spacing w:val="-5"/>
              </w:rPr>
              <w:t>143</w:t>
            </w:r>
          </w:hyperlink>
        </w:p>
        <w:p w14:paraId="00DC1B7A" w14:textId="77777777" w:rsidR="00350CFB" w:rsidRDefault="0071403D">
          <w:pPr>
            <w:pStyle w:val="6"/>
            <w:numPr>
              <w:ilvl w:val="2"/>
              <w:numId w:val="33"/>
            </w:numPr>
            <w:tabs>
              <w:tab w:val="left" w:pos="1572"/>
              <w:tab w:val="right" w:leader="dot" w:pos="9639"/>
            </w:tabs>
            <w:ind w:left="1572" w:hanging="573"/>
          </w:pPr>
          <w:hyperlink w:anchor="_bookmark234" w:history="1">
            <w:r>
              <w:t>Notes</w:t>
            </w:r>
            <w:r>
              <w:rPr>
                <w:spacing w:val="-8"/>
              </w:rPr>
              <w:t xml:space="preserve"> </w:t>
            </w:r>
            <w:r>
              <w:t>on</w:t>
            </w:r>
            <w:r>
              <w:rPr>
                <w:spacing w:val="-8"/>
              </w:rPr>
              <w:t xml:space="preserve"> </w:t>
            </w:r>
            <w:r>
              <w:t>archived</w:t>
            </w:r>
            <w:r>
              <w:rPr>
                <w:spacing w:val="-8"/>
              </w:rPr>
              <w:t xml:space="preserve"> </w:t>
            </w:r>
            <w:r>
              <w:t>method</w:t>
            </w:r>
            <w:r>
              <w:rPr>
                <w:spacing w:val="-8"/>
              </w:rPr>
              <w:t xml:space="preserve"> </w:t>
            </w:r>
            <w:r>
              <w:rPr>
                <w:spacing w:val="-2"/>
              </w:rPr>
              <w:t>identifiers</w:t>
            </w:r>
          </w:hyperlink>
          <w:r>
            <w:tab/>
          </w:r>
          <w:hyperlink w:anchor="_bookmark234" w:history="1">
            <w:r>
              <w:rPr>
                <w:spacing w:val="-5"/>
              </w:rPr>
              <w:t>143</w:t>
            </w:r>
          </w:hyperlink>
        </w:p>
        <w:p w14:paraId="00DC1B7B" w14:textId="77777777" w:rsidR="00350CFB" w:rsidRDefault="0071403D">
          <w:pPr>
            <w:pStyle w:val="6"/>
            <w:numPr>
              <w:ilvl w:val="2"/>
              <w:numId w:val="33"/>
            </w:numPr>
            <w:tabs>
              <w:tab w:val="left" w:pos="1572"/>
              <w:tab w:val="right" w:leader="dot" w:pos="9639"/>
            </w:tabs>
            <w:ind w:left="1572" w:hanging="573"/>
          </w:pPr>
          <w:hyperlink w:anchor="_bookmark235" w:history="1">
            <w:r>
              <w:t>Decision</w:t>
            </w:r>
            <w:r>
              <w:rPr>
                <w:spacing w:val="-6"/>
              </w:rPr>
              <w:t xml:space="preserve"> </w:t>
            </w:r>
            <w:r>
              <w:t>log:</w:t>
            </w:r>
            <w:r>
              <w:rPr>
                <w:spacing w:val="13"/>
              </w:rPr>
              <w:t xml:space="preserve"> </w:t>
            </w:r>
            <w:r>
              <w:t>what</w:t>
            </w:r>
            <w:r>
              <w:rPr>
                <w:spacing w:val="-5"/>
              </w:rPr>
              <w:t xml:space="preserve"> </w:t>
            </w:r>
            <w:r>
              <w:t>stayed</w:t>
            </w:r>
            <w:r>
              <w:rPr>
                <w:spacing w:val="-6"/>
              </w:rPr>
              <w:t xml:space="preserve"> </w:t>
            </w:r>
            <w:r>
              <w:t>in</w:t>
            </w:r>
            <w:r>
              <w:rPr>
                <w:spacing w:val="-5"/>
              </w:rPr>
              <w:t xml:space="preserve"> </w:t>
            </w:r>
            <w:r>
              <w:t>the</w:t>
            </w:r>
            <w:r>
              <w:rPr>
                <w:spacing w:val="-6"/>
              </w:rPr>
              <w:t xml:space="preserve"> </w:t>
            </w:r>
            <w:r>
              <w:t>main</w:t>
            </w:r>
            <w:r>
              <w:rPr>
                <w:spacing w:val="-5"/>
              </w:rPr>
              <w:t xml:space="preserve"> </w:t>
            </w:r>
            <w:r>
              <w:rPr>
                <w:spacing w:val="-4"/>
              </w:rPr>
              <w:t>text</w:t>
            </w:r>
          </w:hyperlink>
          <w:r>
            <w:tab/>
          </w:r>
          <w:hyperlink w:anchor="_bookmark235" w:history="1">
            <w:r>
              <w:rPr>
                <w:spacing w:val="-5"/>
              </w:rPr>
              <w:t>144</w:t>
            </w:r>
          </w:hyperlink>
        </w:p>
        <w:p w14:paraId="00DC1B7C" w14:textId="77777777" w:rsidR="00350CFB" w:rsidRDefault="0071403D">
          <w:pPr>
            <w:pStyle w:val="30"/>
            <w:numPr>
              <w:ilvl w:val="1"/>
              <w:numId w:val="33"/>
            </w:numPr>
            <w:tabs>
              <w:tab w:val="left" w:pos="1214"/>
              <w:tab w:val="right" w:leader="dot" w:pos="9639"/>
            </w:tabs>
            <w:spacing w:before="231"/>
            <w:ind w:hanging="573"/>
            <w:rPr>
              <w:b w:val="0"/>
            </w:rPr>
          </w:pPr>
          <w:hyperlink w:anchor="_bookmark236" w:history="1">
            <w:r>
              <w:rPr>
                <w:spacing w:val="-2"/>
              </w:rPr>
              <w:t>Claim-to-Evidence</w:t>
            </w:r>
            <w:r>
              <w:rPr>
                <w:spacing w:val="13"/>
              </w:rPr>
              <w:t xml:space="preserve"> </w:t>
            </w:r>
            <w:r>
              <w:rPr>
                <w:spacing w:val="-5"/>
              </w:rPr>
              <w:t>Map</w:t>
            </w:r>
          </w:hyperlink>
          <w:r>
            <w:rPr>
              <w:b w:val="0"/>
            </w:rPr>
            <w:tab/>
          </w:r>
          <w:hyperlink w:anchor="_bookmark236" w:history="1">
            <w:r>
              <w:rPr>
                <w:b w:val="0"/>
                <w:spacing w:val="-5"/>
              </w:rPr>
              <w:t>144</w:t>
            </w:r>
          </w:hyperlink>
        </w:p>
        <w:p w14:paraId="00DC1B7D" w14:textId="77777777" w:rsidR="00350CFB" w:rsidRDefault="0071403D">
          <w:pPr>
            <w:pStyle w:val="6"/>
            <w:numPr>
              <w:ilvl w:val="2"/>
              <w:numId w:val="33"/>
            </w:numPr>
            <w:tabs>
              <w:tab w:val="left" w:pos="1572"/>
              <w:tab w:val="right" w:leader="dot" w:pos="9639"/>
            </w:tabs>
            <w:ind w:left="1572" w:hanging="573"/>
          </w:pPr>
          <w:hyperlink w:anchor="_bookmark237" w:history="1">
            <w:r>
              <w:t>H1</w:t>
            </w:r>
            <w:r>
              <w:rPr>
                <w:spacing w:val="-5"/>
              </w:rPr>
              <w:t xml:space="preserve"> </w:t>
            </w:r>
            <w:r>
              <w:t>/</w:t>
            </w:r>
            <w:r>
              <w:rPr>
                <w:spacing w:val="-4"/>
              </w:rPr>
              <w:t xml:space="preserve"> </w:t>
            </w:r>
            <w:r>
              <w:t>RQ1</w:t>
            </w:r>
            <w:r>
              <w:rPr>
                <w:spacing w:val="-4"/>
              </w:rPr>
              <w:t xml:space="preserve"> </w:t>
            </w:r>
            <w:r>
              <w:t>—</w:t>
            </w:r>
            <w:r>
              <w:rPr>
                <w:spacing w:val="-4"/>
              </w:rPr>
              <w:t xml:space="preserve"> </w:t>
            </w:r>
            <w:r>
              <w:t>Rank</w:t>
            </w:r>
            <w:r>
              <w:rPr>
                <w:spacing w:val="-4"/>
              </w:rPr>
              <w:t xml:space="preserve"> </w:t>
            </w:r>
            <w:r>
              <w:rPr>
                <w:spacing w:val="-2"/>
              </w:rPr>
              <w:t>divergence</w:t>
            </w:r>
          </w:hyperlink>
          <w:r>
            <w:tab/>
          </w:r>
          <w:hyperlink w:anchor="_bookmark237" w:history="1">
            <w:r>
              <w:rPr>
                <w:spacing w:val="-5"/>
              </w:rPr>
              <w:t>144</w:t>
            </w:r>
          </w:hyperlink>
        </w:p>
        <w:p w14:paraId="00DC1B7E" w14:textId="77777777" w:rsidR="00350CFB" w:rsidRDefault="0071403D">
          <w:pPr>
            <w:pStyle w:val="6"/>
            <w:numPr>
              <w:ilvl w:val="2"/>
              <w:numId w:val="33"/>
            </w:numPr>
            <w:tabs>
              <w:tab w:val="left" w:pos="1572"/>
              <w:tab w:val="right" w:leader="dot" w:pos="9639"/>
            </w:tabs>
            <w:ind w:left="1572" w:hanging="573"/>
          </w:pPr>
          <w:hyperlink w:anchor="_bookmark238" w:history="1">
            <w:r>
              <w:t>H2</w:t>
            </w:r>
            <w:r>
              <w:rPr>
                <w:spacing w:val="-7"/>
              </w:rPr>
              <w:t xml:space="preserve"> </w:t>
            </w:r>
            <w:r>
              <w:t>/</w:t>
            </w:r>
            <w:r>
              <w:rPr>
                <w:spacing w:val="-7"/>
              </w:rPr>
              <w:t xml:space="preserve"> </w:t>
            </w:r>
            <w:r>
              <w:t>RQ2</w:t>
            </w:r>
            <w:r>
              <w:rPr>
                <w:spacing w:val="-6"/>
              </w:rPr>
              <w:t xml:space="preserve"> </w:t>
            </w:r>
            <w:r>
              <w:t>—</w:t>
            </w:r>
            <w:r>
              <w:rPr>
                <w:spacing w:val="-7"/>
              </w:rPr>
              <w:t xml:space="preserve"> </w:t>
            </w:r>
            <w:r>
              <w:t>Construct-specific</w:t>
            </w:r>
            <w:r>
              <w:rPr>
                <w:spacing w:val="-7"/>
              </w:rPr>
              <w:t xml:space="preserve"> </w:t>
            </w:r>
            <w:r>
              <w:rPr>
                <w:spacing w:val="-2"/>
              </w:rPr>
              <w:t>alignment</w:t>
            </w:r>
          </w:hyperlink>
          <w:r>
            <w:tab/>
          </w:r>
          <w:hyperlink w:anchor="_bookmark238" w:history="1">
            <w:r>
              <w:rPr>
                <w:spacing w:val="-5"/>
              </w:rPr>
              <w:t>145</w:t>
            </w:r>
          </w:hyperlink>
        </w:p>
        <w:p w14:paraId="00DC1B7F" w14:textId="77777777" w:rsidR="00350CFB" w:rsidRDefault="0071403D">
          <w:pPr>
            <w:pStyle w:val="6"/>
            <w:numPr>
              <w:ilvl w:val="2"/>
              <w:numId w:val="33"/>
            </w:numPr>
            <w:tabs>
              <w:tab w:val="left" w:pos="1572"/>
              <w:tab w:val="right" w:leader="dot" w:pos="9639"/>
            </w:tabs>
            <w:spacing w:after="163"/>
            <w:ind w:left="1572" w:hanging="573"/>
          </w:pPr>
          <w:hyperlink w:anchor="_bookmark239" w:history="1">
            <w:r>
              <w:t>H3</w:t>
            </w:r>
            <w:r>
              <w:rPr>
                <w:spacing w:val="-6"/>
              </w:rPr>
              <w:t xml:space="preserve"> </w:t>
            </w:r>
            <w:r>
              <w:t>/</w:t>
            </w:r>
            <w:r>
              <w:rPr>
                <w:spacing w:val="-6"/>
              </w:rPr>
              <w:t xml:space="preserve"> </w:t>
            </w:r>
            <w:r>
              <w:t>RQ3</w:t>
            </w:r>
            <w:r>
              <w:rPr>
                <w:spacing w:val="-6"/>
              </w:rPr>
              <w:t xml:space="preserve"> </w:t>
            </w:r>
            <w:r>
              <w:t>—</w:t>
            </w:r>
            <w:r>
              <w:rPr>
                <w:spacing w:val="-6"/>
              </w:rPr>
              <w:t xml:space="preserve"> </w:t>
            </w:r>
            <w:r>
              <w:t>Computational</w:t>
            </w:r>
            <w:r>
              <w:rPr>
                <w:spacing w:val="-6"/>
              </w:rPr>
              <w:t xml:space="preserve"> </w:t>
            </w:r>
            <w:r>
              <w:rPr>
                <w:spacing w:val="-2"/>
              </w:rPr>
              <w:t>efficiency</w:t>
            </w:r>
          </w:hyperlink>
          <w:r>
            <w:tab/>
          </w:r>
          <w:hyperlink w:anchor="_bookmark239" w:history="1">
            <w:r>
              <w:rPr>
                <w:spacing w:val="-5"/>
              </w:rPr>
              <w:t>145</w:t>
            </w:r>
          </w:hyperlink>
        </w:p>
        <w:p w14:paraId="00DC1B80" w14:textId="77777777" w:rsidR="00350CFB" w:rsidRDefault="0071403D">
          <w:pPr>
            <w:pStyle w:val="6"/>
            <w:numPr>
              <w:ilvl w:val="2"/>
              <w:numId w:val="33"/>
            </w:numPr>
            <w:tabs>
              <w:tab w:val="left" w:pos="1572"/>
              <w:tab w:val="right" w:leader="dot" w:pos="9639"/>
            </w:tabs>
            <w:spacing w:before="74"/>
            <w:ind w:left="1572" w:hanging="573"/>
          </w:pPr>
          <w:hyperlink w:anchor="_bookmark240" w:history="1">
            <w:r>
              <w:rPr>
                <w:spacing w:val="-2"/>
              </w:rPr>
              <w:t>RQ4</w:t>
            </w:r>
            <w:r>
              <w:rPr>
                <w:spacing w:val="-7"/>
              </w:rPr>
              <w:t xml:space="preserve"> </w:t>
            </w:r>
            <w:r>
              <w:rPr>
                <w:spacing w:val="-2"/>
              </w:rPr>
              <w:t>—</w:t>
            </w:r>
            <w:r>
              <w:rPr>
                <w:spacing w:val="-6"/>
              </w:rPr>
              <w:t xml:space="preserve"> </w:t>
            </w:r>
            <w:r>
              <w:rPr>
                <w:spacing w:val="-2"/>
              </w:rPr>
              <w:t>Validation</w:t>
            </w:r>
            <w:r>
              <w:rPr>
                <w:spacing w:val="-7"/>
              </w:rPr>
              <w:t xml:space="preserve"> </w:t>
            </w:r>
            <w:r>
              <w:rPr>
                <w:spacing w:val="-4"/>
              </w:rPr>
              <w:t>frame</w:t>
            </w:r>
          </w:hyperlink>
          <w:r>
            <w:tab/>
          </w:r>
          <w:hyperlink w:anchor="_bookmark240" w:history="1">
            <w:r>
              <w:rPr>
                <w:spacing w:val="-5"/>
              </w:rPr>
              <w:t>145</w:t>
            </w:r>
          </w:hyperlink>
        </w:p>
        <w:p w14:paraId="00DC1B81" w14:textId="77777777" w:rsidR="00350CFB" w:rsidRDefault="0071403D">
          <w:pPr>
            <w:pStyle w:val="6"/>
            <w:numPr>
              <w:ilvl w:val="2"/>
              <w:numId w:val="33"/>
            </w:numPr>
            <w:tabs>
              <w:tab w:val="left" w:pos="1572"/>
              <w:tab w:val="right" w:leader="dot" w:pos="9639"/>
            </w:tabs>
            <w:ind w:left="1572" w:hanging="573"/>
          </w:pPr>
          <w:r>
            <w:rPr>
              <w:color w:val="FF0000"/>
            </w:rPr>
            <w:t>RQ4 — temporal holdout of future new approvals</w:t>
          </w:r>
        </w:p>
        <w:p w14:paraId="00DC1B82" w14:textId="77777777" w:rsidR="00350CFB" w:rsidRDefault="0071403D">
          <w:pPr>
            <w:pStyle w:val="6"/>
            <w:numPr>
              <w:ilvl w:val="2"/>
              <w:numId w:val="33"/>
            </w:numPr>
            <w:tabs>
              <w:tab w:val="left" w:pos="1572"/>
              <w:tab w:val="right" w:leader="dot" w:pos="9639"/>
            </w:tabs>
            <w:ind w:left="1572" w:hanging="573"/>
          </w:pPr>
          <w:hyperlink w:anchor="_bookmark242" w:history="1">
            <w:r>
              <w:rPr>
                <w:spacing w:val="-2"/>
              </w:rPr>
              <w:t>Claims</w:t>
            </w:r>
            <w:r>
              <w:rPr>
                <w:spacing w:val="1"/>
              </w:rPr>
              <w:t xml:space="preserve"> </w:t>
            </w:r>
            <w:r>
              <w:rPr>
                <w:spacing w:val="-2"/>
              </w:rPr>
              <w:t>C1–</w:t>
            </w:r>
            <w:r>
              <w:rPr>
                <w:spacing w:val="-5"/>
              </w:rPr>
              <w:t>C4</w:t>
            </w:r>
          </w:hyperlink>
          <w:r>
            <w:tab/>
          </w:r>
          <w:hyperlink w:anchor="_bookmark242" w:history="1">
            <w:r>
              <w:rPr>
                <w:spacing w:val="-5"/>
              </w:rPr>
              <w:t>146</w:t>
            </w:r>
          </w:hyperlink>
        </w:p>
        <w:p w14:paraId="00DC1B83" w14:textId="77777777" w:rsidR="00350CFB" w:rsidRDefault="0071403D">
          <w:pPr>
            <w:pStyle w:val="6"/>
            <w:numPr>
              <w:ilvl w:val="2"/>
              <w:numId w:val="33"/>
            </w:numPr>
            <w:tabs>
              <w:tab w:val="left" w:pos="1572"/>
              <w:tab w:val="right" w:leader="dot" w:pos="9639"/>
            </w:tabs>
            <w:ind w:left="1572" w:hanging="573"/>
          </w:pPr>
          <w:hyperlink w:anchor="_bookmark243" w:history="1">
            <w:r>
              <w:rPr>
                <w:spacing w:val="-2"/>
              </w:rPr>
              <w:t>Explicit</w:t>
            </w:r>
            <w:r>
              <w:rPr>
                <w:spacing w:val="7"/>
              </w:rPr>
              <w:t xml:space="preserve"> </w:t>
            </w:r>
            <w:r>
              <w:rPr>
                <w:spacing w:val="-2"/>
              </w:rPr>
              <w:t>non-claims</w:t>
            </w:r>
          </w:hyperlink>
          <w:r>
            <w:tab/>
          </w:r>
          <w:hyperlink w:anchor="_bookmark243" w:history="1">
            <w:r>
              <w:rPr>
                <w:spacing w:val="-5"/>
              </w:rPr>
              <w:t>146</w:t>
            </w:r>
          </w:hyperlink>
        </w:p>
        <w:p w14:paraId="00DC1B84" w14:textId="77777777" w:rsidR="00350CFB" w:rsidRDefault="0071403D">
          <w:pPr>
            <w:pStyle w:val="6"/>
            <w:numPr>
              <w:ilvl w:val="2"/>
              <w:numId w:val="33"/>
            </w:numPr>
            <w:tabs>
              <w:tab w:val="left" w:pos="1572"/>
              <w:tab w:val="right" w:leader="dot" w:pos="9639"/>
            </w:tabs>
            <w:ind w:left="1572" w:hanging="573"/>
          </w:pPr>
          <w:hyperlink w:anchor="_bookmark244" w:history="1">
            <w:r>
              <w:t>Artifact</w:t>
            </w:r>
            <w:r>
              <w:rPr>
                <w:spacing w:val="-8"/>
              </w:rPr>
              <w:t xml:space="preserve"> </w:t>
            </w:r>
            <w:r>
              <w:t>checklist</w:t>
            </w:r>
            <w:r>
              <w:rPr>
                <w:spacing w:val="-7"/>
              </w:rPr>
              <w:t xml:space="preserve"> </w:t>
            </w:r>
            <w:r>
              <w:t>for</w:t>
            </w:r>
            <w:r>
              <w:rPr>
                <w:spacing w:val="-7"/>
              </w:rPr>
              <w:t xml:space="preserve"> </w:t>
            </w:r>
            <w:r>
              <w:rPr>
                <w:spacing w:val="-2"/>
              </w:rPr>
              <w:t>replication</w:t>
            </w:r>
          </w:hyperlink>
          <w:r>
            <w:tab/>
          </w:r>
          <w:hyperlink w:anchor="_bookmark244" w:history="1">
            <w:r>
              <w:rPr>
                <w:spacing w:val="-5"/>
              </w:rPr>
              <w:t>146</w:t>
            </w:r>
          </w:hyperlink>
        </w:p>
      </w:sdtContent>
    </w:sdt>
    <w:p w14:paraId="00DC1B85" w14:textId="77777777" w:rsidR="00350CFB" w:rsidRDefault="00350CFB">
      <w:pPr>
        <w:pStyle w:val="6"/>
        <w:sectPr w:rsidR="00350CFB">
          <w:type w:val="continuous"/>
          <w:pgSz w:w="11910" w:h="16840"/>
          <w:pgMar w:top="1858" w:right="708" w:bottom="2829" w:left="992" w:header="0" w:footer="2115" w:gutter="0"/>
          <w:cols w:space="720"/>
        </w:sectPr>
      </w:pPr>
    </w:p>
    <w:p w14:paraId="00DC1B86" w14:textId="77777777" w:rsidR="00350CFB" w:rsidRDefault="00283FFF">
      <w:pPr>
        <w:spacing w:before="79"/>
        <w:ind w:left="282"/>
        <w:rPr>
          <w:b/>
          <w:sz w:val="34"/>
        </w:rPr>
      </w:pPr>
      <w:r>
        <w:rPr>
          <w:b/>
          <w:sz w:val="34"/>
        </w:rPr>
        <w:t>List</w:t>
      </w:r>
      <w:r>
        <w:rPr>
          <w:b/>
          <w:spacing w:val="4"/>
          <w:sz w:val="34"/>
        </w:rPr>
        <w:t xml:space="preserve"> </w:t>
      </w:r>
      <w:r>
        <w:rPr>
          <w:b/>
          <w:sz w:val="34"/>
        </w:rPr>
        <w:t>of</w:t>
      </w:r>
      <w:r>
        <w:rPr>
          <w:b/>
          <w:spacing w:val="5"/>
          <w:sz w:val="34"/>
        </w:rPr>
        <w:t xml:space="preserve"> </w:t>
      </w:r>
      <w:r>
        <w:rPr>
          <w:b/>
          <w:spacing w:val="-2"/>
          <w:sz w:val="34"/>
        </w:rPr>
        <w:t>Figures</w:t>
      </w:r>
    </w:p>
    <w:p w14:paraId="00DC1B87" w14:textId="77777777" w:rsidR="00350CFB" w:rsidRDefault="00350CFB">
      <w:pPr>
        <w:pStyle w:val="a3"/>
        <w:spacing w:before="160"/>
        <w:rPr>
          <w:b/>
          <w:sz w:val="34"/>
        </w:rPr>
      </w:pPr>
    </w:p>
    <w:p w14:paraId="00DC1B88" w14:textId="77777777" w:rsidR="00350CFB" w:rsidRDefault="0071403D">
      <w:pPr>
        <w:pStyle w:val="a4"/>
        <w:numPr>
          <w:ilvl w:val="1"/>
          <w:numId w:val="31"/>
        </w:numPr>
        <w:tabs>
          <w:tab w:val="left" w:pos="1190"/>
          <w:tab w:val="left" w:leader="dot" w:pos="9399"/>
        </w:tabs>
        <w:spacing w:line="384" w:lineRule="auto"/>
        <w:ind w:right="564"/>
        <w:rPr>
          <w:sz w:val="24"/>
        </w:rPr>
      </w:pPr>
      <w:hyperlink w:anchor="_bookmark22" w:history="1">
        <w:r>
          <w:rPr>
            <w:sz w:val="24"/>
          </w:rPr>
          <w:t>ERC-20 allowance lifecycle:</w:t>
        </w:r>
        <w:r>
          <w:rPr>
            <w:spacing w:val="40"/>
            <w:sz w:val="24"/>
          </w:rPr>
          <w:t xml:space="preserve"> </w:t>
        </w:r>
        <w:r>
          <w:rPr>
            <w:sz w:val="24"/>
          </w:rPr>
          <w:t xml:space="preserve">approve (or permit), optional </w:t>
        </w:r>
        <w:r>
          <w:rPr>
            <w:rFonts w:ascii="Courier New" w:hAnsi="Courier New"/>
            <w:sz w:val="24"/>
          </w:rPr>
          <w:t>transferFrom</w:t>
        </w:r>
        <w:r>
          <w:rPr>
            <w:sz w:val="24"/>
          </w:rPr>
          <w:t>, and</w:t>
        </w:r>
      </w:hyperlink>
      <w:r>
        <w:rPr>
          <w:sz w:val="24"/>
        </w:rPr>
        <w:t xml:space="preserve"> </w:t>
      </w:r>
      <w:hyperlink w:anchor="_bookmark22" w:history="1">
        <w:r>
          <w:rPr>
            <w:sz w:val="24"/>
          </w:rPr>
          <w:t>revoke.</w:t>
        </w:r>
        <w:r>
          <w:rPr>
            <w:spacing w:val="40"/>
            <w:sz w:val="24"/>
          </w:rPr>
          <w:t xml:space="preserve"> </w:t>
        </w:r>
        <w:r>
          <w:rPr>
            <w:sz w:val="24"/>
          </w:rPr>
          <w:t>EndorseRank edges reflect the latest live allowance snapshot per owner–</w:t>
        </w:r>
      </w:hyperlink>
      <w:hyperlink w:anchor="_bookmark22" w:history="1">
        <w:r>
          <w:rPr>
            <w:sz w:val="24"/>
          </w:rPr>
          <w:t>spender pair (historical approvals superseded, not time-decayed).</w:t>
        </w:r>
      </w:hyperlink>
      <w:r>
        <w:rPr>
          <w:sz w:val="24"/>
        </w:rPr>
        <w:tab/>
      </w:r>
      <w:r>
        <w:rPr>
          <w:spacing w:val="-6"/>
          <w:sz w:val="24"/>
        </w:rPr>
        <w:t>28</w:t>
      </w:r>
    </w:p>
    <w:p w14:paraId="00DC1B89" w14:textId="77777777" w:rsidR="00350CFB" w:rsidRDefault="0071403D">
      <w:pPr>
        <w:pStyle w:val="a4"/>
        <w:numPr>
          <w:ilvl w:val="1"/>
          <w:numId w:val="31"/>
        </w:numPr>
        <w:tabs>
          <w:tab w:val="left" w:pos="1190"/>
          <w:tab w:val="left" w:leader="dot" w:pos="9399"/>
        </w:tabs>
        <w:spacing w:before="38" w:line="396" w:lineRule="auto"/>
        <w:ind w:right="564"/>
        <w:rPr>
          <w:sz w:val="24"/>
        </w:rPr>
      </w:pPr>
      <w:hyperlink w:anchor="_bookmark27" w:history="1">
        <w:r>
          <w:rPr>
            <w:sz w:val="24"/>
          </w:rPr>
          <w:t>Random-surfer intuition for PageRank. Solid arrows are graph transitions; dashed</w:t>
        </w:r>
      </w:hyperlink>
      <w:r>
        <w:rPr>
          <w:sz w:val="24"/>
        </w:rPr>
        <w:t xml:space="preserve"> </w:t>
      </w:r>
      <w:hyperlink w:anchor="_bookmark27" w:history="1">
        <w:r>
          <w:rPr>
            <w:sz w:val="24"/>
          </w:rPr>
          <w:t>arrows represent teleportation that mixes the chain.</w:t>
        </w:r>
      </w:hyperlink>
      <w:r>
        <w:rPr>
          <w:sz w:val="24"/>
        </w:rPr>
        <w:tab/>
      </w:r>
      <w:r>
        <w:rPr>
          <w:spacing w:val="-6"/>
          <w:sz w:val="24"/>
        </w:rPr>
        <w:t>30</w:t>
      </w:r>
    </w:p>
    <w:p w14:paraId="00DC1B8A" w14:textId="77777777" w:rsidR="00350CFB" w:rsidRDefault="0071403D">
      <w:pPr>
        <w:pStyle w:val="a4"/>
        <w:numPr>
          <w:ilvl w:val="1"/>
          <w:numId w:val="31"/>
        </w:numPr>
        <w:tabs>
          <w:tab w:val="left" w:pos="1190"/>
        </w:tabs>
        <w:spacing w:before="16" w:line="396" w:lineRule="auto"/>
        <w:ind w:right="1133"/>
        <w:jc w:val="both"/>
        <w:rPr>
          <w:sz w:val="24"/>
        </w:rPr>
      </w:pPr>
      <w:r>
        <w:rPr>
          <w:color w:val="FF0000"/>
          <w:sz w:val="24"/>
        </w:rPr>
        <w:t>Conceptual model: primary EndorseRank vs. AWP comparison mapped to reputation structure (H1/RQ1), same-window allowance and transfer checks (H2/RQ2), and computational efficiency (H3/RQ3). RQ4 is the temporal holdout of future new approvals.</w:t>
      </w:r>
    </w:p>
    <w:p w14:paraId="00DC1B8B" w14:textId="77777777" w:rsidR="00350CFB" w:rsidRDefault="0071403D">
      <w:pPr>
        <w:pStyle w:val="a3"/>
        <w:tabs>
          <w:tab w:val="left" w:leader="dot" w:pos="9399"/>
        </w:tabs>
        <w:spacing w:before="5"/>
        <w:ind w:left="1190"/>
        <w:jc w:val="both"/>
      </w:pPr>
      <w:r>
        <w:rPr>
          <w:color w:val="FF0000"/>
          <w:spacing w:val="-5"/>
        </w:rPr>
        <w:t>The primary comparison is EndorseRank versus AWP. The external check is the temporal holdout.</w:t>
      </w:r>
    </w:p>
    <w:p w14:paraId="00DC1B8C" w14:textId="77777777" w:rsidR="00350CFB" w:rsidRDefault="00350CFB">
      <w:pPr>
        <w:pStyle w:val="a3"/>
        <w:spacing w:before="117"/>
      </w:pPr>
    </w:p>
    <w:p w14:paraId="00DC1B8D" w14:textId="77777777" w:rsidR="00350CFB" w:rsidRDefault="0071403D">
      <w:pPr>
        <w:pStyle w:val="a4"/>
        <w:numPr>
          <w:ilvl w:val="1"/>
          <w:numId w:val="30"/>
        </w:numPr>
        <w:tabs>
          <w:tab w:val="left" w:pos="1190"/>
        </w:tabs>
        <w:spacing w:line="396" w:lineRule="auto"/>
        <w:ind w:right="1135"/>
        <w:jc w:val="both"/>
        <w:rPr>
          <w:sz w:val="24"/>
        </w:rPr>
      </w:pPr>
      <w:r>
        <w:rPr>
          <w:sz w:val="24"/>
          <w:color w:val="FF0000"/>
        </w:rPr>
        <w:t>Evaluation pipeline: public Arbitrum logs are extracted and decoded, reputation edges are preprocessed, EndorseRank and AWP ranks are computed, allowance and transfer checks are evaluated, and LaTeX result fragments</w:t>
      </w:r>
    </w:p>
    <w:p w14:paraId="00DC1B8E" w14:textId="77777777" w:rsidR="00350CFB" w:rsidRDefault="0071403D">
      <w:pPr>
        <w:pStyle w:val="a3"/>
        <w:tabs>
          <w:tab w:val="left" w:leader="dot" w:pos="9399"/>
        </w:tabs>
        <w:spacing w:before="4"/>
        <w:ind w:left="1190"/>
        <w:jc w:val="both"/>
      </w:pPr>
      <w:hyperlink w:anchor="_bookmark56" w:history="1">
        <w:r>
          <w:t>are</w:t>
        </w:r>
        <w:r>
          <w:rPr>
            <w:spacing w:val="-4"/>
          </w:rPr>
          <w:t xml:space="preserve"> </w:t>
        </w:r>
        <w:r>
          <w:rPr>
            <w:spacing w:val="-2"/>
          </w:rPr>
          <w:t>exported.</w:t>
        </w:r>
      </w:hyperlink>
      <w:r>
        <w:tab/>
      </w:r>
      <w:r>
        <w:rPr>
          <w:spacing w:val="-5"/>
        </w:rPr>
        <w:t>49</w:t>
      </w:r>
    </w:p>
    <w:p w14:paraId="00DC1B8F" w14:textId="77777777" w:rsidR="00350CFB" w:rsidRDefault="0071403D">
      <w:pPr>
        <w:pStyle w:val="a4"/>
        <w:numPr>
          <w:ilvl w:val="1"/>
          <w:numId w:val="30"/>
        </w:numPr>
        <w:tabs>
          <w:tab w:val="left" w:pos="1190"/>
        </w:tabs>
        <w:spacing w:before="194" w:line="396" w:lineRule="auto"/>
        <w:ind w:right="1173"/>
        <w:jc w:val="both"/>
        <w:rPr>
          <w:sz w:val="24"/>
        </w:rPr>
      </w:pPr>
      <w:hyperlink w:anchor="_bookmark62" w:history="1">
        <w:r>
          <w:rPr>
            <w:w w:val="105"/>
            <w:sz w:val="24"/>
          </w:rPr>
          <w:t>Logistic</w:t>
        </w:r>
        <w:r>
          <w:rPr>
            <w:spacing w:val="-5"/>
            <w:w w:val="105"/>
            <w:sz w:val="24"/>
          </w:rPr>
          <w:t xml:space="preserve"> </w:t>
        </w:r>
        <w:r>
          <w:rPr>
            <w:w w:val="105"/>
            <w:sz w:val="24"/>
          </w:rPr>
          <w:t>time-decay</w:t>
        </w:r>
        <w:r>
          <w:rPr>
            <w:spacing w:val="-5"/>
            <w:w w:val="105"/>
            <w:sz w:val="24"/>
          </w:rPr>
          <w:t xml:space="preserve"> </w:t>
        </w:r>
        <w:r>
          <w:rPr>
            <w:i/>
            <w:w w:val="105"/>
            <w:sz w:val="24"/>
          </w:rPr>
          <w:t>σ</w:t>
        </w:r>
        <w:r>
          <w:rPr>
            <w:w w:val="105"/>
            <w:sz w:val="24"/>
          </w:rPr>
          <w:t>(∆</w:t>
        </w:r>
        <w:r>
          <w:rPr>
            <w:i/>
            <w:w w:val="105"/>
            <w:sz w:val="24"/>
          </w:rPr>
          <w:t>t</w:t>
        </w:r>
        <w:r>
          <w:rPr>
            <w:w w:val="105"/>
            <w:sz w:val="24"/>
          </w:rPr>
          <w:t>)</w:t>
        </w:r>
        <w:r>
          <w:rPr>
            <w:spacing w:val="-5"/>
            <w:w w:val="105"/>
            <w:sz w:val="24"/>
          </w:rPr>
          <w:t xml:space="preserve"> </w:t>
        </w:r>
        <w:r>
          <w:rPr>
            <w:w w:val="105"/>
            <w:sz w:val="24"/>
          </w:rPr>
          <w:t>used</w:t>
        </w:r>
        <w:r>
          <w:rPr>
            <w:spacing w:val="-5"/>
            <w:w w:val="105"/>
            <w:sz w:val="24"/>
          </w:rPr>
          <w:t xml:space="preserve"> </w:t>
        </w:r>
        <w:r>
          <w:rPr>
            <w:w w:val="105"/>
            <w:sz w:val="24"/>
          </w:rPr>
          <w:t>by</w:t>
        </w:r>
        <w:r>
          <w:rPr>
            <w:spacing w:val="-5"/>
            <w:w w:val="105"/>
            <w:sz w:val="24"/>
          </w:rPr>
          <w:t xml:space="preserve"> </w:t>
        </w:r>
        <w:r>
          <w:rPr>
            <w:w w:val="105"/>
            <w:sz w:val="24"/>
          </w:rPr>
          <w:t>AWP</w:t>
        </w:r>
        <w:r>
          <w:rPr>
            <w:spacing w:val="-5"/>
            <w:w w:val="105"/>
            <w:sz w:val="24"/>
          </w:rPr>
          <w:t xml:space="preserve"> </w:t>
        </w:r>
        <w:r>
          <w:rPr>
            <w:w w:val="105"/>
            <w:sz w:val="24"/>
          </w:rPr>
          <w:t>(</w:t>
        </w:r>
        <w:r>
          <w:rPr>
            <w:i/>
            <w:w w:val="105"/>
            <w:sz w:val="24"/>
          </w:rPr>
          <w:t xml:space="preserve">k </w:t>
        </w:r>
        <w:r>
          <w:rPr>
            <w:w w:val="105"/>
            <w:sz w:val="24"/>
          </w:rPr>
          <w:t>= 0</w:t>
        </w:r>
        <w:r>
          <w:rPr>
            <w:i/>
            <w:w w:val="105"/>
            <w:sz w:val="24"/>
          </w:rPr>
          <w:t>.</w:t>
        </w:r>
        <w:r>
          <w:rPr>
            <w:w w:val="105"/>
            <w:sz w:val="24"/>
          </w:rPr>
          <w:t>01,</w:t>
        </w:r>
        <w:r>
          <w:rPr>
            <w:spacing w:val="-4"/>
            <w:w w:val="105"/>
            <w:sz w:val="24"/>
          </w:rPr>
          <w:t xml:space="preserve"> </w:t>
        </w:r>
        <w:r>
          <w:rPr>
            <w:i/>
            <w:w w:val="105"/>
            <w:sz w:val="24"/>
          </w:rPr>
          <w:t>t</w:t>
        </w:r>
        <w:r>
          <w:rPr>
            <w:w w:val="105"/>
            <w:sz w:val="24"/>
            <w:vertAlign w:val="subscript"/>
          </w:rPr>
          <w:t>0</w:t>
        </w:r>
        <w:r>
          <w:rPr>
            <w:w w:val="105"/>
            <w:sz w:val="24"/>
          </w:rPr>
          <w:t xml:space="preserve"> = 180</w:t>
        </w:r>
        <w:r>
          <w:rPr>
            <w:spacing w:val="-5"/>
            <w:w w:val="105"/>
            <w:sz w:val="24"/>
          </w:rPr>
          <w:t xml:space="preserve"> </w:t>
        </w:r>
        <w:r>
          <w:rPr>
            <w:w w:val="105"/>
            <w:sz w:val="24"/>
          </w:rPr>
          <w:t>days).</w:t>
        </w:r>
        <w:r>
          <w:rPr>
            <w:spacing w:val="27"/>
            <w:w w:val="105"/>
            <w:sz w:val="24"/>
          </w:rPr>
          <w:t xml:space="preserve"> </w:t>
        </w:r>
        <w:r>
          <w:rPr>
            <w:w w:val="105"/>
            <w:sz w:val="24"/>
          </w:rPr>
          <w:t>Horizontal</w:t>
        </w:r>
      </w:hyperlink>
      <w:r>
        <w:rPr>
          <w:w w:val="105"/>
          <w:sz w:val="24"/>
        </w:rPr>
        <w:t xml:space="preserve"> </w:t>
      </w:r>
      <w:hyperlink w:anchor="_bookmark62" w:history="1">
        <w:r>
          <w:rPr>
            <w:sz w:val="24"/>
          </w:rPr>
          <w:t>axis</w:t>
        </w:r>
        <w:r>
          <w:rPr>
            <w:spacing w:val="-14"/>
            <w:sz w:val="24"/>
          </w:rPr>
          <w:t xml:space="preserve"> </w:t>
        </w:r>
        <w:r>
          <w:rPr>
            <w:sz w:val="24"/>
          </w:rPr>
          <w:t>is</w:t>
        </w:r>
        <w:r>
          <w:rPr>
            <w:spacing w:val="-14"/>
            <w:sz w:val="24"/>
          </w:rPr>
          <w:t xml:space="preserve"> </w:t>
        </w:r>
        <w:r>
          <w:rPr>
            <w:sz w:val="24"/>
          </w:rPr>
          <w:t>event</w:t>
        </w:r>
        <w:r>
          <w:rPr>
            <w:spacing w:val="-14"/>
            <w:sz w:val="24"/>
          </w:rPr>
          <w:t xml:space="preserve"> </w:t>
        </w:r>
        <w:r>
          <w:rPr>
            <w:sz w:val="24"/>
          </w:rPr>
          <w:t>age</w:t>
        </w:r>
        <w:r>
          <w:rPr>
            <w:spacing w:val="-14"/>
            <w:sz w:val="24"/>
          </w:rPr>
          <w:t xml:space="preserve"> </w:t>
        </w:r>
        <w:r>
          <w:rPr>
            <w:sz w:val="24"/>
          </w:rPr>
          <w:t>in</w:t>
        </w:r>
        <w:r>
          <w:rPr>
            <w:spacing w:val="-14"/>
            <w:sz w:val="24"/>
          </w:rPr>
          <w:t xml:space="preserve"> </w:t>
        </w:r>
        <w:r>
          <w:rPr>
            <w:sz w:val="24"/>
          </w:rPr>
          <w:t>days</w:t>
        </w:r>
        <w:r>
          <w:rPr>
            <w:spacing w:val="-14"/>
            <w:sz w:val="24"/>
          </w:rPr>
          <w:t xml:space="preserve"> </w:t>
        </w:r>
        <w:r>
          <w:rPr>
            <w:sz w:val="24"/>
          </w:rPr>
          <w:t>before</w:t>
        </w:r>
        <w:r>
          <w:rPr>
            <w:spacing w:val="-14"/>
            <w:sz w:val="24"/>
          </w:rPr>
          <w:t xml:space="preserve"> </w:t>
        </w:r>
        <w:r>
          <w:rPr>
            <w:sz w:val="24"/>
          </w:rPr>
          <w:t>2026-05-31</w:t>
        </w:r>
        <w:r>
          <w:rPr>
            <w:spacing w:val="-14"/>
            <w:sz w:val="24"/>
          </w:rPr>
          <w:t xml:space="preserve"> </w:t>
        </w:r>
        <w:r>
          <w:rPr>
            <w:sz w:val="24"/>
          </w:rPr>
          <w:t>UTC;</w:t>
        </w:r>
        <w:r>
          <w:rPr>
            <w:spacing w:val="-14"/>
            <w:sz w:val="24"/>
          </w:rPr>
          <w:t xml:space="preserve"> </w:t>
        </w:r>
        <w:r>
          <w:rPr>
            <w:sz w:val="24"/>
          </w:rPr>
          <w:t>vertical</w:t>
        </w:r>
        <w:r>
          <w:rPr>
            <w:spacing w:val="-14"/>
            <w:sz w:val="24"/>
          </w:rPr>
          <w:t xml:space="preserve"> </w:t>
        </w:r>
        <w:r>
          <w:rPr>
            <w:sz w:val="24"/>
          </w:rPr>
          <w:t>axis</w:t>
        </w:r>
        <w:r>
          <w:rPr>
            <w:spacing w:val="-14"/>
            <w:sz w:val="24"/>
          </w:rPr>
          <w:t xml:space="preserve"> </w:t>
        </w:r>
        <w:r>
          <w:rPr>
            <w:sz w:val="24"/>
          </w:rPr>
          <w:t>is</w:t>
        </w:r>
        <w:r>
          <w:rPr>
            <w:spacing w:val="-14"/>
            <w:sz w:val="24"/>
          </w:rPr>
          <w:t xml:space="preserve"> </w:t>
        </w:r>
        <w:r>
          <w:rPr>
            <w:sz w:val="24"/>
          </w:rPr>
          <w:t>the</w:t>
        </w:r>
        <w:r>
          <w:rPr>
            <w:spacing w:val="-14"/>
            <w:sz w:val="24"/>
          </w:rPr>
          <w:t xml:space="preserve"> </w:t>
        </w:r>
        <w:r>
          <w:rPr>
            <w:sz w:val="24"/>
          </w:rPr>
          <w:t>multiplicative</w:t>
        </w:r>
      </w:hyperlink>
    </w:p>
    <w:p w14:paraId="00DC1B90" w14:textId="77777777" w:rsidR="00350CFB" w:rsidRDefault="0071403D">
      <w:pPr>
        <w:pStyle w:val="a3"/>
        <w:tabs>
          <w:tab w:val="left" w:leader="dot" w:pos="9399"/>
        </w:tabs>
        <w:spacing w:before="2"/>
        <w:ind w:left="1182"/>
        <w:jc w:val="both"/>
      </w:pPr>
      <w:hyperlink w:anchor="_bookmark62" w:history="1">
        <w:r>
          <w:t>weight</w:t>
        </w:r>
        <w:r>
          <w:rPr>
            <w:spacing w:val="-7"/>
          </w:rPr>
          <w:t xml:space="preserve"> </w:t>
        </w:r>
        <w:r>
          <w:t>applied</w:t>
        </w:r>
        <w:r>
          <w:rPr>
            <w:spacing w:val="-7"/>
          </w:rPr>
          <w:t xml:space="preserve"> </w:t>
        </w:r>
        <w:r>
          <w:t>to</w:t>
        </w:r>
        <w:r>
          <w:rPr>
            <w:spacing w:val="-7"/>
          </w:rPr>
          <w:t xml:space="preserve"> </w:t>
        </w:r>
        <w:r>
          <w:t>transfer</w:t>
        </w:r>
        <w:r>
          <w:rPr>
            <w:spacing w:val="-6"/>
          </w:rPr>
          <w:t xml:space="preserve"> </w:t>
        </w:r>
        <w:r>
          <w:rPr>
            <w:spacing w:val="-2"/>
          </w:rPr>
          <w:t>value.</w:t>
        </w:r>
      </w:hyperlink>
      <w:r>
        <w:tab/>
      </w:r>
      <w:r>
        <w:rPr>
          <w:spacing w:val="-5"/>
        </w:rPr>
        <w:t>54</w:t>
      </w:r>
    </w:p>
    <w:p w14:paraId="00DC1B91" w14:textId="77777777" w:rsidR="00350CFB" w:rsidRDefault="00350CFB">
      <w:pPr>
        <w:pStyle w:val="a3"/>
        <w:spacing w:before="117"/>
      </w:pPr>
    </w:p>
    <w:p w14:paraId="00DC1B92" w14:textId="77777777" w:rsidR="00350CFB" w:rsidRDefault="0071403D">
      <w:pPr>
        <w:pStyle w:val="a4"/>
        <w:numPr>
          <w:ilvl w:val="1"/>
          <w:numId w:val="29"/>
        </w:numPr>
        <w:tabs>
          <w:tab w:val="left" w:pos="1190"/>
        </w:tabs>
        <w:spacing w:before="1" w:line="369" w:lineRule="auto"/>
        <w:ind w:right="1173"/>
        <w:rPr>
          <w:sz w:val="24"/>
        </w:rPr>
      </w:pPr>
      <w:r>
        <w:rPr>
          <w:color w:val="FF0000"/>
          <w:sz w:val="24"/>
        </w:rPr>
        <w:t>The matched cohort is wallets with non-zero endorsement- and transfer-graph connectivity (n = 5,521).</w:t>
      </w:r>
    </w:p>
    <w:p w14:paraId="00DC1B97" w14:textId="77777777" w:rsidR="00350CFB" w:rsidRDefault="0071403D">
      <w:pPr>
        <w:pStyle w:val="a3"/>
        <w:tabs>
          <w:tab w:val="left" w:leader="dot" w:pos="9399"/>
        </w:tabs>
        <w:spacing w:before="2"/>
        <w:ind w:left="1190"/>
        <w:jc w:val="both"/>
      </w:pPr>
      <w:hyperlink w:anchor="_bookmark89" w:history="1">
        <w:r>
          <w:t>tive</w:t>
        </w:r>
        <w:r>
          <w:rPr>
            <w:spacing w:val="-7"/>
          </w:rPr>
          <w:t xml:space="preserve"> </w:t>
        </w:r>
        <w:r>
          <w:t>to</w:t>
        </w:r>
        <w:r>
          <w:rPr>
            <w:spacing w:val="-6"/>
          </w:rPr>
          <w:t xml:space="preserve"> </w:t>
        </w:r>
        <w:r>
          <w:t>count-</w:t>
        </w:r>
        <w:r>
          <w:rPr>
            <w:spacing w:val="-6"/>
          </w:rPr>
          <w:t xml:space="preserve"> </w:t>
        </w:r>
        <w:r>
          <w:t>or</w:t>
        </w:r>
        <w:r>
          <w:rPr>
            <w:spacing w:val="-6"/>
          </w:rPr>
          <w:t xml:space="preserve"> </w:t>
        </w:r>
        <w:r>
          <w:t>value-based</w:t>
        </w:r>
        <w:r>
          <w:rPr>
            <w:spacing w:val="-6"/>
          </w:rPr>
          <w:t xml:space="preserve"> </w:t>
        </w:r>
        <w:r>
          <w:rPr>
            <w:spacing w:val="-2"/>
          </w:rPr>
          <w:t>proxies.</w:t>
        </w:r>
      </w:hyperlink>
      <w:r>
        <w:tab/>
      </w:r>
      <w:r>
        <w:rPr>
          <w:spacing w:val="-5"/>
        </w:rPr>
        <w:t>74</w:t>
      </w:r>
    </w:p>
    <w:p w14:paraId="00DC1B98" w14:textId="77777777" w:rsidR="00350CFB" w:rsidRDefault="0071403D">
      <w:pPr>
        <w:pStyle w:val="a4"/>
        <w:numPr>
          <w:ilvl w:val="1"/>
          <w:numId w:val="29"/>
        </w:numPr>
        <w:tabs>
          <w:tab w:val="left" w:pos="1190"/>
        </w:tabs>
        <w:spacing w:before="54" w:line="456" w:lineRule="exact"/>
        <w:ind w:right="1173"/>
        <w:jc w:val="both"/>
        <w:rPr>
          <w:sz w:val="24"/>
        </w:rPr>
      </w:pPr>
      <w:r>
        <w:rPr>
          <w:sz w:val="24"/>
          <w:color w:val="FF0000"/>
        </w:rPr>
        <w:t>PageRank wall-clock runtime versus cohort size (log x-axis). Solid lines: in-cohort scaling on the matched cohort (n ≤ 5,521). Dashed lines: expanded wallet pool (N = 31,612). EndorseRank remains approximately 9–10× faster than AWP</w:t>
      </w:r>
    </w:p>
    <w:p w14:paraId="00DC1B99" w14:textId="77777777" w:rsidR="00350CFB" w:rsidRDefault="0071403D">
      <w:pPr>
        <w:pStyle w:val="a3"/>
        <w:tabs>
          <w:tab w:val="left" w:leader="dot" w:pos="9399"/>
        </w:tabs>
        <w:spacing w:before="62"/>
        <w:ind w:left="1190"/>
        <w:jc w:val="both"/>
      </w:pPr>
      <w:hyperlink w:anchor="_bookmark94" w:history="1">
        <w:r>
          <w:rPr>
            <w:w w:val="105"/>
          </w:rPr>
          <w:t>at</w:t>
        </w:r>
        <w:r>
          <w:rPr>
            <w:spacing w:val="-7"/>
            <w:w w:val="105"/>
          </w:rPr>
          <w:t xml:space="preserve"> </w:t>
        </w:r>
        <w:r>
          <w:rPr>
            <w:i/>
            <w:w w:val="105"/>
          </w:rPr>
          <w:t xml:space="preserve">n </w:t>
        </w:r>
        <w:r>
          <w:rPr>
            <w:w w:val="105"/>
          </w:rPr>
          <w:t>= 10</w:t>
        </w:r>
        <w:r>
          <w:rPr>
            <w:i/>
            <w:w w:val="105"/>
          </w:rPr>
          <w:t>,</w:t>
        </w:r>
        <w:r>
          <w:rPr>
            <w:w w:val="105"/>
          </w:rPr>
          <w:t>000</w:t>
        </w:r>
        <w:r>
          <w:rPr>
            <w:spacing w:val="-6"/>
            <w:w w:val="105"/>
          </w:rPr>
          <w:t xml:space="preserve"> </w:t>
        </w:r>
        <w:r>
          <w:rPr>
            <w:w w:val="105"/>
          </w:rPr>
          <w:t>(</w:t>
        </w:r>
        <w:r>
          <w:rPr>
            <w:rFonts w:ascii="Arial Unicode MS" w:hAnsi="Arial Unicode MS"/>
            <w:w w:val="105"/>
          </w:rPr>
          <w:t>≈</w:t>
        </w:r>
        <w:r>
          <w:rPr>
            <w:rFonts w:ascii="Arial Unicode MS" w:hAnsi="Arial Unicode MS"/>
            <w:spacing w:val="-7"/>
            <w:w w:val="105"/>
          </w:rPr>
          <w:t xml:space="preserve"> </w:t>
        </w:r>
        <w:r>
          <w:rPr>
            <w:w w:val="105"/>
          </w:rPr>
          <w:t>10</w:t>
        </w:r>
        <w:r>
          <w:rPr>
            <w:i/>
            <w:w w:val="105"/>
          </w:rPr>
          <w:t>.</w:t>
        </w:r>
        <w:r>
          <w:rPr>
            <w:w w:val="105"/>
          </w:rPr>
          <w:t>4</w:t>
        </w:r>
        <w:r>
          <w:rPr>
            <w:rFonts w:ascii="Arial Unicode MS" w:hAnsi="Arial Unicode MS"/>
            <w:w w:val="105"/>
          </w:rPr>
          <w:t>×</w:t>
        </w:r>
        <w:r>
          <w:rPr>
            <w:w w:val="105"/>
          </w:rPr>
          <w:t>)</w:t>
        </w:r>
        <w:r>
          <w:rPr>
            <w:spacing w:val="-7"/>
            <w:w w:val="105"/>
          </w:rPr>
          <w:t xml:space="preserve"> </w:t>
        </w:r>
        <w:r>
          <w:rPr>
            <w:w w:val="105"/>
          </w:rPr>
          <w:t>and</w:t>
        </w:r>
        <w:r>
          <w:rPr>
            <w:spacing w:val="-7"/>
            <w:w w:val="105"/>
          </w:rPr>
          <w:t xml:space="preserve"> </w:t>
        </w:r>
        <w:r>
          <w:rPr>
            <w:w w:val="105"/>
          </w:rPr>
          <w:t>at</w:t>
        </w:r>
        <w:r>
          <w:rPr>
            <w:spacing w:val="-6"/>
            <w:w w:val="105"/>
          </w:rPr>
          <w:t xml:space="preserve"> </w:t>
        </w:r>
        <w:r>
          <w:rPr>
            <w:w w:val="105"/>
          </w:rPr>
          <w:t>full</w:t>
        </w:r>
        <w:r>
          <w:rPr>
            <w:spacing w:val="-7"/>
            <w:w w:val="105"/>
          </w:rPr>
          <w:t xml:space="preserve"> </w:t>
        </w:r>
        <w:r>
          <w:rPr>
            <w:w w:val="105"/>
          </w:rPr>
          <w:t>pool</w:t>
        </w:r>
        <w:r>
          <w:rPr>
            <w:spacing w:val="-7"/>
            <w:w w:val="105"/>
          </w:rPr>
          <w:t xml:space="preserve"> </w:t>
        </w:r>
        <w:r>
          <w:rPr>
            <w:w w:val="105"/>
          </w:rPr>
          <w:t>size</w:t>
        </w:r>
        <w:r>
          <w:rPr>
            <w:spacing w:val="-6"/>
            <w:w w:val="105"/>
          </w:rPr>
          <w:t xml:space="preserve"> </w:t>
        </w:r>
        <w:r>
          <w:rPr>
            <w:w w:val="105"/>
          </w:rPr>
          <w:t>(</w:t>
        </w:r>
        <w:r>
          <w:rPr>
            <w:rFonts w:ascii="Arial Unicode MS" w:hAnsi="Arial Unicode MS"/>
            <w:w w:val="105"/>
          </w:rPr>
          <w:t>≈</w:t>
        </w:r>
        <w:r>
          <w:rPr>
            <w:rFonts w:ascii="Arial Unicode MS" w:hAnsi="Arial Unicode MS"/>
            <w:spacing w:val="-8"/>
            <w:w w:val="105"/>
          </w:rPr>
          <w:t xml:space="preserve"> </w:t>
        </w:r>
        <w:r>
          <w:rPr>
            <w:spacing w:val="-2"/>
            <w:w w:val="105"/>
          </w:rPr>
          <w:t>9</w:t>
        </w:r>
        <w:r>
          <w:rPr>
            <w:i/>
            <w:spacing w:val="-2"/>
            <w:w w:val="105"/>
          </w:rPr>
          <w:t>.</w:t>
        </w:r>
        <w:r>
          <w:rPr>
            <w:spacing w:val="-2"/>
            <w:w w:val="105"/>
          </w:rPr>
          <w:t>4</w:t>
        </w:r>
        <w:r>
          <w:rPr>
            <w:rFonts w:ascii="Arial Unicode MS" w:hAnsi="Arial Unicode MS"/>
            <w:spacing w:val="-2"/>
            <w:w w:val="105"/>
          </w:rPr>
          <w:t>×</w:t>
        </w:r>
        <w:r>
          <w:rPr>
            <w:spacing w:val="-2"/>
            <w:w w:val="105"/>
          </w:rPr>
          <w:t>).</w:t>
        </w:r>
      </w:hyperlink>
      <w:r>
        <w:tab/>
      </w:r>
      <w:r>
        <w:rPr>
          <w:spacing w:val="-5"/>
          <w:w w:val="105"/>
        </w:rPr>
        <w:t>78</w:t>
      </w:r>
    </w:p>
    <w:p w14:paraId="00DC1B9A" w14:textId="77777777" w:rsidR="00350CFB" w:rsidRDefault="0071403D">
      <w:pPr>
        <w:pStyle w:val="a4"/>
        <w:numPr>
          <w:ilvl w:val="1"/>
          <w:numId w:val="29"/>
        </w:numPr>
        <w:tabs>
          <w:tab w:val="left" w:pos="1190"/>
        </w:tabs>
        <w:spacing w:before="52"/>
        <w:ind w:hanging="549"/>
        <w:jc w:val="both"/>
        <w:rPr>
          <w:rFonts w:ascii="Arial Unicode MS" w:hAnsi="Arial Unicode MS"/>
          <w:sz w:val="24"/>
        </w:rPr>
      </w:pPr>
      <w:hyperlink w:anchor="_bookmark97" w:history="1">
        <w:r>
          <w:rPr>
            <w:sz w:val="24"/>
          </w:rPr>
          <w:t>Damping</w:t>
        </w:r>
        <w:r>
          <w:rPr>
            <w:spacing w:val="8"/>
            <w:sz w:val="24"/>
          </w:rPr>
          <w:t xml:space="preserve"> </w:t>
        </w:r>
        <w:r>
          <w:rPr>
            <w:sz w:val="24"/>
          </w:rPr>
          <w:t>sensitivity</w:t>
        </w:r>
        <w:r>
          <w:rPr>
            <w:spacing w:val="9"/>
            <w:sz w:val="24"/>
          </w:rPr>
          <w:t xml:space="preserve"> </w:t>
        </w:r>
        <w:r>
          <w:rPr>
            <w:sz w:val="24"/>
          </w:rPr>
          <w:t>of</w:t>
        </w:r>
        <w:r>
          <w:rPr>
            <w:spacing w:val="8"/>
            <w:sz w:val="24"/>
          </w:rPr>
          <w:t xml:space="preserve"> </w:t>
        </w:r>
        <w:r>
          <w:rPr>
            <w:sz w:val="24"/>
          </w:rPr>
          <w:t>mean</w:t>
        </w:r>
        <w:r>
          <w:rPr>
            <w:spacing w:val="9"/>
            <w:sz w:val="24"/>
          </w:rPr>
          <w:t xml:space="preserve"> </w:t>
        </w:r>
        <w:r>
          <w:rPr>
            <w:sz w:val="24"/>
          </w:rPr>
          <w:t>Kendall</w:t>
        </w:r>
        <w:r>
          <w:rPr>
            <w:spacing w:val="9"/>
            <w:sz w:val="24"/>
          </w:rPr>
          <w:t xml:space="preserve"> </w:t>
        </w:r>
        <w:r>
          <w:rPr>
            <w:i/>
            <w:sz w:val="24"/>
          </w:rPr>
          <w:t>τ</w:t>
        </w:r>
        <w:r>
          <w:rPr>
            <w:i/>
            <w:spacing w:val="34"/>
            <w:sz w:val="24"/>
          </w:rPr>
          <w:t xml:space="preserve"> </w:t>
        </w:r>
        <w:r>
          <w:rPr>
            <w:sz w:val="24"/>
          </w:rPr>
          <w:t>for</w:t>
        </w:r>
        <w:r>
          <w:rPr>
            <w:spacing w:val="8"/>
            <w:sz w:val="24"/>
          </w:rPr>
          <w:t xml:space="preserve"> </w:t>
        </w:r>
        <w:r>
          <w:rPr>
            <w:sz w:val="24"/>
          </w:rPr>
          <w:t>allowance</w:t>
        </w:r>
        <w:r>
          <w:rPr>
            <w:spacing w:val="9"/>
            <w:sz w:val="24"/>
          </w:rPr>
          <w:t xml:space="preserve"> </w:t>
        </w:r>
        <w:r>
          <w:rPr>
            <w:sz w:val="24"/>
          </w:rPr>
          <w:t>and</w:t>
        </w:r>
        <w:r>
          <w:rPr>
            <w:spacing w:val="8"/>
            <w:sz w:val="24"/>
          </w:rPr>
          <w:t xml:space="preserve"> </w:t>
        </w:r>
        <w:r>
          <w:rPr>
            <w:sz w:val="24"/>
          </w:rPr>
          <w:t>transfer</w:t>
        </w:r>
        <w:r>
          <w:rPr>
            <w:spacing w:val="9"/>
            <w:sz w:val="24"/>
          </w:rPr>
          <w:t xml:space="preserve"> </w:t>
        </w:r>
        <w:r>
          <w:rPr>
            <w:sz w:val="24"/>
          </w:rPr>
          <w:t>families</w:t>
        </w:r>
        <w:r>
          <w:rPr>
            <w:spacing w:val="9"/>
            <w:sz w:val="24"/>
          </w:rPr>
          <w:t xml:space="preserve"> </w:t>
        </w:r>
        <w:r>
          <w:rPr>
            <w:sz w:val="24"/>
          </w:rPr>
          <w:t>(</w:t>
        </w:r>
        <w:r>
          <w:rPr>
            <w:i/>
            <w:sz w:val="24"/>
          </w:rPr>
          <w:t>d</w:t>
        </w:r>
        <w:r>
          <w:rPr>
            <w:i/>
            <w:spacing w:val="31"/>
            <w:sz w:val="24"/>
          </w:rPr>
          <w:t xml:space="preserve"> </w:t>
        </w:r>
        <w:r>
          <w:rPr>
            <w:rFonts w:ascii="Arial Unicode MS" w:hAnsi="Arial Unicode MS"/>
            <w:spacing w:val="-10"/>
            <w:sz w:val="24"/>
          </w:rPr>
          <w:t>∈</w:t>
        </w:r>
      </w:hyperlink>
    </w:p>
    <w:p w14:paraId="00DC1B9B" w14:textId="77777777" w:rsidR="00350CFB" w:rsidRDefault="0071403D">
      <w:pPr>
        <w:pStyle w:val="a3"/>
        <w:tabs>
          <w:tab w:val="left" w:leader="dot" w:pos="9399"/>
        </w:tabs>
        <w:spacing w:before="38" w:line="261" w:lineRule="auto"/>
        <w:ind w:left="1190" w:right="564"/>
        <w:jc w:val="both"/>
      </w:pPr>
      <w:hyperlink w:anchor="_bookmark97" w:history="1">
        <w:r>
          <w:rPr>
            <w:rFonts w:ascii="Arial Unicode MS" w:hAnsi="Arial Unicode MS"/>
            <w:w w:val="105"/>
          </w:rPr>
          <w:t>{</w:t>
        </w:r>
        <w:r>
          <w:rPr>
            <w:w w:val="105"/>
          </w:rPr>
          <w:t>0</w:t>
        </w:r>
        <w:r>
          <w:rPr>
            <w:i/>
            <w:w w:val="105"/>
          </w:rPr>
          <w:t>.</w:t>
        </w:r>
        <w:r>
          <w:rPr>
            <w:w w:val="105"/>
          </w:rPr>
          <w:t>75</w:t>
        </w:r>
        <w:r>
          <w:rPr>
            <w:i/>
            <w:w w:val="105"/>
          </w:rPr>
          <w:t xml:space="preserve">, </w:t>
        </w:r>
        <w:r>
          <w:rPr>
            <w:w w:val="105"/>
          </w:rPr>
          <w:t>0</w:t>
        </w:r>
        <w:r>
          <w:rPr>
            <w:i/>
            <w:w w:val="105"/>
          </w:rPr>
          <w:t>.</w:t>
        </w:r>
        <w:r>
          <w:rPr>
            <w:w w:val="105"/>
          </w:rPr>
          <w:t>85</w:t>
        </w:r>
        <w:r>
          <w:rPr>
            <w:i/>
            <w:w w:val="105"/>
          </w:rPr>
          <w:t xml:space="preserve">, </w:t>
        </w:r>
        <w:r>
          <w:rPr>
            <w:w w:val="105"/>
          </w:rPr>
          <w:t>0</w:t>
        </w:r>
        <w:r>
          <w:rPr>
            <w:i/>
            <w:w w:val="105"/>
          </w:rPr>
          <w:t>.</w:t>
        </w:r>
        <w:r>
          <w:rPr>
            <w:w w:val="105"/>
          </w:rPr>
          <w:t>95</w:t>
        </w:r>
        <w:r>
          <w:rPr>
            <w:rFonts w:ascii="Arial Unicode MS" w:hAnsi="Arial Unicode MS"/>
            <w:w w:val="105"/>
          </w:rPr>
          <w:t>}</w:t>
        </w:r>
        <w:r>
          <w:rPr>
            <w:w w:val="105"/>
          </w:rPr>
          <w:t>).</w:t>
        </w:r>
        <w:r>
          <w:rPr>
            <w:spacing w:val="40"/>
            <w:w w:val="105"/>
          </w:rPr>
          <w:t xml:space="preserve"> </w:t>
        </w:r>
        <w:r>
          <w:rPr>
            <w:w w:val="105"/>
          </w:rPr>
          <w:t xml:space="preserve">EndorseRank allowance alignment remains </w:t>
        </w:r>
        <w:r>
          <w:rPr>
            <w:rFonts w:ascii="Arial Unicode MS" w:hAnsi="Arial Unicode MS"/>
            <w:w w:val="105"/>
          </w:rPr>
          <w:t xml:space="preserve">≈ </w:t>
        </w:r>
        <w:r>
          <w:rPr>
            <w:w w:val="105"/>
          </w:rPr>
          <w:t>0</w:t>
        </w:r>
        <w:r>
          <w:rPr>
            <w:i/>
            <w:w w:val="105"/>
          </w:rPr>
          <w:t>.</w:t>
        </w:r>
        <w:r>
          <w:rPr>
            <w:w w:val="105"/>
          </w:rPr>
          <w:t>355 across the</w:t>
        </w:r>
      </w:hyperlink>
      <w:r>
        <w:rPr>
          <w:w w:val="105"/>
        </w:rPr>
        <w:t xml:space="preserve"> </w:t>
      </w:r>
      <w:hyperlink w:anchor="_bookmark97" w:history="1">
        <w:r>
          <w:t>sweep;</w:t>
        </w:r>
        <w:r>
          <w:rPr>
            <w:spacing w:val="-4"/>
          </w:rPr>
          <w:t xml:space="preserve"> </w:t>
        </w:r>
        <w:r>
          <w:t>AWP</w:t>
        </w:r>
        <w:r>
          <w:rPr>
            <w:spacing w:val="-4"/>
          </w:rPr>
          <w:t xml:space="preserve"> </w:t>
        </w:r>
        <w:r>
          <w:t>transfer</w:t>
        </w:r>
        <w:r>
          <w:rPr>
            <w:spacing w:val="-4"/>
          </w:rPr>
          <w:t xml:space="preserve"> </w:t>
        </w:r>
        <w:r>
          <w:t>alignment</w:t>
        </w:r>
        <w:r>
          <w:rPr>
            <w:spacing w:val="-3"/>
          </w:rPr>
          <w:t xml:space="preserve"> </w:t>
        </w:r>
        <w:r>
          <w:t>varies</w:t>
        </w:r>
        <w:r>
          <w:rPr>
            <w:spacing w:val="-4"/>
          </w:rPr>
          <w:t xml:space="preserve"> </w:t>
        </w:r>
        <w:r>
          <w:t>by</w:t>
        </w:r>
        <w:r>
          <w:rPr>
            <w:spacing w:val="-4"/>
          </w:rPr>
          <w:t xml:space="preserve"> </w:t>
        </w:r>
        <w:r>
          <w:t>at</w:t>
        </w:r>
        <w:r>
          <w:rPr>
            <w:spacing w:val="-3"/>
          </w:rPr>
          <w:t xml:space="preserve"> </w:t>
        </w:r>
        <w:r>
          <w:t>most</w:t>
        </w:r>
        <w:r>
          <w:rPr>
            <w:spacing w:val="-4"/>
          </w:rPr>
          <w:t xml:space="preserve"> </w:t>
        </w:r>
        <w:r>
          <w:rPr>
            <w:rFonts w:ascii="Arial Unicode MS" w:hAnsi="Arial Unicode MS"/>
          </w:rPr>
          <w:t>≈</w:t>
        </w:r>
        <w:r>
          <w:rPr>
            <w:rFonts w:ascii="Arial Unicode MS" w:hAnsi="Arial Unicode MS"/>
            <w:spacing w:val="-4"/>
          </w:rPr>
          <w:t xml:space="preserve"> </w:t>
        </w:r>
        <w:r>
          <w:rPr>
            <w:spacing w:val="-2"/>
          </w:rPr>
          <w:t>0</w:t>
        </w:r>
        <w:r>
          <w:rPr>
            <w:i/>
            <w:spacing w:val="-2"/>
          </w:rPr>
          <w:t>.</w:t>
        </w:r>
        <w:r>
          <w:rPr>
            <w:spacing w:val="-2"/>
          </w:rPr>
          <w:t>005</w:t>
        </w:r>
      </w:hyperlink>
      <w:r>
        <w:tab/>
      </w:r>
      <w:r>
        <w:rPr>
          <w:spacing w:val="-5"/>
        </w:rPr>
        <w:t>80</w:t>
      </w:r>
    </w:p>
    <w:p w14:paraId="00DC1B9C" w14:textId="77777777" w:rsidR="00350CFB" w:rsidRDefault="0071403D">
      <w:pPr>
        <w:pStyle w:val="a4"/>
        <w:numPr>
          <w:ilvl w:val="1"/>
          <w:numId w:val="29"/>
        </w:numPr>
        <w:tabs>
          <w:tab w:val="left" w:pos="1182"/>
          <w:tab w:val="left" w:pos="1189"/>
        </w:tabs>
        <w:spacing w:before="96" w:line="396" w:lineRule="auto"/>
        <w:ind w:left="1182" w:right="1154" w:hanging="542"/>
        <w:jc w:val="both"/>
        <w:rPr>
          <w:sz w:val="24"/>
        </w:rPr>
      </w:pPr>
      <w:r>
        <w:rPr>
          <w:sz w:val="24"/>
          <w:color w:val="FF0000"/>
        </w:rPr>
        <w:t>Family-level mean Kendall τ heatmap for EndorseRank and AWP on the matched cohort (n = 5,521). EndorseRank peaks on allowance;</w:t>
      </w:r>
    </w:p>
    <w:p w14:paraId="00DC1B9D" w14:textId="77777777" w:rsidR="00350CFB" w:rsidRDefault="0071403D">
      <w:pPr>
        <w:pStyle w:val="a3"/>
        <w:tabs>
          <w:tab w:val="left" w:leader="dot" w:pos="9399"/>
        </w:tabs>
        <w:spacing w:before="2" w:line="396" w:lineRule="auto"/>
        <w:ind w:left="1190" w:right="564" w:hanging="9"/>
        <w:jc w:val="both"/>
      </w:pPr>
      <w:r>
        <w:rPr>
          <w:color w:val="FF0000"/>
        </w:rPr>
        <w:t>AWP peaks on transfer. Same-window checks are allowance versus transfer.</w:t>
      </w:r>
    </w:p>
    <w:p w14:paraId="00DC1B9E" w14:textId="77777777" w:rsidR="00350CFB" w:rsidRDefault="0071403D">
      <w:pPr>
        <w:pStyle w:val="a4"/>
        <w:numPr>
          <w:ilvl w:val="1"/>
          <w:numId w:val="29"/>
        </w:numPr>
        <w:tabs>
          <w:tab w:val="left" w:pos="1183"/>
          <w:tab w:val="left" w:pos="1189"/>
        </w:tabs>
        <w:spacing w:before="16" w:line="396" w:lineRule="auto"/>
        <w:ind w:left="1183" w:right="1134" w:hanging="543"/>
        <w:jc w:val="both"/>
        <w:rPr>
          <w:sz w:val="24"/>
        </w:rPr>
      </w:pPr>
      <w:hyperlink w:anchor="_bookmark110" w:history="1">
        <w:r>
          <w:rPr>
            <w:w w:val="105"/>
            <w:sz w:val="24"/>
          </w:rPr>
          <w:t>Marginal</w:t>
        </w:r>
        <w:r>
          <w:rPr>
            <w:spacing w:val="-11"/>
            <w:w w:val="105"/>
            <w:sz w:val="24"/>
          </w:rPr>
          <w:t xml:space="preserve"> </w:t>
        </w:r>
        <w:r>
          <w:rPr>
            <w:w w:val="105"/>
            <w:sz w:val="24"/>
          </w:rPr>
          <w:t>distributions</w:t>
        </w:r>
        <w:r>
          <w:rPr>
            <w:spacing w:val="-15"/>
            <w:w w:val="105"/>
            <w:sz w:val="24"/>
          </w:rPr>
          <w:t xml:space="preserve"> </w:t>
        </w:r>
        <w:r>
          <w:rPr>
            <w:w w:val="105"/>
            <w:sz w:val="24"/>
          </w:rPr>
          <w:t>of</w:t>
        </w:r>
        <w:r>
          <w:rPr>
            <w:spacing w:val="-15"/>
            <w:w w:val="105"/>
            <w:sz w:val="24"/>
          </w:rPr>
          <w:t xml:space="preserve"> </w:t>
        </w:r>
        <w:r>
          <w:rPr>
            <w:w w:val="105"/>
            <w:sz w:val="24"/>
          </w:rPr>
          <w:t>EndorseRank</w:t>
        </w:r>
        <w:r>
          <w:rPr>
            <w:spacing w:val="-15"/>
            <w:w w:val="105"/>
            <w:sz w:val="24"/>
          </w:rPr>
          <w:t xml:space="preserve"> </w:t>
        </w:r>
        <w:r>
          <w:rPr>
            <w:w w:val="105"/>
            <w:sz w:val="24"/>
          </w:rPr>
          <w:t>and</w:t>
        </w:r>
        <w:r>
          <w:rPr>
            <w:spacing w:val="-15"/>
            <w:w w:val="105"/>
            <w:sz w:val="24"/>
          </w:rPr>
          <w:t xml:space="preserve"> </w:t>
        </w:r>
        <w:r>
          <w:rPr>
            <w:w w:val="105"/>
            <w:sz w:val="24"/>
          </w:rPr>
          <w:t>AWP</w:t>
        </w:r>
        <w:r>
          <w:rPr>
            <w:spacing w:val="-15"/>
            <w:w w:val="105"/>
            <w:sz w:val="24"/>
          </w:rPr>
          <w:t xml:space="preserve"> </w:t>
        </w:r>
        <w:r>
          <w:rPr>
            <w:w w:val="105"/>
            <w:sz w:val="24"/>
          </w:rPr>
          <w:t>scores</w:t>
        </w:r>
        <w:r>
          <w:rPr>
            <w:spacing w:val="-15"/>
            <w:w w:val="105"/>
            <w:sz w:val="24"/>
          </w:rPr>
          <w:t xml:space="preserve"> </w:t>
        </w:r>
        <w:r>
          <w:rPr>
            <w:w w:val="105"/>
            <w:sz w:val="24"/>
          </w:rPr>
          <w:t>on</w:t>
        </w:r>
        <w:r>
          <w:rPr>
            <w:spacing w:val="-15"/>
            <w:w w:val="105"/>
            <w:sz w:val="24"/>
          </w:rPr>
          <w:t xml:space="preserve"> </w:t>
        </w:r>
        <w:r>
          <w:rPr>
            <w:w w:val="105"/>
            <w:sz w:val="24"/>
          </w:rPr>
          <w:t>the</w:t>
        </w:r>
        <w:r>
          <w:rPr>
            <w:spacing w:val="-15"/>
            <w:w w:val="105"/>
            <w:sz w:val="24"/>
          </w:rPr>
          <w:t xml:space="preserve"> </w:t>
        </w:r>
        <w:r>
          <w:rPr>
            <w:w w:val="105"/>
            <w:sz w:val="24"/>
          </w:rPr>
          <w:t>matched</w:t>
        </w:r>
        <w:r>
          <w:rPr>
            <w:spacing w:val="-15"/>
            <w:w w:val="105"/>
            <w:sz w:val="24"/>
          </w:rPr>
          <w:t xml:space="preserve"> </w:t>
        </w:r>
        <w:r>
          <w:rPr>
            <w:w w:val="105"/>
            <w:sz w:val="24"/>
          </w:rPr>
          <w:t>cohort</w:t>
        </w:r>
      </w:hyperlink>
      <w:r>
        <w:rPr>
          <w:w w:val="105"/>
          <w:sz w:val="24"/>
        </w:rPr>
        <w:t xml:space="preserve"> </w:t>
      </w:r>
      <w:hyperlink w:anchor="_bookmark110" w:history="1">
        <w:r>
          <w:rPr>
            <w:w w:val="105"/>
            <w:sz w:val="24"/>
          </w:rPr>
          <w:t>(</w:t>
        </w:r>
        <w:r>
          <w:rPr>
            <w:i/>
            <w:w w:val="105"/>
            <w:sz w:val="24"/>
          </w:rPr>
          <w:t xml:space="preserve">n </w:t>
        </w:r>
        <w:r>
          <w:rPr>
            <w:w w:val="105"/>
            <w:sz w:val="24"/>
          </w:rPr>
          <w:t>= 5</w:t>
        </w:r>
        <w:r>
          <w:rPr>
            <w:i/>
            <w:w w:val="105"/>
            <w:sz w:val="24"/>
          </w:rPr>
          <w:t>,</w:t>
        </w:r>
        <w:r>
          <w:rPr>
            <w:w w:val="105"/>
            <w:sz w:val="24"/>
          </w:rPr>
          <w:t>521), shown</w:t>
        </w:r>
        <w:r>
          <w:rPr>
            <w:spacing w:val="-5"/>
            <w:w w:val="105"/>
            <w:sz w:val="24"/>
          </w:rPr>
          <w:t xml:space="preserve"> </w:t>
        </w:r>
        <w:r>
          <w:rPr>
            <w:w w:val="105"/>
            <w:sz w:val="24"/>
          </w:rPr>
          <w:t>on</w:t>
        </w:r>
        <w:r>
          <w:rPr>
            <w:spacing w:val="-5"/>
            <w:w w:val="105"/>
            <w:sz w:val="24"/>
          </w:rPr>
          <w:t xml:space="preserve"> </w:t>
        </w:r>
        <w:r>
          <w:rPr>
            <w:w w:val="105"/>
            <w:sz w:val="24"/>
          </w:rPr>
          <w:t>a</w:t>
        </w:r>
        <w:r>
          <w:rPr>
            <w:spacing w:val="-5"/>
            <w:w w:val="105"/>
            <w:sz w:val="24"/>
          </w:rPr>
          <w:t xml:space="preserve"> </w:t>
        </w:r>
        <w:r>
          <w:rPr>
            <w:w w:val="105"/>
            <w:sz w:val="24"/>
          </w:rPr>
          <w:t>log</w:t>
        </w:r>
        <w:r>
          <w:rPr>
            <w:w w:val="105"/>
            <w:sz w:val="24"/>
            <w:vertAlign w:val="subscript"/>
          </w:rPr>
          <w:t>10</w:t>
        </w:r>
        <w:r>
          <w:rPr>
            <w:w w:val="105"/>
            <w:sz w:val="24"/>
          </w:rPr>
          <w:t xml:space="preserve"> scale</w:t>
        </w:r>
        <w:r>
          <w:rPr>
            <w:spacing w:val="-5"/>
            <w:w w:val="105"/>
            <w:sz w:val="24"/>
          </w:rPr>
          <w:t xml:space="preserve"> </w:t>
        </w:r>
        <w:r>
          <w:rPr>
            <w:w w:val="105"/>
            <w:sz w:val="24"/>
          </w:rPr>
          <w:t>for</w:t>
        </w:r>
        <w:r>
          <w:rPr>
            <w:spacing w:val="-5"/>
            <w:w w:val="105"/>
            <w:sz w:val="24"/>
          </w:rPr>
          <w:t xml:space="preserve"> </w:t>
        </w:r>
        <w:r>
          <w:rPr>
            <w:w w:val="105"/>
            <w:sz w:val="24"/>
          </w:rPr>
          <w:t>wallets</w:t>
        </w:r>
        <w:r>
          <w:rPr>
            <w:spacing w:val="-5"/>
            <w:w w:val="105"/>
            <w:sz w:val="24"/>
          </w:rPr>
          <w:t xml:space="preserve"> </w:t>
        </w:r>
        <w:r>
          <w:rPr>
            <w:w w:val="105"/>
            <w:sz w:val="24"/>
          </w:rPr>
          <w:t>with</w:t>
        </w:r>
        <w:r>
          <w:rPr>
            <w:spacing w:val="-5"/>
            <w:w w:val="105"/>
            <w:sz w:val="24"/>
          </w:rPr>
          <w:t xml:space="preserve"> </w:t>
        </w:r>
        <w:r>
          <w:rPr>
            <w:w w:val="105"/>
            <w:sz w:val="24"/>
          </w:rPr>
          <w:t>positive</w:t>
        </w:r>
        <w:r>
          <w:rPr>
            <w:spacing w:val="-5"/>
            <w:w w:val="105"/>
            <w:sz w:val="24"/>
          </w:rPr>
          <w:t xml:space="preserve"> </w:t>
        </w:r>
        <w:r>
          <w:rPr>
            <w:w w:val="105"/>
            <w:sz w:val="24"/>
          </w:rPr>
          <w:t>score</w:t>
        </w:r>
        <w:r>
          <w:rPr>
            <w:spacing w:val="-5"/>
            <w:w w:val="105"/>
            <w:sz w:val="24"/>
          </w:rPr>
          <w:t xml:space="preserve"> </w:t>
        </w:r>
        <w:r>
          <w:rPr>
            <w:w w:val="105"/>
            <w:sz w:val="24"/>
          </w:rPr>
          <w:t>(EndorseR-</w:t>
        </w:r>
      </w:hyperlink>
      <w:hyperlink w:anchor="_bookmark110" w:history="1">
        <w:r>
          <w:rPr>
            <w:sz w:val="24"/>
          </w:rPr>
          <w:t>ank excludes 966 zero-score wallets; AWP excludes 381).</w:t>
        </w:r>
        <w:r>
          <w:rPr>
            <w:spacing w:val="37"/>
            <w:sz w:val="24"/>
          </w:rPr>
          <w:t xml:space="preserve"> </w:t>
        </w:r>
        <w:r>
          <w:rPr>
            <w:sz w:val="24"/>
          </w:rPr>
          <w:t>Both are right-skewed</w:t>
        </w:r>
      </w:hyperlink>
      <w:r>
        <w:rPr>
          <w:sz w:val="24"/>
        </w:rPr>
        <w:t xml:space="preserve"> </w:t>
      </w:r>
      <w:hyperlink w:anchor="_bookmark110" w:history="1">
        <w:r>
          <w:rPr>
            <w:sz w:val="24"/>
          </w:rPr>
          <w:t>PageRank distributions; differences in shape reflect the distinct endorsement and</w:t>
        </w:r>
      </w:hyperlink>
    </w:p>
    <w:p w14:paraId="00DC1B9F" w14:textId="77777777" w:rsidR="00350CFB" w:rsidRDefault="0071403D">
      <w:pPr>
        <w:pStyle w:val="a3"/>
        <w:tabs>
          <w:tab w:val="left" w:leader="dot" w:pos="9399"/>
        </w:tabs>
        <w:spacing w:before="5"/>
        <w:ind w:left="1190"/>
        <w:jc w:val="both"/>
      </w:pPr>
      <w:hyperlink w:anchor="_bookmark110" w:history="1">
        <w:r>
          <w:t>transfer</w:t>
        </w:r>
        <w:r>
          <w:rPr>
            <w:spacing w:val="-9"/>
          </w:rPr>
          <w:t xml:space="preserve"> </w:t>
        </w:r>
        <w:r>
          <w:rPr>
            <w:spacing w:val="-2"/>
          </w:rPr>
          <w:t>operators.</w:t>
        </w:r>
      </w:hyperlink>
      <w:r>
        <w:tab/>
      </w:r>
      <w:r>
        <w:rPr>
          <w:spacing w:val="-5"/>
        </w:rPr>
        <w:t>92</w:t>
      </w:r>
    </w:p>
    <w:p w14:paraId="00DC1BA0" w14:textId="77777777" w:rsidR="00350CFB" w:rsidRDefault="0071403D">
      <w:pPr>
        <w:pStyle w:val="a4"/>
        <w:numPr>
          <w:ilvl w:val="1"/>
          <w:numId w:val="29"/>
        </w:numPr>
        <w:tabs>
          <w:tab w:val="left" w:pos="1190"/>
          <w:tab w:val="left" w:leader="dot" w:pos="9399"/>
        </w:tabs>
        <w:spacing w:before="194" w:line="396" w:lineRule="auto"/>
        <w:ind w:right="564"/>
        <w:rPr>
          <w:sz w:val="24"/>
        </w:rPr>
      </w:pPr>
      <w:hyperlink w:anchor="_bookmark111" w:history="1">
        <w:r>
          <w:rPr>
            <w:w w:val="105"/>
            <w:sz w:val="24"/>
          </w:rPr>
          <w:t>Rank–rank scatter of EndorseRank versus AWP on the matched cohort.</w:t>
        </w:r>
        <w:r>
          <w:rPr>
            <w:spacing w:val="80"/>
            <w:w w:val="105"/>
            <w:sz w:val="24"/>
          </w:rPr>
          <w:t xml:space="preserve"> </w:t>
        </w:r>
        <w:r>
          <w:rPr>
            <w:w w:val="105"/>
            <w:sz w:val="24"/>
          </w:rPr>
          <w:t>Inter-</w:t>
        </w:r>
      </w:hyperlink>
      <w:hyperlink w:anchor="_bookmark111" w:history="1">
        <w:r>
          <w:rPr>
            <w:w w:val="105"/>
            <w:sz w:val="24"/>
          </w:rPr>
          <w:t>method</w:t>
        </w:r>
        <w:r>
          <w:rPr>
            <w:spacing w:val="-12"/>
            <w:w w:val="105"/>
            <w:sz w:val="24"/>
          </w:rPr>
          <w:t xml:space="preserve"> </w:t>
        </w:r>
        <w:r>
          <w:rPr>
            <w:w w:val="105"/>
            <w:sz w:val="24"/>
          </w:rPr>
          <w:t>Kendall</w:t>
        </w:r>
        <w:r>
          <w:rPr>
            <w:spacing w:val="-12"/>
            <w:w w:val="105"/>
            <w:sz w:val="24"/>
          </w:rPr>
          <w:t xml:space="preserve"> </w:t>
        </w:r>
        <w:r>
          <w:rPr>
            <w:i/>
            <w:w w:val="105"/>
            <w:sz w:val="24"/>
          </w:rPr>
          <w:t>τ</w:t>
        </w:r>
        <w:r>
          <w:rPr>
            <w:i/>
            <w:spacing w:val="22"/>
            <w:w w:val="105"/>
            <w:sz w:val="24"/>
          </w:rPr>
          <w:t xml:space="preserve"> </w:t>
        </w:r>
        <w:r>
          <w:rPr>
            <w:w w:val="105"/>
            <w:sz w:val="24"/>
          </w:rPr>
          <w:t>= 0</w:t>
        </w:r>
        <w:r>
          <w:rPr>
            <w:i/>
            <w:w w:val="105"/>
            <w:sz w:val="24"/>
          </w:rPr>
          <w:t>.</w:t>
        </w:r>
        <w:r>
          <w:rPr>
            <w:w w:val="105"/>
            <w:sz w:val="24"/>
          </w:rPr>
          <w:t>316</w:t>
        </w:r>
        <w:r>
          <w:rPr>
            <w:spacing w:val="-11"/>
            <w:w w:val="105"/>
            <w:sz w:val="24"/>
          </w:rPr>
          <w:t xml:space="preserve"> </w:t>
        </w:r>
        <w:r>
          <w:rPr>
            <w:w w:val="105"/>
            <w:sz w:val="24"/>
          </w:rPr>
          <w:t>indicates</w:t>
        </w:r>
        <w:r>
          <w:rPr>
            <w:spacing w:val="-12"/>
            <w:w w:val="105"/>
            <w:sz w:val="24"/>
          </w:rPr>
          <w:t xml:space="preserve"> </w:t>
        </w:r>
        <w:r>
          <w:rPr>
            <w:w w:val="105"/>
            <w:sz w:val="24"/>
          </w:rPr>
          <w:t>partial</w:t>
        </w:r>
        <w:r>
          <w:rPr>
            <w:spacing w:val="-12"/>
            <w:w w:val="105"/>
            <w:sz w:val="24"/>
          </w:rPr>
          <w:t xml:space="preserve"> </w:t>
        </w:r>
        <w:r>
          <w:rPr>
            <w:w w:val="105"/>
            <w:sz w:val="24"/>
          </w:rPr>
          <w:t>overlap</w:t>
        </w:r>
        <w:r>
          <w:rPr>
            <w:spacing w:val="-12"/>
            <w:w w:val="105"/>
            <w:sz w:val="24"/>
          </w:rPr>
          <w:t xml:space="preserve"> </w:t>
        </w:r>
        <w:r>
          <w:rPr>
            <w:w w:val="105"/>
            <w:sz w:val="24"/>
          </w:rPr>
          <w:t>with</w:t>
        </w:r>
        <w:r>
          <w:rPr>
            <w:spacing w:val="-12"/>
            <w:w w:val="105"/>
            <w:sz w:val="24"/>
          </w:rPr>
          <w:t xml:space="preserve"> </w:t>
        </w:r>
        <w:r>
          <w:rPr>
            <w:w w:val="105"/>
            <w:sz w:val="24"/>
          </w:rPr>
          <w:t>substantial</w:t>
        </w:r>
        <w:r>
          <w:rPr>
            <w:spacing w:val="-12"/>
            <w:w w:val="105"/>
            <w:sz w:val="24"/>
          </w:rPr>
          <w:t xml:space="preserve"> </w:t>
        </w:r>
        <w:r>
          <w:rPr>
            <w:w w:val="105"/>
            <w:sz w:val="24"/>
          </w:rPr>
          <w:t>pairwise</w:t>
        </w:r>
        <w:r>
          <w:rPr>
            <w:spacing w:val="-12"/>
            <w:w w:val="105"/>
            <w:sz w:val="24"/>
          </w:rPr>
          <w:t xml:space="preserve"> </w:t>
        </w:r>
        <w:r>
          <w:rPr>
            <w:w w:val="105"/>
            <w:sz w:val="24"/>
          </w:rPr>
          <w:t>dis-</w:t>
        </w:r>
      </w:hyperlink>
      <w:hyperlink w:anchor="_bookmark111" w:history="1">
        <w:r>
          <w:rPr>
            <w:sz w:val="24"/>
          </w:rPr>
          <w:t>agreement,</w:t>
        </w:r>
        <w:r>
          <w:rPr>
            <w:spacing w:val="-13"/>
            <w:sz w:val="24"/>
          </w:rPr>
          <w:t xml:space="preserve"> </w:t>
        </w:r>
        <w:r>
          <w:rPr>
            <w:sz w:val="24"/>
          </w:rPr>
          <w:t>supporting</w:t>
        </w:r>
        <w:r>
          <w:rPr>
            <w:spacing w:val="-13"/>
            <w:sz w:val="24"/>
          </w:rPr>
          <w:t xml:space="preserve"> </w:t>
        </w:r>
        <w:r>
          <w:rPr>
            <w:sz w:val="24"/>
          </w:rPr>
          <w:t>H1/RQ1</w:t>
        </w:r>
        <w:r>
          <w:rPr>
            <w:spacing w:val="-12"/>
            <w:sz w:val="24"/>
          </w:rPr>
          <w:t xml:space="preserve"> </w:t>
        </w:r>
        <w:r>
          <w:rPr>
            <w:sz w:val="24"/>
          </w:rPr>
          <w:t>(construct-distinct</w:t>
        </w:r>
        <w:r>
          <w:rPr>
            <w:spacing w:val="-13"/>
            <w:sz w:val="24"/>
          </w:rPr>
          <w:t xml:space="preserve"> </w:t>
        </w:r>
        <w:r>
          <w:rPr>
            <w:spacing w:val="-2"/>
            <w:sz w:val="24"/>
          </w:rPr>
          <w:t>orderings).</w:t>
        </w:r>
      </w:hyperlink>
      <w:r>
        <w:rPr>
          <w:sz w:val="24"/>
        </w:rPr>
        <w:tab/>
      </w:r>
      <w:r>
        <w:rPr>
          <w:spacing w:val="-5"/>
          <w:sz w:val="24"/>
        </w:rPr>
        <w:t>93</w:t>
      </w:r>
    </w:p>
    <w:p w14:paraId="00DC1BA1" w14:textId="77777777" w:rsidR="00350CFB" w:rsidRDefault="00350CFB">
      <w:pPr>
        <w:pStyle w:val="a4"/>
        <w:spacing w:line="396" w:lineRule="auto"/>
        <w:rPr>
          <w:sz w:val="24"/>
        </w:rPr>
        <w:sectPr w:rsidR="00350CFB">
          <w:pgSz w:w="11910" w:h="16840"/>
          <w:pgMar w:top="1840" w:right="708" w:bottom="2300" w:left="992" w:header="0" w:footer="2115" w:gutter="0"/>
          <w:cols w:space="720"/>
        </w:sectPr>
      </w:pPr>
    </w:p>
    <w:p w14:paraId="00DC1BA2" w14:textId="77777777" w:rsidR="00350CFB" w:rsidRDefault="00283FFF">
      <w:pPr>
        <w:pStyle w:val="1"/>
        <w:spacing w:before="79"/>
        <w:ind w:left="282" w:firstLine="0"/>
        <w:jc w:val="left"/>
      </w:pPr>
      <w:r>
        <w:t>List</w:t>
      </w:r>
      <w:r>
        <w:rPr>
          <w:spacing w:val="4"/>
        </w:rPr>
        <w:t xml:space="preserve"> </w:t>
      </w:r>
      <w:r>
        <w:t>of</w:t>
      </w:r>
      <w:r>
        <w:rPr>
          <w:spacing w:val="5"/>
        </w:rPr>
        <w:t xml:space="preserve"> </w:t>
      </w:r>
      <w:r>
        <w:rPr>
          <w:spacing w:val="-2"/>
        </w:rPr>
        <w:t>Tables</w:t>
      </w:r>
    </w:p>
    <w:p w14:paraId="00DC1BA3" w14:textId="77777777" w:rsidR="00350CFB" w:rsidRDefault="00350CFB">
      <w:pPr>
        <w:pStyle w:val="a3"/>
        <w:spacing w:before="133"/>
        <w:rPr>
          <w:b/>
          <w:sz w:val="20"/>
        </w:rPr>
      </w:pPr>
    </w:p>
    <w:tbl>
      <w:tblPr>
        <w:tblW w:w="0" w:type="auto"/>
        <w:tblInd w:w="598" w:type="dxa"/>
        <w:tblLayout w:type="fixed"/>
        <w:tblCellMar>
          <w:left w:w="0" w:type="dxa"/>
          <w:right w:w="0" w:type="dxa"/>
        </w:tblCellMar>
        <w:tblLook w:val="01E0" w:firstRow="1" w:lastRow="1" w:firstColumn="1" w:lastColumn="1" w:noHBand="0" w:noVBand="0"/>
      </w:tblPr>
      <w:tblGrid>
        <w:gridCol w:w="444"/>
        <w:gridCol w:w="8300"/>
        <w:gridCol w:w="355"/>
      </w:tblGrid>
      <w:tr w:rsidR="00350CFB" w14:paraId="00DC1BA7" w14:textId="77777777">
        <w:trPr>
          <w:trHeight w:val="367"/>
        </w:trPr>
        <w:tc>
          <w:tcPr>
            <w:tcW w:w="444" w:type="dxa"/>
          </w:tcPr>
          <w:p w14:paraId="00DC1BA4" w14:textId="77777777" w:rsidR="00350CFB" w:rsidRDefault="0071403D">
            <w:pPr>
              <w:pStyle w:val="TableParagraph"/>
              <w:spacing w:before="0" w:line="265" w:lineRule="exact"/>
              <w:ind w:left="50"/>
              <w:jc w:val="left"/>
              <w:rPr>
                <w:sz w:val="24"/>
              </w:rPr>
            </w:pPr>
            <w:hyperlink w:anchor="_bookmark2" w:history="1">
              <w:r>
                <w:rPr>
                  <w:spacing w:val="-10"/>
                  <w:sz w:val="24"/>
                </w:rPr>
                <w:t>1</w:t>
              </w:r>
            </w:hyperlink>
          </w:p>
        </w:tc>
        <w:tc>
          <w:tcPr>
            <w:tcW w:w="8300" w:type="dxa"/>
          </w:tcPr>
          <w:p w14:paraId="00DC1BA5" w14:textId="77777777" w:rsidR="00350CFB" w:rsidRDefault="0071403D">
            <w:pPr>
              <w:pStyle w:val="TableParagraph"/>
              <w:spacing w:before="0" w:line="265" w:lineRule="exact"/>
              <w:ind w:left="147"/>
              <w:jc w:val="left"/>
              <w:rPr>
                <w:sz w:val="24"/>
              </w:rPr>
            </w:pPr>
            <w:r>
              <w:rPr>
                <w:color w:val="FF0000"/>
                <w:spacing w:val="35"/>
                <w:sz w:val="24"/>
              </w:rPr>
              <w:t>Abbreviations used in this research. . . . . . . . . . . . . . . . . . . . . . . . .</w:t>
            </w:r>
          </w:p>
        </w:tc>
        <w:tc>
          <w:tcPr>
            <w:tcW w:w="355" w:type="dxa"/>
          </w:tcPr>
          <w:p w14:paraId="00DC1BA6" w14:textId="77777777" w:rsidR="00350CFB" w:rsidRDefault="00283FFF">
            <w:pPr>
              <w:pStyle w:val="TableParagraph"/>
              <w:spacing w:before="0" w:line="265" w:lineRule="exact"/>
              <w:ind w:left="22"/>
              <w:rPr>
                <w:sz w:val="24"/>
              </w:rPr>
            </w:pPr>
            <w:r>
              <w:rPr>
                <w:spacing w:val="-5"/>
                <w:sz w:val="24"/>
              </w:rPr>
              <w:t>11</w:t>
            </w:r>
          </w:p>
        </w:tc>
      </w:tr>
      <w:tr w:rsidR="00350CFB" w14:paraId="00DC1BAB" w14:textId="77777777">
        <w:trPr>
          <w:trHeight w:val="569"/>
        </w:trPr>
        <w:tc>
          <w:tcPr>
            <w:tcW w:w="444" w:type="dxa"/>
          </w:tcPr>
          <w:p w14:paraId="00DC1BA8" w14:textId="77777777" w:rsidR="00350CFB" w:rsidRDefault="0071403D">
            <w:pPr>
              <w:pStyle w:val="TableParagraph"/>
              <w:spacing w:before="91"/>
              <w:ind w:left="50"/>
              <w:jc w:val="left"/>
              <w:rPr>
                <w:sz w:val="24"/>
              </w:rPr>
            </w:pPr>
            <w:hyperlink w:anchor="_bookmark3" w:history="1">
              <w:r>
                <w:rPr>
                  <w:spacing w:val="-10"/>
                  <w:sz w:val="24"/>
                </w:rPr>
                <w:t>2</w:t>
              </w:r>
            </w:hyperlink>
          </w:p>
        </w:tc>
        <w:tc>
          <w:tcPr>
            <w:tcW w:w="8300" w:type="dxa"/>
          </w:tcPr>
          <w:p w14:paraId="00DC1BA9" w14:textId="77777777" w:rsidR="00350CFB" w:rsidRDefault="0071403D">
            <w:pPr>
              <w:pStyle w:val="TableParagraph"/>
              <w:spacing w:before="91"/>
              <w:ind w:left="155"/>
              <w:jc w:val="left"/>
              <w:rPr>
                <w:sz w:val="24"/>
              </w:rPr>
            </w:pPr>
            <w:r>
              <w:rPr>
                <w:color w:val="FF0000"/>
                <w:spacing w:val="28"/>
                <w:sz w:val="24"/>
              </w:rPr>
              <w:t>Mathematical notation used in this research.  . . . . . . . . . . . . . . . . . . .</w:t>
            </w:r>
          </w:p>
        </w:tc>
        <w:tc>
          <w:tcPr>
            <w:tcW w:w="355" w:type="dxa"/>
          </w:tcPr>
          <w:p w14:paraId="00DC1BAA" w14:textId="77777777" w:rsidR="00350CFB" w:rsidRDefault="00283FFF">
            <w:pPr>
              <w:pStyle w:val="TableParagraph"/>
              <w:spacing w:before="91"/>
              <w:ind w:left="22" w:right="8"/>
              <w:rPr>
                <w:sz w:val="24"/>
              </w:rPr>
            </w:pPr>
            <w:r>
              <w:rPr>
                <w:spacing w:val="-5"/>
                <w:sz w:val="24"/>
              </w:rPr>
              <w:t>12</w:t>
            </w:r>
          </w:p>
        </w:tc>
      </w:tr>
      <w:tr w:rsidR="00350CFB" w14:paraId="00DC1BAF" w14:textId="77777777">
        <w:trPr>
          <w:trHeight w:val="573"/>
        </w:trPr>
        <w:tc>
          <w:tcPr>
            <w:tcW w:w="444" w:type="dxa"/>
          </w:tcPr>
          <w:p w14:paraId="00DC1BAC" w14:textId="77777777" w:rsidR="00350CFB" w:rsidRDefault="0071403D">
            <w:pPr>
              <w:pStyle w:val="TableParagraph"/>
              <w:spacing w:before="191"/>
              <w:ind w:left="50"/>
              <w:jc w:val="left"/>
              <w:rPr>
                <w:sz w:val="24"/>
              </w:rPr>
            </w:pPr>
            <w:hyperlink w:anchor="_bookmark9" w:history="1">
              <w:r>
                <w:rPr>
                  <w:spacing w:val="-5"/>
                  <w:sz w:val="24"/>
                </w:rPr>
                <w:t>1.1</w:t>
              </w:r>
            </w:hyperlink>
          </w:p>
        </w:tc>
        <w:tc>
          <w:tcPr>
            <w:tcW w:w="8300" w:type="dxa"/>
          </w:tcPr>
          <w:p w14:paraId="00DC1BAD" w14:textId="77777777" w:rsidR="00350CFB" w:rsidRDefault="0071403D">
            <w:pPr>
              <w:pStyle w:val="TableParagraph"/>
              <w:spacing w:before="191"/>
              <w:ind w:left="155"/>
              <w:jc w:val="left"/>
              <w:rPr>
                <w:sz w:val="24"/>
              </w:rPr>
            </w:pPr>
            <w:hyperlink w:anchor="_bookmark9" w:history="1">
              <w:r>
                <w:rPr>
                  <w:sz w:val="24"/>
                </w:rPr>
                <w:t>Primary</w:t>
              </w:r>
              <w:r>
                <w:rPr>
                  <w:spacing w:val="-12"/>
                  <w:sz w:val="24"/>
                </w:rPr>
                <w:t xml:space="preserve"> </w:t>
              </w:r>
              <w:r>
                <w:rPr>
                  <w:sz w:val="24"/>
                </w:rPr>
                <w:t>comparison:</w:t>
              </w:r>
              <w:r>
                <w:rPr>
                  <w:spacing w:val="13"/>
                  <w:sz w:val="24"/>
                </w:rPr>
                <w:t xml:space="preserve"> </w:t>
              </w:r>
              <w:r>
                <w:rPr>
                  <w:sz w:val="24"/>
                </w:rPr>
                <w:t>EndorseRank</w:t>
              </w:r>
              <w:r>
                <w:rPr>
                  <w:spacing w:val="-10"/>
                  <w:sz w:val="24"/>
                </w:rPr>
                <w:t xml:space="preserve"> </w:t>
              </w:r>
              <w:r>
                <w:rPr>
                  <w:sz w:val="24"/>
                </w:rPr>
                <w:t>versus</w:t>
              </w:r>
              <w:r>
                <w:rPr>
                  <w:spacing w:val="-11"/>
                  <w:sz w:val="24"/>
                </w:rPr>
                <w:t xml:space="preserve"> </w:t>
              </w:r>
              <w:r>
                <w:rPr>
                  <w:sz w:val="24"/>
                </w:rPr>
                <w:t>AWP</w:t>
              </w:r>
              <w:r>
                <w:rPr>
                  <w:spacing w:val="-11"/>
                  <w:sz w:val="24"/>
                </w:rPr>
                <w:t xml:space="preserve"> </w:t>
              </w:r>
              <w:r>
                <w:rPr>
                  <w:sz w:val="24"/>
                </w:rPr>
                <w:t>(matched</w:t>
              </w:r>
              <w:r>
                <w:rPr>
                  <w:spacing w:val="-10"/>
                  <w:sz w:val="24"/>
                </w:rPr>
                <w:t xml:space="preserve"> </w:t>
              </w:r>
              <w:r>
                <w:rPr>
                  <w:sz w:val="24"/>
                </w:rPr>
                <w:t>wallet</w:t>
              </w:r>
              <w:r>
                <w:rPr>
                  <w:spacing w:val="-12"/>
                  <w:sz w:val="24"/>
                </w:rPr>
                <w:t xml:space="preserve"> </w:t>
              </w:r>
              <w:r>
                <w:rPr>
                  <w:sz w:val="24"/>
                </w:rPr>
                <w:t>cohort,</w:t>
              </w:r>
              <w:r>
                <w:rPr>
                  <w:spacing w:val="-9"/>
                  <w:sz w:val="24"/>
                </w:rPr>
                <w:t xml:space="preserve"> </w:t>
              </w:r>
              <w:r>
                <w:rPr>
                  <w:i/>
                  <w:sz w:val="24"/>
                </w:rPr>
                <w:t>n</w:t>
              </w:r>
              <w:r>
                <w:rPr>
                  <w:i/>
                  <w:spacing w:val="3"/>
                  <w:sz w:val="24"/>
                </w:rPr>
                <w:t xml:space="preserve"> </w:t>
              </w:r>
              <w:r>
                <w:rPr>
                  <w:sz w:val="24"/>
                </w:rPr>
                <w:t>=</w:t>
              </w:r>
              <w:r>
                <w:rPr>
                  <w:spacing w:val="3"/>
                  <w:sz w:val="24"/>
                </w:rPr>
                <w:t xml:space="preserve"> </w:t>
              </w:r>
              <w:r>
                <w:rPr>
                  <w:spacing w:val="-2"/>
                  <w:sz w:val="24"/>
                </w:rPr>
                <w:t>5</w:t>
              </w:r>
              <w:r>
                <w:rPr>
                  <w:i/>
                  <w:spacing w:val="-2"/>
                  <w:sz w:val="24"/>
                </w:rPr>
                <w:t>,</w:t>
              </w:r>
              <w:r>
                <w:rPr>
                  <w:spacing w:val="-2"/>
                  <w:sz w:val="24"/>
                </w:rPr>
                <w:t>521).</w:t>
              </w:r>
            </w:hyperlink>
          </w:p>
        </w:tc>
        <w:tc>
          <w:tcPr>
            <w:tcW w:w="355" w:type="dxa"/>
          </w:tcPr>
          <w:p w14:paraId="00DC1BAE" w14:textId="77777777" w:rsidR="00350CFB" w:rsidRDefault="00283FFF">
            <w:pPr>
              <w:pStyle w:val="TableParagraph"/>
              <w:spacing w:before="191"/>
              <w:ind w:left="22" w:right="8"/>
              <w:rPr>
                <w:sz w:val="24"/>
              </w:rPr>
            </w:pPr>
            <w:r>
              <w:rPr>
                <w:spacing w:val="-5"/>
                <w:sz w:val="24"/>
              </w:rPr>
              <w:t>17</w:t>
            </w:r>
          </w:p>
        </w:tc>
      </w:tr>
      <w:tr w:rsidR="00350CFB" w14:paraId="00DC1BB3" w14:textId="77777777">
        <w:trPr>
          <w:trHeight w:val="459"/>
        </w:trPr>
        <w:tc>
          <w:tcPr>
            <w:tcW w:w="444" w:type="dxa"/>
          </w:tcPr>
          <w:p w14:paraId="00DC1BB0" w14:textId="77777777" w:rsidR="00350CFB" w:rsidRDefault="0071403D">
            <w:pPr>
              <w:pStyle w:val="TableParagraph"/>
              <w:spacing w:before="87"/>
              <w:ind w:left="50"/>
              <w:jc w:val="left"/>
              <w:rPr>
                <w:sz w:val="24"/>
              </w:rPr>
            </w:pPr>
            <w:hyperlink w:anchor="_bookmark11" w:history="1">
              <w:r>
                <w:rPr>
                  <w:spacing w:val="-5"/>
                  <w:sz w:val="24"/>
                </w:rPr>
                <w:t>1.2</w:t>
              </w:r>
            </w:hyperlink>
          </w:p>
        </w:tc>
        <w:tc>
          <w:tcPr>
            <w:tcW w:w="8300" w:type="dxa"/>
          </w:tcPr>
          <w:p w14:paraId="00DC1BB1" w14:textId="77777777" w:rsidR="00350CFB" w:rsidRDefault="0071403D">
            <w:pPr>
              <w:pStyle w:val="TableParagraph"/>
              <w:spacing w:before="87"/>
              <w:ind w:left="155"/>
              <w:jc w:val="left"/>
              <w:rPr>
                <w:sz w:val="24"/>
              </w:rPr>
            </w:pPr>
            <w:hyperlink w:anchor="_bookmark11" w:history="1">
              <w:r>
                <w:rPr>
                  <w:sz w:val="24"/>
                </w:rPr>
                <w:t>Supplementary</w:t>
              </w:r>
              <w:r>
                <w:rPr>
                  <w:spacing w:val="21"/>
                  <w:sz w:val="24"/>
                </w:rPr>
                <w:t xml:space="preserve"> </w:t>
              </w:r>
              <w:r>
                <w:rPr>
                  <w:sz w:val="24"/>
                </w:rPr>
                <w:t>extension</w:t>
              </w:r>
              <w:r>
                <w:rPr>
                  <w:spacing w:val="22"/>
                  <w:sz w:val="24"/>
                </w:rPr>
                <w:t xml:space="preserve"> </w:t>
              </w:r>
              <w:r>
                <w:rPr>
                  <w:sz w:val="24"/>
                </w:rPr>
                <w:t>added</w:t>
              </w:r>
              <w:r>
                <w:rPr>
                  <w:spacing w:val="22"/>
                  <w:sz w:val="24"/>
                </w:rPr>
                <w:t xml:space="preserve"> </w:t>
              </w:r>
              <w:r>
                <w:rPr>
                  <w:sz w:val="24"/>
                </w:rPr>
                <w:t>during</w:t>
              </w:r>
              <w:r>
                <w:rPr>
                  <w:spacing w:val="22"/>
                  <w:sz w:val="24"/>
                </w:rPr>
                <w:t xml:space="preserve"> </w:t>
              </w:r>
              <w:r>
                <w:rPr>
                  <w:sz w:val="24"/>
                </w:rPr>
                <w:t>empirical</w:t>
              </w:r>
              <w:r>
                <w:rPr>
                  <w:spacing w:val="21"/>
                  <w:sz w:val="24"/>
                </w:rPr>
                <w:t xml:space="preserve"> </w:t>
              </w:r>
              <w:r>
                <w:rPr>
                  <w:sz w:val="24"/>
                </w:rPr>
                <w:t>work</w:t>
              </w:r>
              <w:r>
                <w:rPr>
                  <w:spacing w:val="22"/>
                  <w:sz w:val="24"/>
                </w:rPr>
                <w:t xml:space="preserve"> </w:t>
              </w:r>
              <w:r>
                <w:rPr>
                  <w:sz w:val="24"/>
                </w:rPr>
                <w:t>(not</w:t>
              </w:r>
              <w:r>
                <w:rPr>
                  <w:spacing w:val="22"/>
                  <w:sz w:val="24"/>
                </w:rPr>
                <w:t xml:space="preserve"> </w:t>
              </w:r>
              <w:r>
                <w:rPr>
                  <w:sz w:val="24"/>
                </w:rPr>
                <w:t>part</w:t>
              </w:r>
              <w:r>
                <w:rPr>
                  <w:spacing w:val="22"/>
                  <w:sz w:val="24"/>
                </w:rPr>
                <w:t xml:space="preserve"> </w:t>
              </w:r>
              <w:r>
                <w:rPr>
                  <w:sz w:val="24"/>
                </w:rPr>
                <w:t>of</w:t>
              </w:r>
              <w:r>
                <w:rPr>
                  <w:spacing w:val="21"/>
                  <w:sz w:val="24"/>
                </w:rPr>
                <w:t xml:space="preserve"> </w:t>
              </w:r>
              <w:r>
                <w:rPr>
                  <w:sz w:val="24"/>
                </w:rPr>
                <w:t>the</w:t>
              </w:r>
              <w:r>
                <w:rPr>
                  <w:spacing w:val="22"/>
                  <w:sz w:val="24"/>
                </w:rPr>
                <w:t xml:space="preserve"> </w:t>
              </w:r>
              <w:r>
                <w:rPr>
                  <w:spacing w:val="-2"/>
                  <w:sz w:val="24"/>
                </w:rPr>
                <w:t>primary</w:t>
              </w:r>
            </w:hyperlink>
          </w:p>
        </w:tc>
        <w:tc>
          <w:tcPr>
            <w:tcW w:w="355" w:type="dxa"/>
          </w:tcPr>
          <w:p w14:paraId="00DC1BB2" w14:textId="77777777" w:rsidR="00350CFB" w:rsidRDefault="00350CFB">
            <w:pPr>
              <w:pStyle w:val="TableParagraph"/>
              <w:spacing w:before="0"/>
              <w:jc w:val="left"/>
              <w:rPr>
                <w:sz w:val="24"/>
              </w:rPr>
            </w:pPr>
          </w:p>
        </w:tc>
      </w:tr>
      <w:tr w:rsidR="00350CFB" w14:paraId="00DC1BB7" w14:textId="77777777">
        <w:trPr>
          <w:trHeight w:val="463"/>
        </w:trPr>
        <w:tc>
          <w:tcPr>
            <w:tcW w:w="444" w:type="dxa"/>
          </w:tcPr>
          <w:p w14:paraId="00DC1BB4" w14:textId="77777777" w:rsidR="00350CFB" w:rsidRDefault="00350CFB">
            <w:pPr>
              <w:pStyle w:val="TableParagraph"/>
              <w:spacing w:before="0"/>
              <w:jc w:val="left"/>
              <w:rPr>
                <w:sz w:val="24"/>
              </w:rPr>
            </w:pPr>
          </w:p>
        </w:tc>
        <w:tc>
          <w:tcPr>
            <w:tcW w:w="8300" w:type="dxa"/>
          </w:tcPr>
          <w:p w14:paraId="00DC1BB5" w14:textId="77777777" w:rsidR="00350CFB" w:rsidRDefault="0071403D">
            <w:pPr>
              <w:pStyle w:val="TableParagraph"/>
              <w:tabs>
                <w:tab w:val="left" w:pos="4148"/>
              </w:tabs>
              <w:spacing w:before="85"/>
              <w:ind w:left="155"/>
              <w:jc w:val="left"/>
              <w:rPr>
                <w:sz w:val="24"/>
              </w:rPr>
            </w:pPr>
            <w:hyperlink w:anchor="_bookmark11" w:history="1">
              <w:r>
                <w:rPr>
                  <w:spacing w:val="-2"/>
                  <w:sz w:val="24"/>
                </w:rPr>
                <w:t>EndorseRank–AWP</w:t>
              </w:r>
              <w:r>
                <w:rPr>
                  <w:spacing w:val="-9"/>
                  <w:sz w:val="24"/>
                </w:rPr>
                <w:t xml:space="preserve"> </w:t>
              </w:r>
              <w:r>
                <w:rPr>
                  <w:spacing w:val="-2"/>
                  <w:sz w:val="24"/>
                </w:rPr>
                <w:t>research</w:t>
              </w:r>
              <w:r>
                <w:rPr>
                  <w:spacing w:val="-8"/>
                  <w:sz w:val="24"/>
                </w:rPr>
                <w:t xml:space="preserve"> </w:t>
              </w:r>
              <w:r>
                <w:rPr>
                  <w:spacing w:val="-2"/>
                  <w:sz w:val="24"/>
                </w:rPr>
                <w:t>question).</w:t>
              </w:r>
            </w:hyperlink>
            <w:r>
              <w:rPr>
                <w:sz w:val="24"/>
              </w:rPr>
              <w:tab/>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pacing w:val="-10"/>
                <w:sz w:val="24"/>
              </w:rPr>
              <w:t>.</w:t>
            </w:r>
          </w:p>
        </w:tc>
        <w:tc>
          <w:tcPr>
            <w:tcW w:w="355" w:type="dxa"/>
          </w:tcPr>
          <w:p w14:paraId="00DC1BB6" w14:textId="77777777" w:rsidR="00350CFB" w:rsidRDefault="00283FFF">
            <w:pPr>
              <w:pStyle w:val="TableParagraph"/>
              <w:spacing w:before="85"/>
              <w:ind w:left="22" w:right="8"/>
              <w:rPr>
                <w:sz w:val="24"/>
              </w:rPr>
            </w:pPr>
            <w:r>
              <w:rPr>
                <w:spacing w:val="-5"/>
                <w:sz w:val="24"/>
              </w:rPr>
              <w:t>19</w:t>
            </w:r>
          </w:p>
        </w:tc>
      </w:tr>
      <w:tr w:rsidR="00350CFB" w14:paraId="00DC1BBB" w14:textId="77777777">
        <w:trPr>
          <w:trHeight w:val="569"/>
        </w:trPr>
        <w:tc>
          <w:tcPr>
            <w:tcW w:w="444" w:type="dxa"/>
          </w:tcPr>
          <w:p w14:paraId="00DC1BB8" w14:textId="77777777" w:rsidR="00350CFB" w:rsidRDefault="0071403D">
            <w:pPr>
              <w:pStyle w:val="TableParagraph"/>
              <w:spacing w:before="91"/>
              <w:ind w:left="50"/>
              <w:jc w:val="left"/>
              <w:rPr>
                <w:sz w:val="24"/>
              </w:rPr>
            </w:pPr>
            <w:hyperlink w:anchor="_bookmark13" w:history="1">
              <w:r>
                <w:rPr>
                  <w:spacing w:val="-5"/>
                  <w:sz w:val="24"/>
                </w:rPr>
                <w:t>1.3</w:t>
              </w:r>
            </w:hyperlink>
          </w:p>
        </w:tc>
        <w:tc>
          <w:tcPr>
            <w:tcW w:w="8300" w:type="dxa"/>
          </w:tcPr>
          <w:p w14:paraId="00DC1BB9" w14:textId="77777777" w:rsidR="00350CFB" w:rsidRDefault="0071403D">
            <w:pPr>
              <w:pStyle w:val="TableParagraph"/>
              <w:spacing w:before="91"/>
              <w:ind w:left="155"/>
              <w:jc w:val="left"/>
              <w:rPr>
                <w:sz w:val="24"/>
              </w:rPr>
            </w:pPr>
            <w:hyperlink w:anchor="_bookmark13" w:history="1">
              <w:r>
                <w:rPr>
                  <w:sz w:val="24"/>
                </w:rPr>
                <w:t>Summary</w:t>
              </w:r>
              <w:r>
                <w:rPr>
                  <w:spacing w:val="-4"/>
                  <w:sz w:val="24"/>
                </w:rPr>
                <w:t xml:space="preserve"> </w:t>
              </w:r>
              <w:r>
                <w:rPr>
                  <w:sz w:val="24"/>
                </w:rPr>
                <w:t>of</w:t>
              </w:r>
              <w:r>
                <w:rPr>
                  <w:spacing w:val="-4"/>
                  <w:sz w:val="24"/>
                </w:rPr>
                <w:t xml:space="preserve"> </w:t>
              </w:r>
              <w:r>
                <w:rPr>
                  <w:sz w:val="24"/>
                </w:rPr>
                <w:t>hypotheses,</w:t>
              </w:r>
              <w:r>
                <w:rPr>
                  <w:spacing w:val="-3"/>
                  <w:sz w:val="24"/>
                </w:rPr>
                <w:t xml:space="preserve"> </w:t>
              </w:r>
              <w:r>
                <w:rPr>
                  <w:sz w:val="24"/>
                </w:rPr>
                <w:t>research</w:t>
              </w:r>
              <w:r>
                <w:rPr>
                  <w:spacing w:val="-4"/>
                  <w:sz w:val="24"/>
                </w:rPr>
                <w:t xml:space="preserve"> </w:t>
              </w:r>
              <w:r>
                <w:rPr>
                  <w:sz w:val="24"/>
                </w:rPr>
                <w:t>questions,</w:t>
              </w:r>
              <w:r>
                <w:rPr>
                  <w:spacing w:val="-3"/>
                  <w:sz w:val="24"/>
                </w:rPr>
                <w:t xml:space="preserve"> </w:t>
              </w:r>
              <w:r>
                <w:rPr>
                  <w:sz w:val="24"/>
                </w:rPr>
                <w:t>and</w:t>
              </w:r>
              <w:r>
                <w:rPr>
                  <w:spacing w:val="-4"/>
                  <w:sz w:val="24"/>
                </w:rPr>
                <w:t xml:space="preserve"> </w:t>
              </w:r>
              <w:r>
                <w:rPr>
                  <w:sz w:val="24"/>
                </w:rPr>
                <w:t>empirical</w:t>
              </w:r>
              <w:r>
                <w:rPr>
                  <w:spacing w:val="-3"/>
                  <w:sz w:val="24"/>
                </w:rPr>
                <w:t xml:space="preserve"> </w:t>
              </w:r>
              <w:r>
                <w:rPr>
                  <w:sz w:val="24"/>
                </w:rPr>
                <w:t>claims.</w:t>
              </w:r>
            </w:hyperlink>
            <w:r>
              <w:rPr>
                <w:spacing w:val="76"/>
                <w:sz w:val="24"/>
              </w:rPr>
              <w:t xml:space="preserve"> </w:t>
            </w:r>
            <w:r>
              <w:rPr>
                <w:sz w:val="24"/>
              </w:rPr>
              <w:t>.</w:t>
            </w:r>
            <w:r>
              <w:rPr>
                <w:spacing w:val="54"/>
                <w:sz w:val="24"/>
              </w:rPr>
              <w:t xml:space="preserve"> </w:t>
            </w:r>
            <w:r>
              <w:rPr>
                <w:sz w:val="24"/>
              </w:rPr>
              <w:t>.</w:t>
            </w:r>
            <w:r>
              <w:rPr>
                <w:spacing w:val="54"/>
                <w:sz w:val="24"/>
              </w:rPr>
              <w:t xml:space="preserve"> </w:t>
            </w:r>
            <w:r>
              <w:rPr>
                <w:sz w:val="24"/>
              </w:rPr>
              <w:t>.</w:t>
            </w:r>
            <w:r>
              <w:rPr>
                <w:spacing w:val="54"/>
                <w:sz w:val="24"/>
              </w:rPr>
              <w:t xml:space="preserve"> </w:t>
            </w:r>
            <w:r>
              <w:rPr>
                <w:sz w:val="24"/>
              </w:rPr>
              <w:t>.</w:t>
            </w:r>
            <w:r>
              <w:rPr>
                <w:spacing w:val="53"/>
                <w:sz w:val="24"/>
              </w:rPr>
              <w:t xml:space="preserve"> </w:t>
            </w:r>
            <w:r>
              <w:rPr>
                <w:sz w:val="24"/>
              </w:rPr>
              <w:t>.</w:t>
            </w:r>
            <w:r>
              <w:rPr>
                <w:spacing w:val="54"/>
                <w:sz w:val="24"/>
              </w:rPr>
              <w:t xml:space="preserve"> </w:t>
            </w:r>
            <w:r>
              <w:rPr>
                <w:sz w:val="24"/>
              </w:rPr>
              <w:t>.</w:t>
            </w:r>
            <w:r>
              <w:rPr>
                <w:spacing w:val="54"/>
                <w:sz w:val="24"/>
              </w:rPr>
              <w:t xml:space="preserve"> </w:t>
            </w:r>
            <w:r>
              <w:rPr>
                <w:sz w:val="24"/>
              </w:rPr>
              <w:t>.</w:t>
            </w:r>
            <w:r>
              <w:rPr>
                <w:spacing w:val="54"/>
                <w:sz w:val="24"/>
              </w:rPr>
              <w:t xml:space="preserve"> </w:t>
            </w:r>
            <w:r>
              <w:rPr>
                <w:sz w:val="24"/>
              </w:rPr>
              <w:t>.</w:t>
            </w:r>
            <w:r>
              <w:rPr>
                <w:spacing w:val="54"/>
                <w:sz w:val="24"/>
              </w:rPr>
              <w:t xml:space="preserve"> </w:t>
            </w:r>
            <w:r>
              <w:rPr>
                <w:spacing w:val="-10"/>
                <w:sz w:val="24"/>
              </w:rPr>
              <w:t>.</w:t>
            </w:r>
          </w:p>
        </w:tc>
        <w:tc>
          <w:tcPr>
            <w:tcW w:w="355" w:type="dxa"/>
          </w:tcPr>
          <w:p w14:paraId="00DC1BBA" w14:textId="77777777" w:rsidR="00350CFB" w:rsidRDefault="00283FFF">
            <w:pPr>
              <w:pStyle w:val="TableParagraph"/>
              <w:spacing w:before="91"/>
              <w:ind w:left="22" w:right="8"/>
              <w:rPr>
                <w:sz w:val="24"/>
              </w:rPr>
            </w:pPr>
            <w:r>
              <w:rPr>
                <w:spacing w:val="-5"/>
                <w:sz w:val="24"/>
              </w:rPr>
              <w:t>20</w:t>
            </w:r>
          </w:p>
        </w:tc>
      </w:tr>
      <w:tr w:rsidR="00350CFB" w14:paraId="00DC1BBF" w14:textId="77777777">
        <w:trPr>
          <w:trHeight w:val="669"/>
        </w:trPr>
        <w:tc>
          <w:tcPr>
            <w:tcW w:w="444" w:type="dxa"/>
          </w:tcPr>
          <w:p w14:paraId="00DC1BBC" w14:textId="77777777" w:rsidR="00350CFB" w:rsidRDefault="0071403D">
            <w:pPr>
              <w:pStyle w:val="TableParagraph"/>
              <w:spacing w:before="191"/>
              <w:ind w:left="50"/>
              <w:jc w:val="left"/>
              <w:rPr>
                <w:sz w:val="24"/>
              </w:rPr>
            </w:pPr>
            <w:hyperlink w:anchor="_bookmark46" w:history="1">
              <w:r>
                <w:rPr>
                  <w:spacing w:val="-5"/>
                  <w:sz w:val="24"/>
                </w:rPr>
                <w:t>2.1</w:t>
              </w:r>
            </w:hyperlink>
          </w:p>
        </w:tc>
        <w:tc>
          <w:tcPr>
            <w:tcW w:w="8300" w:type="dxa"/>
          </w:tcPr>
          <w:p w14:paraId="00DC1BBD" w14:textId="77777777" w:rsidR="00350CFB" w:rsidRDefault="0071403D">
            <w:pPr>
              <w:pStyle w:val="TableParagraph"/>
              <w:spacing w:before="191"/>
              <w:ind w:left="155"/>
              <w:jc w:val="left"/>
              <w:rPr>
                <w:sz w:val="24"/>
              </w:rPr>
            </w:pPr>
            <w:hyperlink w:anchor="_bookmark46" w:history="1">
              <w:r>
                <w:rPr>
                  <w:sz w:val="24"/>
                </w:rPr>
                <w:t>Comparison</w:t>
              </w:r>
              <w:r>
                <w:rPr>
                  <w:spacing w:val="-4"/>
                  <w:sz w:val="24"/>
                </w:rPr>
                <w:t xml:space="preserve"> </w:t>
              </w:r>
              <w:r>
                <w:rPr>
                  <w:sz w:val="24"/>
                </w:rPr>
                <w:t>of</w:t>
              </w:r>
              <w:r>
                <w:rPr>
                  <w:spacing w:val="-4"/>
                  <w:sz w:val="24"/>
                </w:rPr>
                <w:t xml:space="preserve"> </w:t>
              </w:r>
              <w:r>
                <w:rPr>
                  <w:sz w:val="24"/>
                </w:rPr>
                <w:t>selected</w:t>
              </w:r>
              <w:r>
                <w:rPr>
                  <w:spacing w:val="-3"/>
                  <w:sz w:val="24"/>
                </w:rPr>
                <w:t xml:space="preserve"> </w:t>
              </w:r>
              <w:r>
                <w:rPr>
                  <w:sz w:val="24"/>
                </w:rPr>
                <w:t>graph</w:t>
              </w:r>
              <w:r>
                <w:rPr>
                  <w:spacing w:val="-4"/>
                  <w:sz w:val="24"/>
                </w:rPr>
                <w:t xml:space="preserve"> </w:t>
              </w:r>
              <w:r>
                <w:rPr>
                  <w:sz w:val="24"/>
                </w:rPr>
                <w:t>reputation</w:t>
              </w:r>
              <w:r>
                <w:rPr>
                  <w:spacing w:val="-3"/>
                  <w:sz w:val="24"/>
                </w:rPr>
                <w:t xml:space="preserve"> </w:t>
              </w:r>
              <w:r>
                <w:rPr>
                  <w:sz w:val="24"/>
                </w:rPr>
                <w:t>methods</w:t>
              </w:r>
              <w:r>
                <w:rPr>
                  <w:spacing w:val="-4"/>
                  <w:sz w:val="24"/>
                </w:rPr>
                <w:t xml:space="preserve"> </w:t>
              </w:r>
              <w:r>
                <w:rPr>
                  <w:sz w:val="24"/>
                </w:rPr>
                <w:t>(conceptual).</w:t>
              </w:r>
            </w:hyperlink>
            <w:r>
              <w:rPr>
                <w:spacing w:val="6"/>
                <w:sz w:val="24"/>
              </w:rPr>
              <w:t xml:space="preserve"> </w:t>
            </w:r>
            <w:r>
              <w:rPr>
                <w:sz w:val="24"/>
              </w:rPr>
              <w:t>.</w:t>
            </w:r>
            <w:r>
              <w:rPr>
                <w:spacing w:val="54"/>
                <w:sz w:val="24"/>
              </w:rPr>
              <w:t xml:space="preserve"> </w:t>
            </w:r>
            <w:r>
              <w:rPr>
                <w:sz w:val="24"/>
              </w:rPr>
              <w:t>.</w:t>
            </w:r>
            <w:r>
              <w:rPr>
                <w:spacing w:val="54"/>
                <w:sz w:val="24"/>
              </w:rPr>
              <w:t xml:space="preserve"> </w:t>
            </w:r>
            <w:r>
              <w:rPr>
                <w:sz w:val="24"/>
              </w:rPr>
              <w:t>.</w:t>
            </w:r>
            <w:r>
              <w:rPr>
                <w:spacing w:val="54"/>
                <w:sz w:val="24"/>
              </w:rPr>
              <w:t xml:space="preserve"> </w:t>
            </w:r>
            <w:r>
              <w:rPr>
                <w:sz w:val="24"/>
              </w:rPr>
              <w:t>.</w:t>
            </w:r>
            <w:r>
              <w:rPr>
                <w:spacing w:val="54"/>
                <w:sz w:val="24"/>
              </w:rPr>
              <w:t xml:space="preserve"> </w:t>
            </w:r>
            <w:r>
              <w:rPr>
                <w:sz w:val="24"/>
              </w:rPr>
              <w:t>.</w:t>
            </w:r>
            <w:r>
              <w:rPr>
                <w:spacing w:val="54"/>
                <w:sz w:val="24"/>
              </w:rPr>
              <w:t xml:space="preserve"> </w:t>
            </w:r>
            <w:r>
              <w:rPr>
                <w:sz w:val="24"/>
              </w:rPr>
              <w:t>.</w:t>
            </w:r>
            <w:r>
              <w:rPr>
                <w:spacing w:val="54"/>
                <w:sz w:val="24"/>
              </w:rPr>
              <w:t xml:space="preserve"> </w:t>
            </w:r>
            <w:r>
              <w:rPr>
                <w:sz w:val="24"/>
              </w:rPr>
              <w:t>.</w:t>
            </w:r>
            <w:r>
              <w:rPr>
                <w:spacing w:val="53"/>
                <w:sz w:val="24"/>
              </w:rPr>
              <w:t xml:space="preserve"> </w:t>
            </w:r>
            <w:r>
              <w:rPr>
                <w:sz w:val="24"/>
              </w:rPr>
              <w:t>.</w:t>
            </w:r>
            <w:r>
              <w:rPr>
                <w:spacing w:val="54"/>
                <w:sz w:val="24"/>
              </w:rPr>
              <w:t xml:space="preserve"> </w:t>
            </w:r>
            <w:r>
              <w:rPr>
                <w:sz w:val="24"/>
              </w:rPr>
              <w:t>.</w:t>
            </w:r>
            <w:r>
              <w:rPr>
                <w:spacing w:val="54"/>
                <w:sz w:val="24"/>
              </w:rPr>
              <w:t xml:space="preserve"> </w:t>
            </w:r>
            <w:r>
              <w:rPr>
                <w:sz w:val="24"/>
              </w:rPr>
              <w:t>.</w:t>
            </w:r>
            <w:r>
              <w:rPr>
                <w:spacing w:val="54"/>
                <w:sz w:val="24"/>
              </w:rPr>
              <w:t xml:space="preserve"> </w:t>
            </w:r>
            <w:r>
              <w:rPr>
                <w:spacing w:val="-10"/>
                <w:sz w:val="24"/>
              </w:rPr>
              <w:t>.</w:t>
            </w:r>
          </w:p>
        </w:tc>
        <w:tc>
          <w:tcPr>
            <w:tcW w:w="355" w:type="dxa"/>
          </w:tcPr>
          <w:p w14:paraId="00DC1BBE" w14:textId="77777777" w:rsidR="00350CFB" w:rsidRDefault="00283FFF">
            <w:pPr>
              <w:pStyle w:val="TableParagraph"/>
              <w:spacing w:before="191"/>
              <w:ind w:left="22" w:right="8"/>
              <w:rPr>
                <w:sz w:val="24"/>
              </w:rPr>
            </w:pPr>
            <w:r>
              <w:rPr>
                <w:spacing w:val="-5"/>
                <w:sz w:val="24"/>
              </w:rPr>
              <w:t>40</w:t>
            </w:r>
          </w:p>
        </w:tc>
      </w:tr>
      <w:tr w:rsidR="00350CFB" w14:paraId="00DC1BC3" w14:textId="77777777">
        <w:trPr>
          <w:trHeight w:val="669"/>
        </w:trPr>
        <w:tc>
          <w:tcPr>
            <w:tcW w:w="444" w:type="dxa"/>
          </w:tcPr>
          <w:p w14:paraId="00DC1BC0" w14:textId="77777777" w:rsidR="00350CFB" w:rsidRDefault="0071403D">
            <w:pPr>
              <w:pStyle w:val="TableParagraph"/>
              <w:spacing w:before="191"/>
              <w:ind w:left="50"/>
              <w:jc w:val="left"/>
              <w:rPr>
                <w:sz w:val="24"/>
              </w:rPr>
            </w:pPr>
            <w:hyperlink w:anchor="_bookmark51" w:history="1">
              <w:r>
                <w:rPr>
                  <w:spacing w:val="-5"/>
                  <w:sz w:val="24"/>
                </w:rPr>
                <w:t>3.1</w:t>
              </w:r>
            </w:hyperlink>
          </w:p>
        </w:tc>
        <w:tc>
          <w:tcPr>
            <w:tcW w:w="8300" w:type="dxa"/>
          </w:tcPr>
          <w:p w14:paraId="00DC1BC1" w14:textId="77777777" w:rsidR="00350CFB" w:rsidRDefault="0071403D">
            <w:pPr>
              <w:pStyle w:val="TableParagraph"/>
              <w:tabs>
                <w:tab w:val="left" w:pos="5404"/>
              </w:tabs>
              <w:spacing w:before="191"/>
              <w:ind w:left="155"/>
              <w:jc w:val="left"/>
              <w:rPr>
                <w:sz w:val="24"/>
              </w:rPr>
            </w:pPr>
            <w:hyperlink w:anchor="_bookmark51" w:history="1">
              <w:r>
                <w:rPr>
                  <w:sz w:val="24"/>
                </w:rPr>
                <w:t>Notation</w:t>
              </w:r>
              <w:r>
                <w:rPr>
                  <w:spacing w:val="-7"/>
                  <w:sz w:val="24"/>
                </w:rPr>
                <w:t xml:space="preserve"> </w:t>
              </w:r>
              <w:r>
                <w:rPr>
                  <w:sz w:val="24"/>
                </w:rPr>
                <w:t>for</w:t>
              </w:r>
              <w:r>
                <w:rPr>
                  <w:spacing w:val="-7"/>
                  <w:sz w:val="24"/>
                </w:rPr>
                <w:t xml:space="preserve"> </w:t>
              </w:r>
              <w:r>
                <w:rPr>
                  <w:sz w:val="24"/>
                </w:rPr>
                <w:t>graphs,</w:t>
              </w:r>
              <w:r>
                <w:rPr>
                  <w:spacing w:val="-7"/>
                  <w:sz w:val="24"/>
                </w:rPr>
                <w:t xml:space="preserve"> </w:t>
              </w:r>
              <w:r>
                <w:rPr>
                  <w:sz w:val="24"/>
                </w:rPr>
                <w:t>scores,</w:t>
              </w:r>
              <w:r>
                <w:rPr>
                  <w:spacing w:val="-7"/>
                  <w:sz w:val="24"/>
                </w:rPr>
                <w:t xml:space="preserve"> </w:t>
              </w:r>
              <w:r>
                <w:rPr>
                  <w:sz w:val="24"/>
                </w:rPr>
                <w:t>proxies,</w:t>
              </w:r>
              <w:r>
                <w:rPr>
                  <w:spacing w:val="-7"/>
                  <w:sz w:val="24"/>
                </w:rPr>
                <w:t xml:space="preserve"> </w:t>
              </w:r>
              <w:r>
                <w:rPr>
                  <w:sz w:val="24"/>
                </w:rPr>
                <w:t>and</w:t>
              </w:r>
              <w:r>
                <w:rPr>
                  <w:spacing w:val="-7"/>
                  <w:sz w:val="24"/>
                </w:rPr>
                <w:t xml:space="preserve"> </w:t>
              </w:r>
              <w:r>
                <w:rPr>
                  <w:spacing w:val="-2"/>
                  <w:sz w:val="24"/>
                </w:rPr>
                <w:t>parameters.</w:t>
              </w:r>
            </w:hyperlink>
            <w:r>
              <w:rPr>
                <w:sz w:val="24"/>
              </w:rPr>
              <w:tab/>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pacing w:val="-10"/>
                <w:sz w:val="24"/>
              </w:rPr>
              <w:t>.</w:t>
            </w:r>
          </w:p>
        </w:tc>
        <w:tc>
          <w:tcPr>
            <w:tcW w:w="355" w:type="dxa"/>
          </w:tcPr>
          <w:p w14:paraId="00DC1BC2" w14:textId="77777777" w:rsidR="00350CFB" w:rsidRDefault="00283FFF">
            <w:pPr>
              <w:pStyle w:val="TableParagraph"/>
              <w:spacing w:before="191"/>
              <w:ind w:left="22" w:right="8"/>
              <w:rPr>
                <w:sz w:val="24"/>
              </w:rPr>
            </w:pPr>
            <w:r>
              <w:rPr>
                <w:spacing w:val="-5"/>
                <w:sz w:val="24"/>
              </w:rPr>
              <w:t>44</w:t>
            </w:r>
          </w:p>
        </w:tc>
      </w:tr>
      <w:tr w:rsidR="00350CFB" w14:paraId="00DC1BC7" w14:textId="77777777">
        <w:trPr>
          <w:trHeight w:val="567"/>
        </w:trPr>
        <w:tc>
          <w:tcPr>
            <w:tcW w:w="444" w:type="dxa"/>
          </w:tcPr>
          <w:p w14:paraId="00DC1BC4" w14:textId="77777777" w:rsidR="00350CFB" w:rsidRDefault="0071403D">
            <w:pPr>
              <w:pStyle w:val="TableParagraph"/>
              <w:spacing w:before="191"/>
              <w:ind w:left="50"/>
              <w:jc w:val="left"/>
              <w:rPr>
                <w:sz w:val="24"/>
              </w:rPr>
            </w:pPr>
            <w:hyperlink w:anchor="_bookmark86" w:history="1">
              <w:r>
                <w:rPr>
                  <w:spacing w:val="-5"/>
                  <w:sz w:val="24"/>
                </w:rPr>
                <w:t>4.1</w:t>
              </w:r>
            </w:hyperlink>
          </w:p>
        </w:tc>
        <w:tc>
          <w:tcPr>
            <w:tcW w:w="8300" w:type="dxa"/>
          </w:tcPr>
          <w:p w14:paraId="00DC1BC5" w14:textId="77777777" w:rsidR="00350CFB" w:rsidRDefault="0071403D">
            <w:pPr>
              <w:pStyle w:val="TableParagraph"/>
              <w:spacing w:before="111"/>
              <w:ind w:left="155"/>
              <w:jc w:val="left"/>
              <w:rPr>
                <w:sz w:val="24"/>
              </w:rPr>
            </w:pPr>
            <w:r>
              <w:rPr>
                <w:color w:val="FF0000"/>
              </w:rPr>
              <w:t>Dataset characteristics for the matched cohort (n = 5,521 wallets with non-zero reputation-subgraph connectivity).</w:t>
            </w:r>
          </w:p>
        </w:tc>
        <w:tc>
          <w:tcPr>
            <w:tcW w:w="355" w:type="dxa"/>
          </w:tcPr>
          <w:p w14:paraId="00DC1BC6" w14:textId="77777777" w:rsidR="00350CFB" w:rsidRDefault="00350CFB">
            <w:pPr>
              <w:pStyle w:val="TableParagraph"/>
              <w:spacing w:before="0"/>
              <w:jc w:val="left"/>
              <w:rPr>
                <w:sz w:val="24"/>
              </w:rPr>
            </w:pPr>
          </w:p>
        </w:tc>
      </w:tr>
      <w:tr w:rsidR="00350CFB" w14:paraId="00DC1BCB" w14:textId="77777777">
        <w:trPr>
          <w:trHeight w:val="459"/>
        </w:trPr>
        <w:tc>
          <w:tcPr>
            <w:tcW w:w="444" w:type="dxa"/>
          </w:tcPr>
          <w:p w14:paraId="00DC1BC8" w14:textId="77777777" w:rsidR="00350CFB" w:rsidRDefault="00350CFB">
            <w:pPr>
              <w:pStyle w:val="TableParagraph"/>
              <w:spacing w:before="0"/>
              <w:jc w:val="left"/>
              <w:rPr>
                <w:sz w:val="24"/>
              </w:rPr>
            </w:pPr>
          </w:p>
        </w:tc>
        <w:tc>
          <w:tcPr>
            <w:tcW w:w="8300" w:type="dxa"/>
          </w:tcPr>
          <w:p w14:paraId="00DC1BC9" w14:textId="77777777" w:rsidR="00350CFB" w:rsidRDefault="0071403D">
            <w:pPr>
              <w:pStyle w:val="TableParagraph"/>
              <w:spacing w:before="80"/>
              <w:ind w:left="155"/>
              <w:jc w:val="left"/>
              <w:rPr>
                <w:sz w:val="24"/>
              </w:rPr>
            </w:pPr>
            <w:hyperlink w:anchor="_bookmark86" w:history="1">
              <w:r>
                <w:rPr>
                  <w:sz w:val="24"/>
                </w:rPr>
                <w:t>closes</w:t>
              </w:r>
              <w:r>
                <w:rPr>
                  <w:spacing w:val="-3"/>
                  <w:sz w:val="24"/>
                </w:rPr>
                <w:t xml:space="preserve"> </w:t>
              </w:r>
              <w:r>
                <w:rPr>
                  <w:sz w:val="24"/>
                </w:rPr>
                <w:t>and</w:t>
              </w:r>
              <w:r>
                <w:rPr>
                  <w:spacing w:val="-3"/>
                  <w:sz w:val="24"/>
                </w:rPr>
                <w:t xml:space="preserve"> </w:t>
              </w:r>
              <w:r>
                <w:rPr>
                  <w:sz w:val="24"/>
                </w:rPr>
                <w:t>non-zero</w:t>
              </w:r>
              <w:r>
                <w:rPr>
                  <w:spacing w:val="-3"/>
                  <w:sz w:val="24"/>
                </w:rPr>
                <w:t xml:space="preserve"> </w:t>
              </w:r>
              <w:r>
                <w:rPr>
                  <w:sz w:val="24"/>
                </w:rPr>
                <w:t>reputation-subgraph</w:t>
              </w:r>
              <w:r>
                <w:rPr>
                  <w:spacing w:val="-3"/>
                  <w:sz w:val="24"/>
                </w:rPr>
                <w:t xml:space="preserve"> </w:t>
              </w:r>
              <w:r>
                <w:rPr>
                  <w:sz w:val="24"/>
                </w:rPr>
                <w:t>connectivity).</w:t>
              </w:r>
            </w:hyperlink>
            <w:r>
              <w:rPr>
                <w:spacing w:val="67"/>
                <w:w w:val="150"/>
                <w:sz w:val="24"/>
              </w:rPr>
              <w:t xml:space="preserve"> </w:t>
            </w:r>
            <w:r>
              <w:rPr>
                <w:sz w:val="24"/>
              </w:rPr>
              <w:t>.</w:t>
            </w:r>
            <w:r>
              <w:rPr>
                <w:spacing w:val="56"/>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6"/>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6"/>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6"/>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6"/>
                <w:sz w:val="24"/>
              </w:rPr>
              <w:t xml:space="preserve"> </w:t>
            </w:r>
            <w:r>
              <w:rPr>
                <w:spacing w:val="-10"/>
                <w:sz w:val="24"/>
              </w:rPr>
              <w:t>.</w:t>
            </w:r>
          </w:p>
        </w:tc>
        <w:tc>
          <w:tcPr>
            <w:tcW w:w="355" w:type="dxa"/>
          </w:tcPr>
          <w:p w14:paraId="00DC1BCA" w14:textId="77777777" w:rsidR="00350CFB" w:rsidRDefault="00283FFF">
            <w:pPr>
              <w:pStyle w:val="TableParagraph"/>
              <w:spacing w:before="80"/>
              <w:ind w:left="22" w:right="8"/>
              <w:rPr>
                <w:sz w:val="24"/>
              </w:rPr>
            </w:pPr>
            <w:r>
              <w:rPr>
                <w:spacing w:val="-5"/>
                <w:sz w:val="24"/>
              </w:rPr>
              <w:t>70</w:t>
            </w:r>
          </w:p>
        </w:tc>
      </w:tr>
      <w:tr w:rsidR="00350CFB" w14:paraId="00DC1BCF" w14:textId="77777777">
        <w:trPr>
          <w:trHeight w:val="459"/>
        </w:trPr>
        <w:tc>
          <w:tcPr>
            <w:tcW w:w="444" w:type="dxa"/>
          </w:tcPr>
          <w:p w14:paraId="00DC1BCC" w14:textId="77777777" w:rsidR="00350CFB" w:rsidRDefault="0071403D">
            <w:pPr>
              <w:pStyle w:val="TableParagraph"/>
              <w:spacing w:before="91"/>
              <w:ind w:left="50"/>
              <w:jc w:val="left"/>
              <w:rPr>
                <w:sz w:val="24"/>
              </w:rPr>
            </w:pPr>
            <w:hyperlink w:anchor="_bookmark91" w:history="1">
              <w:r>
                <w:rPr>
                  <w:spacing w:val="-5"/>
                  <w:sz w:val="24"/>
                </w:rPr>
                <w:t>4.2</w:t>
              </w:r>
            </w:hyperlink>
          </w:p>
        </w:tc>
        <w:tc>
          <w:tcPr>
            <w:tcW w:w="8300" w:type="dxa"/>
          </w:tcPr>
          <w:p w14:paraId="00DC1BCD" w14:textId="77777777" w:rsidR="00350CFB" w:rsidRDefault="0071403D">
            <w:pPr>
              <w:pStyle w:val="TableParagraph"/>
              <w:spacing w:before="91"/>
              <w:ind w:left="155"/>
              <w:jc w:val="left"/>
              <w:rPr>
                <w:sz w:val="24"/>
              </w:rPr>
            </w:pPr>
            <w:hyperlink w:anchor="_bookmark91" w:history="1">
              <w:r>
                <w:rPr>
                  <w:w w:val="105"/>
                  <w:sz w:val="24"/>
                </w:rPr>
                <w:t>Computational</w:t>
              </w:r>
              <w:r>
                <w:rPr>
                  <w:spacing w:val="-16"/>
                  <w:w w:val="105"/>
                  <w:sz w:val="24"/>
                </w:rPr>
                <w:t xml:space="preserve"> </w:t>
              </w:r>
              <w:r>
                <w:rPr>
                  <w:w w:val="105"/>
                  <w:sz w:val="24"/>
                </w:rPr>
                <w:t>benchmark</w:t>
              </w:r>
              <w:r>
                <w:rPr>
                  <w:spacing w:val="-15"/>
                  <w:w w:val="105"/>
                  <w:sz w:val="24"/>
                </w:rPr>
                <w:t xml:space="preserve"> </w:t>
              </w:r>
              <w:r>
                <w:rPr>
                  <w:w w:val="105"/>
                  <w:sz w:val="24"/>
                </w:rPr>
                <w:t>on</w:t>
              </w:r>
              <w:r>
                <w:rPr>
                  <w:spacing w:val="-15"/>
                  <w:w w:val="105"/>
                  <w:sz w:val="24"/>
                </w:rPr>
                <w:t xml:space="preserve"> </w:t>
              </w:r>
              <w:r>
                <w:rPr>
                  <w:w w:val="105"/>
                  <w:sz w:val="24"/>
                </w:rPr>
                <w:t>matched</w:t>
              </w:r>
              <w:r>
                <w:rPr>
                  <w:spacing w:val="-16"/>
                  <w:w w:val="105"/>
                  <w:sz w:val="24"/>
                </w:rPr>
                <w:t xml:space="preserve"> </w:t>
              </w:r>
              <w:r>
                <w:rPr>
                  <w:w w:val="105"/>
                  <w:sz w:val="24"/>
                </w:rPr>
                <w:t>wallet</w:t>
              </w:r>
              <w:r>
                <w:rPr>
                  <w:spacing w:val="-15"/>
                  <w:w w:val="105"/>
                  <w:sz w:val="24"/>
                </w:rPr>
                <w:t xml:space="preserve"> </w:t>
              </w:r>
              <w:r>
                <w:rPr>
                  <w:w w:val="105"/>
                  <w:sz w:val="24"/>
                </w:rPr>
                <w:t>cohort</w:t>
              </w:r>
              <w:r>
                <w:rPr>
                  <w:spacing w:val="-15"/>
                  <w:w w:val="105"/>
                  <w:sz w:val="24"/>
                </w:rPr>
                <w:t xml:space="preserve"> </w:t>
              </w:r>
              <w:r>
                <w:rPr>
                  <w:w w:val="105"/>
                  <w:sz w:val="24"/>
                </w:rPr>
                <w:t>(</w:t>
              </w:r>
              <w:r>
                <w:rPr>
                  <w:i/>
                  <w:w w:val="105"/>
                  <w:sz w:val="24"/>
                </w:rPr>
                <w:t>n</w:t>
              </w:r>
              <w:r>
                <w:rPr>
                  <w:i/>
                  <w:spacing w:val="-10"/>
                  <w:w w:val="105"/>
                  <w:sz w:val="24"/>
                </w:rPr>
                <w:t xml:space="preserve"> </w:t>
              </w:r>
              <w:r>
                <w:rPr>
                  <w:w w:val="105"/>
                  <w:sz w:val="24"/>
                </w:rPr>
                <w:t>=</w:t>
              </w:r>
              <w:r>
                <w:rPr>
                  <w:spacing w:val="-10"/>
                  <w:w w:val="105"/>
                  <w:sz w:val="24"/>
                </w:rPr>
                <w:t xml:space="preserve"> </w:t>
              </w:r>
              <w:r>
                <w:rPr>
                  <w:w w:val="105"/>
                  <w:sz w:val="24"/>
                </w:rPr>
                <w:t>5521).</w:t>
              </w:r>
            </w:hyperlink>
            <w:r>
              <w:rPr>
                <w:spacing w:val="15"/>
                <w:w w:val="105"/>
                <w:sz w:val="24"/>
              </w:rPr>
              <w:t xml:space="preserve"> </w:t>
            </w:r>
            <w:r>
              <w:rPr>
                <w:w w:val="105"/>
                <w:sz w:val="24"/>
              </w:rPr>
              <w:t>.</w:t>
            </w:r>
            <w:r>
              <w:rPr>
                <w:spacing w:val="33"/>
                <w:w w:val="105"/>
                <w:sz w:val="24"/>
              </w:rPr>
              <w:t xml:space="preserve"> </w:t>
            </w:r>
            <w:r>
              <w:rPr>
                <w:w w:val="105"/>
                <w:sz w:val="24"/>
              </w:rPr>
              <w:t>.</w:t>
            </w:r>
            <w:r>
              <w:rPr>
                <w:spacing w:val="33"/>
                <w:w w:val="105"/>
                <w:sz w:val="24"/>
              </w:rPr>
              <w:t xml:space="preserve"> </w:t>
            </w:r>
            <w:r>
              <w:rPr>
                <w:w w:val="105"/>
                <w:sz w:val="24"/>
              </w:rPr>
              <w:t>.</w:t>
            </w:r>
            <w:r>
              <w:rPr>
                <w:spacing w:val="33"/>
                <w:w w:val="105"/>
                <w:sz w:val="24"/>
              </w:rPr>
              <w:t xml:space="preserve"> </w:t>
            </w:r>
            <w:r>
              <w:rPr>
                <w:w w:val="105"/>
                <w:sz w:val="24"/>
              </w:rPr>
              <w:t>.</w:t>
            </w:r>
            <w:r>
              <w:rPr>
                <w:spacing w:val="33"/>
                <w:w w:val="105"/>
                <w:sz w:val="24"/>
              </w:rPr>
              <w:t xml:space="preserve"> </w:t>
            </w:r>
            <w:r>
              <w:rPr>
                <w:w w:val="105"/>
                <w:sz w:val="24"/>
              </w:rPr>
              <w:t>.</w:t>
            </w:r>
            <w:r>
              <w:rPr>
                <w:spacing w:val="34"/>
                <w:w w:val="105"/>
                <w:sz w:val="24"/>
              </w:rPr>
              <w:t xml:space="preserve"> </w:t>
            </w:r>
            <w:r>
              <w:rPr>
                <w:w w:val="105"/>
                <w:sz w:val="24"/>
              </w:rPr>
              <w:t>.</w:t>
            </w:r>
            <w:r>
              <w:rPr>
                <w:spacing w:val="33"/>
                <w:w w:val="105"/>
                <w:sz w:val="24"/>
              </w:rPr>
              <w:t xml:space="preserve"> </w:t>
            </w:r>
            <w:r>
              <w:rPr>
                <w:w w:val="105"/>
                <w:sz w:val="24"/>
              </w:rPr>
              <w:t>.</w:t>
            </w:r>
            <w:r>
              <w:rPr>
                <w:spacing w:val="33"/>
                <w:w w:val="105"/>
                <w:sz w:val="24"/>
              </w:rPr>
              <w:t xml:space="preserve"> </w:t>
            </w:r>
            <w:r>
              <w:rPr>
                <w:w w:val="105"/>
                <w:sz w:val="24"/>
              </w:rPr>
              <w:t>.</w:t>
            </w:r>
            <w:r>
              <w:rPr>
                <w:spacing w:val="33"/>
                <w:w w:val="105"/>
                <w:sz w:val="24"/>
              </w:rPr>
              <w:t xml:space="preserve"> </w:t>
            </w:r>
            <w:r>
              <w:rPr>
                <w:w w:val="105"/>
                <w:sz w:val="24"/>
              </w:rPr>
              <w:t>.</w:t>
            </w:r>
            <w:r>
              <w:rPr>
                <w:spacing w:val="33"/>
                <w:w w:val="105"/>
                <w:sz w:val="24"/>
              </w:rPr>
              <w:t xml:space="preserve"> </w:t>
            </w:r>
            <w:r>
              <w:rPr>
                <w:spacing w:val="-10"/>
                <w:w w:val="105"/>
                <w:sz w:val="24"/>
              </w:rPr>
              <w:t>.</w:t>
            </w:r>
          </w:p>
        </w:tc>
        <w:tc>
          <w:tcPr>
            <w:tcW w:w="355" w:type="dxa"/>
          </w:tcPr>
          <w:p w14:paraId="00DC1BCE" w14:textId="77777777" w:rsidR="00350CFB" w:rsidRDefault="00283FFF">
            <w:pPr>
              <w:pStyle w:val="TableParagraph"/>
              <w:spacing w:before="91"/>
              <w:ind w:left="22" w:right="8"/>
              <w:rPr>
                <w:sz w:val="24"/>
              </w:rPr>
            </w:pPr>
            <w:r>
              <w:rPr>
                <w:spacing w:val="-5"/>
                <w:sz w:val="24"/>
              </w:rPr>
              <w:t>75</w:t>
            </w:r>
          </w:p>
        </w:tc>
      </w:tr>
      <w:tr w:rsidR="00350CFB" w14:paraId="00DC1BD4" w14:textId="77777777">
        <w:trPr>
          <w:trHeight w:val="942"/>
        </w:trPr>
        <w:tc>
          <w:tcPr>
            <w:tcW w:w="444" w:type="dxa"/>
          </w:tcPr>
          <w:p w14:paraId="00DC1BD0" w14:textId="77777777" w:rsidR="00350CFB" w:rsidRDefault="0071403D">
            <w:pPr>
              <w:pStyle w:val="TableParagraph"/>
              <w:spacing w:before="103"/>
              <w:ind w:left="50"/>
              <w:jc w:val="left"/>
              <w:rPr>
                <w:sz w:val="24"/>
              </w:rPr>
            </w:pPr>
            <w:hyperlink w:anchor="_bookmark93" w:history="1">
              <w:r>
                <w:rPr>
                  <w:spacing w:val="-5"/>
                  <w:sz w:val="24"/>
                </w:rPr>
                <w:t>4.3</w:t>
              </w:r>
            </w:hyperlink>
          </w:p>
        </w:tc>
        <w:tc>
          <w:tcPr>
            <w:tcW w:w="8300" w:type="dxa"/>
          </w:tcPr>
          <w:p w14:paraId="00DC1BD1" w14:textId="77777777" w:rsidR="00350CFB" w:rsidRDefault="0071403D">
            <w:pPr>
              <w:pStyle w:val="TableParagraph"/>
              <w:spacing w:before="103"/>
              <w:ind w:left="155"/>
              <w:jc w:val="left"/>
              <w:rPr>
                <w:rFonts w:ascii="Courier New" w:hAnsi="Courier New"/>
                <w:sz w:val="24"/>
              </w:rPr>
            </w:pPr>
            <w:hyperlink w:anchor="_bookmark93" w:history="1">
              <w:r>
                <w:rPr>
                  <w:sz w:val="24"/>
                </w:rPr>
                <w:t>Runtime</w:t>
              </w:r>
              <w:r>
                <w:rPr>
                  <w:spacing w:val="-1"/>
                  <w:sz w:val="24"/>
                </w:rPr>
                <w:t xml:space="preserve"> </w:t>
              </w:r>
              <w:r>
                <w:rPr>
                  <w:sz w:val="24"/>
                </w:rPr>
                <w:t>scaling on expanded</w:t>
              </w:r>
              <w:r>
                <w:rPr>
                  <w:spacing w:val="-1"/>
                  <w:sz w:val="24"/>
                </w:rPr>
                <w:t xml:space="preserve"> </w:t>
              </w:r>
              <w:r>
                <w:rPr>
                  <w:sz w:val="24"/>
                </w:rPr>
                <w:t>wallet pool (</w:t>
              </w:r>
              <w:r>
                <w:rPr>
                  <w:i/>
                  <w:sz w:val="24"/>
                </w:rPr>
                <w:t>N</w:t>
              </w:r>
              <w:r>
                <w:rPr>
                  <w:i/>
                  <w:spacing w:val="29"/>
                  <w:w w:val="105"/>
                  <w:sz w:val="24"/>
                </w:rPr>
                <w:t xml:space="preserve"> </w:t>
              </w:r>
              <w:r>
                <w:rPr>
                  <w:w w:val="105"/>
                  <w:sz w:val="24"/>
                </w:rPr>
                <w:t>=</w:t>
              </w:r>
              <w:r>
                <w:rPr>
                  <w:spacing w:val="5"/>
                  <w:w w:val="105"/>
                  <w:sz w:val="24"/>
                </w:rPr>
                <w:t xml:space="preserve"> </w:t>
              </w:r>
              <w:r>
                <w:rPr>
                  <w:sz w:val="24"/>
                </w:rPr>
                <w:t>31612;</w:t>
              </w:r>
              <w:r>
                <w:rPr>
                  <w:spacing w:val="1"/>
                  <w:sz w:val="24"/>
                </w:rPr>
                <w:t xml:space="preserve"> </w:t>
              </w:r>
              <w:r>
                <w:rPr>
                  <w:sz w:val="24"/>
                </w:rPr>
                <w:t>SHA256</w:t>
              </w:r>
              <w:r>
                <w:rPr>
                  <w:spacing w:val="-1"/>
                  <w:sz w:val="24"/>
                </w:rPr>
                <w:t xml:space="preserve"> </w:t>
              </w:r>
              <w:r>
                <w:rPr>
                  <w:sz w:val="24"/>
                </w:rPr>
                <w:t xml:space="preserve">seed </w:t>
              </w:r>
              <w:r>
                <w:rPr>
                  <w:rFonts w:ascii="Courier New" w:hAnsi="Courier New"/>
                  <w:spacing w:val="-2"/>
                  <w:sz w:val="24"/>
                </w:rPr>
                <w:t>benchmark</w:t>
              </w:r>
            </w:hyperlink>
          </w:p>
          <w:p w14:paraId="00DC1BD2" w14:textId="77777777" w:rsidR="00350CFB" w:rsidRDefault="0071403D">
            <w:pPr>
              <w:pStyle w:val="TableParagraph"/>
              <w:spacing w:before="160"/>
              <w:ind w:left="94"/>
              <w:jc w:val="left"/>
              <w:rPr>
                <w:sz w:val="24"/>
              </w:rPr>
            </w:pPr>
            <w:hyperlink w:anchor="_bookmark93" w:history="1">
              <w:r>
                <w:rPr>
                  <w:rFonts w:ascii="Courier New" w:hAnsi="Courier New"/>
                  <w:sz w:val="24"/>
                </w:rPr>
                <w:t>-tier2-v1</w:t>
              </w:r>
              <w:r>
                <w:rPr>
                  <w:sz w:val="24"/>
                </w:rPr>
                <w:t>).</w:t>
              </w:r>
              <w:r>
                <w:rPr>
                  <w:spacing w:val="11"/>
                  <w:sz w:val="24"/>
                </w:rPr>
                <w:t xml:space="preserve"> </w:t>
              </w:r>
              <w:r>
                <w:rPr>
                  <w:sz w:val="24"/>
                </w:rPr>
                <w:t>Stages</w:t>
              </w:r>
              <w:r>
                <w:rPr>
                  <w:spacing w:val="-14"/>
                  <w:sz w:val="24"/>
                </w:rPr>
                <w:t xml:space="preserve"> </w:t>
              </w:r>
              <w:r>
                <w:rPr>
                  <w:sz w:val="24"/>
                </w:rPr>
                <w:t>subsample</w:t>
              </w:r>
              <w:r>
                <w:rPr>
                  <w:spacing w:val="-14"/>
                  <w:sz w:val="24"/>
                </w:rPr>
                <w:t xml:space="preserve"> </w:t>
              </w:r>
              <w:r>
                <w:rPr>
                  <w:sz w:val="24"/>
                </w:rPr>
                <w:t>the</w:t>
              </w:r>
              <w:r>
                <w:rPr>
                  <w:spacing w:val="-14"/>
                  <w:sz w:val="24"/>
                </w:rPr>
                <w:t xml:space="preserve"> </w:t>
              </w:r>
              <w:r>
                <w:rPr>
                  <w:sz w:val="24"/>
                </w:rPr>
                <w:t>extraction</w:t>
              </w:r>
              <w:r>
                <w:rPr>
                  <w:spacing w:val="-14"/>
                  <w:sz w:val="24"/>
                </w:rPr>
                <w:t xml:space="preserve"> </w:t>
              </w:r>
              <w:r>
                <w:rPr>
                  <w:sz w:val="24"/>
                </w:rPr>
                <w:t>wallet</w:t>
              </w:r>
              <w:r>
                <w:rPr>
                  <w:spacing w:val="-14"/>
                  <w:sz w:val="24"/>
                </w:rPr>
                <w:t xml:space="preserve"> </w:t>
              </w:r>
              <w:r>
                <w:rPr>
                  <w:sz w:val="24"/>
                </w:rPr>
                <w:t>set;</w:t>
              </w:r>
              <w:r>
                <w:rPr>
                  <w:spacing w:val="-11"/>
                  <w:sz w:val="24"/>
                </w:rPr>
                <w:t xml:space="preserve"> </w:t>
              </w:r>
              <w:r>
                <w:rPr>
                  <w:sz w:val="24"/>
                </w:rPr>
                <w:t>ER</w:t>
              </w:r>
              <w:r>
                <w:rPr>
                  <w:spacing w:val="-14"/>
                  <w:sz w:val="24"/>
                </w:rPr>
                <w:t xml:space="preserve"> </w:t>
              </w:r>
              <w:r>
                <w:rPr>
                  <w:sz w:val="24"/>
                </w:rPr>
                <w:t>speedup</w:t>
              </w:r>
              <w:r>
                <w:rPr>
                  <w:spacing w:val="-14"/>
                  <w:sz w:val="24"/>
                </w:rPr>
                <w:t xml:space="preserve"> </w:t>
              </w:r>
              <w:r>
                <w:rPr>
                  <w:sz w:val="24"/>
                </w:rPr>
                <w:t>=</w:t>
              </w:r>
              <w:r>
                <w:rPr>
                  <w:spacing w:val="-14"/>
                  <w:sz w:val="24"/>
                </w:rPr>
                <w:t xml:space="preserve"> </w:t>
              </w:r>
              <w:r>
                <w:rPr>
                  <w:spacing w:val="-2"/>
                  <w:sz w:val="24"/>
                </w:rPr>
                <w:t>AWP/ER</w:t>
              </w:r>
            </w:hyperlink>
          </w:p>
        </w:tc>
        <w:tc>
          <w:tcPr>
            <w:tcW w:w="355" w:type="dxa"/>
          </w:tcPr>
          <w:p w14:paraId="00DC1BD3" w14:textId="77777777" w:rsidR="00350CFB" w:rsidRDefault="00350CFB">
            <w:pPr>
              <w:pStyle w:val="TableParagraph"/>
              <w:spacing w:before="0"/>
              <w:jc w:val="left"/>
              <w:rPr>
                <w:sz w:val="24"/>
              </w:rPr>
            </w:pPr>
          </w:p>
        </w:tc>
      </w:tr>
      <w:tr w:rsidR="00350CFB" w14:paraId="00DC1BD8" w14:textId="77777777">
        <w:trPr>
          <w:trHeight w:val="452"/>
        </w:trPr>
        <w:tc>
          <w:tcPr>
            <w:tcW w:w="444" w:type="dxa"/>
          </w:tcPr>
          <w:p w14:paraId="00DC1BD5" w14:textId="77777777" w:rsidR="00350CFB" w:rsidRDefault="00350CFB">
            <w:pPr>
              <w:pStyle w:val="TableParagraph"/>
              <w:spacing w:before="0"/>
              <w:jc w:val="left"/>
              <w:rPr>
                <w:sz w:val="24"/>
              </w:rPr>
            </w:pPr>
          </w:p>
        </w:tc>
        <w:tc>
          <w:tcPr>
            <w:tcW w:w="8300" w:type="dxa"/>
          </w:tcPr>
          <w:p w14:paraId="00DC1BD6" w14:textId="77777777" w:rsidR="00350CFB" w:rsidRDefault="0071403D">
            <w:pPr>
              <w:pStyle w:val="TableParagraph"/>
              <w:spacing w:before="73"/>
              <w:ind w:left="155"/>
              <w:jc w:val="left"/>
              <w:rPr>
                <w:sz w:val="24"/>
              </w:rPr>
            </w:pPr>
            <w:hyperlink w:anchor="_bookmark93" w:history="1">
              <w:r>
                <w:rPr>
                  <w:sz w:val="24"/>
                </w:rPr>
                <w:t>runtime</w:t>
              </w:r>
              <w:r>
                <w:rPr>
                  <w:spacing w:val="-2"/>
                  <w:sz w:val="24"/>
                </w:rPr>
                <w:t xml:space="preserve"> </w:t>
              </w:r>
              <w:r>
                <w:rPr>
                  <w:sz w:val="24"/>
                </w:rPr>
                <w:t>ratio.</w:t>
              </w:r>
            </w:hyperlink>
            <w:r>
              <w:rPr>
                <w:spacing w:val="29"/>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pacing w:val="-10"/>
                <w:sz w:val="24"/>
              </w:rPr>
              <w:t>.</w:t>
            </w:r>
          </w:p>
        </w:tc>
        <w:tc>
          <w:tcPr>
            <w:tcW w:w="355" w:type="dxa"/>
          </w:tcPr>
          <w:p w14:paraId="00DC1BD7" w14:textId="77777777" w:rsidR="00350CFB" w:rsidRDefault="00283FFF">
            <w:pPr>
              <w:pStyle w:val="TableParagraph"/>
              <w:spacing w:before="73"/>
              <w:ind w:left="22" w:right="8"/>
              <w:rPr>
                <w:sz w:val="24"/>
              </w:rPr>
            </w:pPr>
            <w:r>
              <w:rPr>
                <w:spacing w:val="-5"/>
                <w:sz w:val="24"/>
              </w:rPr>
              <w:t>77</w:t>
            </w:r>
          </w:p>
        </w:tc>
      </w:tr>
      <w:tr w:rsidR="00350CFB" w14:paraId="00DC1BDC" w14:textId="77777777">
        <w:trPr>
          <w:trHeight w:val="467"/>
        </w:trPr>
        <w:tc>
          <w:tcPr>
            <w:tcW w:w="444" w:type="dxa"/>
          </w:tcPr>
          <w:p w14:paraId="00DC1BD9" w14:textId="77777777" w:rsidR="00350CFB" w:rsidRDefault="0071403D">
            <w:pPr>
              <w:pStyle w:val="TableParagraph"/>
              <w:spacing w:before="91"/>
              <w:ind w:left="50"/>
              <w:jc w:val="left"/>
              <w:rPr>
                <w:sz w:val="24"/>
              </w:rPr>
            </w:pPr>
            <w:hyperlink w:anchor="_bookmark96" w:history="1">
              <w:r>
                <w:rPr>
                  <w:spacing w:val="-5"/>
                  <w:sz w:val="24"/>
                </w:rPr>
                <w:t>4.4</w:t>
              </w:r>
            </w:hyperlink>
          </w:p>
        </w:tc>
        <w:tc>
          <w:tcPr>
            <w:tcW w:w="8300" w:type="dxa"/>
          </w:tcPr>
          <w:p w14:paraId="00DC1BDA" w14:textId="77777777" w:rsidR="00350CFB" w:rsidRDefault="0071403D">
            <w:pPr>
              <w:pStyle w:val="TableParagraph"/>
              <w:spacing w:before="11"/>
              <w:ind w:left="155"/>
              <w:jc w:val="left"/>
              <w:rPr>
                <w:sz w:val="24"/>
              </w:rPr>
            </w:pPr>
            <w:hyperlink w:anchor="_bookmark96" w:history="1">
              <w:r>
                <w:rPr>
                  <w:sz w:val="24"/>
                </w:rPr>
                <w:t>Robustness:</w:t>
              </w:r>
              <w:r>
                <w:rPr>
                  <w:spacing w:val="37"/>
                  <w:sz w:val="24"/>
                </w:rPr>
                <w:t xml:space="preserve"> </w:t>
              </w:r>
              <w:r>
                <w:rPr>
                  <w:sz w:val="24"/>
                </w:rPr>
                <w:t>mean</w:t>
              </w:r>
              <w:r>
                <w:rPr>
                  <w:spacing w:val="10"/>
                  <w:sz w:val="24"/>
                </w:rPr>
                <w:t xml:space="preserve"> </w:t>
              </w:r>
              <w:r>
                <w:rPr>
                  <w:sz w:val="24"/>
                </w:rPr>
                <w:t>Kendall</w:t>
              </w:r>
              <w:r>
                <w:rPr>
                  <w:spacing w:val="10"/>
                  <w:sz w:val="24"/>
                </w:rPr>
                <w:t xml:space="preserve"> </w:t>
              </w:r>
              <w:r>
                <w:rPr>
                  <w:i/>
                  <w:sz w:val="24"/>
                </w:rPr>
                <w:t>τ</w:t>
              </w:r>
              <w:r>
                <w:rPr>
                  <w:i/>
                  <w:spacing w:val="39"/>
                  <w:sz w:val="24"/>
                </w:rPr>
                <w:t xml:space="preserve"> </w:t>
              </w:r>
              <w:r>
                <w:rPr>
                  <w:sz w:val="24"/>
                </w:rPr>
                <w:t>under</w:t>
              </w:r>
              <w:r>
                <w:rPr>
                  <w:spacing w:val="10"/>
                  <w:sz w:val="24"/>
                </w:rPr>
                <w:t xml:space="preserve"> </w:t>
              </w:r>
              <w:r>
                <w:rPr>
                  <w:sz w:val="24"/>
                </w:rPr>
                <w:t>PageRank</w:t>
              </w:r>
              <w:r>
                <w:rPr>
                  <w:spacing w:val="10"/>
                  <w:sz w:val="24"/>
                </w:rPr>
                <w:t xml:space="preserve"> </w:t>
              </w:r>
              <w:r>
                <w:rPr>
                  <w:sz w:val="24"/>
                </w:rPr>
                <w:t>damping</w:t>
              </w:r>
              <w:r>
                <w:rPr>
                  <w:spacing w:val="10"/>
                  <w:sz w:val="24"/>
                </w:rPr>
                <w:t xml:space="preserve"> </w:t>
              </w:r>
              <w:r>
                <w:rPr>
                  <w:i/>
                  <w:sz w:val="24"/>
                </w:rPr>
                <w:t>d</w:t>
              </w:r>
              <w:r>
                <w:rPr>
                  <w:i/>
                  <w:spacing w:val="25"/>
                  <w:sz w:val="24"/>
                </w:rPr>
                <w:t xml:space="preserve"> </w:t>
              </w:r>
              <w:r>
                <w:rPr>
                  <w:rFonts w:ascii="Arial Unicode MS" w:hAnsi="Arial Unicode MS"/>
                  <w:sz w:val="24"/>
                </w:rPr>
                <w:t>∈</w:t>
              </w:r>
              <w:r>
                <w:rPr>
                  <w:rFonts w:ascii="Arial Unicode MS" w:hAnsi="Arial Unicode MS"/>
                  <w:spacing w:val="19"/>
                  <w:sz w:val="24"/>
                </w:rPr>
                <w:t xml:space="preserve"> </w:t>
              </w:r>
              <w:r>
                <w:rPr>
                  <w:rFonts w:ascii="Arial Unicode MS" w:hAnsi="Arial Unicode MS"/>
                  <w:sz w:val="24"/>
                </w:rPr>
                <w:t>{</w:t>
              </w:r>
              <w:r>
                <w:rPr>
                  <w:sz w:val="24"/>
                </w:rPr>
                <w:t>0</w:t>
              </w:r>
              <w:r>
                <w:rPr>
                  <w:i/>
                  <w:sz w:val="24"/>
                </w:rPr>
                <w:t>.</w:t>
              </w:r>
              <w:r>
                <w:rPr>
                  <w:sz w:val="24"/>
                </w:rPr>
                <w:t>75</w:t>
              </w:r>
              <w:r>
                <w:rPr>
                  <w:i/>
                  <w:sz w:val="24"/>
                </w:rPr>
                <w:t>,</w:t>
              </w:r>
              <w:r>
                <w:rPr>
                  <w:i/>
                  <w:spacing w:val="-17"/>
                  <w:sz w:val="24"/>
                </w:rPr>
                <w:t xml:space="preserve"> </w:t>
              </w:r>
              <w:r>
                <w:rPr>
                  <w:sz w:val="24"/>
                </w:rPr>
                <w:t>0</w:t>
              </w:r>
              <w:r>
                <w:rPr>
                  <w:i/>
                  <w:sz w:val="24"/>
                </w:rPr>
                <w:t>.</w:t>
              </w:r>
              <w:r>
                <w:rPr>
                  <w:sz w:val="24"/>
                </w:rPr>
                <w:t>85</w:t>
              </w:r>
              <w:r>
                <w:rPr>
                  <w:i/>
                  <w:sz w:val="24"/>
                </w:rPr>
                <w:t>,</w:t>
              </w:r>
              <w:r>
                <w:rPr>
                  <w:i/>
                  <w:spacing w:val="-17"/>
                  <w:sz w:val="24"/>
                </w:rPr>
                <w:t xml:space="preserve"> </w:t>
              </w:r>
              <w:r>
                <w:rPr>
                  <w:sz w:val="24"/>
                </w:rPr>
                <w:t>0</w:t>
              </w:r>
              <w:r>
                <w:rPr>
                  <w:i/>
                  <w:sz w:val="24"/>
                </w:rPr>
                <w:t>.</w:t>
              </w:r>
              <w:r>
                <w:rPr>
                  <w:sz w:val="24"/>
                </w:rPr>
                <w:t>95</w:t>
              </w:r>
              <w:r>
                <w:rPr>
                  <w:rFonts w:ascii="Arial Unicode MS" w:hAnsi="Arial Unicode MS"/>
                  <w:sz w:val="24"/>
                </w:rPr>
                <w:t>}</w:t>
              </w:r>
              <w:r>
                <w:rPr>
                  <w:rFonts w:ascii="Arial Unicode MS" w:hAnsi="Arial Unicode MS"/>
                  <w:spacing w:val="4"/>
                  <w:sz w:val="24"/>
                </w:rPr>
                <w:t xml:space="preserve"> </w:t>
              </w:r>
              <w:r>
                <w:rPr>
                  <w:spacing w:val="-5"/>
                  <w:sz w:val="24"/>
                </w:rPr>
                <w:t>on</w:t>
              </w:r>
            </w:hyperlink>
          </w:p>
        </w:tc>
        <w:tc>
          <w:tcPr>
            <w:tcW w:w="355" w:type="dxa"/>
          </w:tcPr>
          <w:p w14:paraId="00DC1BDB" w14:textId="77777777" w:rsidR="00350CFB" w:rsidRDefault="00350CFB">
            <w:pPr>
              <w:pStyle w:val="TableParagraph"/>
              <w:spacing w:before="0"/>
              <w:jc w:val="left"/>
              <w:rPr>
                <w:sz w:val="24"/>
              </w:rPr>
            </w:pPr>
          </w:p>
        </w:tc>
      </w:tr>
      <w:tr w:rsidR="00350CFB" w14:paraId="00DC1BE0" w14:textId="77777777">
        <w:trPr>
          <w:trHeight w:val="463"/>
        </w:trPr>
        <w:tc>
          <w:tcPr>
            <w:tcW w:w="444" w:type="dxa"/>
          </w:tcPr>
          <w:p w14:paraId="00DC1BDD" w14:textId="77777777" w:rsidR="00350CFB" w:rsidRDefault="00350CFB">
            <w:pPr>
              <w:pStyle w:val="TableParagraph"/>
              <w:spacing w:before="0"/>
              <w:jc w:val="left"/>
              <w:rPr>
                <w:sz w:val="24"/>
              </w:rPr>
            </w:pPr>
          </w:p>
        </w:tc>
        <w:tc>
          <w:tcPr>
            <w:tcW w:w="8300" w:type="dxa"/>
          </w:tcPr>
          <w:p w14:paraId="00DC1BDE" w14:textId="77777777" w:rsidR="00350CFB" w:rsidRDefault="0071403D">
            <w:pPr>
              <w:pStyle w:val="TableParagraph"/>
              <w:spacing w:before="80"/>
              <w:ind w:left="155"/>
              <w:jc w:val="left"/>
              <w:rPr>
                <w:sz w:val="24"/>
              </w:rPr>
            </w:pPr>
            <w:hyperlink w:anchor="_bookmark96" w:history="1">
              <w:r>
                <w:rPr>
                  <w:w w:val="105"/>
                  <w:sz w:val="24"/>
                </w:rPr>
                <w:t>matched</w:t>
              </w:r>
              <w:r>
                <w:rPr>
                  <w:spacing w:val="-8"/>
                  <w:w w:val="105"/>
                  <w:sz w:val="24"/>
                </w:rPr>
                <w:t xml:space="preserve"> </w:t>
              </w:r>
              <w:r>
                <w:rPr>
                  <w:w w:val="105"/>
                  <w:sz w:val="24"/>
                </w:rPr>
                <w:t>wallet</w:t>
              </w:r>
              <w:r>
                <w:rPr>
                  <w:spacing w:val="-8"/>
                  <w:w w:val="105"/>
                  <w:sz w:val="24"/>
                </w:rPr>
                <w:t xml:space="preserve"> </w:t>
              </w:r>
              <w:r>
                <w:rPr>
                  <w:w w:val="105"/>
                  <w:sz w:val="24"/>
                </w:rPr>
                <w:t>cohort</w:t>
              </w:r>
              <w:r>
                <w:rPr>
                  <w:spacing w:val="-7"/>
                  <w:w w:val="105"/>
                  <w:sz w:val="24"/>
                </w:rPr>
                <w:t xml:space="preserve"> </w:t>
              </w:r>
              <w:r>
                <w:rPr>
                  <w:w w:val="105"/>
                  <w:sz w:val="24"/>
                </w:rPr>
                <w:t>(</w:t>
              </w:r>
              <w:r>
                <w:rPr>
                  <w:i/>
                  <w:w w:val="105"/>
                  <w:sz w:val="24"/>
                </w:rPr>
                <w:t>n</w:t>
              </w:r>
              <w:r>
                <w:rPr>
                  <w:i/>
                  <w:spacing w:val="-2"/>
                  <w:w w:val="105"/>
                  <w:sz w:val="24"/>
                </w:rPr>
                <w:t xml:space="preserve"> </w:t>
              </w:r>
              <w:r>
                <w:rPr>
                  <w:w w:val="105"/>
                  <w:sz w:val="24"/>
                </w:rPr>
                <w:t>=</w:t>
              </w:r>
              <w:r>
                <w:rPr>
                  <w:spacing w:val="-1"/>
                  <w:w w:val="105"/>
                  <w:sz w:val="24"/>
                </w:rPr>
                <w:t xml:space="preserve"> </w:t>
              </w:r>
              <w:r>
                <w:rPr>
                  <w:w w:val="105"/>
                  <w:sz w:val="24"/>
                </w:rPr>
                <w:t>5521).</w:t>
              </w:r>
            </w:hyperlink>
            <w:r>
              <w:rPr>
                <w:spacing w:val="58"/>
                <w:w w:val="105"/>
                <w:sz w:val="24"/>
              </w:rPr>
              <w:t xml:space="preserve"> </w:t>
            </w:r>
            <w:r>
              <w:rPr>
                <w:w w:val="105"/>
                <w:sz w:val="24"/>
              </w:rPr>
              <w:t>.</w:t>
            </w:r>
            <w:r>
              <w:rPr>
                <w:spacing w:val="48"/>
                <w:w w:val="105"/>
                <w:sz w:val="24"/>
              </w:rPr>
              <w:t xml:space="preserve"> </w:t>
            </w:r>
            <w:r>
              <w:rPr>
                <w:w w:val="105"/>
                <w:sz w:val="24"/>
              </w:rPr>
              <w:t>.</w:t>
            </w:r>
            <w:r>
              <w:rPr>
                <w:spacing w:val="49"/>
                <w:w w:val="105"/>
                <w:sz w:val="24"/>
              </w:rPr>
              <w:t xml:space="preserve"> </w:t>
            </w:r>
            <w:r>
              <w:rPr>
                <w:w w:val="105"/>
                <w:sz w:val="24"/>
              </w:rPr>
              <w:t>.</w:t>
            </w:r>
            <w:r>
              <w:rPr>
                <w:spacing w:val="48"/>
                <w:w w:val="105"/>
                <w:sz w:val="24"/>
              </w:rPr>
              <w:t xml:space="preserve"> </w:t>
            </w:r>
            <w:r>
              <w:rPr>
                <w:w w:val="105"/>
                <w:sz w:val="24"/>
              </w:rPr>
              <w:t>.</w:t>
            </w:r>
            <w:r>
              <w:rPr>
                <w:spacing w:val="49"/>
                <w:w w:val="105"/>
                <w:sz w:val="24"/>
              </w:rPr>
              <w:t xml:space="preserve"> </w:t>
            </w:r>
            <w:r>
              <w:rPr>
                <w:w w:val="105"/>
                <w:sz w:val="24"/>
              </w:rPr>
              <w:t>.</w:t>
            </w:r>
            <w:r>
              <w:rPr>
                <w:spacing w:val="49"/>
                <w:w w:val="105"/>
                <w:sz w:val="24"/>
              </w:rPr>
              <w:t xml:space="preserve"> </w:t>
            </w:r>
            <w:r>
              <w:rPr>
                <w:w w:val="105"/>
                <w:sz w:val="24"/>
              </w:rPr>
              <w:t>.</w:t>
            </w:r>
            <w:r>
              <w:rPr>
                <w:spacing w:val="48"/>
                <w:w w:val="105"/>
                <w:sz w:val="24"/>
              </w:rPr>
              <w:t xml:space="preserve"> </w:t>
            </w:r>
            <w:r>
              <w:rPr>
                <w:w w:val="105"/>
                <w:sz w:val="24"/>
              </w:rPr>
              <w:t>.</w:t>
            </w:r>
            <w:r>
              <w:rPr>
                <w:spacing w:val="49"/>
                <w:w w:val="105"/>
                <w:sz w:val="24"/>
              </w:rPr>
              <w:t xml:space="preserve"> </w:t>
            </w:r>
            <w:r>
              <w:rPr>
                <w:w w:val="105"/>
                <w:sz w:val="24"/>
              </w:rPr>
              <w:t>.</w:t>
            </w:r>
            <w:r>
              <w:rPr>
                <w:spacing w:val="49"/>
                <w:w w:val="105"/>
                <w:sz w:val="24"/>
              </w:rPr>
              <w:t xml:space="preserve"> </w:t>
            </w:r>
            <w:r>
              <w:rPr>
                <w:w w:val="105"/>
                <w:sz w:val="24"/>
              </w:rPr>
              <w:t>.</w:t>
            </w:r>
            <w:r>
              <w:rPr>
                <w:spacing w:val="48"/>
                <w:w w:val="105"/>
                <w:sz w:val="24"/>
              </w:rPr>
              <w:t xml:space="preserve"> </w:t>
            </w:r>
            <w:r>
              <w:rPr>
                <w:w w:val="105"/>
                <w:sz w:val="24"/>
              </w:rPr>
              <w:t>.</w:t>
            </w:r>
            <w:r>
              <w:rPr>
                <w:spacing w:val="49"/>
                <w:w w:val="105"/>
                <w:sz w:val="24"/>
              </w:rPr>
              <w:t xml:space="preserve"> </w:t>
            </w:r>
            <w:r>
              <w:rPr>
                <w:w w:val="105"/>
                <w:sz w:val="24"/>
              </w:rPr>
              <w:t>.</w:t>
            </w:r>
            <w:r>
              <w:rPr>
                <w:spacing w:val="49"/>
                <w:w w:val="105"/>
                <w:sz w:val="24"/>
              </w:rPr>
              <w:t xml:space="preserve"> </w:t>
            </w:r>
            <w:r>
              <w:rPr>
                <w:w w:val="105"/>
                <w:sz w:val="24"/>
              </w:rPr>
              <w:t>.</w:t>
            </w:r>
            <w:r>
              <w:rPr>
                <w:spacing w:val="48"/>
                <w:w w:val="105"/>
                <w:sz w:val="24"/>
              </w:rPr>
              <w:t xml:space="preserve"> </w:t>
            </w:r>
            <w:r>
              <w:rPr>
                <w:w w:val="105"/>
                <w:sz w:val="24"/>
              </w:rPr>
              <w:t>.</w:t>
            </w:r>
            <w:r>
              <w:rPr>
                <w:spacing w:val="49"/>
                <w:w w:val="105"/>
                <w:sz w:val="24"/>
              </w:rPr>
              <w:t xml:space="preserve"> </w:t>
            </w:r>
            <w:r>
              <w:rPr>
                <w:w w:val="105"/>
                <w:sz w:val="24"/>
              </w:rPr>
              <w:t>.</w:t>
            </w:r>
            <w:r>
              <w:rPr>
                <w:spacing w:val="49"/>
                <w:w w:val="105"/>
                <w:sz w:val="24"/>
              </w:rPr>
              <w:t xml:space="preserve"> </w:t>
            </w:r>
            <w:r>
              <w:rPr>
                <w:w w:val="105"/>
                <w:sz w:val="24"/>
              </w:rPr>
              <w:t>.</w:t>
            </w:r>
            <w:r>
              <w:rPr>
                <w:spacing w:val="48"/>
                <w:w w:val="105"/>
                <w:sz w:val="24"/>
              </w:rPr>
              <w:t xml:space="preserve"> </w:t>
            </w:r>
            <w:r>
              <w:rPr>
                <w:w w:val="105"/>
                <w:sz w:val="24"/>
              </w:rPr>
              <w:t>.</w:t>
            </w:r>
            <w:r>
              <w:rPr>
                <w:spacing w:val="49"/>
                <w:w w:val="105"/>
                <w:sz w:val="24"/>
              </w:rPr>
              <w:t xml:space="preserve"> </w:t>
            </w:r>
            <w:r>
              <w:rPr>
                <w:w w:val="105"/>
                <w:sz w:val="24"/>
              </w:rPr>
              <w:t>.</w:t>
            </w:r>
            <w:r>
              <w:rPr>
                <w:spacing w:val="48"/>
                <w:w w:val="105"/>
                <w:sz w:val="24"/>
              </w:rPr>
              <w:t xml:space="preserve"> </w:t>
            </w:r>
            <w:r>
              <w:rPr>
                <w:w w:val="105"/>
                <w:sz w:val="24"/>
              </w:rPr>
              <w:t>.</w:t>
            </w:r>
            <w:r>
              <w:rPr>
                <w:spacing w:val="49"/>
                <w:w w:val="105"/>
                <w:sz w:val="24"/>
              </w:rPr>
              <w:t xml:space="preserve"> </w:t>
            </w:r>
            <w:r>
              <w:rPr>
                <w:w w:val="105"/>
                <w:sz w:val="24"/>
              </w:rPr>
              <w:t>.</w:t>
            </w:r>
            <w:r>
              <w:rPr>
                <w:spacing w:val="49"/>
                <w:w w:val="105"/>
                <w:sz w:val="24"/>
              </w:rPr>
              <w:t xml:space="preserve"> </w:t>
            </w:r>
            <w:r>
              <w:rPr>
                <w:w w:val="105"/>
                <w:sz w:val="24"/>
              </w:rPr>
              <w:t>.</w:t>
            </w:r>
            <w:r>
              <w:rPr>
                <w:spacing w:val="48"/>
                <w:w w:val="105"/>
                <w:sz w:val="24"/>
              </w:rPr>
              <w:t xml:space="preserve"> </w:t>
            </w:r>
            <w:r>
              <w:rPr>
                <w:w w:val="105"/>
                <w:sz w:val="24"/>
              </w:rPr>
              <w:t>.</w:t>
            </w:r>
            <w:r>
              <w:rPr>
                <w:spacing w:val="49"/>
                <w:w w:val="105"/>
                <w:sz w:val="24"/>
              </w:rPr>
              <w:t xml:space="preserve"> </w:t>
            </w:r>
            <w:r>
              <w:rPr>
                <w:w w:val="105"/>
                <w:sz w:val="24"/>
              </w:rPr>
              <w:t>.</w:t>
            </w:r>
            <w:r>
              <w:rPr>
                <w:spacing w:val="49"/>
                <w:w w:val="105"/>
                <w:sz w:val="24"/>
              </w:rPr>
              <w:t xml:space="preserve"> </w:t>
            </w:r>
            <w:r>
              <w:rPr>
                <w:w w:val="105"/>
                <w:sz w:val="24"/>
              </w:rPr>
              <w:t>.</w:t>
            </w:r>
            <w:r>
              <w:rPr>
                <w:spacing w:val="48"/>
                <w:w w:val="105"/>
                <w:sz w:val="24"/>
              </w:rPr>
              <w:t xml:space="preserve"> </w:t>
            </w:r>
            <w:r>
              <w:rPr>
                <w:w w:val="105"/>
                <w:sz w:val="24"/>
              </w:rPr>
              <w:t>.</w:t>
            </w:r>
            <w:r>
              <w:rPr>
                <w:spacing w:val="49"/>
                <w:w w:val="105"/>
                <w:sz w:val="24"/>
              </w:rPr>
              <w:t xml:space="preserve"> </w:t>
            </w:r>
            <w:r>
              <w:rPr>
                <w:w w:val="105"/>
                <w:sz w:val="24"/>
              </w:rPr>
              <w:t>.</w:t>
            </w:r>
            <w:r>
              <w:rPr>
                <w:spacing w:val="49"/>
                <w:w w:val="105"/>
                <w:sz w:val="24"/>
              </w:rPr>
              <w:t xml:space="preserve"> </w:t>
            </w:r>
            <w:r>
              <w:rPr>
                <w:spacing w:val="-10"/>
                <w:w w:val="105"/>
                <w:sz w:val="24"/>
              </w:rPr>
              <w:t>.</w:t>
            </w:r>
          </w:p>
        </w:tc>
        <w:tc>
          <w:tcPr>
            <w:tcW w:w="355" w:type="dxa"/>
          </w:tcPr>
          <w:p w14:paraId="00DC1BDF" w14:textId="77777777" w:rsidR="00350CFB" w:rsidRDefault="00283FFF">
            <w:pPr>
              <w:pStyle w:val="TableParagraph"/>
              <w:spacing w:before="80"/>
              <w:ind w:left="22" w:right="8"/>
              <w:rPr>
                <w:sz w:val="24"/>
              </w:rPr>
            </w:pPr>
            <w:r>
              <w:rPr>
                <w:spacing w:val="-5"/>
                <w:sz w:val="24"/>
              </w:rPr>
              <w:t>79</w:t>
            </w:r>
          </w:p>
        </w:tc>
      </w:tr>
      <w:tr w:rsidR="00350CFB" w14:paraId="00DC1BE4" w14:textId="77777777">
        <w:trPr>
          <w:trHeight w:val="470"/>
        </w:trPr>
        <w:tc>
          <w:tcPr>
            <w:tcW w:w="444" w:type="dxa"/>
          </w:tcPr>
          <w:p w14:paraId="00DC1BE1" w14:textId="77777777" w:rsidR="00350CFB" w:rsidRDefault="0071403D">
            <w:pPr>
              <w:pStyle w:val="TableParagraph"/>
              <w:spacing w:before="87"/>
              <w:ind w:left="50"/>
              <w:jc w:val="left"/>
              <w:rPr>
                <w:sz w:val="24"/>
              </w:rPr>
            </w:pPr>
            <w:hyperlink w:anchor="_bookmark98" w:history="1">
              <w:r>
                <w:rPr>
                  <w:spacing w:val="-5"/>
                  <w:sz w:val="24"/>
                </w:rPr>
                <w:t>4.5</w:t>
              </w:r>
            </w:hyperlink>
          </w:p>
        </w:tc>
        <w:tc>
          <w:tcPr>
            <w:tcW w:w="8300" w:type="dxa"/>
          </w:tcPr>
          <w:p w14:paraId="00DC1BE2" w14:textId="77777777" w:rsidR="00350CFB" w:rsidRDefault="0071403D">
            <w:pPr>
              <w:pStyle w:val="TableParagraph"/>
              <w:spacing w:before="87"/>
              <w:ind w:left="155"/>
              <w:jc w:val="left"/>
              <w:rPr>
                <w:sz w:val="24"/>
              </w:rPr>
            </w:pPr>
            <w:hyperlink w:anchor="_bookmark98" w:history="1">
              <w:r>
                <w:rPr>
                  <w:sz w:val="24"/>
                </w:rPr>
                <w:t>Robustness:</w:t>
              </w:r>
              <w:r>
                <w:rPr>
                  <w:spacing w:val="12"/>
                  <w:sz w:val="24"/>
                </w:rPr>
                <w:t xml:space="preserve"> </w:t>
              </w:r>
              <w:r>
                <w:rPr>
                  <w:sz w:val="24"/>
                </w:rPr>
                <w:t>mean</w:t>
              </w:r>
              <w:r>
                <w:rPr>
                  <w:spacing w:val="-5"/>
                  <w:sz w:val="24"/>
                </w:rPr>
                <w:t xml:space="preserve"> </w:t>
              </w:r>
              <w:r>
                <w:rPr>
                  <w:sz w:val="24"/>
                </w:rPr>
                <w:t>Kendall</w:t>
              </w:r>
              <w:r>
                <w:rPr>
                  <w:spacing w:val="-6"/>
                  <w:sz w:val="24"/>
                </w:rPr>
                <w:t xml:space="preserve"> </w:t>
              </w:r>
              <w:r>
                <w:rPr>
                  <w:i/>
                  <w:sz w:val="24"/>
                </w:rPr>
                <w:t>τ</w:t>
              </w:r>
              <w:r>
                <w:rPr>
                  <w:i/>
                  <w:spacing w:val="19"/>
                  <w:sz w:val="24"/>
                </w:rPr>
                <w:t xml:space="preserve"> </w:t>
              </w:r>
              <w:r>
                <w:rPr>
                  <w:sz w:val="24"/>
                </w:rPr>
                <w:t>on</w:t>
              </w:r>
              <w:r>
                <w:rPr>
                  <w:spacing w:val="-6"/>
                  <w:sz w:val="24"/>
                </w:rPr>
                <w:t xml:space="preserve"> </w:t>
              </w:r>
              <w:r>
                <w:rPr>
                  <w:sz w:val="24"/>
                </w:rPr>
                <w:t>top-20</w:t>
              </w:r>
              <w:r>
                <w:rPr>
                  <w:spacing w:val="-5"/>
                  <w:sz w:val="24"/>
                </w:rPr>
                <w:t xml:space="preserve"> </w:t>
              </w:r>
              <w:r>
                <w:rPr>
                  <w:sz w:val="24"/>
                </w:rPr>
                <w:t>ERC-20</w:t>
              </w:r>
              <w:r>
                <w:rPr>
                  <w:spacing w:val="-6"/>
                  <w:sz w:val="24"/>
                </w:rPr>
                <w:t xml:space="preserve"> </w:t>
              </w:r>
              <w:r>
                <w:rPr>
                  <w:sz w:val="24"/>
                </w:rPr>
                <w:t>token</w:t>
              </w:r>
              <w:r>
                <w:rPr>
                  <w:spacing w:val="-6"/>
                  <w:sz w:val="24"/>
                </w:rPr>
                <w:t xml:space="preserve"> </w:t>
              </w:r>
              <w:r>
                <w:rPr>
                  <w:sz w:val="24"/>
                </w:rPr>
                <w:t>subgraph</w:t>
              </w:r>
              <w:r>
                <w:rPr>
                  <w:spacing w:val="-6"/>
                  <w:sz w:val="24"/>
                </w:rPr>
                <w:t xml:space="preserve"> </w:t>
              </w:r>
              <w:r>
                <w:rPr>
                  <w:sz w:val="24"/>
                </w:rPr>
                <w:t>(matched</w:t>
              </w:r>
              <w:r>
                <w:rPr>
                  <w:spacing w:val="-5"/>
                  <w:sz w:val="24"/>
                </w:rPr>
                <w:t xml:space="preserve"> </w:t>
              </w:r>
              <w:r>
                <w:rPr>
                  <w:sz w:val="24"/>
                </w:rPr>
                <w:t>cohort).</w:t>
              </w:r>
            </w:hyperlink>
            <w:r>
              <w:rPr>
                <w:sz w:val="24"/>
              </w:rPr>
              <w:t xml:space="preserve"> </w:t>
            </w:r>
            <w:r>
              <w:rPr>
                <w:spacing w:val="-10"/>
                <w:sz w:val="24"/>
              </w:rPr>
              <w:t>.</w:t>
            </w:r>
          </w:p>
        </w:tc>
        <w:tc>
          <w:tcPr>
            <w:tcW w:w="355" w:type="dxa"/>
          </w:tcPr>
          <w:p w14:paraId="00DC1BE3" w14:textId="77777777" w:rsidR="00350CFB" w:rsidRDefault="00283FFF">
            <w:pPr>
              <w:pStyle w:val="TableParagraph"/>
              <w:spacing w:before="87"/>
              <w:ind w:left="22" w:right="8"/>
              <w:rPr>
                <w:sz w:val="24"/>
              </w:rPr>
            </w:pPr>
            <w:r>
              <w:rPr>
                <w:spacing w:val="-5"/>
                <w:sz w:val="24"/>
              </w:rPr>
              <w:t>81</w:t>
            </w:r>
          </w:p>
        </w:tc>
      </w:tr>
      <w:tr w:rsidR="00350CFB" w14:paraId="00DC1BE8" w14:textId="77777777">
        <w:trPr>
          <w:trHeight w:val="448"/>
        </w:trPr>
        <w:tc>
          <w:tcPr>
            <w:tcW w:w="444" w:type="dxa"/>
          </w:tcPr>
          <w:p w14:paraId="00DC1BE5" w14:textId="77777777" w:rsidR="00350CFB" w:rsidRDefault="0071403D">
            <w:pPr>
              <w:pStyle w:val="TableParagraph"/>
              <w:spacing w:before="87"/>
              <w:ind w:left="50"/>
              <w:jc w:val="left"/>
              <w:rPr>
                <w:sz w:val="24"/>
              </w:rPr>
            </w:pPr>
            <w:hyperlink w:anchor="_bookmark99" w:history="1">
              <w:r>
                <w:rPr>
                  <w:spacing w:val="-5"/>
                  <w:sz w:val="24"/>
                </w:rPr>
                <w:t>4.6</w:t>
              </w:r>
            </w:hyperlink>
          </w:p>
        </w:tc>
        <w:tc>
          <w:tcPr>
            <w:tcW w:w="8300" w:type="dxa"/>
          </w:tcPr>
          <w:p w14:paraId="00DC1BE6" w14:textId="77777777" w:rsidR="00350CFB" w:rsidRDefault="0071403D">
            <w:pPr>
              <w:pStyle w:val="TableParagraph"/>
              <w:spacing w:before="87"/>
              <w:ind w:left="155"/>
              <w:jc w:val="left"/>
              <w:rPr>
                <w:sz w:val="24"/>
              </w:rPr>
            </w:pPr>
            <w:hyperlink w:anchor="_bookmark99" w:history="1">
              <w:r>
                <w:rPr>
                  <w:w w:val="105"/>
                  <w:sz w:val="24"/>
                </w:rPr>
                <w:t>Robustness:</w:t>
              </w:r>
              <w:r>
                <w:rPr>
                  <w:spacing w:val="22"/>
                  <w:w w:val="105"/>
                  <w:sz w:val="24"/>
                </w:rPr>
                <w:t xml:space="preserve"> </w:t>
              </w:r>
              <w:r>
                <w:rPr>
                  <w:w w:val="105"/>
                  <w:sz w:val="24"/>
                </w:rPr>
                <w:t>alignment</w:t>
              </w:r>
              <w:r>
                <w:rPr>
                  <w:spacing w:val="-7"/>
                  <w:w w:val="105"/>
                  <w:sz w:val="24"/>
                </w:rPr>
                <w:t xml:space="preserve"> </w:t>
              </w:r>
              <w:r>
                <w:rPr>
                  <w:w w:val="105"/>
                  <w:sz w:val="24"/>
                </w:rPr>
                <w:t>and</w:t>
              </w:r>
              <w:r>
                <w:rPr>
                  <w:spacing w:val="-7"/>
                  <w:w w:val="105"/>
                  <w:sz w:val="24"/>
                </w:rPr>
                <w:t xml:space="preserve"> </w:t>
              </w:r>
              <w:r>
                <w:rPr>
                  <w:w w:val="105"/>
                  <w:sz w:val="24"/>
                </w:rPr>
                <w:t>runtime</w:t>
              </w:r>
              <w:r>
                <w:rPr>
                  <w:spacing w:val="-7"/>
                  <w:w w:val="105"/>
                  <w:sz w:val="24"/>
                </w:rPr>
                <w:t xml:space="preserve"> </w:t>
              </w:r>
              <w:r>
                <w:rPr>
                  <w:w w:val="105"/>
                  <w:sz w:val="24"/>
                </w:rPr>
                <w:t>vs.</w:t>
              </w:r>
              <w:r>
                <w:rPr>
                  <w:spacing w:val="-7"/>
                  <w:w w:val="105"/>
                  <w:sz w:val="24"/>
                </w:rPr>
                <w:t xml:space="preserve"> </w:t>
              </w:r>
              <w:r>
                <w:rPr>
                  <w:w w:val="105"/>
                  <w:sz w:val="24"/>
                </w:rPr>
                <w:t>subsample</w:t>
              </w:r>
              <w:r>
                <w:rPr>
                  <w:spacing w:val="-7"/>
                  <w:w w:val="105"/>
                  <w:sz w:val="24"/>
                </w:rPr>
                <w:t xml:space="preserve"> </w:t>
              </w:r>
              <w:r>
                <w:rPr>
                  <w:w w:val="105"/>
                  <w:sz w:val="24"/>
                </w:rPr>
                <w:t>size</w:t>
              </w:r>
              <w:r>
                <w:rPr>
                  <w:spacing w:val="-7"/>
                  <w:w w:val="105"/>
                  <w:sz w:val="24"/>
                </w:rPr>
                <w:t xml:space="preserve"> </w:t>
              </w:r>
              <w:r>
                <w:rPr>
                  <w:w w:val="105"/>
                  <w:sz w:val="24"/>
                </w:rPr>
                <w:t>from</w:t>
              </w:r>
              <w:r>
                <w:rPr>
                  <w:spacing w:val="-7"/>
                  <w:w w:val="105"/>
                  <w:sz w:val="24"/>
                </w:rPr>
                <w:t xml:space="preserve"> </w:t>
              </w:r>
              <w:r>
                <w:rPr>
                  <w:w w:val="105"/>
                  <w:sz w:val="24"/>
                </w:rPr>
                <w:t>wallet</w:t>
              </w:r>
              <w:r>
                <w:rPr>
                  <w:spacing w:val="-7"/>
                  <w:w w:val="105"/>
                  <w:sz w:val="24"/>
                </w:rPr>
                <w:t xml:space="preserve"> </w:t>
              </w:r>
              <w:r>
                <w:rPr>
                  <w:w w:val="105"/>
                  <w:sz w:val="24"/>
                </w:rPr>
                <w:t>pool</w:t>
              </w:r>
              <w:r>
                <w:rPr>
                  <w:spacing w:val="-7"/>
                  <w:w w:val="105"/>
                  <w:sz w:val="24"/>
                </w:rPr>
                <w:t xml:space="preserve"> </w:t>
              </w:r>
              <w:r>
                <w:rPr>
                  <w:w w:val="105"/>
                  <w:sz w:val="24"/>
                </w:rPr>
                <w:t>(</w:t>
              </w:r>
              <w:r>
                <w:rPr>
                  <w:i/>
                  <w:w w:val="105"/>
                  <w:sz w:val="24"/>
                </w:rPr>
                <w:t>N</w:t>
              </w:r>
              <w:r>
                <w:rPr>
                  <w:i/>
                  <w:spacing w:val="35"/>
                  <w:w w:val="105"/>
                  <w:sz w:val="24"/>
                </w:rPr>
                <w:t xml:space="preserve"> </w:t>
              </w:r>
              <w:r>
                <w:rPr>
                  <w:spacing w:val="-10"/>
                  <w:w w:val="105"/>
                  <w:sz w:val="24"/>
                </w:rPr>
                <w:t>=</w:t>
              </w:r>
            </w:hyperlink>
          </w:p>
        </w:tc>
        <w:tc>
          <w:tcPr>
            <w:tcW w:w="355" w:type="dxa"/>
          </w:tcPr>
          <w:p w14:paraId="00DC1BE7" w14:textId="77777777" w:rsidR="00350CFB" w:rsidRDefault="00350CFB">
            <w:pPr>
              <w:pStyle w:val="TableParagraph"/>
              <w:spacing w:before="0"/>
              <w:jc w:val="left"/>
              <w:rPr>
                <w:sz w:val="24"/>
              </w:rPr>
            </w:pPr>
          </w:p>
        </w:tc>
      </w:tr>
      <w:tr w:rsidR="00350CFB" w14:paraId="00DC1BEC" w14:textId="77777777">
        <w:trPr>
          <w:trHeight w:val="485"/>
        </w:trPr>
        <w:tc>
          <w:tcPr>
            <w:tcW w:w="444" w:type="dxa"/>
          </w:tcPr>
          <w:p w14:paraId="00DC1BE9" w14:textId="77777777" w:rsidR="00350CFB" w:rsidRDefault="00350CFB">
            <w:pPr>
              <w:pStyle w:val="TableParagraph"/>
              <w:spacing w:before="0"/>
              <w:jc w:val="left"/>
              <w:rPr>
                <w:sz w:val="24"/>
              </w:rPr>
            </w:pPr>
          </w:p>
        </w:tc>
        <w:tc>
          <w:tcPr>
            <w:tcW w:w="8300" w:type="dxa"/>
          </w:tcPr>
          <w:p w14:paraId="00DC1BEA" w14:textId="77777777" w:rsidR="00350CFB" w:rsidRDefault="0071403D">
            <w:pPr>
              <w:pStyle w:val="TableParagraph"/>
              <w:spacing w:before="96"/>
              <w:ind w:left="150"/>
              <w:jc w:val="left"/>
              <w:rPr>
                <w:sz w:val="24"/>
              </w:rPr>
            </w:pPr>
            <w:hyperlink w:anchor="_bookmark99" w:history="1">
              <w:r>
                <w:rPr>
                  <w:sz w:val="24"/>
                </w:rPr>
                <w:t>31612;</w:t>
              </w:r>
              <w:r>
                <w:rPr>
                  <w:spacing w:val="-10"/>
                  <w:sz w:val="24"/>
                </w:rPr>
                <w:t xml:space="preserve"> </w:t>
              </w:r>
              <w:r>
                <w:rPr>
                  <w:sz w:val="24"/>
                </w:rPr>
                <w:t>seed</w:t>
              </w:r>
              <w:r>
                <w:rPr>
                  <w:spacing w:val="-9"/>
                  <w:sz w:val="24"/>
                </w:rPr>
                <w:t xml:space="preserve"> </w:t>
              </w:r>
              <w:r>
                <w:rPr>
                  <w:rFonts w:ascii="Courier New" w:hAnsi="Courier New"/>
                  <w:sz w:val="24"/>
                </w:rPr>
                <w:t>benchmark-tier2-v1</w:t>
              </w:r>
              <w:r>
                <w:rPr>
                  <w:sz w:val="24"/>
                </w:rPr>
                <w:t>).</w:t>
              </w:r>
            </w:hyperlink>
            <w:r>
              <w:rPr>
                <w:spacing w:val="16"/>
                <w:sz w:val="24"/>
              </w:rPr>
              <w:t xml:space="preserve"> </w:t>
            </w:r>
            <w:r>
              <w:rPr>
                <w:sz w:val="24"/>
              </w:rPr>
              <w:t>.</w:t>
            </w:r>
            <w:r>
              <w:rPr>
                <w:spacing w:val="42"/>
                <w:sz w:val="24"/>
              </w:rPr>
              <w:t xml:space="preserve"> </w:t>
            </w:r>
            <w:r>
              <w:rPr>
                <w:sz w:val="24"/>
              </w:rPr>
              <w:t>.</w:t>
            </w:r>
            <w:r>
              <w:rPr>
                <w:spacing w:val="43"/>
                <w:sz w:val="24"/>
              </w:rPr>
              <w:t xml:space="preserve"> </w:t>
            </w:r>
            <w:r>
              <w:rPr>
                <w:sz w:val="24"/>
              </w:rPr>
              <w:t>.</w:t>
            </w:r>
            <w:r>
              <w:rPr>
                <w:spacing w:val="42"/>
                <w:sz w:val="24"/>
              </w:rPr>
              <w:t xml:space="preserve"> </w:t>
            </w:r>
            <w:r>
              <w:rPr>
                <w:sz w:val="24"/>
              </w:rPr>
              <w:t>.</w:t>
            </w:r>
            <w:r>
              <w:rPr>
                <w:spacing w:val="42"/>
                <w:sz w:val="24"/>
              </w:rPr>
              <w:t xml:space="preserve"> </w:t>
            </w:r>
            <w:r>
              <w:rPr>
                <w:sz w:val="24"/>
              </w:rPr>
              <w:t>.</w:t>
            </w:r>
            <w:r>
              <w:rPr>
                <w:spacing w:val="43"/>
                <w:sz w:val="24"/>
              </w:rPr>
              <w:t xml:space="preserve"> </w:t>
            </w:r>
            <w:r>
              <w:rPr>
                <w:sz w:val="24"/>
              </w:rPr>
              <w:t>.</w:t>
            </w:r>
            <w:r>
              <w:rPr>
                <w:spacing w:val="42"/>
                <w:sz w:val="24"/>
              </w:rPr>
              <w:t xml:space="preserve"> </w:t>
            </w:r>
            <w:r>
              <w:rPr>
                <w:sz w:val="24"/>
              </w:rPr>
              <w:t>.</w:t>
            </w:r>
            <w:r>
              <w:rPr>
                <w:spacing w:val="42"/>
                <w:sz w:val="24"/>
              </w:rPr>
              <w:t xml:space="preserve"> </w:t>
            </w:r>
            <w:r>
              <w:rPr>
                <w:sz w:val="24"/>
              </w:rPr>
              <w:t>.</w:t>
            </w:r>
            <w:r>
              <w:rPr>
                <w:spacing w:val="43"/>
                <w:sz w:val="24"/>
              </w:rPr>
              <w:t xml:space="preserve"> </w:t>
            </w:r>
            <w:r>
              <w:rPr>
                <w:sz w:val="24"/>
              </w:rPr>
              <w:t>.</w:t>
            </w:r>
            <w:r>
              <w:rPr>
                <w:spacing w:val="42"/>
                <w:sz w:val="24"/>
              </w:rPr>
              <w:t xml:space="preserve"> </w:t>
            </w:r>
            <w:r>
              <w:rPr>
                <w:sz w:val="24"/>
              </w:rPr>
              <w:t>.</w:t>
            </w:r>
            <w:r>
              <w:rPr>
                <w:spacing w:val="43"/>
                <w:sz w:val="24"/>
              </w:rPr>
              <w:t xml:space="preserve"> </w:t>
            </w:r>
            <w:r>
              <w:rPr>
                <w:sz w:val="24"/>
              </w:rPr>
              <w:t>.</w:t>
            </w:r>
            <w:r>
              <w:rPr>
                <w:spacing w:val="42"/>
                <w:sz w:val="24"/>
              </w:rPr>
              <w:t xml:space="preserve"> </w:t>
            </w:r>
            <w:r>
              <w:rPr>
                <w:sz w:val="24"/>
              </w:rPr>
              <w:t>.</w:t>
            </w:r>
            <w:r>
              <w:rPr>
                <w:spacing w:val="42"/>
                <w:sz w:val="24"/>
              </w:rPr>
              <w:t xml:space="preserve"> </w:t>
            </w:r>
            <w:r>
              <w:rPr>
                <w:sz w:val="24"/>
              </w:rPr>
              <w:t>.</w:t>
            </w:r>
            <w:r>
              <w:rPr>
                <w:spacing w:val="43"/>
                <w:sz w:val="24"/>
              </w:rPr>
              <w:t xml:space="preserve"> </w:t>
            </w:r>
            <w:r>
              <w:rPr>
                <w:sz w:val="24"/>
              </w:rPr>
              <w:t>.</w:t>
            </w:r>
            <w:r>
              <w:rPr>
                <w:spacing w:val="42"/>
                <w:sz w:val="24"/>
              </w:rPr>
              <w:t xml:space="preserve"> </w:t>
            </w:r>
            <w:r>
              <w:rPr>
                <w:sz w:val="24"/>
              </w:rPr>
              <w:t>.</w:t>
            </w:r>
            <w:r>
              <w:rPr>
                <w:spacing w:val="42"/>
                <w:sz w:val="24"/>
              </w:rPr>
              <w:t xml:space="preserve"> </w:t>
            </w:r>
            <w:r>
              <w:rPr>
                <w:sz w:val="24"/>
              </w:rPr>
              <w:t>.</w:t>
            </w:r>
            <w:r>
              <w:rPr>
                <w:spacing w:val="43"/>
                <w:sz w:val="24"/>
              </w:rPr>
              <w:t xml:space="preserve"> </w:t>
            </w:r>
            <w:r>
              <w:rPr>
                <w:sz w:val="24"/>
              </w:rPr>
              <w:t>.</w:t>
            </w:r>
            <w:r>
              <w:rPr>
                <w:spacing w:val="42"/>
                <w:sz w:val="24"/>
              </w:rPr>
              <w:t xml:space="preserve"> </w:t>
            </w:r>
            <w:r>
              <w:rPr>
                <w:sz w:val="24"/>
              </w:rPr>
              <w:t>.</w:t>
            </w:r>
            <w:r>
              <w:rPr>
                <w:spacing w:val="43"/>
                <w:sz w:val="24"/>
              </w:rPr>
              <w:t xml:space="preserve"> </w:t>
            </w:r>
            <w:r>
              <w:rPr>
                <w:sz w:val="24"/>
              </w:rPr>
              <w:t>.</w:t>
            </w:r>
            <w:r>
              <w:rPr>
                <w:spacing w:val="42"/>
                <w:sz w:val="24"/>
              </w:rPr>
              <w:t xml:space="preserve"> </w:t>
            </w:r>
            <w:r>
              <w:rPr>
                <w:sz w:val="24"/>
              </w:rPr>
              <w:t>.</w:t>
            </w:r>
            <w:r>
              <w:rPr>
                <w:spacing w:val="42"/>
                <w:sz w:val="24"/>
              </w:rPr>
              <w:t xml:space="preserve"> </w:t>
            </w:r>
            <w:r>
              <w:rPr>
                <w:sz w:val="24"/>
              </w:rPr>
              <w:t>.</w:t>
            </w:r>
            <w:r>
              <w:rPr>
                <w:spacing w:val="43"/>
                <w:sz w:val="24"/>
              </w:rPr>
              <w:t xml:space="preserve"> </w:t>
            </w:r>
            <w:r>
              <w:rPr>
                <w:sz w:val="24"/>
              </w:rPr>
              <w:t>.</w:t>
            </w:r>
            <w:r>
              <w:rPr>
                <w:spacing w:val="42"/>
                <w:sz w:val="24"/>
              </w:rPr>
              <w:t xml:space="preserve"> </w:t>
            </w:r>
            <w:r>
              <w:rPr>
                <w:sz w:val="24"/>
              </w:rPr>
              <w:t>.</w:t>
            </w:r>
            <w:r>
              <w:rPr>
                <w:spacing w:val="43"/>
                <w:sz w:val="24"/>
              </w:rPr>
              <w:t xml:space="preserve"> </w:t>
            </w:r>
            <w:r>
              <w:rPr>
                <w:sz w:val="24"/>
              </w:rPr>
              <w:t>.</w:t>
            </w:r>
            <w:r>
              <w:rPr>
                <w:spacing w:val="42"/>
                <w:sz w:val="24"/>
              </w:rPr>
              <w:t xml:space="preserve"> </w:t>
            </w:r>
            <w:r>
              <w:rPr>
                <w:spacing w:val="-10"/>
                <w:sz w:val="24"/>
              </w:rPr>
              <w:t>.</w:t>
            </w:r>
          </w:p>
        </w:tc>
        <w:tc>
          <w:tcPr>
            <w:tcW w:w="355" w:type="dxa"/>
          </w:tcPr>
          <w:p w14:paraId="00DC1BEB" w14:textId="77777777" w:rsidR="00350CFB" w:rsidRDefault="00283FFF">
            <w:pPr>
              <w:pStyle w:val="TableParagraph"/>
              <w:spacing w:before="96"/>
              <w:ind w:left="22" w:right="8"/>
              <w:rPr>
                <w:sz w:val="24"/>
              </w:rPr>
            </w:pPr>
            <w:r>
              <w:rPr>
                <w:spacing w:val="-5"/>
                <w:sz w:val="24"/>
              </w:rPr>
              <w:t>81</w:t>
            </w:r>
          </w:p>
        </w:tc>
      </w:tr>
      <w:tr w:rsidR="00350CFB" w14:paraId="00DC1BF0" w14:textId="77777777">
        <w:trPr>
          <w:trHeight w:val="456"/>
        </w:trPr>
        <w:tc>
          <w:tcPr>
            <w:tcW w:w="444" w:type="dxa"/>
          </w:tcPr>
          <w:p w14:paraId="00DC1BED" w14:textId="77777777" w:rsidR="00350CFB" w:rsidRDefault="0071403D">
            <w:pPr>
              <w:pStyle w:val="TableParagraph"/>
              <w:spacing w:before="80"/>
              <w:ind w:left="50"/>
              <w:jc w:val="left"/>
              <w:rPr>
                <w:sz w:val="24"/>
              </w:rPr>
            </w:pPr>
            <w:hyperlink w:anchor="_bookmark101" w:history="1">
              <w:r>
                <w:rPr>
                  <w:spacing w:val="-5"/>
                  <w:sz w:val="24"/>
                </w:rPr>
                <w:t>4.7</w:t>
              </w:r>
            </w:hyperlink>
          </w:p>
        </w:tc>
        <w:tc>
          <w:tcPr>
            <w:tcW w:w="8300" w:type="dxa"/>
          </w:tcPr>
          <w:p w14:paraId="00DC1BEE" w14:textId="77777777" w:rsidR="00350CFB" w:rsidRDefault="0071403D">
            <w:pPr>
              <w:pStyle w:val="TableParagraph"/>
              <w:spacing w:before="80"/>
              <w:ind w:left="155"/>
              <w:jc w:val="left"/>
              <w:rPr>
                <w:sz w:val="24"/>
              </w:rPr>
            </w:pPr>
            <w:hyperlink w:anchor="_bookmark101" w:history="1">
              <w:r>
                <w:rPr>
                  <w:sz w:val="24"/>
                </w:rPr>
                <w:t>Mean</w:t>
              </w:r>
              <w:r>
                <w:rPr>
                  <w:spacing w:val="-1"/>
                  <w:sz w:val="24"/>
                </w:rPr>
                <w:t xml:space="preserve"> </w:t>
              </w:r>
              <w:r>
                <w:rPr>
                  <w:sz w:val="24"/>
                </w:rPr>
                <w:t xml:space="preserve">Kendall </w:t>
              </w:r>
              <w:r>
                <w:rPr>
                  <w:i/>
                  <w:sz w:val="24"/>
                </w:rPr>
                <w:t>τ</w:t>
              </w:r>
              <w:r>
                <w:rPr>
                  <w:i/>
                  <w:spacing w:val="27"/>
                  <w:sz w:val="24"/>
                </w:rPr>
                <w:t xml:space="preserve"> </w:t>
              </w:r>
              <w:r>
                <w:rPr>
                  <w:sz w:val="24"/>
                </w:rPr>
                <w:t>by</w:t>
              </w:r>
              <w:r>
                <w:rPr>
                  <w:spacing w:val="-1"/>
                  <w:sz w:val="24"/>
                </w:rPr>
                <w:t xml:space="preserve"> </w:t>
              </w:r>
              <w:r>
                <w:rPr>
                  <w:sz w:val="24"/>
                </w:rPr>
                <w:t>proxy family across 3</w:t>
              </w:r>
              <w:r>
                <w:rPr>
                  <w:spacing w:val="-1"/>
                  <w:sz w:val="24"/>
                </w:rPr>
                <w:t xml:space="preserve"> </w:t>
              </w:r>
              <w:r>
                <w:rPr>
                  <w:sz w:val="24"/>
                </w:rPr>
                <w:t>PageRank methods (</w:t>
              </w:r>
              <w:r>
                <w:rPr>
                  <w:i/>
                  <w:sz w:val="24"/>
                </w:rPr>
                <w:t>n</w:t>
              </w:r>
              <w:r>
                <w:rPr>
                  <w:i/>
                  <w:spacing w:val="6"/>
                  <w:sz w:val="24"/>
                </w:rPr>
                <w:t xml:space="preserve"> </w:t>
              </w:r>
              <w:r>
                <w:rPr>
                  <w:sz w:val="24"/>
                </w:rPr>
                <w:t>=</w:t>
              </w:r>
              <w:r>
                <w:rPr>
                  <w:spacing w:val="7"/>
                  <w:sz w:val="24"/>
                </w:rPr>
                <w:t xml:space="preserve"> </w:t>
              </w:r>
              <w:r>
                <w:rPr>
                  <w:sz w:val="24"/>
                </w:rPr>
                <w:t>5521).</w:t>
              </w:r>
              <w:r>
                <w:rPr>
                  <w:spacing w:val="21"/>
                  <w:sz w:val="24"/>
                </w:rPr>
                <w:t xml:space="preserve"> </w:t>
              </w:r>
              <w:r>
                <w:rPr>
                  <w:sz w:val="24"/>
                </w:rPr>
                <w:t xml:space="preserve">Bold </w:t>
              </w:r>
              <w:r>
                <w:rPr>
                  <w:spacing w:val="-10"/>
                  <w:sz w:val="24"/>
                </w:rPr>
                <w:t>=</w:t>
              </w:r>
            </w:hyperlink>
          </w:p>
        </w:tc>
        <w:tc>
          <w:tcPr>
            <w:tcW w:w="355" w:type="dxa"/>
          </w:tcPr>
          <w:p w14:paraId="00DC1BEF" w14:textId="77777777" w:rsidR="00350CFB" w:rsidRDefault="00350CFB">
            <w:pPr>
              <w:pStyle w:val="TableParagraph"/>
              <w:spacing w:before="0"/>
              <w:jc w:val="left"/>
              <w:rPr>
                <w:sz w:val="24"/>
              </w:rPr>
            </w:pPr>
          </w:p>
        </w:tc>
      </w:tr>
      <w:tr w:rsidR="00350CFB" w14:paraId="00DC1BF4" w14:textId="77777777">
        <w:trPr>
          <w:trHeight w:val="452"/>
        </w:trPr>
        <w:tc>
          <w:tcPr>
            <w:tcW w:w="444" w:type="dxa"/>
          </w:tcPr>
          <w:p w14:paraId="00DC1BF1" w14:textId="77777777" w:rsidR="00350CFB" w:rsidRDefault="00350CFB">
            <w:pPr>
              <w:pStyle w:val="TableParagraph"/>
              <w:spacing w:before="0"/>
              <w:jc w:val="left"/>
              <w:rPr>
                <w:sz w:val="24"/>
              </w:rPr>
            </w:pPr>
          </w:p>
        </w:tc>
        <w:tc>
          <w:tcPr>
            <w:tcW w:w="8300" w:type="dxa"/>
          </w:tcPr>
          <w:p w14:paraId="00DC1BF2" w14:textId="77777777" w:rsidR="00350CFB" w:rsidRDefault="0071403D">
            <w:pPr>
              <w:pStyle w:val="TableParagraph"/>
              <w:spacing w:before="80"/>
              <w:ind w:left="155"/>
              <w:jc w:val="left"/>
              <w:rPr>
                <w:sz w:val="24"/>
              </w:rPr>
            </w:pPr>
            <w:hyperlink w:anchor="_bookmark101" w:history="1">
              <w:r>
                <w:rPr>
                  <w:sz w:val="24"/>
                </w:rPr>
                <w:t>column</w:t>
              </w:r>
              <w:r>
                <w:rPr>
                  <w:spacing w:val="-11"/>
                  <w:sz w:val="24"/>
                </w:rPr>
                <w:t xml:space="preserve"> </w:t>
              </w:r>
              <w:r>
                <w:rPr>
                  <w:sz w:val="24"/>
                </w:rPr>
                <w:t>maximum.</w:t>
              </w:r>
              <w:r>
                <w:rPr>
                  <w:spacing w:val="11"/>
                  <w:sz w:val="24"/>
                </w:rPr>
                <w:t xml:space="preserve"> </w:t>
              </w:r>
              <w:r>
                <w:rPr>
                  <w:sz w:val="24"/>
                </w:rPr>
                <w:t>Runtime</w:t>
              </w:r>
              <w:r>
                <w:rPr>
                  <w:spacing w:val="-10"/>
                  <w:sz w:val="24"/>
                </w:rPr>
                <w:t xml:space="preserve"> </w:t>
              </w:r>
              <w:r>
                <w:rPr>
                  <w:sz w:val="24"/>
                </w:rPr>
                <w:t>=</w:t>
              </w:r>
              <w:r>
                <w:rPr>
                  <w:spacing w:val="-11"/>
                  <w:sz w:val="24"/>
                </w:rPr>
                <w:t xml:space="preserve"> </w:t>
              </w:r>
              <w:r>
                <w:rPr>
                  <w:sz w:val="24"/>
                </w:rPr>
                <w:t>mean</w:t>
              </w:r>
              <w:r>
                <w:rPr>
                  <w:spacing w:val="-10"/>
                  <w:sz w:val="24"/>
                </w:rPr>
                <w:t xml:space="preserve"> </w:t>
              </w:r>
              <w:r>
                <w:rPr>
                  <w:sz w:val="24"/>
                </w:rPr>
                <w:t>PageRank</w:t>
              </w:r>
              <w:r>
                <w:rPr>
                  <w:spacing w:val="-10"/>
                  <w:sz w:val="24"/>
                </w:rPr>
                <w:t xml:space="preserve"> </w:t>
              </w:r>
              <w:r>
                <w:rPr>
                  <w:sz w:val="24"/>
                </w:rPr>
                <w:t>wall</w:t>
              </w:r>
              <w:r>
                <w:rPr>
                  <w:spacing w:val="-10"/>
                  <w:sz w:val="24"/>
                </w:rPr>
                <w:t xml:space="preserve"> </w:t>
              </w:r>
              <w:r>
                <w:rPr>
                  <w:sz w:val="24"/>
                </w:rPr>
                <w:t>time</w:t>
              </w:r>
              <w:r>
                <w:rPr>
                  <w:spacing w:val="-11"/>
                  <w:sz w:val="24"/>
                </w:rPr>
                <w:t xml:space="preserve"> </w:t>
              </w:r>
              <w:r>
                <w:rPr>
                  <w:sz w:val="24"/>
                </w:rPr>
                <w:t>(s,</w:t>
              </w:r>
              <w:r>
                <w:rPr>
                  <w:spacing w:val="-9"/>
                  <w:sz w:val="24"/>
                </w:rPr>
                <w:t xml:space="preserve"> </w:t>
              </w:r>
              <w:r>
                <w:rPr>
                  <w:sz w:val="24"/>
                </w:rPr>
                <w:t>3</w:t>
              </w:r>
              <w:r>
                <w:rPr>
                  <w:spacing w:val="-10"/>
                  <w:sz w:val="24"/>
                </w:rPr>
                <w:t xml:space="preserve"> </w:t>
              </w:r>
              <w:r>
                <w:rPr>
                  <w:sz w:val="24"/>
                </w:rPr>
                <w:t>repeats).</w:t>
              </w:r>
              <w:r>
                <w:rPr>
                  <w:spacing w:val="10"/>
                  <w:sz w:val="24"/>
                </w:rPr>
                <w:t xml:space="preserve"> </w:t>
              </w:r>
              <w:r>
                <w:rPr>
                  <w:spacing w:val="-2"/>
                  <w:sz w:val="24"/>
                </w:rPr>
                <w:t>EndorseR-</w:t>
              </w:r>
            </w:hyperlink>
          </w:p>
        </w:tc>
        <w:tc>
          <w:tcPr>
            <w:tcW w:w="355" w:type="dxa"/>
          </w:tcPr>
          <w:p w14:paraId="00DC1BF3" w14:textId="77777777" w:rsidR="00350CFB" w:rsidRDefault="00350CFB">
            <w:pPr>
              <w:pStyle w:val="TableParagraph"/>
              <w:spacing w:before="0"/>
              <w:jc w:val="left"/>
              <w:rPr>
                <w:sz w:val="24"/>
              </w:rPr>
            </w:pPr>
          </w:p>
        </w:tc>
      </w:tr>
      <w:tr w:rsidR="00350CFB" w14:paraId="00DC1BF8" w14:textId="77777777">
        <w:trPr>
          <w:trHeight w:val="456"/>
        </w:trPr>
        <w:tc>
          <w:tcPr>
            <w:tcW w:w="444" w:type="dxa"/>
          </w:tcPr>
          <w:p w14:paraId="00DC1BF5" w14:textId="77777777" w:rsidR="00350CFB" w:rsidRDefault="00350CFB">
            <w:pPr>
              <w:pStyle w:val="TableParagraph"/>
              <w:spacing w:before="0"/>
              <w:jc w:val="left"/>
              <w:rPr>
                <w:sz w:val="24"/>
              </w:rPr>
            </w:pPr>
          </w:p>
        </w:tc>
        <w:tc>
          <w:tcPr>
            <w:tcW w:w="8300" w:type="dxa"/>
          </w:tcPr>
          <w:p w14:paraId="00DC1BF6" w14:textId="77777777" w:rsidR="00350CFB" w:rsidRDefault="0071403D">
            <w:pPr>
              <w:pStyle w:val="TableParagraph"/>
              <w:spacing w:before="85"/>
              <w:ind w:left="155"/>
              <w:jc w:val="left"/>
              <w:rPr>
                <w:sz w:val="24"/>
              </w:rPr>
            </w:pPr>
            <w:r>
              <w:rPr>
                <w:color w:val="FF0000"/>
              </w:rPr>
              <w:t>EndorseRank and AWP are social reputation graphs on allowance and transfer edges.</w:t>
            </w:r>
          </w:p>
        </w:tc>
        <w:tc>
          <w:tcPr>
            <w:tcW w:w="355" w:type="dxa"/>
          </w:tcPr>
          <w:p w14:paraId="00DC1BF7" w14:textId="77777777" w:rsidR="00350CFB" w:rsidRDefault="00350CFB">
            <w:pPr>
              <w:pStyle w:val="TableParagraph"/>
              <w:spacing w:before="0"/>
              <w:jc w:val="left"/>
              <w:rPr>
                <w:sz w:val="24"/>
              </w:rPr>
            </w:pPr>
          </w:p>
        </w:tc>
      </w:tr>
      <w:tr w:rsidR="00350CFB" w14:paraId="00DC1BFC" w14:textId="77777777">
        <w:trPr>
          <w:trHeight w:val="360"/>
        </w:trPr>
        <w:tc>
          <w:tcPr>
            <w:tcW w:w="444" w:type="dxa"/>
          </w:tcPr>
          <w:p w14:paraId="00DC1BF9" w14:textId="77777777" w:rsidR="00350CFB" w:rsidRDefault="00350CFB">
            <w:pPr>
              <w:pStyle w:val="TableParagraph"/>
              <w:spacing w:before="0"/>
              <w:jc w:val="left"/>
              <w:rPr>
                <w:sz w:val="24"/>
              </w:rPr>
            </w:pPr>
          </w:p>
        </w:tc>
        <w:tc>
          <w:tcPr>
            <w:tcW w:w="8300" w:type="dxa"/>
          </w:tcPr>
          <w:p w14:paraId="00DC1BFA" w14:textId="77777777" w:rsidR="00350CFB" w:rsidRDefault="0071403D">
            <w:pPr>
              <w:pStyle w:val="TableParagraph"/>
              <w:spacing w:before="85" w:line="256" w:lineRule="exact"/>
              <w:ind w:left="155"/>
              <w:jc w:val="left"/>
              <w:rPr>
                <w:sz w:val="24"/>
              </w:rPr>
            </w:pPr>
            <w:r>
              <w:rPr>
                <w:spacing w:val="26"/>
                <w:sz w:val="24"/>
                <w:color w:val="FF0000"/>
              </w:rPr>
              <w:t>Same-window checks are allowance versus transfer.</w:t>
            </w:r>
          </w:p>
        </w:tc>
        <w:tc>
          <w:tcPr>
            <w:tcW w:w="355" w:type="dxa"/>
          </w:tcPr>
          <w:p w14:paraId="00DC1BFB" w14:textId="77777777" w:rsidR="00350CFB" w:rsidRDefault="00283FFF">
            <w:pPr>
              <w:pStyle w:val="TableParagraph"/>
              <w:spacing w:before="85" w:line="256" w:lineRule="exact"/>
              <w:ind w:left="22" w:right="8"/>
              <w:rPr>
                <w:sz w:val="24"/>
              </w:rPr>
            </w:pPr>
            <w:r>
              <w:rPr>
                <w:spacing w:val="-5"/>
                <w:sz w:val="24"/>
              </w:rPr>
              <w:t>82</w:t>
            </w:r>
          </w:p>
        </w:tc>
      </w:tr>
    </w:tbl>
    <w:p w14:paraId="00DC1BFD" w14:textId="77777777" w:rsidR="00350CFB" w:rsidRDefault="00350CFB">
      <w:pPr>
        <w:pStyle w:val="TableParagraph"/>
        <w:spacing w:line="256" w:lineRule="exact"/>
        <w:rPr>
          <w:sz w:val="24"/>
        </w:rPr>
        <w:sectPr w:rsidR="00350CFB">
          <w:pgSz w:w="11910" w:h="16840"/>
          <w:pgMar w:top="1740" w:right="708" w:bottom="2300" w:left="992" w:header="0" w:footer="2115" w:gutter="0"/>
          <w:cols w:space="720"/>
        </w:sectPr>
      </w:pPr>
    </w:p>
    <w:p w14:paraId="00DC1BFE" w14:textId="77777777" w:rsidR="00350CFB" w:rsidRDefault="0071403D">
      <w:pPr>
        <w:pStyle w:val="a4"/>
        <w:numPr>
          <w:ilvl w:val="1"/>
          <w:numId w:val="28"/>
        </w:numPr>
        <w:tabs>
          <w:tab w:val="left" w:pos="1190"/>
          <w:tab w:val="left" w:leader="dot" w:pos="9399"/>
        </w:tabs>
        <w:spacing w:before="72" w:line="396" w:lineRule="auto"/>
        <w:ind w:right="564"/>
        <w:rPr>
          <w:sz w:val="24"/>
        </w:rPr>
      </w:pPr>
      <w:hyperlink w:anchor="_bookmark104" w:history="1">
        <w:r>
          <w:rPr>
            <w:sz w:val="24"/>
          </w:rPr>
          <w:t>Domain alignment with transfer proxies (Do et al. 2023 baseline).</w:t>
        </w:r>
        <w:r>
          <w:rPr>
            <w:spacing w:val="40"/>
            <w:sz w:val="24"/>
          </w:rPr>
          <w:t xml:space="preserve"> </w:t>
        </w:r>
        <w:r>
          <w:rPr>
            <w:sz w:val="24"/>
          </w:rPr>
          <w:t xml:space="preserve">Kendall </w:t>
        </w:r>
        <w:r>
          <w:rPr>
            <w:i/>
            <w:sz w:val="24"/>
          </w:rPr>
          <w:t>τ</w:t>
        </w:r>
        <w:r>
          <w:rPr>
            <w:i/>
            <w:spacing w:val="40"/>
            <w:sz w:val="24"/>
          </w:rPr>
          <w:t xml:space="preserve"> </w:t>
        </w:r>
        <w:r>
          <w:rPr>
            <w:sz w:val="24"/>
          </w:rPr>
          <w:t>and</w:t>
        </w:r>
      </w:hyperlink>
      <w:r>
        <w:rPr>
          <w:sz w:val="24"/>
        </w:rPr>
        <w:t xml:space="preserve"> </w:t>
      </w:r>
      <w:hyperlink w:anchor="_bookmark104" w:history="1">
        <w:r>
          <w:rPr>
            <w:sz w:val="24"/>
          </w:rPr>
          <w:t>Spearman</w:t>
        </w:r>
        <w:r>
          <w:rPr>
            <w:spacing w:val="-8"/>
            <w:sz w:val="24"/>
          </w:rPr>
          <w:t xml:space="preserve"> </w:t>
        </w:r>
        <w:r>
          <w:rPr>
            <w:i/>
            <w:sz w:val="24"/>
          </w:rPr>
          <w:t>ρ</w:t>
        </w:r>
        <w:r>
          <w:rPr>
            <w:i/>
            <w:spacing w:val="-7"/>
            <w:sz w:val="24"/>
          </w:rPr>
          <w:t xml:space="preserve"> </w:t>
        </w:r>
        <w:r>
          <w:rPr>
            <w:sz w:val="24"/>
          </w:rPr>
          <w:t>between</w:t>
        </w:r>
        <w:r>
          <w:rPr>
            <w:spacing w:val="-7"/>
            <w:sz w:val="24"/>
          </w:rPr>
          <w:t xml:space="preserve"> </w:t>
        </w:r>
        <w:r>
          <w:rPr>
            <w:sz w:val="24"/>
          </w:rPr>
          <w:t>reputation</w:t>
        </w:r>
        <w:r>
          <w:rPr>
            <w:spacing w:val="-7"/>
            <w:sz w:val="24"/>
          </w:rPr>
          <w:t xml:space="preserve"> </w:t>
        </w:r>
        <w:r>
          <w:rPr>
            <w:sz w:val="24"/>
          </w:rPr>
          <w:t>scores</w:t>
        </w:r>
        <w:r>
          <w:rPr>
            <w:spacing w:val="-7"/>
            <w:sz w:val="24"/>
          </w:rPr>
          <w:t xml:space="preserve"> </w:t>
        </w:r>
        <w:r>
          <w:rPr>
            <w:sz w:val="24"/>
          </w:rPr>
          <w:t>and</w:t>
        </w:r>
        <w:r>
          <w:rPr>
            <w:spacing w:val="-7"/>
            <w:sz w:val="24"/>
          </w:rPr>
          <w:t xml:space="preserve"> </w:t>
        </w:r>
        <w:r>
          <w:rPr>
            <w:sz w:val="24"/>
          </w:rPr>
          <w:t>proxy</w:t>
        </w:r>
        <w:r>
          <w:rPr>
            <w:spacing w:val="-7"/>
            <w:sz w:val="24"/>
          </w:rPr>
          <w:t xml:space="preserve"> </w:t>
        </w:r>
        <w:r>
          <w:rPr>
            <w:spacing w:val="-2"/>
            <w:sz w:val="24"/>
          </w:rPr>
          <w:t>rankings.</w:t>
        </w:r>
      </w:hyperlink>
      <w:r>
        <w:rPr>
          <w:sz w:val="24"/>
        </w:rPr>
        <w:tab/>
      </w:r>
      <w:r>
        <w:rPr>
          <w:spacing w:val="-5"/>
          <w:sz w:val="24"/>
        </w:rPr>
        <w:t>85</w:t>
      </w:r>
    </w:p>
    <w:p w14:paraId="00DC1BFF" w14:textId="77777777" w:rsidR="00350CFB" w:rsidRDefault="0071403D">
      <w:pPr>
        <w:pStyle w:val="a4"/>
        <w:numPr>
          <w:ilvl w:val="1"/>
          <w:numId w:val="28"/>
        </w:numPr>
        <w:tabs>
          <w:tab w:val="left" w:pos="1184"/>
          <w:tab w:val="left" w:pos="1190"/>
          <w:tab w:val="left" w:leader="dot" w:pos="9399"/>
        </w:tabs>
        <w:spacing w:before="16" w:line="396" w:lineRule="auto"/>
        <w:ind w:left="1184" w:right="564" w:hanging="544"/>
        <w:rPr>
          <w:sz w:val="24"/>
        </w:rPr>
      </w:pPr>
      <w:hyperlink w:anchor="_bookmark105" w:history="1">
        <w:r>
          <w:rPr>
            <w:sz w:val="24"/>
          </w:rPr>
          <w:t>Domain</w:t>
        </w:r>
        <w:r>
          <w:rPr>
            <w:spacing w:val="40"/>
            <w:sz w:val="24"/>
          </w:rPr>
          <w:t xml:space="preserve"> </w:t>
        </w:r>
        <w:r>
          <w:rPr>
            <w:sz w:val="24"/>
          </w:rPr>
          <w:t>alignment</w:t>
        </w:r>
        <w:r>
          <w:rPr>
            <w:spacing w:val="40"/>
            <w:sz w:val="24"/>
          </w:rPr>
          <w:t xml:space="preserve"> </w:t>
        </w:r>
        <w:r>
          <w:rPr>
            <w:sz w:val="24"/>
          </w:rPr>
          <w:t>with</w:t>
        </w:r>
        <w:r>
          <w:rPr>
            <w:spacing w:val="40"/>
            <w:sz w:val="24"/>
          </w:rPr>
          <w:t xml:space="preserve"> </w:t>
        </w:r>
        <w:r>
          <w:rPr>
            <w:sz w:val="24"/>
          </w:rPr>
          <w:t>allowance</w:t>
        </w:r>
        <w:r>
          <w:rPr>
            <w:spacing w:val="40"/>
            <w:sz w:val="24"/>
          </w:rPr>
          <w:t xml:space="preserve"> </w:t>
        </w:r>
        <w:r>
          <w:rPr>
            <w:sz w:val="24"/>
          </w:rPr>
          <w:t>proxies</w:t>
        </w:r>
        <w:r>
          <w:rPr>
            <w:spacing w:val="40"/>
            <w:sz w:val="24"/>
          </w:rPr>
          <w:t xml:space="preserve"> </w:t>
        </w:r>
        <w:r>
          <w:rPr>
            <w:sz w:val="24"/>
          </w:rPr>
          <w:t>(spender-side</w:t>
        </w:r>
        <w:r>
          <w:rPr>
            <w:spacing w:val="40"/>
            <w:sz w:val="24"/>
          </w:rPr>
          <w:t xml:space="preserve"> </w:t>
        </w:r>
        <w:r>
          <w:rPr>
            <w:sz w:val="24"/>
          </w:rPr>
          <w:t>in-approve</w:t>
        </w:r>
        <w:r>
          <w:rPr>
            <w:spacing w:val="40"/>
            <w:sz w:val="24"/>
          </w:rPr>
          <w:t xml:space="preserve"> </w:t>
        </w:r>
        <w:r>
          <w:rPr>
            <w:sz w:val="24"/>
          </w:rPr>
          <w:t>degree</w:t>
        </w:r>
        <w:r>
          <w:rPr>
            <w:spacing w:val="40"/>
            <w:sz w:val="24"/>
          </w:rPr>
          <w:t xml:space="preserve"> </w:t>
        </w:r>
        <w:r>
          <w:rPr>
            <w:sz w:val="24"/>
          </w:rPr>
          <w:t>and</w:t>
        </w:r>
      </w:hyperlink>
      <w:r>
        <w:rPr>
          <w:sz w:val="24"/>
        </w:rPr>
        <w:t xml:space="preserve"> </w:t>
      </w:r>
      <w:hyperlink w:anchor="_bookmark105" w:history="1">
        <w:r>
          <w:rPr>
            <w:spacing w:val="-2"/>
            <w:sz w:val="24"/>
          </w:rPr>
          <w:t>value).</w:t>
        </w:r>
      </w:hyperlink>
      <w:r>
        <w:rPr>
          <w:sz w:val="24"/>
        </w:rPr>
        <w:tab/>
      </w:r>
      <w:r>
        <w:rPr>
          <w:spacing w:val="-6"/>
          <w:sz w:val="24"/>
        </w:rPr>
        <w:t>86</w:t>
      </w:r>
    </w:p>
    <w:p w14:paraId="00DC1C00" w14:textId="77777777" w:rsidR="00350CFB" w:rsidRDefault="0071403D">
      <w:pPr>
        <w:pStyle w:val="a4"/>
        <w:numPr>
          <w:ilvl w:val="1"/>
          <w:numId w:val="28"/>
        </w:numPr>
        <w:tabs>
          <w:tab w:val="left" w:pos="1190"/>
        </w:tabs>
        <w:spacing w:before="16"/>
        <w:ind w:hanging="549"/>
        <w:rPr>
          <w:sz w:val="24"/>
        </w:rPr>
      </w:pPr>
      <w:r>
        <w:rPr>
          <w:color w:val="FF0000"/>
        </w:rPr>
        <w:t>Withdrawn inverse-risk alignment table (not a research claim).</w:t>
      </w:r>
    </w:p>
    <w:p w14:paraId="00DC1C01" w14:textId="77777777" w:rsidR="00350CFB" w:rsidRDefault="0071403D">
      <w:pPr>
        <w:pStyle w:val="a3"/>
        <w:tabs>
          <w:tab w:val="left" w:leader="dot" w:pos="9399"/>
        </w:tabs>
        <w:spacing w:before="181"/>
        <w:ind w:left="1190"/>
        <w:jc w:val="both"/>
      </w:pPr>
      <w:hyperlink w:anchor="_bookmark106" w:history="1">
        <w:r>
          <w:t>lower</w:t>
        </w:r>
        <w:r>
          <w:rPr>
            <w:spacing w:val="-7"/>
          </w:rPr>
          <w:t xml:space="preserve"> </w:t>
        </w:r>
        <w:r>
          <w:rPr>
            <w:spacing w:val="-2"/>
          </w:rPr>
          <w:t>loss).</w:t>
        </w:r>
      </w:hyperlink>
      <w:r>
        <w:tab/>
      </w:r>
      <w:r>
        <w:rPr>
          <w:spacing w:val="-5"/>
        </w:rPr>
        <w:t>88</w:t>
      </w:r>
    </w:p>
    <w:p w14:paraId="00DC1C02" w14:textId="77777777" w:rsidR="00350CFB" w:rsidRDefault="0071403D">
      <w:pPr>
        <w:pStyle w:val="a4"/>
        <w:numPr>
          <w:ilvl w:val="1"/>
          <w:numId w:val="28"/>
        </w:numPr>
        <w:tabs>
          <w:tab w:val="left" w:pos="1190"/>
          <w:tab w:val="left" w:leader="dot" w:pos="9399"/>
        </w:tabs>
        <w:spacing w:before="194"/>
        <w:ind w:hanging="549"/>
        <w:rPr>
          <w:sz w:val="24"/>
        </w:rPr>
      </w:pPr>
      <w:hyperlink w:anchor="_bookmark107" w:history="1">
        <w:r>
          <w:rPr>
            <w:sz w:val="24"/>
          </w:rPr>
          <w:t>Domain</w:t>
        </w:r>
        <w:r>
          <w:rPr>
            <w:spacing w:val="-10"/>
            <w:sz w:val="24"/>
          </w:rPr>
          <w:t xml:space="preserve"> </w:t>
        </w:r>
        <w:r>
          <w:rPr>
            <w:sz w:val="24"/>
          </w:rPr>
          <w:t>alignment</w:t>
        </w:r>
        <w:r>
          <w:rPr>
            <w:spacing w:val="-10"/>
            <w:sz w:val="24"/>
          </w:rPr>
          <w:t xml:space="preserve"> </w:t>
        </w:r>
        <w:r>
          <w:rPr>
            <w:sz w:val="24"/>
          </w:rPr>
          <w:t>with</w:t>
        </w:r>
        <w:r>
          <w:rPr>
            <w:spacing w:val="-9"/>
            <w:sz w:val="24"/>
          </w:rPr>
          <w:t xml:space="preserve"> </w:t>
        </w:r>
        <w:r>
          <w:rPr>
            <w:sz w:val="24"/>
          </w:rPr>
          <w:t>Sybil-adjusted</w:t>
        </w:r>
        <w:r>
          <w:rPr>
            <w:spacing w:val="-10"/>
            <w:sz w:val="24"/>
          </w:rPr>
          <w:t xml:space="preserve"> </w:t>
        </w:r>
        <w:r>
          <w:rPr>
            <w:sz w:val="24"/>
          </w:rPr>
          <w:t>stability</w:t>
        </w:r>
        <w:r>
          <w:rPr>
            <w:spacing w:val="-9"/>
            <w:sz w:val="24"/>
          </w:rPr>
          <w:t xml:space="preserve"> </w:t>
        </w:r>
        <w:r>
          <w:rPr>
            <w:sz w:val="24"/>
          </w:rPr>
          <w:t>proxies</w:t>
        </w:r>
        <w:r>
          <w:rPr>
            <w:spacing w:val="-10"/>
            <w:sz w:val="24"/>
          </w:rPr>
          <w:t xml:space="preserve"> </w:t>
        </w:r>
        <w:r>
          <w:rPr>
            <w:sz w:val="24"/>
          </w:rPr>
          <w:t>from</w:t>
        </w:r>
        <w:r>
          <w:rPr>
            <w:spacing w:val="-9"/>
            <w:sz w:val="24"/>
          </w:rPr>
          <w:t xml:space="preserve"> </w:t>
        </w:r>
        <w:r>
          <w:rPr>
            <w:sz w:val="24"/>
          </w:rPr>
          <w:t>transfer</w:t>
        </w:r>
        <w:r>
          <w:rPr>
            <w:spacing w:val="-10"/>
            <w:sz w:val="24"/>
          </w:rPr>
          <w:t xml:space="preserve"> </w:t>
        </w:r>
        <w:r>
          <w:rPr>
            <w:spacing w:val="-2"/>
            <w:sz w:val="24"/>
          </w:rPr>
          <w:t>activity</w:t>
        </w:r>
      </w:hyperlink>
      <w:r>
        <w:rPr>
          <w:sz w:val="24"/>
        </w:rPr>
        <w:tab/>
      </w:r>
      <w:r>
        <w:rPr>
          <w:spacing w:val="-5"/>
          <w:sz w:val="24"/>
        </w:rPr>
        <w:t>89</w:t>
      </w:r>
    </w:p>
    <w:p w14:paraId="00DC1C03" w14:textId="77777777" w:rsidR="00350CFB" w:rsidRDefault="0071403D">
      <w:pPr>
        <w:pStyle w:val="a4"/>
        <w:numPr>
          <w:ilvl w:val="1"/>
          <w:numId w:val="28"/>
        </w:numPr>
        <w:tabs>
          <w:tab w:val="left" w:pos="1190"/>
        </w:tabs>
        <w:spacing w:before="194"/>
        <w:ind w:hanging="549"/>
        <w:rPr>
          <w:sz w:val="24"/>
        </w:rPr>
      </w:pPr>
      <w:r>
        <w:rPr>
          <w:spacing w:val="60"/>
          <w:w w:val="150"/>
          <w:sz w:val="24"/>
          <w:color w:val="FF0000"/>
        </w:rPr>
        <w:t>Withdrawn trading-success alignment table (not a research claim).</w:t>
      </w:r>
    </w:p>
    <w:p w14:paraId="00DC1C04" w14:textId="77777777" w:rsidR="00350CFB" w:rsidRDefault="0071403D">
      <w:pPr>
        <w:pStyle w:val="a4"/>
        <w:numPr>
          <w:ilvl w:val="1"/>
          <w:numId w:val="27"/>
        </w:numPr>
        <w:tabs>
          <w:tab w:val="left" w:pos="1190"/>
        </w:tabs>
        <w:spacing w:before="313"/>
        <w:ind w:hanging="549"/>
        <w:rPr>
          <w:sz w:val="24"/>
        </w:rPr>
      </w:pPr>
      <w:hyperlink w:anchor="_bookmark202" w:history="1">
        <w:r>
          <w:rPr>
            <w:sz w:val="24"/>
          </w:rPr>
          <w:t>In-cohort</w:t>
        </w:r>
        <w:r>
          <w:rPr>
            <w:spacing w:val="13"/>
            <w:sz w:val="24"/>
          </w:rPr>
          <w:t xml:space="preserve"> </w:t>
        </w:r>
        <w:r>
          <w:rPr>
            <w:sz w:val="24"/>
          </w:rPr>
          <w:t>runtime</w:t>
        </w:r>
        <w:r>
          <w:rPr>
            <w:spacing w:val="13"/>
            <w:sz w:val="24"/>
          </w:rPr>
          <w:t xml:space="preserve"> </w:t>
        </w:r>
        <w:r>
          <w:rPr>
            <w:sz w:val="24"/>
          </w:rPr>
          <w:t>scaling</w:t>
        </w:r>
        <w:r>
          <w:rPr>
            <w:spacing w:val="14"/>
            <w:sz w:val="24"/>
          </w:rPr>
          <w:t xml:space="preserve"> </w:t>
        </w:r>
        <w:r>
          <w:rPr>
            <w:sz w:val="24"/>
          </w:rPr>
          <w:t>(SHA256</w:t>
        </w:r>
        <w:r>
          <w:rPr>
            <w:spacing w:val="13"/>
            <w:sz w:val="24"/>
          </w:rPr>
          <w:t xml:space="preserve"> </w:t>
        </w:r>
        <w:r>
          <w:rPr>
            <w:sz w:val="24"/>
          </w:rPr>
          <w:t>seed</w:t>
        </w:r>
        <w:r>
          <w:rPr>
            <w:spacing w:val="14"/>
            <w:sz w:val="24"/>
          </w:rPr>
          <w:t xml:space="preserve"> </w:t>
        </w:r>
        <w:r>
          <w:rPr>
            <w:rFonts w:ascii="Courier New" w:hAnsi="Courier New"/>
            <w:sz w:val="24"/>
          </w:rPr>
          <w:t>benchmark-scale-v1</w:t>
        </w:r>
        <w:r>
          <w:rPr>
            <w:sz w:val="24"/>
          </w:rPr>
          <w:t>;</w:t>
        </w:r>
        <w:r>
          <w:rPr>
            <w:spacing w:val="29"/>
            <w:sz w:val="24"/>
          </w:rPr>
          <w:t xml:space="preserve"> </w:t>
        </w:r>
        <w:r>
          <w:rPr>
            <w:i/>
            <w:sz w:val="24"/>
          </w:rPr>
          <w:t>n</w:t>
        </w:r>
        <w:r>
          <w:rPr>
            <w:i/>
            <w:spacing w:val="56"/>
            <w:sz w:val="24"/>
          </w:rPr>
          <w:t xml:space="preserve"> </w:t>
        </w:r>
        <w:r>
          <w:rPr>
            <w:rFonts w:ascii="Arial Unicode MS" w:hAnsi="Arial Unicode MS"/>
            <w:sz w:val="24"/>
          </w:rPr>
          <w:t>≤</w:t>
        </w:r>
        <w:r>
          <w:rPr>
            <w:rFonts w:ascii="Arial Unicode MS" w:hAnsi="Arial Unicode MS"/>
            <w:spacing w:val="48"/>
            <w:sz w:val="24"/>
          </w:rPr>
          <w:t xml:space="preserve"> </w:t>
        </w:r>
        <w:r>
          <w:rPr>
            <w:spacing w:val="-2"/>
            <w:sz w:val="24"/>
          </w:rPr>
          <w:t>5</w:t>
        </w:r>
        <w:r>
          <w:rPr>
            <w:i/>
            <w:spacing w:val="-2"/>
            <w:sz w:val="24"/>
          </w:rPr>
          <w:t>,</w:t>
        </w:r>
        <w:r>
          <w:rPr>
            <w:spacing w:val="-2"/>
            <w:sz w:val="24"/>
          </w:rPr>
          <w:t>521</w:t>
        </w:r>
      </w:hyperlink>
    </w:p>
    <w:p w14:paraId="00DC1C05" w14:textId="77777777" w:rsidR="00350CFB" w:rsidRDefault="0071403D">
      <w:pPr>
        <w:pStyle w:val="a3"/>
        <w:tabs>
          <w:tab w:val="left" w:leader="dot" w:pos="9280"/>
        </w:tabs>
        <w:spacing w:before="119"/>
        <w:ind w:left="1190"/>
        <w:jc w:val="both"/>
      </w:pPr>
      <w:r>
        <w:rPr>
          <w:spacing w:val="-5"/>
          <w:color w:val="FF0000"/>
        </w:rPr>
        <w:t>matched cohort).</w:t>
      </w:r>
    </w:p>
    <w:p w14:paraId="00DC1C06" w14:textId="77777777" w:rsidR="00350CFB" w:rsidRDefault="0071403D">
      <w:pPr>
        <w:pStyle w:val="a4"/>
        <w:numPr>
          <w:ilvl w:val="1"/>
          <w:numId w:val="27"/>
        </w:numPr>
        <w:tabs>
          <w:tab w:val="left" w:pos="1190"/>
          <w:tab w:val="left" w:leader="dot" w:pos="9280"/>
        </w:tabs>
        <w:spacing w:before="194"/>
        <w:ind w:hanging="549"/>
        <w:rPr>
          <w:sz w:val="24"/>
        </w:rPr>
      </w:pPr>
      <w:r>
        <w:rPr>
          <w:spacing w:val="-5"/>
          <w:sz w:val="24"/>
          <w:color w:val="FF0000"/>
        </w:rPr>
        <w:t>Mean Kendall τ by proxy family: EndorseRank and AWP (n = 5,521).</w:t>
      </w:r>
    </w:p>
    <w:p w14:paraId="00DC1C07" w14:textId="77777777" w:rsidR="00350CFB" w:rsidRDefault="0071403D">
      <w:pPr>
        <w:pStyle w:val="a4"/>
        <w:numPr>
          <w:ilvl w:val="1"/>
          <w:numId w:val="27"/>
        </w:numPr>
        <w:tabs>
          <w:tab w:val="left" w:pos="1190"/>
          <w:tab w:val="left" w:leader="dot" w:pos="9280"/>
        </w:tabs>
        <w:spacing w:before="194"/>
        <w:ind w:hanging="549"/>
        <w:rPr>
          <w:sz w:val="24"/>
        </w:rPr>
      </w:pPr>
      <w:hyperlink w:anchor="_bookmark208" w:history="1">
        <w:r>
          <w:rPr>
            <w:sz w:val="24"/>
          </w:rPr>
          <w:t>Default</w:t>
        </w:r>
        <w:r>
          <w:rPr>
            <w:spacing w:val="-9"/>
            <w:sz w:val="24"/>
          </w:rPr>
          <w:t xml:space="preserve"> </w:t>
        </w:r>
        <w:r>
          <w:rPr>
            <w:sz w:val="24"/>
          </w:rPr>
          <w:t>parameters</w:t>
        </w:r>
        <w:r>
          <w:rPr>
            <w:spacing w:val="-8"/>
            <w:sz w:val="24"/>
          </w:rPr>
          <w:t xml:space="preserve"> </w:t>
        </w:r>
        <w:r>
          <w:rPr>
            <w:sz w:val="24"/>
          </w:rPr>
          <w:t>used</w:t>
        </w:r>
        <w:r>
          <w:rPr>
            <w:spacing w:val="-8"/>
            <w:sz w:val="24"/>
          </w:rPr>
          <w:t xml:space="preserve"> </w:t>
        </w:r>
        <w:r>
          <w:rPr>
            <w:sz w:val="24"/>
          </w:rPr>
          <w:t>in</w:t>
        </w:r>
        <w:r>
          <w:rPr>
            <w:spacing w:val="-9"/>
            <w:sz w:val="24"/>
          </w:rPr>
          <w:t xml:space="preserve"> </w:t>
        </w:r>
        <w:r>
          <w:rPr>
            <w:sz w:val="24"/>
          </w:rPr>
          <w:t>the</w:t>
        </w:r>
        <w:r>
          <w:rPr>
            <w:spacing w:val="-8"/>
            <w:sz w:val="24"/>
          </w:rPr>
          <w:t xml:space="preserve"> </w:t>
        </w:r>
        <w:r>
          <w:rPr>
            <w:sz w:val="24"/>
          </w:rPr>
          <w:t>primary</w:t>
        </w:r>
        <w:r>
          <w:rPr>
            <w:spacing w:val="-8"/>
            <w:sz w:val="24"/>
          </w:rPr>
          <w:t xml:space="preserve"> </w:t>
        </w:r>
        <w:r>
          <w:rPr>
            <w:spacing w:val="-2"/>
            <w:sz w:val="24"/>
          </w:rPr>
          <w:t>evaluation.</w:t>
        </w:r>
      </w:hyperlink>
      <w:r>
        <w:rPr>
          <w:sz w:val="24"/>
        </w:rPr>
        <w:tab/>
      </w:r>
      <w:r>
        <w:rPr>
          <w:spacing w:val="-5"/>
          <w:sz w:val="24"/>
        </w:rPr>
        <w:t>132</w:t>
      </w:r>
    </w:p>
    <w:p w14:paraId="00DC1C08" w14:textId="77777777" w:rsidR="00350CFB" w:rsidRDefault="0071403D">
      <w:pPr>
        <w:pStyle w:val="a4"/>
        <w:numPr>
          <w:ilvl w:val="1"/>
          <w:numId w:val="27"/>
        </w:numPr>
        <w:tabs>
          <w:tab w:val="left" w:pos="1190"/>
        </w:tabs>
        <w:spacing w:before="194"/>
        <w:ind w:hanging="549"/>
        <w:rPr>
          <w:sz w:val="24"/>
        </w:rPr>
      </w:pPr>
      <w:hyperlink w:anchor="_bookmark229" w:history="1">
        <w:r>
          <w:rPr>
            <w:w w:val="105"/>
            <w:sz w:val="24"/>
          </w:rPr>
          <w:t>Mean</w:t>
        </w:r>
        <w:r>
          <w:rPr>
            <w:spacing w:val="-14"/>
            <w:w w:val="105"/>
            <w:sz w:val="24"/>
          </w:rPr>
          <w:t xml:space="preserve"> </w:t>
        </w:r>
        <w:r>
          <w:rPr>
            <w:w w:val="105"/>
            <w:sz w:val="24"/>
          </w:rPr>
          <w:t>Kendall</w:t>
        </w:r>
        <w:r>
          <w:rPr>
            <w:spacing w:val="-13"/>
            <w:w w:val="105"/>
            <w:sz w:val="24"/>
          </w:rPr>
          <w:t xml:space="preserve"> </w:t>
        </w:r>
        <w:r>
          <w:rPr>
            <w:i/>
            <w:w w:val="105"/>
            <w:sz w:val="24"/>
          </w:rPr>
          <w:t>τ</w:t>
        </w:r>
        <w:r>
          <w:rPr>
            <w:i/>
            <w:spacing w:val="5"/>
            <w:w w:val="105"/>
            <w:sz w:val="24"/>
          </w:rPr>
          <w:t xml:space="preserve"> </w:t>
        </w:r>
        <w:r>
          <w:rPr>
            <w:w w:val="105"/>
            <w:sz w:val="24"/>
          </w:rPr>
          <w:t>by</w:t>
        </w:r>
        <w:r>
          <w:rPr>
            <w:spacing w:val="-14"/>
            <w:w w:val="105"/>
            <w:sz w:val="24"/>
          </w:rPr>
          <w:t xml:space="preserve"> </w:t>
        </w:r>
        <w:r>
          <w:rPr>
            <w:w w:val="105"/>
            <w:sz w:val="24"/>
          </w:rPr>
          <w:t>proxy</w:t>
        </w:r>
        <w:r>
          <w:rPr>
            <w:spacing w:val="-13"/>
            <w:w w:val="105"/>
            <w:sz w:val="24"/>
          </w:rPr>
          <w:t xml:space="preserve"> </w:t>
        </w:r>
        <w:r>
          <w:rPr>
            <w:w w:val="105"/>
            <w:sz w:val="24"/>
          </w:rPr>
          <w:t>family</w:t>
        </w:r>
        <w:r>
          <w:rPr>
            <w:spacing w:val="-13"/>
            <w:w w:val="105"/>
            <w:sz w:val="24"/>
          </w:rPr>
          <w:t xml:space="preserve"> </w:t>
        </w:r>
        <w:r>
          <w:rPr>
            <w:w w:val="105"/>
            <w:sz w:val="24"/>
          </w:rPr>
          <w:t>across</w:t>
        </w:r>
        <w:r>
          <w:rPr>
            <w:spacing w:val="-14"/>
            <w:w w:val="105"/>
            <w:sz w:val="24"/>
          </w:rPr>
          <w:t xml:space="preserve"> </w:t>
        </w:r>
        <w:r>
          <w:rPr>
            <w:w w:val="105"/>
            <w:sz w:val="24"/>
          </w:rPr>
          <w:t>7</w:t>
        </w:r>
        <w:r>
          <w:rPr>
            <w:spacing w:val="-13"/>
            <w:w w:val="105"/>
            <w:sz w:val="24"/>
          </w:rPr>
          <w:t xml:space="preserve"> </w:t>
        </w:r>
        <w:r>
          <w:rPr>
            <w:w w:val="105"/>
            <w:sz w:val="24"/>
          </w:rPr>
          <w:t>PageRank</w:t>
        </w:r>
        <w:r>
          <w:rPr>
            <w:spacing w:val="-14"/>
            <w:w w:val="105"/>
            <w:sz w:val="24"/>
          </w:rPr>
          <w:t xml:space="preserve"> </w:t>
        </w:r>
        <w:r>
          <w:rPr>
            <w:w w:val="105"/>
            <w:sz w:val="24"/>
          </w:rPr>
          <w:t>methods</w:t>
        </w:r>
        <w:r>
          <w:rPr>
            <w:spacing w:val="-13"/>
            <w:w w:val="105"/>
            <w:sz w:val="24"/>
          </w:rPr>
          <w:t xml:space="preserve"> </w:t>
        </w:r>
        <w:r>
          <w:rPr>
            <w:w w:val="105"/>
            <w:sz w:val="24"/>
          </w:rPr>
          <w:t>(</w:t>
        </w:r>
        <w:r>
          <w:rPr>
            <w:i/>
            <w:w w:val="105"/>
            <w:sz w:val="24"/>
          </w:rPr>
          <w:t>n</w:t>
        </w:r>
        <w:r>
          <w:rPr>
            <w:i/>
            <w:spacing w:val="1"/>
            <w:w w:val="105"/>
            <w:sz w:val="24"/>
          </w:rPr>
          <w:t xml:space="preserve"> </w:t>
        </w:r>
        <w:r>
          <w:rPr>
            <w:w w:val="105"/>
            <w:sz w:val="24"/>
          </w:rPr>
          <w:t>=</w:t>
        </w:r>
        <w:r>
          <w:rPr>
            <w:spacing w:val="1"/>
            <w:w w:val="105"/>
            <w:sz w:val="24"/>
          </w:rPr>
          <w:t xml:space="preserve"> </w:t>
        </w:r>
        <w:r>
          <w:rPr>
            <w:w w:val="105"/>
            <w:sz w:val="24"/>
          </w:rPr>
          <w:t>5521).</w:t>
        </w:r>
        <w:r>
          <w:rPr>
            <w:spacing w:val="17"/>
            <w:w w:val="105"/>
            <w:sz w:val="24"/>
          </w:rPr>
          <w:t xml:space="preserve"> </w:t>
        </w:r>
        <w:r>
          <w:rPr>
            <w:spacing w:val="-4"/>
            <w:w w:val="105"/>
            <w:sz w:val="24"/>
          </w:rPr>
          <w:t>Bold</w:t>
        </w:r>
      </w:hyperlink>
    </w:p>
    <w:p w14:paraId="00DC1C09" w14:textId="77777777" w:rsidR="00350CFB" w:rsidRDefault="0071403D">
      <w:pPr>
        <w:pStyle w:val="a3"/>
        <w:tabs>
          <w:tab w:val="left" w:leader="dot" w:pos="9280"/>
        </w:tabs>
        <w:spacing w:before="181" w:line="396" w:lineRule="auto"/>
        <w:ind w:left="1190" w:right="564"/>
      </w:pPr>
      <w:hyperlink w:anchor="_bookmark229" w:history="1">
        <w:r>
          <w:t>= column maximum.</w:t>
        </w:r>
        <w:r>
          <w:rPr>
            <w:spacing w:val="40"/>
          </w:rPr>
          <w:t xml:space="preserve"> </w:t>
        </w:r>
        <w:r>
          <w:t>Runtime = mean PageRank wall time (s,</w:t>
        </w:r>
        <w:r>
          <w:rPr>
            <w:spacing w:val="29"/>
          </w:rPr>
          <w:t xml:space="preserve"> </w:t>
        </w:r>
        <w:r>
          <w:t>3 repeats).</w:t>
        </w:r>
        <w:r>
          <w:rPr>
            <w:spacing w:val="40"/>
          </w:rPr>
          <w:t xml:space="preserve"> </w:t>
        </w:r>
        <w:r>
          <w:t>Edge</w:t>
        </w:r>
      </w:hyperlink>
      <w:r>
        <w:rPr>
          <w:spacing w:val="80"/>
        </w:rPr>
        <w:t xml:space="preserve"> </w:t>
      </w:r>
      <w:hyperlink w:anchor="_bookmark229" w:history="1">
        <w:r>
          <w:t>counts:</w:t>
        </w:r>
        <w:r>
          <w:rPr>
            <w:spacing w:val="40"/>
          </w:rPr>
          <w:t xml:space="preserve"> </w:t>
        </w:r>
        <w:r>
          <w:t>liq-pr=45, borrow-pr=484, repay-pr=787, borrow-pr-pool=262, repay-pr-</w:t>
        </w:r>
      </w:hyperlink>
      <w:hyperlink w:anchor="_bookmark229" w:history="1">
        <w:r>
          <w:t>pool=232, delegation-pr=0.</w:t>
        </w:r>
      </w:hyperlink>
      <w:r>
        <w:tab/>
      </w:r>
      <w:r>
        <w:rPr>
          <w:spacing w:val="-4"/>
        </w:rPr>
        <w:t>141</w:t>
      </w:r>
    </w:p>
    <w:p w14:paraId="00DC1C0A" w14:textId="77777777" w:rsidR="00350CFB" w:rsidRDefault="0071403D">
      <w:pPr>
        <w:pStyle w:val="a4"/>
        <w:numPr>
          <w:ilvl w:val="1"/>
          <w:numId w:val="27"/>
        </w:numPr>
        <w:tabs>
          <w:tab w:val="left" w:pos="1190"/>
        </w:tabs>
        <w:spacing w:before="17"/>
        <w:jc w:val="both"/>
        <w:rPr>
          <w:sz w:val="24"/>
        </w:rPr>
      </w:pPr>
      <w:hyperlink w:anchor="_bookmark231" w:history="1">
        <w:r>
          <w:rPr>
            <w:w w:val="105"/>
            <w:sz w:val="24"/>
          </w:rPr>
          <w:t>Mean</w:t>
        </w:r>
        <w:r>
          <w:rPr>
            <w:spacing w:val="31"/>
            <w:w w:val="105"/>
            <w:sz w:val="24"/>
          </w:rPr>
          <w:t xml:space="preserve"> </w:t>
        </w:r>
        <w:r>
          <w:rPr>
            <w:w w:val="105"/>
            <w:sz w:val="24"/>
          </w:rPr>
          <w:t>Kendall</w:t>
        </w:r>
        <w:r>
          <w:rPr>
            <w:spacing w:val="31"/>
            <w:w w:val="105"/>
            <w:sz w:val="24"/>
          </w:rPr>
          <w:t xml:space="preserve"> </w:t>
        </w:r>
        <w:r>
          <w:rPr>
            <w:i/>
            <w:w w:val="105"/>
            <w:sz w:val="24"/>
          </w:rPr>
          <w:t>τ</w:t>
        </w:r>
        <w:r>
          <w:rPr>
            <w:i/>
            <w:spacing w:val="54"/>
            <w:w w:val="105"/>
            <w:sz w:val="24"/>
          </w:rPr>
          <w:t xml:space="preserve"> </w:t>
        </w:r>
        <w:r>
          <w:rPr>
            <w:w w:val="105"/>
            <w:sz w:val="24"/>
          </w:rPr>
          <w:t>by</w:t>
        </w:r>
        <w:r>
          <w:rPr>
            <w:spacing w:val="31"/>
            <w:w w:val="105"/>
            <w:sz w:val="24"/>
          </w:rPr>
          <w:t xml:space="preserve"> </w:t>
        </w:r>
        <w:r>
          <w:rPr>
            <w:w w:val="105"/>
            <w:sz w:val="24"/>
          </w:rPr>
          <w:t>proxy</w:t>
        </w:r>
        <w:r>
          <w:rPr>
            <w:spacing w:val="31"/>
            <w:w w:val="105"/>
            <w:sz w:val="24"/>
          </w:rPr>
          <w:t xml:space="preserve"> </w:t>
        </w:r>
        <w:r>
          <w:rPr>
            <w:w w:val="105"/>
            <w:sz w:val="24"/>
          </w:rPr>
          <w:t>family</w:t>
        </w:r>
        <w:r>
          <w:rPr>
            <w:spacing w:val="32"/>
            <w:w w:val="105"/>
            <w:sz w:val="24"/>
          </w:rPr>
          <w:t xml:space="preserve"> </w:t>
        </w:r>
        <w:r>
          <w:rPr>
            <w:w w:val="105"/>
            <w:sz w:val="24"/>
          </w:rPr>
          <w:t>across</w:t>
        </w:r>
        <w:r>
          <w:rPr>
            <w:spacing w:val="31"/>
            <w:w w:val="105"/>
            <w:sz w:val="24"/>
          </w:rPr>
          <w:t xml:space="preserve"> </w:t>
        </w:r>
        <w:r>
          <w:rPr>
            <w:w w:val="105"/>
            <w:sz w:val="24"/>
          </w:rPr>
          <w:t>6</w:t>
        </w:r>
        <w:r>
          <w:rPr>
            <w:spacing w:val="31"/>
            <w:w w:val="105"/>
            <w:sz w:val="24"/>
          </w:rPr>
          <w:t xml:space="preserve"> </w:t>
        </w:r>
        <w:r>
          <w:rPr>
            <w:w w:val="105"/>
            <w:sz w:val="24"/>
          </w:rPr>
          <w:t>PageRank</w:t>
        </w:r>
        <w:r>
          <w:rPr>
            <w:spacing w:val="32"/>
            <w:w w:val="105"/>
            <w:sz w:val="24"/>
          </w:rPr>
          <w:t xml:space="preserve"> </w:t>
        </w:r>
        <w:r>
          <w:rPr>
            <w:w w:val="105"/>
            <w:sz w:val="24"/>
          </w:rPr>
          <w:t>methods</w:t>
        </w:r>
        <w:r>
          <w:rPr>
            <w:spacing w:val="31"/>
            <w:w w:val="105"/>
            <w:sz w:val="24"/>
          </w:rPr>
          <w:t xml:space="preserve"> </w:t>
        </w:r>
        <w:r>
          <w:rPr>
            <w:w w:val="105"/>
            <w:sz w:val="24"/>
          </w:rPr>
          <w:t>(</w:t>
        </w:r>
        <w:r>
          <w:rPr>
            <w:i/>
            <w:w w:val="105"/>
            <w:sz w:val="24"/>
          </w:rPr>
          <w:t>n</w:t>
        </w:r>
        <w:r>
          <w:rPr>
            <w:i/>
            <w:spacing w:val="65"/>
            <w:w w:val="150"/>
            <w:sz w:val="24"/>
          </w:rPr>
          <w:t xml:space="preserve"> </w:t>
        </w:r>
        <w:r>
          <w:rPr>
            <w:w w:val="105"/>
            <w:sz w:val="24"/>
          </w:rPr>
          <w:t>=</w:t>
        </w:r>
        <w:r>
          <w:rPr>
            <w:spacing w:val="66"/>
            <w:w w:val="150"/>
            <w:sz w:val="24"/>
          </w:rPr>
          <w:t xml:space="preserve"> </w:t>
        </w:r>
        <w:r>
          <w:rPr>
            <w:spacing w:val="-2"/>
            <w:w w:val="105"/>
            <w:sz w:val="24"/>
          </w:rPr>
          <w:t>5521).</w:t>
        </w:r>
      </w:hyperlink>
    </w:p>
    <w:p w14:paraId="00DC1C0B" w14:textId="77777777" w:rsidR="00350CFB" w:rsidRDefault="0071403D">
      <w:pPr>
        <w:pStyle w:val="a3"/>
        <w:spacing w:before="40" w:line="456" w:lineRule="exact"/>
        <w:ind w:left="1182" w:right="1131" w:firstLine="8"/>
        <w:jc w:val="both"/>
      </w:pPr>
      <w:hyperlink w:anchor="_bookmark231" w:history="1">
        <w:r>
          <w:t>Bold = column maximum.</w:t>
        </w:r>
        <w:r>
          <w:rPr>
            <w:spacing w:val="40"/>
          </w:rPr>
          <w:t xml:space="preserve"> </w:t>
        </w:r>
        <w:r>
          <w:t>Runtime = mean PageRank wall time (s, 3 repeats).</w:t>
        </w:r>
      </w:hyperlink>
      <w:r>
        <w:t xml:space="preserve"> </w:t>
      </w:r>
      <w:hyperlink w:anchor="_bookmark231" w:history="1">
        <w:r>
          <w:t>Aave W</w:t>
        </w:r>
        <w:r>
          <w:rPr>
            <w:rFonts w:ascii="Arial Unicode MS" w:hAnsi="Arial Unicode MS"/>
          </w:rPr>
          <w:t>→</w:t>
        </w:r>
        <w:r>
          <w:t>W edges:</w:t>
        </w:r>
        <w:r>
          <w:rPr>
            <w:spacing w:val="40"/>
          </w:rPr>
          <w:t xml:space="preserve"> </w:t>
        </w:r>
        <w:r>
          <w:t>LiqCall (liquidator</w:t>
        </w:r>
        <w:r>
          <w:rPr>
            <w:rFonts w:ascii="Arial Unicode MS" w:hAnsi="Arial Unicode MS"/>
          </w:rPr>
          <w:t>→</w:t>
        </w:r>
        <w:r>
          <w:t>user), Borrow (initiator</w:t>
        </w:r>
        <w:r>
          <w:rPr>
            <w:rFonts w:ascii="Arial Unicode MS" w:hAnsi="Arial Unicode MS"/>
          </w:rPr>
          <w:t>→</w:t>
        </w:r>
        <w:r>
          <w:t>onBehalfOf),</w:t>
        </w:r>
      </w:hyperlink>
      <w:r>
        <w:t xml:space="preserve"> </w:t>
      </w:r>
      <w:hyperlink w:anchor="_bookmark231" w:history="1">
        <w:r>
          <w:t>Repay (repayer</w:t>
        </w:r>
        <w:r>
          <w:rPr>
            <w:rFonts w:ascii="Arial Unicode MS" w:hAnsi="Arial Unicode MS"/>
          </w:rPr>
          <w:t>→</w:t>
        </w:r>
        <w:r>
          <w:t>user), Delegation (delegator</w:t>
        </w:r>
        <w:r>
          <w:rPr>
            <w:rFonts w:ascii="Arial Unicode MS" w:hAnsi="Arial Unicode MS"/>
          </w:rPr>
          <w:t>→</w:t>
        </w:r>
        <w:r>
          <w:t>delegatee).</w:t>
        </w:r>
        <w:r>
          <w:rPr>
            <w:spacing w:val="40"/>
          </w:rPr>
          <w:t xml:space="preserve"> </w:t>
        </w:r>
        <w:r>
          <w:t>Credit Delegation</w:t>
        </w:r>
      </w:hyperlink>
      <w:r>
        <w:t xml:space="preserve"> </w:t>
      </w:r>
      <w:hyperlink w:anchor="_bookmark231" w:history="1">
        <w:r>
          <w:t>extract deferred when parquet absent—</w:t>
        </w:r>
        <w:r>
          <w:rPr>
            <w:i/>
          </w:rPr>
          <w:t xml:space="preserve">τ </w:t>
        </w:r>
        <w:r>
          <w:t>may be degenerate.</w:t>
        </w:r>
        <w:r>
          <w:rPr>
            <w:spacing w:val="40"/>
          </w:rPr>
          <w:t xml:space="preserve"> </w:t>
        </w:r>
        <w:r>
          <w:t>Edge counts: liq-</w:t>
        </w:r>
      </w:hyperlink>
      <w:hyperlink w:anchor="_bookmark231" w:history="1">
        <w:r>
          <w:t>pr=45,</w:t>
        </w:r>
        <w:r>
          <w:rPr>
            <w:spacing w:val="36"/>
          </w:rPr>
          <w:t xml:space="preserve"> </w:t>
        </w:r>
        <w:r>
          <w:t>borrow-pr=484,</w:t>
        </w:r>
        <w:r>
          <w:rPr>
            <w:spacing w:val="36"/>
          </w:rPr>
          <w:t xml:space="preserve"> </w:t>
        </w:r>
        <w:r>
          <w:t>repay-pr=787,</w:t>
        </w:r>
        <w:r>
          <w:rPr>
            <w:spacing w:val="37"/>
          </w:rPr>
          <w:t xml:space="preserve"> </w:t>
        </w:r>
        <w:r>
          <w:t>borrow-pr-pool=262,</w:t>
        </w:r>
        <w:r>
          <w:rPr>
            <w:spacing w:val="36"/>
          </w:rPr>
          <w:t xml:space="preserve"> </w:t>
        </w:r>
        <w:r>
          <w:t>repay-pr-</w:t>
        </w:r>
        <w:r>
          <w:rPr>
            <w:spacing w:val="-2"/>
          </w:rPr>
          <w:t>pool=232,</w:t>
        </w:r>
      </w:hyperlink>
    </w:p>
    <w:p w14:paraId="00DC1C0C" w14:textId="77777777" w:rsidR="00350CFB" w:rsidRDefault="0071403D">
      <w:pPr>
        <w:pStyle w:val="a3"/>
        <w:tabs>
          <w:tab w:val="left" w:leader="dot" w:pos="9280"/>
        </w:tabs>
        <w:spacing w:before="143"/>
        <w:ind w:left="1190"/>
        <w:jc w:val="both"/>
      </w:pPr>
      <w:hyperlink w:anchor="_bookmark231" w:history="1">
        <w:r>
          <w:rPr>
            <w:spacing w:val="-2"/>
          </w:rPr>
          <w:t>delegation-pr=0.</w:t>
        </w:r>
      </w:hyperlink>
      <w:r>
        <w:tab/>
      </w:r>
      <w:r>
        <w:rPr>
          <w:spacing w:val="-5"/>
        </w:rPr>
        <w:t>142</w:t>
      </w:r>
    </w:p>
    <w:p w14:paraId="00DC1C0D" w14:textId="77777777" w:rsidR="00350CFB" w:rsidRDefault="00350CFB">
      <w:pPr>
        <w:pStyle w:val="a3"/>
        <w:jc w:val="both"/>
        <w:sectPr w:rsidR="00350CFB">
          <w:pgSz w:w="11910" w:h="16840"/>
          <w:pgMar w:top="1840" w:right="708" w:bottom="2300" w:left="992" w:header="0" w:footer="2115" w:gutter="0"/>
          <w:cols w:space="720"/>
        </w:sectPr>
      </w:pPr>
    </w:p>
    <w:p w14:paraId="00DC1C0E" w14:textId="77777777" w:rsidR="00350CFB" w:rsidRDefault="00350CFB">
      <w:pPr>
        <w:pStyle w:val="a3"/>
        <w:rPr>
          <w:sz w:val="34"/>
        </w:rPr>
      </w:pPr>
    </w:p>
    <w:p w14:paraId="00DC1C0F" w14:textId="77777777" w:rsidR="00350CFB" w:rsidRDefault="00350CFB">
      <w:pPr>
        <w:pStyle w:val="a3"/>
        <w:spacing w:before="197"/>
        <w:rPr>
          <w:sz w:val="34"/>
        </w:rPr>
      </w:pPr>
    </w:p>
    <w:p w14:paraId="00DC1C10" w14:textId="77777777" w:rsidR="00350CFB" w:rsidRDefault="00283FFF">
      <w:pPr>
        <w:pStyle w:val="1"/>
        <w:ind w:left="282" w:firstLine="0"/>
        <w:jc w:val="left"/>
      </w:pPr>
      <w:bookmarkStart w:id="11" w:name="_bookmark1"/>
      <w:bookmarkEnd w:id="11"/>
      <w:r>
        <w:t>Abbreviations</w:t>
      </w:r>
      <w:r>
        <w:rPr>
          <w:spacing w:val="4"/>
        </w:rPr>
        <w:t xml:space="preserve"> </w:t>
      </w:r>
      <w:r>
        <w:t>and</w:t>
      </w:r>
      <w:r>
        <w:rPr>
          <w:spacing w:val="6"/>
        </w:rPr>
        <w:t xml:space="preserve"> </w:t>
      </w:r>
      <w:r>
        <w:rPr>
          <w:spacing w:val="-2"/>
        </w:rPr>
        <w:t>Notation</w:t>
      </w:r>
    </w:p>
    <w:p w14:paraId="00DC1C11" w14:textId="77777777" w:rsidR="00350CFB" w:rsidRDefault="00350CFB">
      <w:pPr>
        <w:pStyle w:val="a3"/>
        <w:spacing w:before="28"/>
        <w:rPr>
          <w:b/>
          <w:sz w:val="34"/>
        </w:rPr>
      </w:pPr>
    </w:p>
    <w:p w14:paraId="00DC1C12" w14:textId="20E4B4A1" w:rsidR="00350CFB" w:rsidRDefault="00283FFF">
      <w:pPr>
        <w:pStyle w:val="a3"/>
        <w:spacing w:line="396" w:lineRule="auto"/>
        <w:ind w:left="282" w:right="521" w:hanging="8"/>
      </w:pPr>
      <w:r>
        <w:t>This</w:t>
      </w:r>
      <w:r>
        <w:rPr>
          <w:spacing w:val="-1"/>
        </w:rPr>
        <w:t xml:space="preserve"> </w:t>
      </w:r>
      <w:r>
        <w:t>section</w:t>
      </w:r>
      <w:r>
        <w:rPr>
          <w:spacing w:val="-1"/>
        </w:rPr>
        <w:t xml:space="preserve"> </w:t>
      </w:r>
      <w:r>
        <w:t>lists</w:t>
      </w:r>
      <w:r>
        <w:rPr>
          <w:spacing w:val="-1"/>
        </w:rPr>
        <w:t xml:space="preserve"> </w:t>
      </w:r>
      <w:r>
        <w:t>abbreviations</w:t>
      </w:r>
      <w:r>
        <w:rPr>
          <w:spacing w:val="-1"/>
        </w:rPr>
        <w:t xml:space="preserve"> </w:t>
      </w:r>
      <w:r>
        <w:t>and</w:t>
      </w:r>
      <w:r>
        <w:rPr>
          <w:spacing w:val="-1"/>
        </w:rPr>
        <w:t xml:space="preserve"> </w:t>
      </w:r>
      <w:r>
        <w:t>mathematical</w:t>
      </w:r>
      <w:r>
        <w:rPr>
          <w:spacing w:val="-1"/>
        </w:rPr>
        <w:t xml:space="preserve"> </w:t>
      </w:r>
      <w:r>
        <w:t>notation</w:t>
      </w:r>
      <w:r>
        <w:rPr>
          <w:spacing w:val="-1"/>
        </w:rPr>
        <w:t xml:space="preserve"> </w:t>
      </w:r>
      <w:r>
        <w:t>used</w:t>
      </w:r>
      <w:r>
        <w:rPr>
          <w:spacing w:val="-1"/>
        </w:rPr>
        <w:t xml:space="preserve"> </w:t>
      </w:r>
      <w:r>
        <w:t>throughout</w:t>
      </w:r>
      <w:r>
        <w:rPr>
          <w:spacing w:val="-1"/>
        </w:rPr>
        <w:t xml:space="preserve"> </w:t>
      </w:r>
      <w:r>
        <w:t>the</w:t>
      </w:r>
      <w:r>
        <w:rPr>
          <w:spacing w:val="-1"/>
        </w:rPr>
        <w:t xml:space="preserve"> </w:t>
      </w:r>
      <w:del w:id="12" w:author="Moulla, Donatien Koulla" w:date="2026-08-27T13:35:00Z">
        <w:r>
          <w:delText>dissertation</w:delText>
        </w:r>
      </w:del>
      <w:ins w:id="13" w:author="Moulla, Donatien Koulla" w:date="2026-08-27T13:35:00Z">
        <w:r>
          <w:t>thesis</w:t>
        </w:r>
      </w:ins>
      <w:r>
        <w:t>.</w:t>
      </w:r>
      <w:r>
        <w:rPr>
          <w:spacing w:val="28"/>
        </w:rPr>
        <w:t xml:space="preserve"> </w:t>
      </w:r>
      <w:r>
        <w:t>Sym-bols are defined again at first use in the main chapters when helpful for local reading.</w:t>
      </w:r>
    </w:p>
    <w:p w14:paraId="00DC1C13" w14:textId="77777777" w:rsidR="00350CFB" w:rsidRDefault="00350CFB">
      <w:pPr>
        <w:pStyle w:val="a3"/>
        <w:spacing w:before="160"/>
      </w:pPr>
    </w:p>
    <w:p w14:paraId="00DC1C14" w14:textId="77777777" w:rsidR="00350CFB" w:rsidRDefault="00283FFF">
      <w:pPr>
        <w:pStyle w:val="2"/>
        <w:ind w:left="282" w:firstLine="0"/>
      </w:pPr>
      <w:r>
        <w:rPr>
          <w:spacing w:val="-2"/>
        </w:rPr>
        <w:t>Abbreviations</w:t>
      </w:r>
    </w:p>
    <w:p w14:paraId="00DC1C15" w14:textId="77777777" w:rsidR="00350CFB" w:rsidRDefault="00350CFB">
      <w:pPr>
        <w:pStyle w:val="a3"/>
        <w:spacing w:before="205"/>
        <w:rPr>
          <w:b/>
          <w:sz w:val="28"/>
        </w:rPr>
      </w:pPr>
    </w:p>
    <w:p w14:paraId="00DC1C16" w14:textId="102CC786" w:rsidR="00350CFB" w:rsidRDefault="00283FFF">
      <w:pPr>
        <w:pStyle w:val="a3"/>
        <w:ind w:left="-1" w:right="290"/>
        <w:jc w:val="center"/>
      </w:pPr>
      <w:bookmarkStart w:id="14" w:name="_bookmark2"/>
      <w:bookmarkEnd w:id="14"/>
      <w:r>
        <w:t>Table</w:t>
      </w:r>
      <w:r>
        <w:rPr>
          <w:spacing w:val="-11"/>
        </w:rPr>
        <w:t xml:space="preserve"> </w:t>
      </w:r>
      <w:r>
        <w:t>1:</w:t>
      </w:r>
      <w:r>
        <w:rPr>
          <w:spacing w:val="5"/>
        </w:rPr>
        <w:t xml:space="preserve"> </w:t>
      </w:r>
      <w:r>
        <w:t>Abbreviations</w:t>
      </w:r>
      <w:r>
        <w:rPr>
          <w:spacing w:val="-10"/>
        </w:rPr>
        <w:t xml:space="preserve"> </w:t>
      </w:r>
      <w:r>
        <w:t>used</w:t>
      </w:r>
      <w:r>
        <w:rPr>
          <w:spacing w:val="-11"/>
        </w:rPr>
        <w:t xml:space="preserve"> </w:t>
      </w:r>
      <w:r>
        <w:t>in</w:t>
      </w:r>
      <w:r>
        <w:rPr>
          <w:spacing w:val="-11"/>
        </w:rPr>
        <w:t xml:space="preserve"> </w:t>
      </w:r>
      <w:r>
        <w:t>this</w:t>
      </w:r>
      <w:r>
        <w:rPr>
          <w:spacing w:val="-11"/>
        </w:rPr>
        <w:t xml:space="preserve"> </w:t>
      </w:r>
      <w:del w:id="15" w:author="Moulla, Donatien Koulla" w:date="2026-08-27T13:36:00Z">
        <w:r>
          <w:rPr>
            <w:spacing w:val="-2"/>
          </w:rPr>
          <w:delText>dissertation</w:delText>
        </w:r>
      </w:del>
      <w:ins w:id="16" w:author="Moulla, Donatien Koulla" w:date="2026-08-27T13:36:00Z">
        <w:r>
          <w:rPr>
            <w:spacing w:val="-2"/>
          </w:rPr>
          <w:t>thesis</w:t>
        </w:r>
      </w:ins>
      <w:r>
        <w:rPr>
          <w:spacing w:val="-2"/>
        </w:rPr>
        <w:t>.</w:t>
      </w:r>
    </w:p>
    <w:p w14:paraId="00DC1C17" w14:textId="77777777" w:rsidR="00350CFB" w:rsidRDefault="00283FFF">
      <w:pPr>
        <w:pStyle w:val="a3"/>
        <w:spacing w:before="1"/>
        <w:rPr>
          <w:sz w:val="19"/>
        </w:rPr>
      </w:pPr>
      <w:r>
        <w:rPr>
          <w:noProof/>
          <w:sz w:val="19"/>
        </w:rPr>
        <mc:AlternateContent>
          <mc:Choice Requires="wps">
            <w:drawing>
              <wp:anchor distT="0" distB="0" distL="0" distR="0" simplePos="0" relativeHeight="487587840" behindDoc="1" locked="0" layoutInCell="1" allowOverlap="1" wp14:anchorId="00DC26D8" wp14:editId="00DC26D9">
                <wp:simplePos x="0" y="0"/>
                <wp:positionH relativeFrom="page">
                  <wp:posOffset>1186967</wp:posOffset>
                </wp:positionH>
                <wp:positionV relativeFrom="paragraph">
                  <wp:posOffset>155125</wp:posOffset>
                </wp:positionV>
                <wp:extent cx="518668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86680" cy="1270"/>
                        </a:xfrm>
                        <a:custGeom>
                          <a:avLst/>
                          <a:gdLst/>
                          <a:ahLst/>
                          <a:cxnLst/>
                          <a:rect l="l" t="t" r="r" b="b"/>
                          <a:pathLst>
                            <a:path w="5186680">
                              <a:moveTo>
                                <a:pt x="0" y="0"/>
                              </a:moveTo>
                              <a:lnTo>
                                <a:pt x="5186057"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25EFB5" id="Graphic 2" o:spid="_x0000_s1026" style="position:absolute;margin-left:93.45pt;margin-top:12.2pt;width:408.4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1866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" path="m,l5186057,e" filled="f" strokeweight=".33739mm">
                <v:path arrowok="t"/>
                <w10:wrap type="topAndBottom" anchorx="page"/>
              </v:shape>
            </w:pict>
          </mc:Fallback>
        </mc:AlternateContent>
      </w:r>
    </w:p>
    <w:p w14:paraId="00DC1C18" w14:textId="77777777" w:rsidR="00350CFB" w:rsidRDefault="00283FFF">
      <w:pPr>
        <w:spacing w:before="54"/>
        <w:ind w:left="946"/>
      </w:pPr>
      <w:r>
        <w:t>Abbreviation</w:t>
      </w:r>
      <w:r>
        <w:rPr>
          <w:spacing w:val="72"/>
        </w:rPr>
        <w:t xml:space="preserve"> </w:t>
      </w:r>
      <w:r>
        <w:rPr>
          <w:spacing w:val="-2"/>
        </w:rPr>
        <w:t>Meaning</w:t>
      </w:r>
    </w:p>
    <w:p w14:paraId="00DC1C19" w14:textId="77777777" w:rsidR="00350CFB" w:rsidRDefault="00283FFF">
      <w:pPr>
        <w:pStyle w:val="a3"/>
        <w:rPr>
          <w:sz w:val="5"/>
        </w:rPr>
      </w:pPr>
      <w:r>
        <w:rPr>
          <w:noProof/>
          <w:sz w:val="5"/>
        </w:rPr>
        <mc:AlternateContent>
          <mc:Choice Requires="wps">
            <w:drawing>
              <wp:anchor distT="0" distB="0" distL="0" distR="0" simplePos="0" relativeHeight="487588352" behindDoc="1" locked="0" layoutInCell="1" allowOverlap="1" wp14:anchorId="00DC26DA" wp14:editId="00DC26DB">
                <wp:simplePos x="0" y="0"/>
                <wp:positionH relativeFrom="page">
                  <wp:posOffset>1186967</wp:posOffset>
                </wp:positionH>
                <wp:positionV relativeFrom="paragraph">
                  <wp:posOffset>52246</wp:posOffset>
                </wp:positionV>
                <wp:extent cx="518668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86680" cy="1270"/>
                        </a:xfrm>
                        <a:custGeom>
                          <a:avLst/>
                          <a:gdLst/>
                          <a:ahLst/>
                          <a:cxnLst/>
                          <a:rect l="l" t="t" r="r" b="b"/>
                          <a:pathLst>
                            <a:path w="5186680">
                              <a:moveTo>
                                <a:pt x="0" y="0"/>
                              </a:moveTo>
                              <a:lnTo>
                                <a:pt x="5186057" y="0"/>
                              </a:lnTo>
                            </a:path>
                          </a:pathLst>
                        </a:custGeom>
                        <a:ln w="75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F5B38B" id="Graphic 3" o:spid="_x0000_s1026" style="position:absolute;margin-left:93.45pt;margin-top:4.1pt;width:408.4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1866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" path="m,l5186057,e" filled="f" strokeweight=".21089mm">
                <v:path arrowok="t"/>
                <w10:wrap type="topAndBottom" anchorx="page"/>
              </v:shape>
            </w:pict>
          </mc:Fallback>
        </mc:AlternateContent>
      </w:r>
    </w:p>
    <w:p w14:paraId="00DC1C1A" w14:textId="77777777" w:rsidR="00350CFB" w:rsidRDefault="00283FFF">
      <w:pPr>
        <w:tabs>
          <w:tab w:val="left" w:pos="2237"/>
        </w:tabs>
        <w:spacing w:before="54"/>
        <w:ind w:left="946"/>
      </w:pPr>
      <w:r>
        <w:rPr>
          <w:spacing w:val="-5"/>
        </w:rPr>
        <w:t>AMM</w:t>
      </w:r>
      <w:r>
        <w:tab/>
        <w:t>Automated</w:t>
      </w:r>
      <w:r>
        <w:rPr>
          <w:spacing w:val="-10"/>
        </w:rPr>
        <w:t xml:space="preserve"> </w:t>
      </w:r>
      <w:r>
        <w:t>Market</w:t>
      </w:r>
      <w:r>
        <w:rPr>
          <w:spacing w:val="-9"/>
        </w:rPr>
        <w:t xml:space="preserve"> </w:t>
      </w:r>
      <w:r>
        <w:rPr>
          <w:spacing w:val="-2"/>
        </w:rPr>
        <w:t>Maker</w:t>
      </w:r>
    </w:p>
    <w:p w14:paraId="00DC1C1B" w14:textId="77777777" w:rsidR="00350CFB" w:rsidRDefault="00283FFF">
      <w:pPr>
        <w:tabs>
          <w:tab w:val="left" w:pos="2237"/>
        </w:tabs>
        <w:spacing w:before="18"/>
        <w:ind w:left="946"/>
      </w:pPr>
      <w:r>
        <w:rPr>
          <w:spacing w:val="-5"/>
        </w:rPr>
        <w:t>AWP</w:t>
      </w:r>
      <w:r>
        <w:tab/>
      </w:r>
      <w:r>
        <w:rPr>
          <w:spacing w:val="-2"/>
        </w:rPr>
        <w:t>Adaptive</w:t>
      </w:r>
      <w:r>
        <w:rPr>
          <w:spacing w:val="-3"/>
        </w:rPr>
        <w:t xml:space="preserve"> </w:t>
      </w:r>
      <w:r>
        <w:rPr>
          <w:spacing w:val="-2"/>
        </w:rPr>
        <w:t>Weighted PageRank</w:t>
      </w:r>
    </w:p>
    <w:p w14:paraId="00DC1C1C" w14:textId="77777777" w:rsidR="00350CFB" w:rsidRDefault="00283FFF">
      <w:pPr>
        <w:tabs>
          <w:tab w:val="left" w:pos="2237"/>
        </w:tabs>
        <w:spacing w:before="18"/>
        <w:ind w:left="946"/>
      </w:pPr>
      <w:r>
        <w:rPr>
          <w:spacing w:val="-5"/>
        </w:rPr>
        <w:t>BQ</w:t>
      </w:r>
      <w:r>
        <w:tab/>
      </w:r>
      <w:r>
        <w:rPr>
          <w:spacing w:val="-2"/>
        </w:rPr>
        <w:t>BigQuery</w:t>
      </w:r>
    </w:p>
    <w:p w14:paraId="00DC1C1D" w14:textId="77777777" w:rsidR="00350CFB" w:rsidRDefault="00283FFF">
      <w:pPr>
        <w:tabs>
          <w:tab w:val="left" w:pos="2237"/>
        </w:tabs>
        <w:spacing w:before="18" w:line="256" w:lineRule="auto"/>
        <w:ind w:left="946" w:right="2512"/>
      </w:pPr>
      <w:r>
        <w:rPr>
          <w:spacing w:val="-4"/>
        </w:rPr>
        <w:t>CCS</w:t>
      </w:r>
      <w:r>
        <w:tab/>
        <w:t>ACM</w:t>
      </w:r>
      <w:r>
        <w:rPr>
          <w:spacing w:val="-14"/>
        </w:rPr>
        <w:t xml:space="preserve"> </w:t>
      </w:r>
      <w:r>
        <w:t>Conference</w:t>
      </w:r>
      <w:r>
        <w:rPr>
          <w:spacing w:val="-13"/>
        </w:rPr>
        <w:t xml:space="preserve"> </w:t>
      </w:r>
      <w:r>
        <w:t>on</w:t>
      </w:r>
      <w:r>
        <w:rPr>
          <w:spacing w:val="-14"/>
        </w:rPr>
        <w:t xml:space="preserve"> </w:t>
      </w:r>
      <w:r>
        <w:t>Computer</w:t>
      </w:r>
      <w:r>
        <w:rPr>
          <w:spacing w:val="-13"/>
        </w:rPr>
        <w:t xml:space="preserve"> </w:t>
      </w:r>
      <w:r>
        <w:t>and</w:t>
      </w:r>
      <w:r>
        <w:rPr>
          <w:spacing w:val="-14"/>
        </w:rPr>
        <w:t xml:space="preserve"> </w:t>
      </w:r>
      <w:r>
        <w:t>Communications</w:t>
      </w:r>
      <w:r>
        <w:rPr>
          <w:spacing w:val="-13"/>
        </w:rPr>
        <w:t xml:space="preserve"> </w:t>
      </w:r>
      <w:r>
        <w:t xml:space="preserve">Security </w:t>
      </w:r>
      <w:r>
        <w:rPr>
          <w:spacing w:val="-4"/>
        </w:rPr>
        <w:t>DeFi</w:t>
      </w:r>
      <w:r>
        <w:tab/>
        <w:t>Decentralized Finance</w:t>
      </w:r>
    </w:p>
    <w:p w14:paraId="00DC1C1E" w14:textId="77777777" w:rsidR="00350CFB" w:rsidRDefault="00283FFF">
      <w:pPr>
        <w:tabs>
          <w:tab w:val="left" w:pos="2237"/>
        </w:tabs>
        <w:ind w:left="946"/>
      </w:pPr>
      <w:r>
        <w:rPr>
          <w:spacing w:val="-5"/>
        </w:rPr>
        <w:t>DEX</w:t>
      </w:r>
      <w:r>
        <w:tab/>
        <w:t>Decentralized</w:t>
      </w:r>
      <w:r>
        <w:rPr>
          <w:spacing w:val="-14"/>
        </w:rPr>
        <w:t xml:space="preserve"> </w:t>
      </w:r>
      <w:r>
        <w:rPr>
          <w:spacing w:val="-2"/>
        </w:rPr>
        <w:t>Exchange</w:t>
      </w:r>
    </w:p>
    <w:p w14:paraId="00DC1C1F" w14:textId="77777777" w:rsidR="00350CFB" w:rsidRDefault="00283FFF">
      <w:pPr>
        <w:tabs>
          <w:tab w:val="left" w:pos="2237"/>
        </w:tabs>
        <w:spacing w:before="18"/>
        <w:ind w:left="946"/>
      </w:pPr>
      <w:r>
        <w:rPr>
          <w:spacing w:val="-5"/>
        </w:rPr>
        <w:t>EIP</w:t>
      </w:r>
      <w:r>
        <w:tab/>
        <w:t>Ethereum</w:t>
      </w:r>
      <w:r>
        <w:rPr>
          <w:spacing w:val="-12"/>
        </w:rPr>
        <w:t xml:space="preserve"> </w:t>
      </w:r>
      <w:r>
        <w:t>Improvement</w:t>
      </w:r>
      <w:r>
        <w:rPr>
          <w:spacing w:val="-11"/>
        </w:rPr>
        <w:t xml:space="preserve"> </w:t>
      </w:r>
      <w:r>
        <w:rPr>
          <w:spacing w:val="-2"/>
        </w:rPr>
        <w:t>Proposal</w:t>
      </w:r>
    </w:p>
    <w:p w14:paraId="00DC1C20" w14:textId="77777777" w:rsidR="00350CFB" w:rsidRDefault="00283FFF">
      <w:pPr>
        <w:tabs>
          <w:tab w:val="left" w:pos="2237"/>
        </w:tabs>
        <w:spacing w:before="18" w:line="256" w:lineRule="auto"/>
        <w:ind w:left="946" w:right="2518"/>
      </w:pPr>
      <w:r>
        <w:rPr>
          <w:spacing w:val="-2"/>
        </w:rPr>
        <w:t>ERC-20</w:t>
      </w:r>
      <w:r>
        <w:tab/>
        <w:t>Ethereum</w:t>
      </w:r>
      <w:r>
        <w:rPr>
          <w:spacing w:val="-12"/>
        </w:rPr>
        <w:t xml:space="preserve"> </w:t>
      </w:r>
      <w:r>
        <w:t>Request</w:t>
      </w:r>
      <w:r>
        <w:rPr>
          <w:spacing w:val="-12"/>
        </w:rPr>
        <w:t xml:space="preserve"> </w:t>
      </w:r>
      <w:r>
        <w:t>for</w:t>
      </w:r>
      <w:r>
        <w:rPr>
          <w:spacing w:val="-12"/>
        </w:rPr>
        <w:t xml:space="preserve"> </w:t>
      </w:r>
      <w:r>
        <w:t>Comments</w:t>
      </w:r>
      <w:r>
        <w:rPr>
          <w:spacing w:val="-12"/>
        </w:rPr>
        <w:t xml:space="preserve"> </w:t>
      </w:r>
      <w:r>
        <w:t>20</w:t>
      </w:r>
      <w:r>
        <w:rPr>
          <w:spacing w:val="-12"/>
        </w:rPr>
        <w:t xml:space="preserve"> </w:t>
      </w:r>
      <w:r>
        <w:t>(fungible</w:t>
      </w:r>
      <w:r>
        <w:rPr>
          <w:spacing w:val="-12"/>
        </w:rPr>
        <w:t xml:space="preserve"> </w:t>
      </w:r>
      <w:r>
        <w:t>token</w:t>
      </w:r>
      <w:r>
        <w:rPr>
          <w:spacing w:val="-12"/>
        </w:rPr>
        <w:t xml:space="preserve"> </w:t>
      </w:r>
      <w:r>
        <w:t xml:space="preserve">standard) </w:t>
      </w:r>
      <w:r>
        <w:rPr>
          <w:spacing w:val="-6"/>
        </w:rPr>
        <w:t>FC</w:t>
      </w:r>
      <w:r>
        <w:tab/>
        <w:t>Financial Cryptography and Data Security</w:t>
      </w:r>
    </w:p>
    <w:p w14:paraId="00DC1C21" w14:textId="77777777" w:rsidR="00350CFB" w:rsidRDefault="00283FFF">
      <w:pPr>
        <w:tabs>
          <w:tab w:val="left" w:pos="2237"/>
        </w:tabs>
        <w:spacing w:before="1" w:line="256" w:lineRule="auto"/>
        <w:ind w:left="946" w:right="3281"/>
      </w:pPr>
      <w:commentRangeStart w:id="17"/>
      <w:commentRangeStart w:id="18"/>
      <w:r>
        <w:rPr>
          <w:spacing w:val="-2"/>
          <w:color w:val="FF0000"/>
        </w:rPr>
        <w:t>AWPAdaptive Weighted PageRank LPLiquidity Provider</w:t>
      </w:r>
      <w:commentRangeEnd w:id="17"/>
      <w:r w:rsidR="000A61CA">
        <w:rPr>
          <w:rStyle w:val="a5"/>
          <w:spacing w:val="-6"/>
          <w:sz w:val="22"/>
          <w:szCs w:val="22"/>
        </w:rPr>
        <w:commentReference w:id="17"/>
      </w:r>
      <w:commentRangeEnd w:id="18"/>
      <w:r w:rsidR="00F50D42">
        <w:rPr>
          <w:rStyle w:val="a5"/>
          <w:spacing w:val="-6"/>
          <w:sz w:val="22"/>
          <w:szCs w:val="22"/>
        </w:rPr>
        <w:commentReference w:id="18"/>
      </w:r>
    </w:p>
    <w:p w14:paraId="0A49FE0F" w14:textId="77777777" w:rsidR="003C27A8" w:rsidRDefault="002E0C31">
      <w:pPr>
        <w:pStyle w:val="a3"/>
        <w:spacing w:line="396" w:lineRule="auto"/>
        <w:ind w:left="274" w:right="524" w:firstLine="7"/>
        <w:jc w:val="both"/>
      </w:pPr>
      <w:r>
        <w:rPr>
          <w:color w:val="FF0000"/>
        </w:rPr>
        <w:t>Note: The external check is the temporal holdout of future new approvals on t1 inbound spenders.</w:t>
      </w:r>
    </w:p>
    <w:p w14:paraId="00DC1C22" w14:textId="77777777" w:rsidR="00350CFB" w:rsidRDefault="00283FFF">
      <w:pPr>
        <w:tabs>
          <w:tab w:val="left" w:pos="2237"/>
        </w:tabs>
        <w:spacing w:before="1" w:line="256" w:lineRule="auto"/>
        <w:ind w:left="946" w:right="2427"/>
      </w:pPr>
      <w:r>
        <w:rPr>
          <w:spacing w:val="-4"/>
        </w:rPr>
        <w:t>MEV</w:t>
      </w:r>
      <w:r>
        <w:tab/>
      </w:r>
      <w:r>
        <w:rPr>
          <w:spacing w:val="-2"/>
        </w:rPr>
        <w:t>Maximal</w:t>
      </w:r>
      <w:r>
        <w:rPr>
          <w:spacing w:val="-4"/>
        </w:rPr>
        <w:t xml:space="preserve"> </w:t>
      </w:r>
      <w:r>
        <w:rPr>
          <w:spacing w:val="-2"/>
        </w:rPr>
        <w:t>Extractable</w:t>
      </w:r>
      <w:r>
        <w:rPr>
          <w:spacing w:val="-4"/>
        </w:rPr>
        <w:t xml:space="preserve"> </w:t>
      </w:r>
      <w:r>
        <w:rPr>
          <w:spacing w:val="-2"/>
        </w:rPr>
        <w:t>Value</w:t>
      </w:r>
      <w:r>
        <w:rPr>
          <w:spacing w:val="-4"/>
        </w:rPr>
        <w:t xml:space="preserve"> </w:t>
      </w:r>
      <w:r>
        <w:rPr>
          <w:spacing w:val="-2"/>
        </w:rPr>
        <w:t>(formerly</w:t>
      </w:r>
      <w:r>
        <w:rPr>
          <w:spacing w:val="-4"/>
        </w:rPr>
        <w:t xml:space="preserve"> </w:t>
      </w:r>
      <w:r>
        <w:rPr>
          <w:spacing w:val="-2"/>
        </w:rPr>
        <w:t>Miner</w:t>
      </w:r>
      <w:r>
        <w:rPr>
          <w:spacing w:val="-4"/>
        </w:rPr>
        <w:t xml:space="preserve"> </w:t>
      </w:r>
      <w:r>
        <w:rPr>
          <w:spacing w:val="-2"/>
        </w:rPr>
        <w:t>Extractable</w:t>
      </w:r>
      <w:r>
        <w:rPr>
          <w:spacing w:val="-4"/>
        </w:rPr>
        <w:t xml:space="preserve"> </w:t>
      </w:r>
      <w:r>
        <w:rPr>
          <w:spacing w:val="-2"/>
        </w:rPr>
        <w:t xml:space="preserve">Value) </w:t>
      </w:r>
      <w:r>
        <w:rPr>
          <w:spacing w:val="-4"/>
        </w:rPr>
        <w:t>PnL</w:t>
      </w:r>
      <w:r>
        <w:tab/>
        <w:t>Profit and Loss</w:t>
      </w:r>
    </w:p>
    <w:p w14:paraId="00DC1C23" w14:textId="77777777" w:rsidR="00350CFB" w:rsidRDefault="00283FFF">
      <w:pPr>
        <w:tabs>
          <w:tab w:val="left" w:pos="2237"/>
        </w:tabs>
        <w:ind w:left="946"/>
      </w:pPr>
      <w:r>
        <w:rPr>
          <w:spacing w:val="-5"/>
        </w:rPr>
        <w:t>PR</w:t>
      </w:r>
      <w:r>
        <w:tab/>
      </w:r>
      <w:r>
        <w:rPr>
          <w:spacing w:val="-2"/>
        </w:rPr>
        <w:t>PageRank</w:t>
      </w:r>
    </w:p>
    <w:p w14:paraId="00DC1C24" w14:textId="77777777" w:rsidR="00350CFB" w:rsidRDefault="00283FFF">
      <w:pPr>
        <w:tabs>
          <w:tab w:val="left" w:pos="2237"/>
        </w:tabs>
        <w:spacing w:before="18"/>
        <w:ind w:left="946"/>
      </w:pPr>
      <w:r>
        <w:rPr>
          <w:spacing w:val="-5"/>
        </w:rPr>
        <w:t>RQ</w:t>
      </w:r>
      <w:r>
        <w:tab/>
        <w:t>Research</w:t>
      </w:r>
      <w:r>
        <w:rPr>
          <w:spacing w:val="-10"/>
        </w:rPr>
        <w:t xml:space="preserve"> </w:t>
      </w:r>
      <w:r>
        <w:rPr>
          <w:spacing w:val="-2"/>
        </w:rPr>
        <w:t>Question</w:t>
      </w:r>
    </w:p>
    <w:p w14:paraId="00DC1C25" w14:textId="77777777" w:rsidR="00350CFB" w:rsidRDefault="00283FFF">
      <w:pPr>
        <w:tabs>
          <w:tab w:val="left" w:pos="2237"/>
        </w:tabs>
        <w:spacing w:before="18"/>
        <w:ind w:left="946"/>
      </w:pPr>
      <w:r>
        <w:rPr>
          <w:spacing w:val="-5"/>
        </w:rPr>
        <w:t>SoK</w:t>
      </w:r>
      <w:r>
        <w:tab/>
        <w:t>Systematization</w:t>
      </w:r>
      <w:r>
        <w:rPr>
          <w:spacing w:val="-9"/>
        </w:rPr>
        <w:t xml:space="preserve"> </w:t>
      </w:r>
      <w:r>
        <w:t>of</w:t>
      </w:r>
      <w:r>
        <w:rPr>
          <w:spacing w:val="-9"/>
        </w:rPr>
        <w:t xml:space="preserve"> </w:t>
      </w:r>
      <w:r>
        <w:rPr>
          <w:spacing w:val="-2"/>
        </w:rPr>
        <w:t>Knowledge</w:t>
      </w:r>
    </w:p>
    <w:p w14:paraId="00DC1C26" w14:textId="77777777" w:rsidR="00350CFB" w:rsidRDefault="00283FFF">
      <w:pPr>
        <w:tabs>
          <w:tab w:val="left" w:pos="2237"/>
        </w:tabs>
        <w:spacing w:before="18" w:line="256" w:lineRule="auto"/>
        <w:ind w:left="946" w:right="4948"/>
      </w:pPr>
      <w:r>
        <w:rPr>
          <w:spacing w:val="-4"/>
        </w:rPr>
        <w:t>SRQ</w:t>
      </w:r>
      <w:r>
        <w:tab/>
      </w:r>
      <w:r>
        <w:rPr>
          <w:spacing w:val="-2"/>
        </w:rPr>
        <w:t>Supplementary Research Question USENIX</w:t>
      </w:r>
      <w:r>
        <w:tab/>
        <w:t xml:space="preserve">USENIX Security Symposium </w:t>
      </w:r>
      <w:r>
        <w:rPr>
          <w:spacing w:val="-4"/>
        </w:rPr>
        <w:t>WWW</w:t>
      </w:r>
      <w:r>
        <w:tab/>
        <w:t>World Wide Web Conference</w:t>
      </w:r>
    </w:p>
    <w:p w14:paraId="00DC1C27" w14:textId="77777777" w:rsidR="00350CFB" w:rsidRDefault="00283FFF">
      <w:pPr>
        <w:pStyle w:val="a3"/>
        <w:spacing w:before="10"/>
        <w:rPr>
          <w:sz w:val="3"/>
        </w:rPr>
      </w:pPr>
      <w:r>
        <w:rPr>
          <w:noProof/>
          <w:sz w:val="3"/>
        </w:rPr>
        <mc:AlternateContent>
          <mc:Choice Requires="wps">
            <w:drawing>
              <wp:anchor distT="0" distB="0" distL="0" distR="0" simplePos="0" relativeHeight="487588864" behindDoc="1" locked="0" layoutInCell="1" allowOverlap="1" wp14:anchorId="00DC26DC" wp14:editId="00DC26DD">
                <wp:simplePos x="0" y="0"/>
                <wp:positionH relativeFrom="page">
                  <wp:posOffset>1186967</wp:posOffset>
                </wp:positionH>
                <wp:positionV relativeFrom="paragraph">
                  <wp:posOffset>44100</wp:posOffset>
                </wp:positionV>
                <wp:extent cx="518668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86680" cy="1270"/>
                        </a:xfrm>
                        <a:custGeom>
                          <a:avLst/>
                          <a:gdLst/>
                          <a:ahLst/>
                          <a:cxnLst/>
                          <a:rect l="l" t="t" r="r" b="b"/>
                          <a:pathLst>
                            <a:path w="5186680">
                              <a:moveTo>
                                <a:pt x="0" y="0"/>
                              </a:moveTo>
                              <a:lnTo>
                                <a:pt x="5186057"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250421" id="Graphic 4" o:spid="_x0000_s1026" style="position:absolute;margin-left:93.45pt;margin-top:3.45pt;width:408.4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1866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" path="m,l5186057,e" filled="f" strokeweight=".33739mm">
                <v:path arrowok="t"/>
                <w10:wrap type="topAndBottom" anchorx="page"/>
              </v:shape>
            </w:pict>
          </mc:Fallback>
        </mc:AlternateContent>
      </w:r>
    </w:p>
    <w:p w14:paraId="00DC1C28" w14:textId="77777777" w:rsidR="00350CFB" w:rsidRDefault="00350CFB">
      <w:pPr>
        <w:pStyle w:val="a3"/>
        <w:rPr>
          <w:sz w:val="28"/>
        </w:rPr>
      </w:pPr>
    </w:p>
    <w:p w14:paraId="00DC1C29" w14:textId="77777777" w:rsidR="00350CFB" w:rsidRDefault="00350CFB">
      <w:pPr>
        <w:pStyle w:val="a3"/>
        <w:spacing w:before="117"/>
        <w:rPr>
          <w:sz w:val="28"/>
        </w:rPr>
      </w:pPr>
    </w:p>
    <w:p w14:paraId="00DC1C2A" w14:textId="77777777" w:rsidR="00350CFB" w:rsidRDefault="00283FFF">
      <w:pPr>
        <w:pStyle w:val="2"/>
        <w:spacing w:before="1"/>
        <w:ind w:left="282" w:firstLine="0"/>
      </w:pPr>
      <w:r>
        <w:t>Mathematical</w:t>
      </w:r>
      <w:r>
        <w:rPr>
          <w:spacing w:val="34"/>
        </w:rPr>
        <w:t xml:space="preserve"> </w:t>
      </w:r>
      <w:r>
        <w:rPr>
          <w:spacing w:val="-2"/>
        </w:rPr>
        <w:t>notation</w:t>
      </w:r>
    </w:p>
    <w:p w14:paraId="00DC1C2B" w14:textId="77777777" w:rsidR="00350CFB" w:rsidRDefault="00350CFB">
      <w:pPr>
        <w:pStyle w:val="2"/>
        <w:sectPr w:rsidR="00350CFB">
          <w:pgSz w:w="11910" w:h="16840"/>
          <w:pgMar w:top="1920" w:right="708" w:bottom="2300" w:left="992" w:header="0" w:footer="2115" w:gutter="0"/>
          <w:cols w:space="720"/>
        </w:sectPr>
      </w:pPr>
    </w:p>
    <w:p w14:paraId="00DC1C2C" w14:textId="77777777" w:rsidR="00350CFB" w:rsidRDefault="00350CFB">
      <w:pPr>
        <w:pStyle w:val="a3"/>
        <w:rPr>
          <w:b/>
        </w:rPr>
      </w:pPr>
    </w:p>
    <w:p w14:paraId="00DC1C2D" w14:textId="77777777" w:rsidR="00350CFB" w:rsidRDefault="00350CFB">
      <w:pPr>
        <w:pStyle w:val="a3"/>
        <w:rPr>
          <w:b/>
        </w:rPr>
      </w:pPr>
    </w:p>
    <w:p w14:paraId="00DC1C2E" w14:textId="77777777" w:rsidR="00350CFB" w:rsidRDefault="00350CFB">
      <w:pPr>
        <w:pStyle w:val="a3"/>
        <w:rPr>
          <w:b/>
        </w:rPr>
      </w:pPr>
    </w:p>
    <w:p w14:paraId="00DC1C2F" w14:textId="77777777" w:rsidR="00350CFB" w:rsidRDefault="00350CFB">
      <w:pPr>
        <w:pStyle w:val="a3"/>
        <w:rPr>
          <w:b/>
        </w:rPr>
      </w:pPr>
    </w:p>
    <w:p w14:paraId="00DC1C30" w14:textId="77777777" w:rsidR="00350CFB" w:rsidRDefault="00350CFB">
      <w:pPr>
        <w:pStyle w:val="a3"/>
        <w:rPr>
          <w:b/>
        </w:rPr>
      </w:pPr>
    </w:p>
    <w:p w14:paraId="00DC1C31" w14:textId="77777777" w:rsidR="00350CFB" w:rsidRDefault="00350CFB">
      <w:pPr>
        <w:pStyle w:val="a3"/>
        <w:rPr>
          <w:b/>
        </w:rPr>
      </w:pPr>
    </w:p>
    <w:p w14:paraId="00DC1C32" w14:textId="77777777" w:rsidR="00350CFB" w:rsidRDefault="00350CFB">
      <w:pPr>
        <w:pStyle w:val="a3"/>
        <w:rPr>
          <w:b/>
        </w:rPr>
      </w:pPr>
    </w:p>
    <w:p w14:paraId="00DC1C33" w14:textId="77777777" w:rsidR="00350CFB" w:rsidRDefault="00350CFB">
      <w:pPr>
        <w:pStyle w:val="a3"/>
        <w:rPr>
          <w:b/>
        </w:rPr>
      </w:pPr>
    </w:p>
    <w:p w14:paraId="00DC1C34" w14:textId="77777777" w:rsidR="00350CFB" w:rsidRDefault="00350CFB">
      <w:pPr>
        <w:pStyle w:val="a3"/>
        <w:rPr>
          <w:b/>
        </w:rPr>
      </w:pPr>
    </w:p>
    <w:p w14:paraId="00DC1C35" w14:textId="77777777" w:rsidR="00350CFB" w:rsidRDefault="00350CFB">
      <w:pPr>
        <w:pStyle w:val="a3"/>
        <w:rPr>
          <w:b/>
        </w:rPr>
      </w:pPr>
    </w:p>
    <w:p w14:paraId="00DC1C36" w14:textId="77777777" w:rsidR="00350CFB" w:rsidRDefault="00350CFB">
      <w:pPr>
        <w:pStyle w:val="a3"/>
        <w:rPr>
          <w:b/>
        </w:rPr>
      </w:pPr>
    </w:p>
    <w:p w14:paraId="00DC1C37" w14:textId="77777777" w:rsidR="00350CFB" w:rsidRDefault="00350CFB">
      <w:pPr>
        <w:pStyle w:val="a3"/>
        <w:spacing w:before="70"/>
        <w:rPr>
          <w:b/>
        </w:rPr>
      </w:pPr>
    </w:p>
    <w:p w14:paraId="00DC1C38" w14:textId="4F1A8878" w:rsidR="00350CFB" w:rsidRDefault="00283FFF">
      <w:pPr>
        <w:pStyle w:val="a3"/>
        <w:ind w:right="290"/>
        <w:jc w:val="center"/>
      </w:pPr>
      <w:bookmarkStart w:id="19" w:name="_bookmark3"/>
      <w:bookmarkEnd w:id="19"/>
      <w:r>
        <w:t>Table</w:t>
      </w:r>
      <w:r>
        <w:rPr>
          <w:spacing w:val="-9"/>
        </w:rPr>
        <w:t xml:space="preserve"> </w:t>
      </w:r>
      <w:r>
        <w:t>2:</w:t>
      </w:r>
      <w:r>
        <w:rPr>
          <w:spacing w:val="8"/>
        </w:rPr>
        <w:t xml:space="preserve"> </w:t>
      </w:r>
      <w:r>
        <w:t>Mathematical</w:t>
      </w:r>
      <w:r>
        <w:rPr>
          <w:spacing w:val="-9"/>
        </w:rPr>
        <w:t xml:space="preserve"> </w:t>
      </w:r>
      <w:r>
        <w:t>notation</w:t>
      </w:r>
      <w:r>
        <w:rPr>
          <w:spacing w:val="-9"/>
        </w:rPr>
        <w:t xml:space="preserve"> </w:t>
      </w:r>
      <w:r>
        <w:t>used</w:t>
      </w:r>
      <w:r>
        <w:rPr>
          <w:spacing w:val="-9"/>
        </w:rPr>
        <w:t xml:space="preserve"> </w:t>
      </w:r>
      <w:r>
        <w:t>in</w:t>
      </w:r>
      <w:r>
        <w:rPr>
          <w:spacing w:val="-9"/>
        </w:rPr>
        <w:t xml:space="preserve"> </w:t>
      </w:r>
      <w:r>
        <w:t>this</w:t>
      </w:r>
      <w:r>
        <w:rPr>
          <w:spacing w:val="-9"/>
        </w:rPr>
        <w:t xml:space="preserve"> </w:t>
      </w:r>
      <w:del w:id="20" w:author="Moulla, Donatien Koulla" w:date="2026-08-27T13:37:00Z">
        <w:r>
          <w:rPr>
            <w:spacing w:val="-2"/>
          </w:rPr>
          <w:delText>dissertation</w:delText>
        </w:r>
      </w:del>
      <w:ins w:id="21" w:author="Moulla, Donatien Koulla" w:date="2026-08-27T13:37:00Z">
        <w:r>
          <w:rPr>
            <w:spacing w:val="-2"/>
          </w:rPr>
          <w:t>thesis</w:t>
        </w:r>
      </w:ins>
      <w:r>
        <w:rPr>
          <w:spacing w:val="-2"/>
        </w:rPr>
        <w:t>.</w:t>
      </w:r>
    </w:p>
    <w:p w14:paraId="00DC1C39" w14:textId="77777777" w:rsidR="00350CFB" w:rsidRDefault="00283FFF">
      <w:pPr>
        <w:pStyle w:val="a3"/>
        <w:spacing w:before="1"/>
        <w:rPr>
          <w:sz w:val="19"/>
        </w:rPr>
      </w:pPr>
      <w:r>
        <w:rPr>
          <w:noProof/>
          <w:sz w:val="19"/>
        </w:rPr>
        <mc:AlternateContent>
          <mc:Choice Requires="wps">
            <w:drawing>
              <wp:anchor distT="0" distB="0" distL="0" distR="0" simplePos="0" relativeHeight="487589376" behindDoc="1" locked="0" layoutInCell="1" allowOverlap="1" wp14:anchorId="00DC26DE" wp14:editId="00DC26DF">
                <wp:simplePos x="0" y="0"/>
                <wp:positionH relativeFrom="page">
                  <wp:posOffset>1331849</wp:posOffset>
                </wp:positionH>
                <wp:positionV relativeFrom="paragraph">
                  <wp:posOffset>154815</wp:posOffset>
                </wp:positionV>
                <wp:extent cx="489648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96485" cy="1270"/>
                        </a:xfrm>
                        <a:custGeom>
                          <a:avLst/>
                          <a:gdLst/>
                          <a:ahLst/>
                          <a:cxnLst/>
                          <a:rect l="l" t="t" r="r" b="b"/>
                          <a:pathLst>
                            <a:path w="4896485">
                              <a:moveTo>
                                <a:pt x="0" y="0"/>
                              </a:moveTo>
                              <a:lnTo>
                                <a:pt x="4896294"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C75885E" id="Graphic 5" o:spid="_x0000_s1026" style="position:absolute;margin-left:104.85pt;margin-top:12.2pt;width:385.5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48964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" path="m,l4896294,e" filled="f" strokeweight=".33739mm">
                <v:path arrowok="t"/>
                <w10:wrap type="topAndBottom" anchorx="page"/>
              </v:shape>
            </w:pict>
          </mc:Fallback>
        </mc:AlternateContent>
      </w:r>
    </w:p>
    <w:p w14:paraId="00DC1C3A" w14:textId="77777777" w:rsidR="00350CFB" w:rsidRDefault="00283FFF">
      <w:pPr>
        <w:spacing w:before="54"/>
        <w:ind w:left="1175"/>
      </w:pPr>
      <w:r>
        <w:t>Symbol</w:t>
      </w:r>
      <w:r>
        <w:rPr>
          <w:spacing w:val="65"/>
          <w:w w:val="150"/>
        </w:rPr>
        <w:t xml:space="preserve"> </w:t>
      </w:r>
      <w:r>
        <w:rPr>
          <w:spacing w:val="-2"/>
        </w:rPr>
        <w:t>Meaning</w:t>
      </w:r>
    </w:p>
    <w:p w14:paraId="00DC1C3B" w14:textId="77777777" w:rsidR="00350CFB" w:rsidRDefault="00283FFF">
      <w:pPr>
        <w:pStyle w:val="a3"/>
        <w:rPr>
          <w:sz w:val="5"/>
        </w:rPr>
      </w:pPr>
      <w:r>
        <w:rPr>
          <w:noProof/>
          <w:sz w:val="5"/>
        </w:rPr>
        <mc:AlternateContent>
          <mc:Choice Requires="wps">
            <w:drawing>
              <wp:anchor distT="0" distB="0" distL="0" distR="0" simplePos="0" relativeHeight="487589888" behindDoc="1" locked="0" layoutInCell="1" allowOverlap="1" wp14:anchorId="00DC26E0" wp14:editId="00DC26E1">
                <wp:simplePos x="0" y="0"/>
                <wp:positionH relativeFrom="page">
                  <wp:posOffset>1331849</wp:posOffset>
                </wp:positionH>
                <wp:positionV relativeFrom="paragraph">
                  <wp:posOffset>52246</wp:posOffset>
                </wp:positionV>
                <wp:extent cx="489648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96485" cy="1270"/>
                        </a:xfrm>
                        <a:custGeom>
                          <a:avLst/>
                          <a:gdLst/>
                          <a:ahLst/>
                          <a:cxnLst/>
                          <a:rect l="l" t="t" r="r" b="b"/>
                          <a:pathLst>
                            <a:path w="4896485">
                              <a:moveTo>
                                <a:pt x="0" y="0"/>
                              </a:moveTo>
                              <a:lnTo>
                                <a:pt x="4896294" y="0"/>
                              </a:lnTo>
                            </a:path>
                          </a:pathLst>
                        </a:custGeom>
                        <a:ln w="75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427F892" id="Graphic 6" o:spid="_x0000_s1026" style="position:absolute;margin-left:104.85pt;margin-top:4.1pt;width:385.55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48964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" path="m,l4896294,e" filled="f" strokeweight=".21089mm">
                <v:path arrowok="t"/>
                <w10:wrap type="topAndBottom" anchorx="page"/>
              </v:shape>
            </w:pict>
          </mc:Fallback>
        </mc:AlternateContent>
      </w:r>
    </w:p>
    <w:p w14:paraId="00DC1C3C" w14:textId="77777777" w:rsidR="00350CFB" w:rsidRDefault="00283FFF">
      <w:pPr>
        <w:spacing w:line="344" w:lineRule="exact"/>
        <w:ind w:left="1175"/>
        <w:rPr>
          <w:rFonts w:ascii="Arial Unicode MS" w:hAnsi="Arial Unicode MS"/>
        </w:rPr>
      </w:pPr>
      <w:r>
        <w:rPr>
          <w:i/>
          <w:w w:val="105"/>
        </w:rPr>
        <w:t>G</w:t>
      </w:r>
      <w:r>
        <w:rPr>
          <w:w w:val="105"/>
          <w:vertAlign w:val="subscript"/>
        </w:rPr>
        <w:t>approve</w:t>
      </w:r>
      <w:r>
        <w:rPr>
          <w:spacing w:val="50"/>
          <w:w w:val="105"/>
        </w:rPr>
        <w:t xml:space="preserve"> </w:t>
      </w:r>
      <w:r>
        <w:rPr>
          <w:w w:val="105"/>
        </w:rPr>
        <w:t>Directed</w:t>
      </w:r>
      <w:r>
        <w:rPr>
          <w:spacing w:val="30"/>
          <w:w w:val="105"/>
        </w:rPr>
        <w:t xml:space="preserve"> </w:t>
      </w:r>
      <w:r>
        <w:rPr>
          <w:w w:val="105"/>
        </w:rPr>
        <w:t>endorsement</w:t>
      </w:r>
      <w:r>
        <w:rPr>
          <w:spacing w:val="30"/>
          <w:w w:val="105"/>
        </w:rPr>
        <w:t xml:space="preserve"> </w:t>
      </w:r>
      <w:r>
        <w:rPr>
          <w:w w:val="105"/>
        </w:rPr>
        <w:t>graph</w:t>
      </w:r>
      <w:r>
        <w:rPr>
          <w:spacing w:val="30"/>
          <w:w w:val="105"/>
        </w:rPr>
        <w:t xml:space="preserve"> </w:t>
      </w:r>
      <w:r>
        <w:rPr>
          <w:w w:val="105"/>
        </w:rPr>
        <w:t>from</w:t>
      </w:r>
      <w:r>
        <w:rPr>
          <w:spacing w:val="30"/>
          <w:w w:val="105"/>
        </w:rPr>
        <w:t xml:space="preserve"> </w:t>
      </w:r>
      <w:r>
        <w:rPr>
          <w:w w:val="105"/>
        </w:rPr>
        <w:t>latest</w:t>
      </w:r>
      <w:r>
        <w:rPr>
          <w:spacing w:val="31"/>
          <w:w w:val="105"/>
        </w:rPr>
        <w:t xml:space="preserve"> </w:t>
      </w:r>
      <w:r>
        <w:rPr>
          <w:w w:val="105"/>
        </w:rPr>
        <w:t>ERC-20</w:t>
      </w:r>
      <w:r>
        <w:rPr>
          <w:spacing w:val="30"/>
          <w:w w:val="105"/>
        </w:rPr>
        <w:t xml:space="preserve"> </w:t>
      </w:r>
      <w:r>
        <w:rPr>
          <w:w w:val="105"/>
        </w:rPr>
        <w:t>allowances</w:t>
      </w:r>
      <w:r>
        <w:rPr>
          <w:spacing w:val="30"/>
          <w:w w:val="105"/>
        </w:rPr>
        <w:t xml:space="preserve"> </w:t>
      </w:r>
      <w:r>
        <w:rPr>
          <w:w w:val="105"/>
        </w:rPr>
        <w:t>(owner</w:t>
      </w:r>
      <w:r>
        <w:rPr>
          <w:spacing w:val="27"/>
          <w:w w:val="110"/>
        </w:rPr>
        <w:t xml:space="preserve"> </w:t>
      </w:r>
      <w:r>
        <w:rPr>
          <w:rFonts w:ascii="Arial Unicode MS" w:hAnsi="Arial Unicode MS"/>
          <w:spacing w:val="-10"/>
          <w:w w:val="110"/>
        </w:rPr>
        <w:t>→</w:t>
      </w:r>
    </w:p>
    <w:p w14:paraId="00DC1C3D" w14:textId="77777777" w:rsidR="00350CFB" w:rsidRDefault="00283FFF">
      <w:pPr>
        <w:spacing w:line="234" w:lineRule="exact"/>
        <w:ind w:left="2009"/>
      </w:pPr>
      <w:r>
        <w:rPr>
          <w:spacing w:val="-2"/>
        </w:rPr>
        <w:t>spender)</w:t>
      </w:r>
    </w:p>
    <w:p w14:paraId="00DC1C3E" w14:textId="77777777" w:rsidR="00350CFB" w:rsidRDefault="00283FFF">
      <w:pPr>
        <w:spacing w:before="18"/>
        <w:ind w:left="1175"/>
      </w:pPr>
      <w:r>
        <w:rPr>
          <w:i/>
        </w:rPr>
        <w:t>G</w:t>
      </w:r>
      <w:r>
        <w:rPr>
          <w:vertAlign w:val="subscript"/>
        </w:rPr>
        <w:t>transfer</w:t>
      </w:r>
      <w:r>
        <w:rPr>
          <w:spacing w:val="31"/>
        </w:rPr>
        <w:t xml:space="preserve">  </w:t>
      </w:r>
      <w:r>
        <w:t>Directed</w:t>
      </w:r>
      <w:r>
        <w:rPr>
          <w:spacing w:val="-2"/>
        </w:rPr>
        <w:t xml:space="preserve"> </w:t>
      </w:r>
      <w:r>
        <w:t>transfer</w:t>
      </w:r>
      <w:r>
        <w:rPr>
          <w:spacing w:val="-2"/>
        </w:rPr>
        <w:t xml:space="preserve"> </w:t>
      </w:r>
      <w:r>
        <w:t>graph</w:t>
      </w:r>
      <w:r>
        <w:rPr>
          <w:spacing w:val="-2"/>
        </w:rPr>
        <w:t xml:space="preserve"> </w:t>
      </w:r>
      <w:r>
        <w:t>with</w:t>
      </w:r>
      <w:r>
        <w:rPr>
          <w:spacing w:val="-2"/>
        </w:rPr>
        <w:t xml:space="preserve"> </w:t>
      </w:r>
      <w:r>
        <w:t>time-decayed</w:t>
      </w:r>
      <w:r>
        <w:rPr>
          <w:spacing w:val="-2"/>
        </w:rPr>
        <w:t xml:space="preserve"> </w:t>
      </w:r>
      <w:r>
        <w:t>edge</w:t>
      </w:r>
      <w:r>
        <w:rPr>
          <w:spacing w:val="-2"/>
        </w:rPr>
        <w:t xml:space="preserve"> </w:t>
      </w:r>
      <w:r>
        <w:t>weights</w:t>
      </w:r>
      <w:r>
        <w:rPr>
          <w:spacing w:val="-1"/>
        </w:rPr>
        <w:t xml:space="preserve"> </w:t>
      </w:r>
      <w:r>
        <w:t>(AWP</w:t>
      </w:r>
      <w:r>
        <w:rPr>
          <w:spacing w:val="-2"/>
        </w:rPr>
        <w:t xml:space="preserve"> input)</w:t>
      </w:r>
    </w:p>
    <w:p w14:paraId="00DC1C3F" w14:textId="77777777" w:rsidR="00350CFB" w:rsidRDefault="00283FFF">
      <w:pPr>
        <w:tabs>
          <w:tab w:val="left" w:pos="2009"/>
        </w:tabs>
        <w:spacing w:before="18"/>
        <w:ind w:left="1175"/>
      </w:pPr>
      <w:r>
        <w:rPr>
          <w:i/>
          <w:spacing w:val="-10"/>
        </w:rPr>
        <w:t>n</w:t>
      </w:r>
      <w:r>
        <w:rPr>
          <w:i/>
        </w:rPr>
        <w:tab/>
      </w:r>
      <w:r>
        <w:t>Alignment-cohort</w:t>
      </w:r>
      <w:r>
        <w:rPr>
          <w:spacing w:val="3"/>
        </w:rPr>
        <w:t xml:space="preserve"> </w:t>
      </w:r>
      <w:r>
        <w:t>size</w:t>
      </w:r>
      <w:r>
        <w:rPr>
          <w:spacing w:val="3"/>
        </w:rPr>
        <w:t xml:space="preserve"> </w:t>
      </w:r>
      <w:r>
        <w:t>(primary</w:t>
      </w:r>
      <w:r>
        <w:rPr>
          <w:spacing w:val="3"/>
        </w:rPr>
        <w:t xml:space="preserve"> </w:t>
      </w:r>
      <w:r>
        <w:t>comparison:</w:t>
      </w:r>
      <w:r>
        <w:rPr>
          <w:spacing w:val="22"/>
        </w:rPr>
        <w:t xml:space="preserve"> </w:t>
      </w:r>
      <w:r>
        <w:rPr>
          <w:i/>
        </w:rPr>
        <w:t>n</w:t>
      </w:r>
      <w:r>
        <w:rPr>
          <w:i/>
          <w:spacing w:val="10"/>
        </w:rPr>
        <w:t xml:space="preserve"> </w:t>
      </w:r>
      <w:r>
        <w:t>=</w:t>
      </w:r>
      <w:r>
        <w:rPr>
          <w:spacing w:val="9"/>
        </w:rPr>
        <w:t xml:space="preserve"> </w:t>
      </w:r>
      <w:r>
        <w:rPr>
          <w:spacing w:val="-2"/>
        </w:rPr>
        <w:t>5</w:t>
      </w:r>
      <w:r>
        <w:rPr>
          <w:i/>
          <w:spacing w:val="-2"/>
        </w:rPr>
        <w:t>,</w:t>
      </w:r>
      <w:r>
        <w:rPr>
          <w:spacing w:val="-2"/>
        </w:rPr>
        <w:t>521)</w:t>
      </w:r>
    </w:p>
    <w:p w14:paraId="00DC1C40" w14:textId="77777777" w:rsidR="00350CFB" w:rsidRDefault="00283FFF">
      <w:pPr>
        <w:tabs>
          <w:tab w:val="left" w:pos="2009"/>
        </w:tabs>
        <w:spacing w:before="18"/>
        <w:ind w:left="1175"/>
      </w:pPr>
      <w:r>
        <w:rPr>
          <w:i/>
          <w:spacing w:val="-10"/>
        </w:rPr>
        <w:t>N</w:t>
      </w:r>
      <w:r>
        <w:rPr>
          <w:i/>
        </w:rPr>
        <w:tab/>
      </w:r>
      <w:r>
        <w:t>Expanded</w:t>
      </w:r>
      <w:r>
        <w:rPr>
          <w:spacing w:val="5"/>
        </w:rPr>
        <w:t xml:space="preserve"> </w:t>
      </w:r>
      <w:r>
        <w:t>wallet-pool</w:t>
      </w:r>
      <w:r>
        <w:rPr>
          <w:spacing w:val="5"/>
        </w:rPr>
        <w:t xml:space="preserve"> </w:t>
      </w:r>
      <w:r>
        <w:t>size</w:t>
      </w:r>
      <w:r>
        <w:rPr>
          <w:spacing w:val="5"/>
        </w:rPr>
        <w:t xml:space="preserve"> </w:t>
      </w:r>
      <w:r>
        <w:t>(scaling:</w:t>
      </w:r>
      <w:r>
        <w:rPr>
          <w:spacing w:val="24"/>
        </w:rPr>
        <w:t xml:space="preserve"> </w:t>
      </w:r>
      <w:r>
        <w:rPr>
          <w:i/>
        </w:rPr>
        <w:t>N</w:t>
      </w:r>
      <w:r>
        <w:rPr>
          <w:i/>
          <w:spacing w:val="38"/>
        </w:rPr>
        <w:t xml:space="preserve"> </w:t>
      </w:r>
      <w:r>
        <w:t>=</w:t>
      </w:r>
      <w:r>
        <w:rPr>
          <w:spacing w:val="12"/>
        </w:rPr>
        <w:t xml:space="preserve"> </w:t>
      </w:r>
      <w:r>
        <w:rPr>
          <w:spacing w:val="-2"/>
        </w:rPr>
        <w:t>31</w:t>
      </w:r>
      <w:r>
        <w:rPr>
          <w:i/>
          <w:spacing w:val="-2"/>
        </w:rPr>
        <w:t>,</w:t>
      </w:r>
      <w:r>
        <w:rPr>
          <w:spacing w:val="-2"/>
        </w:rPr>
        <w:t>612)</w:t>
      </w:r>
    </w:p>
    <w:p w14:paraId="00DC1C41" w14:textId="77777777" w:rsidR="00350CFB" w:rsidRDefault="00283FFF">
      <w:pPr>
        <w:tabs>
          <w:tab w:val="left" w:pos="2009"/>
        </w:tabs>
        <w:spacing w:before="18"/>
        <w:ind w:left="1175"/>
      </w:pPr>
      <w:r>
        <w:rPr>
          <w:i/>
          <w:spacing w:val="-10"/>
        </w:rPr>
        <w:t>d</w:t>
      </w:r>
      <w:r>
        <w:rPr>
          <w:i/>
        </w:rPr>
        <w:tab/>
      </w:r>
      <w:r>
        <w:t>PageRank</w:t>
      </w:r>
      <w:r>
        <w:rPr>
          <w:spacing w:val="-11"/>
        </w:rPr>
        <w:t xml:space="preserve"> </w:t>
      </w:r>
      <w:r>
        <w:t>damping</w:t>
      </w:r>
      <w:r>
        <w:rPr>
          <w:spacing w:val="-11"/>
        </w:rPr>
        <w:t xml:space="preserve"> </w:t>
      </w:r>
      <w:r>
        <w:t>(teleportation)</w:t>
      </w:r>
      <w:r>
        <w:rPr>
          <w:spacing w:val="-11"/>
        </w:rPr>
        <w:t xml:space="preserve"> </w:t>
      </w:r>
      <w:r>
        <w:rPr>
          <w:spacing w:val="-2"/>
        </w:rPr>
        <w:t>factor</w:t>
      </w:r>
    </w:p>
    <w:p w14:paraId="00DC1C42" w14:textId="77777777" w:rsidR="00350CFB" w:rsidRDefault="00283FFF">
      <w:pPr>
        <w:tabs>
          <w:tab w:val="left" w:pos="2009"/>
        </w:tabs>
        <w:spacing w:before="18"/>
        <w:ind w:left="1175"/>
      </w:pPr>
      <w:r>
        <w:rPr>
          <w:i/>
          <w:spacing w:val="-10"/>
        </w:rPr>
        <w:t>k</w:t>
      </w:r>
      <w:r>
        <w:rPr>
          <w:i/>
        </w:rPr>
        <w:tab/>
      </w:r>
      <w:r>
        <w:rPr>
          <w:spacing w:val="-2"/>
        </w:rPr>
        <w:t>AWP</w:t>
      </w:r>
      <w:r>
        <w:rPr>
          <w:spacing w:val="-1"/>
        </w:rPr>
        <w:t xml:space="preserve"> </w:t>
      </w:r>
      <w:r>
        <w:rPr>
          <w:spacing w:val="-2"/>
        </w:rPr>
        <w:t>logistic</w:t>
      </w:r>
      <w:r>
        <w:t xml:space="preserve"> </w:t>
      </w:r>
      <w:r>
        <w:rPr>
          <w:spacing w:val="-2"/>
        </w:rPr>
        <w:t>time-decay</w:t>
      </w:r>
      <w:r>
        <w:rPr>
          <w:spacing w:val="-1"/>
        </w:rPr>
        <w:t xml:space="preserve"> </w:t>
      </w:r>
      <w:r>
        <w:rPr>
          <w:spacing w:val="-2"/>
        </w:rPr>
        <w:t>steepness</w:t>
      </w:r>
    </w:p>
    <w:p w14:paraId="00DC1C43" w14:textId="77777777" w:rsidR="00350CFB" w:rsidRDefault="00283FFF">
      <w:pPr>
        <w:tabs>
          <w:tab w:val="left" w:pos="2009"/>
        </w:tabs>
        <w:spacing w:before="18"/>
        <w:ind w:left="1175"/>
      </w:pPr>
      <w:r>
        <w:rPr>
          <w:i/>
          <w:spacing w:val="-5"/>
        </w:rPr>
        <w:t>t</w:t>
      </w:r>
      <w:r>
        <w:rPr>
          <w:spacing w:val="-5"/>
          <w:vertAlign w:val="subscript"/>
        </w:rPr>
        <w:t>0</w:t>
      </w:r>
      <w:r>
        <w:tab/>
        <w:t>AWP</w:t>
      </w:r>
      <w:r>
        <w:rPr>
          <w:spacing w:val="-14"/>
        </w:rPr>
        <w:t xml:space="preserve"> </w:t>
      </w:r>
      <w:r>
        <w:t>logistic</w:t>
      </w:r>
      <w:r>
        <w:rPr>
          <w:spacing w:val="-13"/>
        </w:rPr>
        <w:t xml:space="preserve"> </w:t>
      </w:r>
      <w:r>
        <w:t>time-decay</w:t>
      </w:r>
      <w:r>
        <w:rPr>
          <w:spacing w:val="-13"/>
        </w:rPr>
        <w:t xml:space="preserve"> </w:t>
      </w:r>
      <w:r>
        <w:t>midpoint</w:t>
      </w:r>
      <w:r>
        <w:rPr>
          <w:spacing w:val="-13"/>
        </w:rPr>
        <w:t xml:space="preserve"> </w:t>
      </w:r>
      <w:r>
        <w:rPr>
          <w:spacing w:val="-2"/>
        </w:rPr>
        <w:t>(days)</w:t>
      </w:r>
    </w:p>
    <w:p w14:paraId="00DC1C44" w14:textId="77777777" w:rsidR="00350CFB" w:rsidRDefault="00283FFF">
      <w:pPr>
        <w:tabs>
          <w:tab w:val="left" w:pos="2009"/>
        </w:tabs>
        <w:spacing w:before="18"/>
        <w:ind w:left="1175"/>
      </w:pPr>
      <w:r>
        <w:rPr>
          <w:spacing w:val="-5"/>
          <w:w w:val="110"/>
        </w:rPr>
        <w:t>∆</w:t>
      </w:r>
      <w:r>
        <w:rPr>
          <w:i/>
          <w:spacing w:val="-5"/>
          <w:w w:val="110"/>
        </w:rPr>
        <w:t>t</w:t>
      </w:r>
      <w:r>
        <w:rPr>
          <w:i/>
        </w:rPr>
        <w:tab/>
      </w:r>
      <w:r>
        <w:t>Edge</w:t>
      </w:r>
      <w:r>
        <w:rPr>
          <w:spacing w:val="-9"/>
        </w:rPr>
        <w:t xml:space="preserve"> </w:t>
      </w:r>
      <w:r>
        <w:t>age</w:t>
      </w:r>
      <w:r>
        <w:rPr>
          <w:spacing w:val="-8"/>
        </w:rPr>
        <w:t xml:space="preserve"> </w:t>
      </w:r>
      <w:r>
        <w:t>in</w:t>
      </w:r>
      <w:r>
        <w:rPr>
          <w:spacing w:val="-8"/>
        </w:rPr>
        <w:t xml:space="preserve"> </w:t>
      </w:r>
      <w:r>
        <w:t>days</w:t>
      </w:r>
      <w:r>
        <w:rPr>
          <w:spacing w:val="-8"/>
        </w:rPr>
        <w:t xml:space="preserve"> </w:t>
      </w:r>
      <w:r>
        <w:t>for</w:t>
      </w:r>
      <w:r>
        <w:rPr>
          <w:spacing w:val="-8"/>
        </w:rPr>
        <w:t xml:space="preserve"> </w:t>
      </w:r>
      <w:r>
        <w:t>AWP</w:t>
      </w:r>
      <w:r>
        <w:rPr>
          <w:spacing w:val="-8"/>
        </w:rPr>
        <w:t xml:space="preserve"> </w:t>
      </w:r>
      <w:r>
        <w:rPr>
          <w:spacing w:val="-2"/>
        </w:rPr>
        <w:t>decay</w:t>
      </w:r>
    </w:p>
    <w:p w14:paraId="00DC1C45" w14:textId="77777777" w:rsidR="00350CFB" w:rsidRDefault="00283FFF">
      <w:pPr>
        <w:tabs>
          <w:tab w:val="left" w:pos="2009"/>
        </w:tabs>
        <w:spacing w:before="18"/>
        <w:ind w:left="1175"/>
      </w:pPr>
      <w:r>
        <w:rPr>
          <w:i/>
          <w:spacing w:val="-2"/>
        </w:rPr>
        <w:t>σ</w:t>
      </w:r>
      <w:r>
        <w:rPr>
          <w:spacing w:val="-2"/>
        </w:rPr>
        <w:t>(∆</w:t>
      </w:r>
      <w:r>
        <w:rPr>
          <w:i/>
          <w:spacing w:val="-2"/>
        </w:rPr>
        <w:t>t</w:t>
      </w:r>
      <w:r>
        <w:rPr>
          <w:spacing w:val="-2"/>
        </w:rPr>
        <w:t>)</w:t>
      </w:r>
      <w:r>
        <w:tab/>
        <w:t>Logistic</w:t>
      </w:r>
      <w:r>
        <w:rPr>
          <w:spacing w:val="-7"/>
        </w:rPr>
        <w:t xml:space="preserve"> </w:t>
      </w:r>
      <w:r>
        <w:t>decay</w:t>
      </w:r>
      <w:r>
        <w:rPr>
          <w:spacing w:val="-7"/>
        </w:rPr>
        <w:t xml:space="preserve"> </w:t>
      </w:r>
      <w:r>
        <w:t>weight</w:t>
      </w:r>
      <w:r>
        <w:rPr>
          <w:spacing w:val="-6"/>
        </w:rPr>
        <w:t xml:space="preserve"> </w:t>
      </w:r>
      <w:r>
        <w:t>applied</w:t>
      </w:r>
      <w:r>
        <w:rPr>
          <w:spacing w:val="-7"/>
        </w:rPr>
        <w:t xml:space="preserve"> </w:t>
      </w:r>
      <w:r>
        <w:t>to</w:t>
      </w:r>
      <w:r>
        <w:rPr>
          <w:spacing w:val="-6"/>
        </w:rPr>
        <w:t xml:space="preserve"> </w:t>
      </w:r>
      <w:r>
        <w:t>transfer</w:t>
      </w:r>
      <w:r>
        <w:rPr>
          <w:spacing w:val="-7"/>
        </w:rPr>
        <w:t xml:space="preserve"> </w:t>
      </w:r>
      <w:r>
        <w:rPr>
          <w:spacing w:val="-2"/>
        </w:rPr>
        <w:t>edges</w:t>
      </w:r>
    </w:p>
    <w:p w14:paraId="00DC1C46" w14:textId="77777777" w:rsidR="00350CFB" w:rsidRDefault="00283FFF">
      <w:pPr>
        <w:tabs>
          <w:tab w:val="left" w:pos="2009"/>
        </w:tabs>
        <w:spacing w:before="18"/>
        <w:ind w:left="1175"/>
      </w:pPr>
      <w:r>
        <w:rPr>
          <w:i/>
          <w:spacing w:val="-10"/>
        </w:rPr>
        <w:t>ρ</w:t>
      </w:r>
      <w:r>
        <w:rPr>
          <w:i/>
        </w:rPr>
        <w:tab/>
      </w:r>
      <w:r>
        <w:t>Spearman’s</w:t>
      </w:r>
      <w:r>
        <w:rPr>
          <w:spacing w:val="-13"/>
        </w:rPr>
        <w:t xml:space="preserve"> </w:t>
      </w:r>
      <w:r>
        <w:t>rank</w:t>
      </w:r>
      <w:r>
        <w:rPr>
          <w:spacing w:val="-13"/>
        </w:rPr>
        <w:t xml:space="preserve"> </w:t>
      </w:r>
      <w:r>
        <w:t>correlation</w:t>
      </w:r>
      <w:r>
        <w:rPr>
          <w:spacing w:val="-13"/>
        </w:rPr>
        <w:t xml:space="preserve"> </w:t>
      </w:r>
      <w:r>
        <w:rPr>
          <w:spacing w:val="-2"/>
        </w:rPr>
        <w:t>coefficient</w:t>
      </w:r>
    </w:p>
    <w:p w14:paraId="00DC1C47" w14:textId="77777777" w:rsidR="00350CFB" w:rsidRDefault="00283FFF">
      <w:pPr>
        <w:tabs>
          <w:tab w:val="left" w:pos="2009"/>
        </w:tabs>
        <w:spacing w:before="18" w:line="225" w:lineRule="exact"/>
        <w:ind w:left="1175"/>
      </w:pPr>
      <w:r>
        <w:rPr>
          <w:i/>
          <w:spacing w:val="-10"/>
        </w:rPr>
        <w:t>τ</w:t>
      </w:r>
      <w:r>
        <w:rPr>
          <w:i/>
        </w:rPr>
        <w:tab/>
      </w:r>
      <w:r>
        <w:t>Kendall’s</w:t>
      </w:r>
      <w:r>
        <w:rPr>
          <w:spacing w:val="-13"/>
        </w:rPr>
        <w:t xml:space="preserve"> </w:t>
      </w:r>
      <w:r>
        <w:t>rank</w:t>
      </w:r>
      <w:r>
        <w:rPr>
          <w:spacing w:val="-12"/>
        </w:rPr>
        <w:t xml:space="preserve"> </w:t>
      </w:r>
      <w:r>
        <w:t>correlation</w:t>
      </w:r>
      <w:r>
        <w:rPr>
          <w:spacing w:val="-12"/>
        </w:rPr>
        <w:t xml:space="preserve"> </w:t>
      </w:r>
      <w:r>
        <w:rPr>
          <w:spacing w:val="-2"/>
        </w:rPr>
        <w:t>coefficient</w:t>
      </w:r>
    </w:p>
    <w:p w14:paraId="00DC1C48" w14:textId="77777777" w:rsidR="00350CFB" w:rsidRDefault="00283FFF">
      <w:pPr>
        <w:tabs>
          <w:tab w:val="left" w:pos="2009"/>
        </w:tabs>
        <w:spacing w:line="299" w:lineRule="exact"/>
        <w:ind w:left="1175"/>
      </w:pPr>
      <w:r>
        <w:rPr>
          <w:rFonts w:ascii="Arial Unicode MS"/>
          <w:spacing w:val="-5"/>
        </w:rPr>
        <w:t>|</w:t>
      </w:r>
      <w:r>
        <w:rPr>
          <w:i/>
          <w:spacing w:val="-5"/>
        </w:rPr>
        <w:t>E</w:t>
      </w:r>
      <w:r>
        <w:rPr>
          <w:rFonts w:ascii="Arial Unicode MS"/>
          <w:spacing w:val="-5"/>
        </w:rPr>
        <w:t>|</w:t>
      </w:r>
      <w:r>
        <w:rPr>
          <w:rFonts w:ascii="Arial Unicode MS"/>
        </w:rPr>
        <w:tab/>
      </w:r>
      <w:r>
        <w:t>Number</w:t>
      </w:r>
      <w:r>
        <w:rPr>
          <w:spacing w:val="-7"/>
        </w:rPr>
        <w:t xml:space="preserve"> </w:t>
      </w:r>
      <w:r>
        <w:t>of</w:t>
      </w:r>
      <w:r>
        <w:rPr>
          <w:spacing w:val="-6"/>
        </w:rPr>
        <w:t xml:space="preserve"> </w:t>
      </w:r>
      <w:r>
        <w:t>directed</w:t>
      </w:r>
      <w:r>
        <w:rPr>
          <w:spacing w:val="-6"/>
        </w:rPr>
        <w:t xml:space="preserve"> </w:t>
      </w:r>
      <w:r>
        <w:t>edges</w:t>
      </w:r>
      <w:r>
        <w:rPr>
          <w:spacing w:val="-6"/>
        </w:rPr>
        <w:t xml:space="preserve"> </w:t>
      </w:r>
      <w:r>
        <w:t>in</w:t>
      </w:r>
      <w:r>
        <w:rPr>
          <w:spacing w:val="-7"/>
        </w:rPr>
        <w:t xml:space="preserve"> </w:t>
      </w:r>
      <w:r>
        <w:t>a</w:t>
      </w:r>
      <w:r>
        <w:rPr>
          <w:spacing w:val="-6"/>
        </w:rPr>
        <w:t xml:space="preserve"> </w:t>
      </w:r>
      <w:r>
        <w:t>reputation</w:t>
      </w:r>
      <w:r>
        <w:rPr>
          <w:spacing w:val="-6"/>
        </w:rPr>
        <w:t xml:space="preserve"> </w:t>
      </w:r>
      <w:r>
        <w:rPr>
          <w:spacing w:val="-4"/>
        </w:rPr>
        <w:t>graph</w:t>
      </w:r>
    </w:p>
    <w:p w14:paraId="00DC1C49" w14:textId="77777777" w:rsidR="00350CFB" w:rsidRDefault="00283FFF">
      <w:pPr>
        <w:tabs>
          <w:tab w:val="left" w:pos="2009"/>
        </w:tabs>
        <w:spacing w:line="308" w:lineRule="exact"/>
        <w:ind w:left="1175"/>
      </w:pPr>
      <w:r>
        <w:rPr>
          <w:rFonts w:ascii="Arial Unicode MS"/>
          <w:spacing w:val="-10"/>
        </w:rPr>
        <w:t>W</w:t>
      </w:r>
      <w:r>
        <w:rPr>
          <w:rFonts w:ascii="Arial Unicode MS"/>
        </w:rPr>
        <w:tab/>
      </w:r>
      <w:r>
        <w:t>Set</w:t>
      </w:r>
      <w:r>
        <w:rPr>
          <w:spacing w:val="-7"/>
        </w:rPr>
        <w:t xml:space="preserve"> </w:t>
      </w:r>
      <w:r>
        <w:t>of</w:t>
      </w:r>
      <w:r>
        <w:rPr>
          <w:spacing w:val="-6"/>
        </w:rPr>
        <w:t xml:space="preserve"> </w:t>
      </w:r>
      <w:r>
        <w:t>wallets</w:t>
      </w:r>
      <w:r>
        <w:rPr>
          <w:spacing w:val="-6"/>
        </w:rPr>
        <w:t xml:space="preserve"> </w:t>
      </w:r>
      <w:r>
        <w:t>in</w:t>
      </w:r>
      <w:r>
        <w:rPr>
          <w:spacing w:val="-6"/>
        </w:rPr>
        <w:t xml:space="preserve"> </w:t>
      </w:r>
      <w:r>
        <w:t>the</w:t>
      </w:r>
      <w:r>
        <w:rPr>
          <w:spacing w:val="-6"/>
        </w:rPr>
        <w:t xml:space="preserve"> </w:t>
      </w:r>
      <w:r>
        <w:t>evaluation</w:t>
      </w:r>
      <w:r>
        <w:rPr>
          <w:spacing w:val="-6"/>
        </w:rPr>
        <w:t xml:space="preserve"> </w:t>
      </w:r>
      <w:r>
        <w:rPr>
          <w:spacing w:val="-2"/>
        </w:rPr>
        <w:t>cohort</w:t>
      </w:r>
    </w:p>
    <w:p w14:paraId="00DC1C4A" w14:textId="77777777" w:rsidR="00350CFB" w:rsidRDefault="00283FFF">
      <w:pPr>
        <w:tabs>
          <w:tab w:val="left" w:pos="2009"/>
        </w:tabs>
        <w:spacing w:line="234" w:lineRule="exact"/>
        <w:ind w:left="1175"/>
      </w:pPr>
      <w:r>
        <w:rPr>
          <w:i/>
          <w:spacing w:val="-4"/>
        </w:rPr>
        <w:t>s</w:t>
      </w:r>
      <w:r>
        <w:rPr>
          <w:spacing w:val="-4"/>
        </w:rPr>
        <w:t>(</w:t>
      </w:r>
      <w:r>
        <w:rPr>
          <w:i/>
          <w:spacing w:val="-4"/>
        </w:rPr>
        <w:t>w</w:t>
      </w:r>
      <w:r>
        <w:rPr>
          <w:spacing w:val="-4"/>
        </w:rPr>
        <w:t>)</w:t>
      </w:r>
      <w:r>
        <w:tab/>
        <w:t>Reputation</w:t>
      </w:r>
      <w:r>
        <w:rPr>
          <w:spacing w:val="-4"/>
        </w:rPr>
        <w:t xml:space="preserve"> </w:t>
      </w:r>
      <w:r>
        <w:t>score</w:t>
      </w:r>
      <w:r>
        <w:rPr>
          <w:spacing w:val="-4"/>
        </w:rPr>
        <w:t xml:space="preserve"> </w:t>
      </w:r>
      <w:r>
        <w:t>of</w:t>
      </w:r>
      <w:r>
        <w:rPr>
          <w:spacing w:val="-4"/>
        </w:rPr>
        <w:t xml:space="preserve"> </w:t>
      </w:r>
      <w:r>
        <w:t>wallet</w:t>
      </w:r>
      <w:r>
        <w:rPr>
          <w:spacing w:val="-4"/>
        </w:rPr>
        <w:t xml:space="preserve"> </w:t>
      </w:r>
      <w:r>
        <w:rPr>
          <w:i/>
        </w:rPr>
        <w:t>w</w:t>
      </w:r>
      <w:r>
        <w:rPr>
          <w:i/>
          <w:spacing w:val="2"/>
        </w:rPr>
        <w:t xml:space="preserve"> </w:t>
      </w:r>
      <w:r>
        <w:t>under</w:t>
      </w:r>
      <w:r>
        <w:rPr>
          <w:spacing w:val="-4"/>
        </w:rPr>
        <w:t xml:space="preserve"> </w:t>
      </w:r>
      <w:r>
        <w:t>a</w:t>
      </w:r>
      <w:r>
        <w:rPr>
          <w:spacing w:val="-4"/>
        </w:rPr>
        <w:t xml:space="preserve"> </w:t>
      </w:r>
      <w:r>
        <w:t>given</w:t>
      </w:r>
      <w:r>
        <w:rPr>
          <w:spacing w:val="-4"/>
        </w:rPr>
        <w:t xml:space="preserve"> </w:t>
      </w:r>
      <w:r>
        <w:rPr>
          <w:spacing w:val="-2"/>
        </w:rPr>
        <w:t>method</w:t>
      </w:r>
    </w:p>
    <w:p w14:paraId="00DC1C4B" w14:textId="77777777" w:rsidR="00350CFB" w:rsidRDefault="00283FFF">
      <w:pPr>
        <w:tabs>
          <w:tab w:val="left" w:pos="2009"/>
        </w:tabs>
        <w:spacing w:before="18"/>
        <w:ind w:left="1175"/>
        <w:rPr>
          <w:i/>
        </w:rPr>
      </w:pPr>
      <w:r>
        <w:rPr>
          <w:i/>
          <w:spacing w:val="-4"/>
        </w:rPr>
        <w:t>p</w:t>
      </w:r>
      <w:r>
        <w:rPr>
          <w:spacing w:val="-4"/>
        </w:rPr>
        <w:t>(</w:t>
      </w:r>
      <w:r>
        <w:rPr>
          <w:i/>
          <w:spacing w:val="-4"/>
        </w:rPr>
        <w:t>w</w:t>
      </w:r>
      <w:r>
        <w:rPr>
          <w:spacing w:val="-4"/>
        </w:rPr>
        <w:t>)</w:t>
      </w:r>
      <w:r>
        <w:tab/>
      </w:r>
      <w:r>
        <w:rPr>
          <w:spacing w:val="-2"/>
        </w:rPr>
        <w:t>Validation-proxy</w:t>
      </w:r>
      <w:r>
        <w:t xml:space="preserve"> </w:t>
      </w:r>
      <w:r>
        <w:rPr>
          <w:spacing w:val="-2"/>
        </w:rPr>
        <w:t>value</w:t>
      </w:r>
      <w:r>
        <w:rPr>
          <w:spacing w:val="1"/>
        </w:rPr>
        <w:t xml:space="preserve"> </w:t>
      </w:r>
      <w:r>
        <w:rPr>
          <w:spacing w:val="-2"/>
        </w:rPr>
        <w:t>for</w:t>
      </w:r>
      <w:r>
        <w:rPr>
          <w:spacing w:val="1"/>
        </w:rPr>
        <w:t xml:space="preserve"> </w:t>
      </w:r>
      <w:r>
        <w:rPr>
          <w:spacing w:val="-2"/>
        </w:rPr>
        <w:t>wallet</w:t>
      </w:r>
      <w:r>
        <w:rPr>
          <w:spacing w:val="1"/>
        </w:rPr>
        <w:t xml:space="preserve"> </w:t>
      </w:r>
      <w:r>
        <w:rPr>
          <w:i/>
          <w:spacing w:val="-10"/>
        </w:rPr>
        <w:t>w</w:t>
      </w:r>
    </w:p>
    <w:p w14:paraId="00DC1C4C" w14:textId="77777777" w:rsidR="00350CFB" w:rsidRDefault="00283FFF">
      <w:pPr>
        <w:pStyle w:val="a3"/>
        <w:spacing w:before="4"/>
        <w:rPr>
          <w:i/>
          <w:sz w:val="5"/>
        </w:rPr>
      </w:pPr>
      <w:r>
        <w:rPr>
          <w:i/>
          <w:noProof/>
          <w:sz w:val="5"/>
        </w:rPr>
        <mc:AlternateContent>
          <mc:Choice Requires="wps">
            <w:drawing>
              <wp:anchor distT="0" distB="0" distL="0" distR="0" simplePos="0" relativeHeight="487590400" behindDoc="1" locked="0" layoutInCell="1" allowOverlap="1" wp14:anchorId="00DC26E2" wp14:editId="00DC26E3">
                <wp:simplePos x="0" y="0"/>
                <wp:positionH relativeFrom="page">
                  <wp:posOffset>1331849</wp:posOffset>
                </wp:positionH>
                <wp:positionV relativeFrom="paragraph">
                  <wp:posOffset>54289</wp:posOffset>
                </wp:positionV>
                <wp:extent cx="4896485"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96485" cy="1270"/>
                        </a:xfrm>
                        <a:custGeom>
                          <a:avLst/>
                          <a:gdLst/>
                          <a:ahLst/>
                          <a:cxnLst/>
                          <a:rect l="l" t="t" r="r" b="b"/>
                          <a:pathLst>
                            <a:path w="4896485">
                              <a:moveTo>
                                <a:pt x="0" y="0"/>
                              </a:moveTo>
                              <a:lnTo>
                                <a:pt x="4896294"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5DB2B16" id="Graphic 7" o:spid="_x0000_s1026" style="position:absolute;margin-left:104.85pt;margin-top:4.25pt;width:385.55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48964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" path="m,l4896294,e" filled="f" strokeweight=".33739mm">
                <v:path arrowok="t"/>
                <w10:wrap type="topAndBottom" anchorx="page"/>
              </v:shape>
            </w:pict>
          </mc:Fallback>
        </mc:AlternateContent>
      </w:r>
    </w:p>
    <w:p w14:paraId="00DC1C4D" w14:textId="77777777" w:rsidR="00350CFB" w:rsidRDefault="00350CFB">
      <w:pPr>
        <w:pStyle w:val="a3"/>
        <w:rPr>
          <w:i/>
          <w:sz w:val="5"/>
        </w:rPr>
        <w:sectPr w:rsidR="00350CFB">
          <w:pgSz w:w="11910" w:h="16840"/>
          <w:pgMar w:top="1920" w:right="708" w:bottom="2300" w:left="992" w:header="0" w:footer="2115" w:gutter="0"/>
          <w:cols w:space="720"/>
        </w:sectPr>
      </w:pPr>
    </w:p>
    <w:p w14:paraId="00DC1C4E" w14:textId="77777777" w:rsidR="00350CFB" w:rsidRDefault="00350CFB">
      <w:pPr>
        <w:pStyle w:val="a3"/>
        <w:rPr>
          <w:i/>
          <w:sz w:val="34"/>
        </w:rPr>
      </w:pPr>
    </w:p>
    <w:p w14:paraId="00DC1C4F" w14:textId="77777777" w:rsidR="00350CFB" w:rsidRDefault="00350CFB">
      <w:pPr>
        <w:pStyle w:val="a3"/>
        <w:spacing w:before="197"/>
        <w:rPr>
          <w:i/>
          <w:sz w:val="34"/>
        </w:rPr>
      </w:pPr>
    </w:p>
    <w:p w14:paraId="00DC1C50" w14:textId="77777777" w:rsidR="00350CFB" w:rsidRDefault="00283FFF">
      <w:pPr>
        <w:pStyle w:val="1"/>
        <w:numPr>
          <w:ilvl w:val="0"/>
          <w:numId w:val="26"/>
        </w:numPr>
        <w:tabs>
          <w:tab w:val="left" w:pos="625"/>
        </w:tabs>
        <w:ind w:left="625" w:hanging="343"/>
        <w:jc w:val="both"/>
      </w:pPr>
      <w:bookmarkStart w:id="22" w:name="Introduction_and_Research_Problem"/>
      <w:bookmarkStart w:id="23" w:name="_bookmark4"/>
      <w:bookmarkEnd w:id="22"/>
      <w:bookmarkEnd w:id="23"/>
      <w:r>
        <w:t>Introduction</w:t>
      </w:r>
      <w:r>
        <w:rPr>
          <w:spacing w:val="5"/>
        </w:rPr>
        <w:t xml:space="preserve"> </w:t>
      </w:r>
      <w:r>
        <w:t>and</w:t>
      </w:r>
      <w:r>
        <w:rPr>
          <w:spacing w:val="6"/>
        </w:rPr>
        <w:t xml:space="preserve"> </w:t>
      </w:r>
      <w:r>
        <w:t>Research</w:t>
      </w:r>
      <w:r>
        <w:rPr>
          <w:spacing w:val="5"/>
        </w:rPr>
        <w:t xml:space="preserve"> </w:t>
      </w:r>
      <w:r>
        <w:rPr>
          <w:spacing w:val="-2"/>
        </w:rPr>
        <w:t>Problem</w:t>
      </w:r>
    </w:p>
    <w:p w14:paraId="00DC1C51" w14:textId="77777777" w:rsidR="00350CFB" w:rsidRDefault="00350CFB">
      <w:pPr>
        <w:pStyle w:val="a3"/>
        <w:spacing w:before="28"/>
        <w:rPr>
          <w:b/>
          <w:sz w:val="34"/>
        </w:rPr>
      </w:pPr>
    </w:p>
    <w:p w14:paraId="00DC1C52" w14:textId="77777777" w:rsidR="00350CFB" w:rsidRDefault="00283FFF">
      <w:pPr>
        <w:pStyle w:val="a3"/>
        <w:spacing w:line="396" w:lineRule="auto"/>
        <w:ind w:left="273" w:right="522" w:firstLine="8"/>
        <w:jc w:val="both"/>
      </w:pPr>
      <w:commentRangeStart w:id="24"/>
      <w:commentRangeStart w:id="25"/>
      <w:r>
        <w:rPr>
          <w:color w:val="FF0000"/>
        </w:rPr>
        <w:t>Decentralized Finance (DeFi) has transformed how capital is allocated on public blockchains, enabling lending, borrowing, and leveraged trading without traditional financial intermediaries [53]. Yet most credit-like interactions remain highly collateralized because protocols cannot rely on off-chain identity systems or conventional credit histories [48]. In a pseudonymous environment, the operational challenge is to allocate capital safely when counterparties are addresses rather than identified persons.</w:t>
      </w:r>
      <w:commentRangeEnd w:id="24"/>
      <w:r w:rsidR="000A61CA">
        <w:rPr>
          <w:rStyle w:val="a5"/>
          <w:sz w:val="24"/>
          <w:szCs w:val="24"/>
        </w:rPr>
        <w:commentReference w:id="24"/>
      </w:r>
      <w:commentRangeEnd w:id="25"/>
      <w:r w:rsidR="00F50D42">
        <w:rPr>
          <w:rStyle w:val="a5"/>
          <w:sz w:val="24"/>
          <w:szCs w:val="24"/>
        </w:rPr>
        <w:commentReference w:id="25"/>
      </w:r>
    </w:p>
    <w:p w14:paraId="00DC1C53" w14:textId="60AD3A9B" w:rsidR="00350CFB" w:rsidRDefault="00283FFF">
      <w:pPr>
        <w:pStyle w:val="a3"/>
        <w:spacing w:before="20" w:line="393" w:lineRule="auto"/>
        <w:ind w:left="282" w:right="522" w:hanging="8"/>
        <w:jc w:val="both"/>
      </w:pPr>
      <w:r>
        <w:rPr>
          <w:color w:val="FF0000"/>
        </w:rPr>
        <w:t>This thesis addresses a concrete research problem within that setting: whether an on-chain reputation score built from ERC-20 approve/permit allowances—implemented as EndorseRank—can reduce computational cost, represent endorsement semantics more faithfully, and yield a distinct yet credible alignment profile compared with transfer-based Adaptive Weighted PageRank (AWP) on Arbitrum One. The primary empirical comparison is EndorseRank versus AWP on an identical wallet sample, using same-window allowance and transfer checks plus a temporal holdout of future new approvals.</w:t>
      </w:r>
    </w:p>
    <w:p w14:paraId="00DC1C54" w14:textId="5D300D8B" w:rsidR="00350CFB" w:rsidRDefault="00283FFF">
      <w:pPr>
        <w:pStyle w:val="a3"/>
        <w:spacing w:before="21" w:line="396" w:lineRule="auto"/>
        <w:ind w:left="282" w:right="558"/>
        <w:jc w:val="both"/>
      </w:pPr>
      <w:r>
        <w:t>In</w:t>
      </w:r>
      <w:r>
        <w:rPr>
          <w:spacing w:val="-12"/>
        </w:rPr>
        <w:t xml:space="preserve"> </w:t>
      </w:r>
      <w:r>
        <w:t>this</w:t>
      </w:r>
      <w:r>
        <w:rPr>
          <w:spacing w:val="-12"/>
        </w:rPr>
        <w:t xml:space="preserve"> </w:t>
      </w:r>
      <w:r>
        <w:t>study,</w:t>
      </w:r>
      <w:r>
        <w:rPr>
          <w:spacing w:val="-11"/>
        </w:rPr>
        <w:t xml:space="preserve"> </w:t>
      </w:r>
      <w:r>
        <w:rPr>
          <w:b/>
        </w:rPr>
        <w:t>on-chain</w:t>
      </w:r>
      <w:r>
        <w:rPr>
          <w:b/>
          <w:spacing w:val="-12"/>
        </w:rPr>
        <w:t xml:space="preserve"> </w:t>
      </w:r>
      <w:r>
        <w:rPr>
          <w:b/>
        </w:rPr>
        <w:t>reputation</w:t>
      </w:r>
      <w:r>
        <w:rPr>
          <w:b/>
          <w:spacing w:val="-12"/>
        </w:rPr>
        <w:t xml:space="preserve"> </w:t>
      </w:r>
      <w:r>
        <w:rPr>
          <w:b/>
        </w:rPr>
        <w:t>score</w:t>
      </w:r>
      <w:r>
        <w:rPr>
          <w:b/>
          <w:spacing w:val="-11"/>
        </w:rPr>
        <w:t xml:space="preserve"> </w:t>
      </w:r>
      <w:r>
        <w:t>computation</w:t>
      </w:r>
      <w:r>
        <w:rPr>
          <w:spacing w:val="-12"/>
        </w:rPr>
        <w:t xml:space="preserve"> </w:t>
      </w:r>
      <w:r>
        <w:t>refers</w:t>
      </w:r>
      <w:r>
        <w:rPr>
          <w:spacing w:val="-12"/>
        </w:rPr>
        <w:t xml:space="preserve"> </w:t>
      </w:r>
      <w:r>
        <w:t>to</w:t>
      </w:r>
      <w:r>
        <w:rPr>
          <w:spacing w:val="-11"/>
        </w:rPr>
        <w:t xml:space="preserve"> </w:t>
      </w:r>
      <w:r>
        <w:t>deriving</w:t>
      </w:r>
      <w:r>
        <w:rPr>
          <w:spacing w:val="-11"/>
        </w:rPr>
        <w:t xml:space="preserve"> </w:t>
      </w:r>
      <w:r>
        <w:t>a</w:t>
      </w:r>
      <w:r>
        <w:rPr>
          <w:spacing w:val="-11"/>
        </w:rPr>
        <w:t xml:space="preserve"> </w:t>
      </w:r>
      <w:r>
        <w:t>quantitative</w:t>
      </w:r>
      <w:r>
        <w:rPr>
          <w:spacing w:val="-11"/>
        </w:rPr>
        <w:t xml:space="preserve"> </w:t>
      </w:r>
      <w:r>
        <w:t>wallet</w:t>
      </w:r>
      <w:r>
        <w:rPr>
          <w:spacing w:val="-12"/>
        </w:rPr>
        <w:t xml:space="preserve"> </w:t>
      </w:r>
      <w:r>
        <w:t>score from</w:t>
      </w:r>
      <w:r>
        <w:rPr>
          <w:spacing w:val="-2"/>
        </w:rPr>
        <w:t xml:space="preserve"> </w:t>
      </w:r>
      <w:r>
        <w:t>observable</w:t>
      </w:r>
      <w:r>
        <w:rPr>
          <w:spacing w:val="-3"/>
        </w:rPr>
        <w:t xml:space="preserve"> </w:t>
      </w:r>
      <w:r>
        <w:t>on-chain</w:t>
      </w:r>
      <w:r>
        <w:rPr>
          <w:spacing w:val="-2"/>
        </w:rPr>
        <w:t xml:space="preserve"> </w:t>
      </w:r>
      <w:r>
        <w:t>behavior</w:t>
      </w:r>
      <w:r>
        <w:rPr>
          <w:spacing w:val="-3"/>
        </w:rPr>
        <w:t xml:space="preserve"> </w:t>
      </w:r>
      <w:r>
        <w:t>and</w:t>
      </w:r>
      <w:r>
        <w:rPr>
          <w:spacing w:val="-2"/>
        </w:rPr>
        <w:t xml:space="preserve"> </w:t>
      </w:r>
      <w:r>
        <w:t>relationships</w:t>
      </w:r>
      <w:r>
        <w:rPr>
          <w:spacing w:val="-3"/>
        </w:rPr>
        <w:t xml:space="preserve"> </w:t>
      </w:r>
      <w:r>
        <w:t>without</w:t>
      </w:r>
      <w:r>
        <w:rPr>
          <w:spacing w:val="-2"/>
        </w:rPr>
        <w:t xml:space="preserve"> </w:t>
      </w:r>
      <w:r>
        <w:t>off-chain</w:t>
      </w:r>
      <w:r>
        <w:rPr>
          <w:spacing w:val="-3"/>
        </w:rPr>
        <w:t xml:space="preserve"> </w:t>
      </w:r>
      <w:r>
        <w:t>identity</w:t>
      </w:r>
      <w:r>
        <w:rPr>
          <w:spacing w:val="-2"/>
        </w:rPr>
        <w:t xml:space="preserve"> </w:t>
      </w:r>
      <w:hyperlink w:anchor="_bookmark149" w:history="1">
        <w:r>
          <w:rPr>
            <w:vertAlign w:val="superscript"/>
          </w:rPr>
          <w:t>[16]</w:t>
        </w:r>
      </w:hyperlink>
      <w:r>
        <w:t>.</w:t>
      </w:r>
      <w:r>
        <w:rPr>
          <w:spacing w:val="23"/>
        </w:rPr>
        <w:t xml:space="preserve"> </w:t>
      </w:r>
      <w:r>
        <w:t>EndorseRank produces such a score from allowance-based endorsement edges.</w:t>
      </w:r>
      <w:r>
        <w:rPr>
          <w:spacing w:val="40"/>
        </w:rPr>
        <w:t xml:space="preserve"> </w:t>
      </w:r>
      <w:r>
        <w:t>The remainder of this chapter situates the problem historically and economically, motivates allowance-based reputation, states the</w:t>
      </w:r>
      <w:r>
        <w:rPr>
          <w:spacing w:val="-5"/>
        </w:rPr>
        <w:t xml:space="preserve"> </w:t>
      </w:r>
      <w:r>
        <w:t>research</w:t>
      </w:r>
      <w:r>
        <w:rPr>
          <w:spacing w:val="-5"/>
        </w:rPr>
        <w:t xml:space="preserve"> </w:t>
      </w:r>
      <w:r>
        <w:t>problem</w:t>
      </w:r>
      <w:r>
        <w:rPr>
          <w:spacing w:val="-5"/>
        </w:rPr>
        <w:t xml:space="preserve"> </w:t>
      </w:r>
      <w:r>
        <w:t>and</w:t>
      </w:r>
      <w:r>
        <w:rPr>
          <w:spacing w:val="-5"/>
        </w:rPr>
        <w:t xml:space="preserve"> </w:t>
      </w:r>
      <w:r>
        <w:t>questions,</w:t>
      </w:r>
      <w:r>
        <w:rPr>
          <w:spacing w:val="-5"/>
        </w:rPr>
        <w:t xml:space="preserve"> </w:t>
      </w:r>
      <w:r>
        <w:t>defines</w:t>
      </w:r>
      <w:r>
        <w:rPr>
          <w:spacing w:val="-5"/>
        </w:rPr>
        <w:t xml:space="preserve"> </w:t>
      </w:r>
      <w:r>
        <w:t>key</w:t>
      </w:r>
      <w:r>
        <w:rPr>
          <w:spacing w:val="-5"/>
        </w:rPr>
        <w:t xml:space="preserve"> </w:t>
      </w:r>
      <w:r>
        <w:t>constructs,</w:t>
      </w:r>
      <w:r>
        <w:rPr>
          <w:spacing w:val="-5"/>
        </w:rPr>
        <w:t xml:space="preserve"> </w:t>
      </w:r>
      <w:r>
        <w:t>and</w:t>
      </w:r>
      <w:r>
        <w:rPr>
          <w:spacing w:val="-5"/>
        </w:rPr>
        <w:t xml:space="preserve"> </w:t>
      </w:r>
      <w:r>
        <w:t>outlines</w:t>
      </w:r>
      <w:r>
        <w:rPr>
          <w:spacing w:val="-5"/>
        </w:rPr>
        <w:t xml:space="preserve"> </w:t>
      </w:r>
      <w:r>
        <w:t>contributions,</w:t>
      </w:r>
      <w:r>
        <w:rPr>
          <w:spacing w:val="-5"/>
        </w:rPr>
        <w:t xml:space="preserve"> </w:t>
      </w:r>
      <w:r>
        <w:t>scope,</w:t>
      </w:r>
      <w:r>
        <w:rPr>
          <w:spacing w:val="-5"/>
        </w:rPr>
        <w:t xml:space="preserve"> </w:t>
      </w:r>
      <w:r>
        <w:t xml:space="preserve">and </w:t>
      </w:r>
      <w:bookmarkStart w:id="26" w:name="Background:_DeFi,_collateralization,_and"/>
      <w:bookmarkStart w:id="27" w:name="_bookmark5"/>
      <w:bookmarkEnd w:id="26"/>
      <w:bookmarkEnd w:id="27"/>
      <w:r>
        <w:t xml:space="preserve">the </w:t>
      </w:r>
      <w:del w:id="28" w:author="Moulla, Donatien Koulla" w:date="2026-08-27T13:38:00Z">
        <w:r>
          <w:delText xml:space="preserve">dissertation </w:delText>
        </w:r>
      </w:del>
      <w:ins w:id="29" w:author="Moulla, Donatien Koulla" w:date="2026-08-27T13:38:00Z">
        <w:r>
          <w:t xml:space="preserve">thesis </w:t>
        </w:r>
      </w:ins>
      <w:r>
        <w:t>roadmap.</w:t>
      </w:r>
    </w:p>
    <w:p w14:paraId="00DC1C55" w14:textId="77777777" w:rsidR="00350CFB" w:rsidRDefault="00350CFB">
      <w:pPr>
        <w:pStyle w:val="a3"/>
        <w:spacing w:line="396" w:lineRule="auto"/>
        <w:jc w:val="both"/>
        <w:sectPr w:rsidR="00350CFB">
          <w:pgSz w:w="11910" w:h="16840"/>
          <w:pgMar w:top="1920" w:right="708" w:bottom="2300" w:left="992" w:header="0" w:footer="2115" w:gutter="0"/>
          <w:cols w:space="720"/>
        </w:sectPr>
      </w:pPr>
    </w:p>
    <w:p w14:paraId="00DC1C56" w14:textId="77777777" w:rsidR="00350CFB" w:rsidRDefault="00283FFF">
      <w:pPr>
        <w:pStyle w:val="2"/>
        <w:numPr>
          <w:ilvl w:val="1"/>
          <w:numId w:val="26"/>
        </w:numPr>
        <w:tabs>
          <w:tab w:val="left" w:pos="783"/>
        </w:tabs>
        <w:spacing w:before="112"/>
        <w:ind w:left="783" w:hanging="501"/>
      </w:pPr>
      <w:r>
        <w:t>Background:</w:t>
      </w:r>
      <w:r>
        <w:rPr>
          <w:spacing w:val="51"/>
        </w:rPr>
        <w:t xml:space="preserve"> </w:t>
      </w:r>
      <w:r>
        <w:t>DeFi,</w:t>
      </w:r>
      <w:r>
        <w:rPr>
          <w:spacing w:val="20"/>
        </w:rPr>
        <w:t xml:space="preserve"> </w:t>
      </w:r>
      <w:r>
        <w:t>collateralization,</w:t>
      </w:r>
      <w:r>
        <w:rPr>
          <w:spacing w:val="21"/>
        </w:rPr>
        <w:t xml:space="preserve"> </w:t>
      </w:r>
      <w:r>
        <w:t>and</w:t>
      </w:r>
      <w:r>
        <w:rPr>
          <w:spacing w:val="21"/>
        </w:rPr>
        <w:t xml:space="preserve"> </w:t>
      </w:r>
      <w:r>
        <w:rPr>
          <w:spacing w:val="-2"/>
        </w:rPr>
        <w:t>pseudonymity</w:t>
      </w:r>
    </w:p>
    <w:p w14:paraId="00DC1C57" w14:textId="77777777" w:rsidR="00350CFB" w:rsidRDefault="00350CFB">
      <w:pPr>
        <w:pStyle w:val="a3"/>
        <w:spacing w:before="24"/>
        <w:rPr>
          <w:b/>
          <w:sz w:val="28"/>
        </w:rPr>
      </w:pPr>
    </w:p>
    <w:p w14:paraId="00DC1C58" w14:textId="77777777" w:rsidR="00350CFB" w:rsidRDefault="00283FFF">
      <w:pPr>
        <w:pStyle w:val="a3"/>
        <w:spacing w:line="396" w:lineRule="auto"/>
        <w:ind w:left="282" w:right="563"/>
        <w:jc w:val="both"/>
      </w:pPr>
      <w:r>
        <w:t>Public blockchains introduced programmable settlement and open participation without a central operator</w:t>
      </w:r>
      <w:r>
        <w:rPr>
          <w:spacing w:val="-15"/>
        </w:rPr>
        <w:t xml:space="preserve"> </w:t>
      </w:r>
      <w:r>
        <w:rPr>
          <w:highlight w:val="yellow"/>
          <w:rPrChange w:id="30" w:author="Moulla, Donatien Koulla" w:date="2026-08-27T13:39:00Z">
            <w:rPr/>
          </w:rPrChange>
        </w:rPr>
        <w:fldChar w:fldCharType="begin"/>
      </w:r>
      <w:r>
        <w:rPr>
          <w:highlight w:val="yellow"/>
          <w:rPrChange w:id="31" w:author="Moulla, Donatien Koulla" w:date="2026-08-27T13:39:00Z">
            <w:rPr/>
          </w:rPrChange>
        </w:rPr>
        <w:instrText xml:space="preserve"> HYPERLINK \l "_bookmark179" </w:instrText>
      </w:r>
      <w:r w:rsidRPr="00F50D42">
        <w:rPr>
          <w:highlight w:val="yellow"/>
        </w:rPr>
      </w:r>
      <w:r>
        <w:rPr>
          <w:highlight w:val="yellow"/>
          <w:rPrChange w:id="32" w:author="Moulla, Donatien Koulla" w:date="2026-08-27T13:39:00Z">
            <w:rPr>
              <w:vertAlign w:val="superscript"/>
            </w:rPr>
          </w:rPrChange>
        </w:rPr>
        <w:fldChar w:fldCharType="separate"/>
      </w:r>
      <w:r>
        <w:rPr>
          <w:highlight w:val="yellow"/>
          <w:vertAlign w:val="superscript"/>
          <w:rPrChange w:id="33" w:author="Moulla, Donatien Koulla" w:date="2026-08-27T13:39:00Z">
            <w:rPr>
              <w:vertAlign w:val="superscript"/>
            </w:rPr>
          </w:rPrChange>
        </w:rPr>
        <w:t>[46]</w:t>
      </w:r>
      <w:r>
        <w:rPr>
          <w:highlight w:val="yellow"/>
          <w:vertAlign w:val="superscript"/>
          <w:rPrChange w:id="34" w:author="Moulla, Donatien Koulla" w:date="2026-08-27T13:39:00Z">
            <w:rPr>
              <w:vertAlign w:val="superscript"/>
            </w:rPr>
          </w:rPrChange>
        </w:rPr>
        <w:fldChar w:fldCharType="end"/>
      </w:r>
      <w:r>
        <w:rPr>
          <w:highlight w:val="yellow"/>
          <w:vertAlign w:val="superscript"/>
          <w:rPrChange w:id="35" w:author="Moulla, Donatien Koulla" w:date="2026-08-27T13:39:00Z">
            <w:rPr>
              <w:vertAlign w:val="superscript"/>
            </w:rPr>
          </w:rPrChange>
        </w:rPr>
        <w:t>,</w:t>
      </w:r>
      <w:r>
        <w:rPr>
          <w:highlight w:val="yellow"/>
          <w:rPrChange w:id="36" w:author="Moulla, Donatien Koulla" w:date="2026-08-27T13:39:00Z">
            <w:rPr/>
          </w:rPrChange>
        </w:rPr>
        <w:fldChar w:fldCharType="begin"/>
      </w:r>
      <w:r>
        <w:rPr>
          <w:highlight w:val="yellow"/>
          <w:rPrChange w:id="37" w:author="Moulla, Donatien Koulla" w:date="2026-08-27T13:39:00Z">
            <w:rPr/>
          </w:rPrChange>
        </w:rPr>
        <w:instrText xml:space="preserve"> HYPERLINK \l "_bookmark193" </w:instrText>
      </w:r>
      <w:r w:rsidRPr="00F50D42">
        <w:rPr>
          <w:highlight w:val="yellow"/>
        </w:rPr>
      </w:r>
      <w:r>
        <w:rPr>
          <w:highlight w:val="yellow"/>
          <w:rPrChange w:id="38" w:author="Moulla, Donatien Koulla" w:date="2026-08-27T13:39:00Z">
            <w:rPr>
              <w:vertAlign w:val="superscript"/>
            </w:rPr>
          </w:rPrChange>
        </w:rPr>
        <w:fldChar w:fldCharType="separate"/>
      </w:r>
      <w:r>
        <w:rPr>
          <w:highlight w:val="yellow"/>
          <w:vertAlign w:val="superscript"/>
          <w:rPrChange w:id="39" w:author="Moulla, Donatien Koulla" w:date="2026-08-27T13:39:00Z">
            <w:rPr>
              <w:vertAlign w:val="superscript"/>
            </w:rPr>
          </w:rPrChange>
        </w:rPr>
        <w:t>[60]</w:t>
      </w:r>
      <w:r>
        <w:rPr>
          <w:highlight w:val="yellow"/>
          <w:vertAlign w:val="superscript"/>
          <w:rPrChange w:id="40" w:author="Moulla, Donatien Koulla" w:date="2026-08-27T13:39:00Z">
            <w:rPr>
              <w:vertAlign w:val="superscript"/>
            </w:rPr>
          </w:rPrChange>
        </w:rPr>
        <w:fldChar w:fldCharType="end"/>
      </w:r>
      <w:r>
        <w:t>.</w:t>
      </w:r>
      <w:r>
        <w:rPr>
          <w:spacing w:val="-9"/>
        </w:rPr>
        <w:t xml:space="preserve"> </w:t>
      </w:r>
      <w:r>
        <w:t>Smart</w:t>
      </w:r>
      <w:r>
        <w:rPr>
          <w:spacing w:val="-15"/>
        </w:rPr>
        <w:t xml:space="preserve"> </w:t>
      </w:r>
      <w:r>
        <w:t>contracts</w:t>
      </w:r>
      <w:r>
        <w:rPr>
          <w:spacing w:val="-15"/>
        </w:rPr>
        <w:t xml:space="preserve"> </w:t>
      </w:r>
      <w:r>
        <w:t>encode</w:t>
      </w:r>
      <w:r>
        <w:rPr>
          <w:spacing w:val="-15"/>
        </w:rPr>
        <w:t xml:space="preserve"> </w:t>
      </w:r>
      <w:r>
        <w:t>agreement</w:t>
      </w:r>
      <w:r>
        <w:rPr>
          <w:spacing w:val="-15"/>
        </w:rPr>
        <w:t xml:space="preserve"> </w:t>
      </w:r>
      <w:r>
        <w:t>terms</w:t>
      </w:r>
      <w:r>
        <w:rPr>
          <w:spacing w:val="-15"/>
        </w:rPr>
        <w:t xml:space="preserve"> </w:t>
      </w:r>
      <w:r>
        <w:t>as</w:t>
      </w:r>
      <w:r>
        <w:rPr>
          <w:spacing w:val="-15"/>
        </w:rPr>
        <w:t xml:space="preserve"> </w:t>
      </w:r>
      <w:r>
        <w:t>self-executing</w:t>
      </w:r>
      <w:r>
        <w:rPr>
          <w:spacing w:val="-15"/>
        </w:rPr>
        <w:t xml:space="preserve"> </w:t>
      </w:r>
      <w:r>
        <w:t>code,</w:t>
      </w:r>
      <w:r>
        <w:rPr>
          <w:spacing w:val="-14"/>
        </w:rPr>
        <w:t xml:space="preserve"> </w:t>
      </w:r>
      <w:r>
        <w:t>enabling</w:t>
      </w:r>
      <w:r>
        <w:rPr>
          <w:spacing w:val="-15"/>
        </w:rPr>
        <w:t xml:space="preserve"> </w:t>
      </w:r>
      <w:r>
        <w:t>financial applications</w:t>
      </w:r>
      <w:r>
        <w:rPr>
          <w:spacing w:val="-10"/>
        </w:rPr>
        <w:t xml:space="preserve"> </w:t>
      </w:r>
      <w:r>
        <w:t>that</w:t>
      </w:r>
      <w:r>
        <w:rPr>
          <w:spacing w:val="-10"/>
        </w:rPr>
        <w:t xml:space="preserve"> </w:t>
      </w:r>
      <w:r>
        <w:t>settle</w:t>
      </w:r>
      <w:r>
        <w:rPr>
          <w:spacing w:val="-10"/>
        </w:rPr>
        <w:t xml:space="preserve"> </w:t>
      </w:r>
      <w:r>
        <w:t>on-chain</w:t>
      </w:r>
      <w:r>
        <w:rPr>
          <w:spacing w:val="-10"/>
        </w:rPr>
        <w:t xml:space="preserve"> </w:t>
      </w:r>
      <w:r>
        <w:t>rather</w:t>
      </w:r>
      <w:r>
        <w:rPr>
          <w:spacing w:val="-10"/>
        </w:rPr>
        <w:t xml:space="preserve"> </w:t>
      </w:r>
      <w:r>
        <w:t>than</w:t>
      </w:r>
      <w:r>
        <w:rPr>
          <w:spacing w:val="-10"/>
        </w:rPr>
        <w:t xml:space="preserve"> </w:t>
      </w:r>
      <w:r>
        <w:t>through</w:t>
      </w:r>
      <w:r>
        <w:rPr>
          <w:spacing w:val="-10"/>
        </w:rPr>
        <w:t xml:space="preserve"> </w:t>
      </w:r>
      <w:r>
        <w:t>custodial</w:t>
      </w:r>
      <w:r>
        <w:rPr>
          <w:spacing w:val="-10"/>
        </w:rPr>
        <w:t xml:space="preserve"> </w:t>
      </w:r>
      <w:r>
        <w:t>intermediaries</w:t>
      </w:r>
      <w:r>
        <w:rPr>
          <w:spacing w:val="-10"/>
        </w:rPr>
        <w:t xml:space="preserve"> </w:t>
      </w:r>
      <w:r>
        <w:rPr>
          <w:highlight w:val="yellow"/>
          <w:rPrChange w:id="41" w:author="Moulla, Donatien Koulla" w:date="2026-08-27T13:39:00Z">
            <w:rPr/>
          </w:rPrChange>
        </w:rPr>
        <w:fldChar w:fldCharType="begin"/>
      </w:r>
      <w:r>
        <w:rPr>
          <w:highlight w:val="yellow"/>
          <w:rPrChange w:id="42" w:author="Moulla, Donatien Koulla" w:date="2026-08-27T13:39:00Z">
            <w:rPr/>
          </w:rPrChange>
        </w:rPr>
        <w:instrText xml:space="preserve"> HYPERLINK \l "_bookmark142" </w:instrText>
      </w:r>
      <w:r w:rsidRPr="00F50D42">
        <w:rPr>
          <w:highlight w:val="yellow"/>
        </w:rPr>
      </w:r>
      <w:r>
        <w:rPr>
          <w:highlight w:val="yellow"/>
          <w:rPrChange w:id="43" w:author="Moulla, Donatien Koulla" w:date="2026-08-27T13:39:00Z">
            <w:rPr>
              <w:vertAlign w:val="superscript"/>
            </w:rPr>
          </w:rPrChange>
        </w:rPr>
        <w:fldChar w:fldCharType="separate"/>
      </w:r>
      <w:r>
        <w:rPr>
          <w:highlight w:val="yellow"/>
          <w:vertAlign w:val="superscript"/>
          <w:rPrChange w:id="44" w:author="Moulla, Donatien Koulla" w:date="2026-08-27T13:39:00Z">
            <w:rPr>
              <w:vertAlign w:val="superscript"/>
            </w:rPr>
          </w:rPrChange>
        </w:rPr>
        <w:t>[9]</w:t>
      </w:r>
      <w:r>
        <w:rPr>
          <w:highlight w:val="yellow"/>
          <w:vertAlign w:val="superscript"/>
          <w:rPrChange w:id="45" w:author="Moulla, Donatien Koulla" w:date="2026-08-27T13:39:00Z">
            <w:rPr>
              <w:vertAlign w:val="superscript"/>
            </w:rPr>
          </w:rPrChange>
        </w:rPr>
        <w:fldChar w:fldCharType="end"/>
      </w:r>
      <w:r>
        <w:rPr>
          <w:highlight w:val="yellow"/>
          <w:vertAlign w:val="superscript"/>
          <w:rPrChange w:id="46" w:author="Moulla, Donatien Koulla" w:date="2026-08-27T13:39:00Z">
            <w:rPr>
              <w:vertAlign w:val="superscript"/>
            </w:rPr>
          </w:rPrChange>
        </w:rPr>
        <w:t>,</w:t>
      </w:r>
      <w:r>
        <w:rPr>
          <w:highlight w:val="yellow"/>
          <w:rPrChange w:id="47" w:author="Moulla, Donatien Koulla" w:date="2026-08-27T13:39:00Z">
            <w:rPr/>
          </w:rPrChange>
        </w:rPr>
        <w:fldChar w:fldCharType="begin"/>
      </w:r>
      <w:r>
        <w:rPr>
          <w:highlight w:val="yellow"/>
          <w:rPrChange w:id="48" w:author="Moulla, Donatien Koulla" w:date="2026-08-27T13:39:00Z">
            <w:rPr/>
          </w:rPrChange>
        </w:rPr>
        <w:instrText xml:space="preserve"> HYPERLINK \l "_bookmark188" </w:instrText>
      </w:r>
      <w:r w:rsidRPr="00F50D42">
        <w:rPr>
          <w:highlight w:val="yellow"/>
        </w:rPr>
      </w:r>
      <w:r>
        <w:rPr>
          <w:highlight w:val="yellow"/>
          <w:rPrChange w:id="49" w:author="Moulla, Donatien Koulla" w:date="2026-08-27T13:39:00Z">
            <w:rPr>
              <w:vertAlign w:val="superscript"/>
            </w:rPr>
          </w:rPrChange>
        </w:rPr>
        <w:fldChar w:fldCharType="separate"/>
      </w:r>
      <w:r>
        <w:rPr>
          <w:highlight w:val="yellow"/>
          <w:vertAlign w:val="superscript"/>
          <w:rPrChange w:id="50" w:author="Moulla, Donatien Koulla" w:date="2026-08-27T13:39:00Z">
            <w:rPr>
              <w:vertAlign w:val="superscript"/>
            </w:rPr>
          </w:rPrChange>
        </w:rPr>
        <w:t>[55]</w:t>
      </w:r>
      <w:r>
        <w:rPr>
          <w:highlight w:val="yellow"/>
          <w:vertAlign w:val="superscript"/>
          <w:rPrChange w:id="51" w:author="Moulla, Donatien Koulla" w:date="2026-08-27T13:39:00Z">
            <w:rPr>
              <w:vertAlign w:val="superscript"/>
            </w:rPr>
          </w:rPrChange>
        </w:rPr>
        <w:fldChar w:fldCharType="end"/>
      </w:r>
      <w:r>
        <w:t>.</w:t>
      </w:r>
      <w:r>
        <w:rPr>
          <w:spacing w:val="12"/>
        </w:rPr>
        <w:t xml:space="preserve"> </w:t>
      </w:r>
      <w:r>
        <w:t>DeFi</w:t>
      </w:r>
      <w:r>
        <w:rPr>
          <w:spacing w:val="-10"/>
        </w:rPr>
        <w:t xml:space="preserve"> </w:t>
      </w:r>
      <w:r>
        <w:t xml:space="preserve">protocols </w:t>
      </w:r>
      <w:r>
        <w:rPr>
          <w:spacing w:val="-2"/>
        </w:rPr>
        <w:t>compose</w:t>
      </w:r>
      <w:r>
        <w:rPr>
          <w:spacing w:val="-4"/>
        </w:rPr>
        <w:t xml:space="preserve"> </w:t>
      </w:r>
      <w:r>
        <w:rPr>
          <w:spacing w:val="-2"/>
        </w:rPr>
        <w:t>these</w:t>
      </w:r>
      <w:r>
        <w:rPr>
          <w:spacing w:val="-3"/>
        </w:rPr>
        <w:t xml:space="preserve"> </w:t>
      </w:r>
      <w:r>
        <w:rPr>
          <w:spacing w:val="-2"/>
        </w:rPr>
        <w:t>contracts</w:t>
      </w:r>
      <w:r>
        <w:rPr>
          <w:spacing w:val="-3"/>
        </w:rPr>
        <w:t xml:space="preserve"> </w:t>
      </w:r>
      <w:r>
        <w:rPr>
          <w:spacing w:val="-2"/>
        </w:rPr>
        <w:t>into</w:t>
      </w:r>
      <w:r>
        <w:rPr>
          <w:spacing w:val="-3"/>
        </w:rPr>
        <w:t xml:space="preserve"> </w:t>
      </w:r>
      <w:r>
        <w:rPr>
          <w:spacing w:val="-2"/>
        </w:rPr>
        <w:t>markets</w:t>
      </w:r>
      <w:r>
        <w:rPr>
          <w:spacing w:val="-3"/>
        </w:rPr>
        <w:t xml:space="preserve"> </w:t>
      </w:r>
      <w:r>
        <w:rPr>
          <w:spacing w:val="-2"/>
        </w:rPr>
        <w:t>for</w:t>
      </w:r>
      <w:r>
        <w:rPr>
          <w:spacing w:val="-3"/>
        </w:rPr>
        <w:t xml:space="preserve"> </w:t>
      </w:r>
      <w:r>
        <w:rPr>
          <w:spacing w:val="-2"/>
        </w:rPr>
        <w:t>lending,</w:t>
      </w:r>
      <w:r>
        <w:rPr>
          <w:spacing w:val="-1"/>
        </w:rPr>
        <w:t xml:space="preserve"> </w:t>
      </w:r>
      <w:r>
        <w:rPr>
          <w:spacing w:val="-2"/>
        </w:rPr>
        <w:t>automated</w:t>
      </w:r>
      <w:r>
        <w:rPr>
          <w:spacing w:val="-3"/>
        </w:rPr>
        <w:t xml:space="preserve"> </w:t>
      </w:r>
      <w:r>
        <w:rPr>
          <w:spacing w:val="-2"/>
        </w:rPr>
        <w:t>market</w:t>
      </w:r>
      <w:r>
        <w:rPr>
          <w:spacing w:val="-3"/>
        </w:rPr>
        <w:t xml:space="preserve"> </w:t>
      </w:r>
      <w:r>
        <w:rPr>
          <w:spacing w:val="-2"/>
        </w:rPr>
        <w:t>making,</w:t>
      </w:r>
      <w:r>
        <w:rPr>
          <w:spacing w:val="-1"/>
        </w:rPr>
        <w:t xml:space="preserve"> </w:t>
      </w:r>
      <w:r>
        <w:rPr>
          <w:spacing w:val="-2"/>
        </w:rPr>
        <w:t>and</w:t>
      </w:r>
      <w:r>
        <w:rPr>
          <w:spacing w:val="-3"/>
        </w:rPr>
        <w:t xml:space="preserve"> </w:t>
      </w:r>
      <w:r>
        <w:rPr>
          <w:spacing w:val="-2"/>
        </w:rPr>
        <w:t>perpetual</w:t>
      </w:r>
      <w:r>
        <w:rPr>
          <w:spacing w:val="-3"/>
        </w:rPr>
        <w:t xml:space="preserve"> </w:t>
      </w:r>
      <w:r>
        <w:rPr>
          <w:spacing w:val="-2"/>
        </w:rPr>
        <w:t>futures</w:t>
      </w:r>
    </w:p>
    <w:p w14:paraId="00DC1C59" w14:textId="77777777" w:rsidR="00350CFB" w:rsidRDefault="0071403D">
      <w:pPr>
        <w:pStyle w:val="a3"/>
        <w:spacing w:before="5" w:line="396" w:lineRule="auto"/>
        <w:ind w:left="282" w:right="524"/>
        <w:jc w:val="both"/>
      </w:pPr>
      <w:r>
        <w:rPr>
          <w:highlight w:val="yellow"/>
          <w:rPrChange w:id="52" w:author="Moulla, Donatien Koulla" w:date="2026-08-27T13:39:00Z">
            <w:rPr/>
          </w:rPrChange>
        </w:rPr>
        <w:fldChar w:fldCharType="begin"/>
      </w:r>
      <w:r>
        <w:rPr>
          <w:highlight w:val="yellow"/>
          <w:rPrChange w:id="53" w:author="Moulla, Donatien Koulla" w:date="2026-08-27T13:39:00Z">
            <w:rPr/>
          </w:rPrChange>
        </w:rPr>
        <w:instrText xml:space="preserve"> HYPERLINK \l "_bookmark186" </w:instrText>
      </w:r>
      <w:r w:rsidRPr="00F50D42">
        <w:rPr>
          <w:highlight w:val="yellow"/>
        </w:rPr>
      </w:r>
      <w:r>
        <w:rPr>
          <w:highlight w:val="yellow"/>
          <w:rPrChange w:id="54" w:author="Moulla, Donatien Koulla" w:date="2026-08-27T13:39:00Z">
            <w:rPr>
              <w:vertAlign w:val="superscript"/>
            </w:rPr>
          </w:rPrChange>
        </w:rPr>
        <w:fldChar w:fldCharType="separate"/>
      </w:r>
      <w:r>
        <w:rPr>
          <w:highlight w:val="yellow"/>
          <w:vertAlign w:val="superscript"/>
          <w:rPrChange w:id="55" w:author="Moulla, Donatien Koulla" w:date="2026-08-27T13:39:00Z">
            <w:rPr>
              <w:vertAlign w:val="superscript"/>
            </w:rPr>
          </w:rPrChange>
        </w:rPr>
        <w:t>[53]</w:t>
      </w:r>
      <w:r>
        <w:rPr>
          <w:highlight w:val="yellow"/>
          <w:vertAlign w:val="superscript"/>
          <w:rPrChange w:id="56" w:author="Moulla, Donatien Koulla" w:date="2026-08-27T13:39:00Z">
            <w:rPr>
              <w:vertAlign w:val="superscript"/>
            </w:rPr>
          </w:rPrChange>
        </w:rPr>
        <w:fldChar w:fldCharType="end"/>
      </w:r>
      <w:r>
        <w:rPr>
          <w:highlight w:val="yellow"/>
          <w:vertAlign w:val="superscript"/>
          <w:rPrChange w:id="57" w:author="Moulla, Donatien Koulla" w:date="2026-08-27T13:39:00Z">
            <w:rPr>
              <w:vertAlign w:val="superscript"/>
            </w:rPr>
          </w:rPrChange>
        </w:rPr>
        <w:t>,</w:t>
      </w:r>
      <w:r>
        <w:rPr>
          <w:highlight w:val="yellow"/>
          <w:rPrChange w:id="58" w:author="Moulla, Donatien Koulla" w:date="2026-08-27T13:39:00Z">
            <w:rPr/>
          </w:rPrChange>
        </w:rPr>
        <w:fldChar w:fldCharType="begin"/>
      </w:r>
      <w:r>
        <w:rPr>
          <w:highlight w:val="yellow"/>
          <w:rPrChange w:id="59" w:author="Moulla, Donatien Koulla" w:date="2026-08-27T13:39:00Z">
            <w:rPr/>
          </w:rPrChange>
        </w:rPr>
        <w:instrText xml:space="preserve"> HYPERLINK \l "_bookmark192" </w:instrText>
      </w:r>
      <w:r w:rsidRPr="00F50D42">
        <w:rPr>
          <w:highlight w:val="yellow"/>
        </w:rPr>
      </w:r>
      <w:r>
        <w:rPr>
          <w:highlight w:val="yellow"/>
          <w:rPrChange w:id="60" w:author="Moulla, Donatien Koulla" w:date="2026-08-27T13:39:00Z">
            <w:rPr>
              <w:vertAlign w:val="superscript"/>
            </w:rPr>
          </w:rPrChange>
        </w:rPr>
        <w:fldChar w:fldCharType="separate"/>
      </w:r>
      <w:r>
        <w:rPr>
          <w:highlight w:val="yellow"/>
          <w:vertAlign w:val="superscript"/>
          <w:rPrChange w:id="61" w:author="Moulla, Donatien Koulla" w:date="2026-08-27T13:39:00Z">
            <w:rPr>
              <w:vertAlign w:val="superscript"/>
            </w:rPr>
          </w:rPrChange>
        </w:rPr>
        <w:t>[59]</w:t>
      </w:r>
      <w:r>
        <w:rPr>
          <w:highlight w:val="yellow"/>
          <w:vertAlign w:val="superscript"/>
          <w:rPrChange w:id="62" w:author="Moulla, Donatien Koulla" w:date="2026-08-27T13:39:00Z">
            <w:rPr>
              <w:vertAlign w:val="superscript"/>
            </w:rPr>
          </w:rPrChange>
        </w:rPr>
        <w:fldChar w:fldCharType="end"/>
      </w:r>
      <w:r>
        <w:t>.</w:t>
      </w:r>
      <w:r>
        <w:rPr>
          <w:spacing w:val="13"/>
        </w:rPr>
        <w:t xml:space="preserve"> </w:t>
      </w:r>
      <w:r>
        <w:t>On</w:t>
      </w:r>
      <w:r>
        <w:rPr>
          <w:spacing w:val="-12"/>
        </w:rPr>
        <w:t xml:space="preserve"> </w:t>
      </w:r>
      <w:r>
        <w:t>Arbitrum</w:t>
      </w:r>
      <w:r>
        <w:rPr>
          <w:spacing w:val="-12"/>
        </w:rPr>
        <w:t xml:space="preserve"> </w:t>
      </w:r>
      <w:r>
        <w:t>One</w:t>
      </w:r>
      <w:r>
        <w:rPr>
          <w:spacing w:val="-12"/>
        </w:rPr>
        <w:t xml:space="preserve"> </w:t>
      </w:r>
      <w:r>
        <w:t>and</w:t>
      </w:r>
      <w:r>
        <w:rPr>
          <w:spacing w:val="-12"/>
        </w:rPr>
        <w:t xml:space="preserve"> </w:t>
      </w:r>
      <w:r>
        <w:t>similar</w:t>
      </w:r>
      <w:r>
        <w:rPr>
          <w:spacing w:val="-12"/>
        </w:rPr>
        <w:t xml:space="preserve"> </w:t>
      </w:r>
      <w:r>
        <w:t>Layer-2</w:t>
      </w:r>
      <w:r>
        <w:rPr>
          <w:spacing w:val="-12"/>
        </w:rPr>
        <w:t xml:space="preserve"> </w:t>
      </w:r>
      <w:r>
        <w:t>networks,</w:t>
      </w:r>
      <w:r>
        <w:rPr>
          <w:spacing w:val="-11"/>
        </w:rPr>
        <w:t xml:space="preserve"> </w:t>
      </w:r>
      <w:r>
        <w:t>activity</w:t>
      </w:r>
      <w:r>
        <w:rPr>
          <w:spacing w:val="-12"/>
        </w:rPr>
        <w:t xml:space="preserve"> </w:t>
      </w:r>
      <w:r>
        <w:t>density</w:t>
      </w:r>
      <w:r>
        <w:rPr>
          <w:spacing w:val="-12"/>
        </w:rPr>
        <w:t xml:space="preserve"> </w:t>
      </w:r>
      <w:r>
        <w:t>is</w:t>
      </w:r>
      <w:r>
        <w:rPr>
          <w:spacing w:val="-12"/>
        </w:rPr>
        <w:t xml:space="preserve"> </w:t>
      </w:r>
      <w:r>
        <w:t>high</w:t>
      </w:r>
      <w:r>
        <w:rPr>
          <w:spacing w:val="-12"/>
        </w:rPr>
        <w:t xml:space="preserve"> </w:t>
      </w:r>
      <w:r>
        <w:t>enough</w:t>
      </w:r>
      <w:r>
        <w:rPr>
          <w:spacing w:val="-12"/>
        </w:rPr>
        <w:t xml:space="preserve"> </w:t>
      </w:r>
      <w:r>
        <w:t>that</w:t>
      </w:r>
      <w:r>
        <w:rPr>
          <w:spacing w:val="-12"/>
        </w:rPr>
        <w:t xml:space="preserve"> </w:t>
      </w:r>
      <w:r>
        <w:t>wallet-level behavioral signals—transfers, approvals, and protocol events—can be observed at scale.</w:t>
      </w:r>
    </w:p>
    <w:p w14:paraId="00DC1C5A" w14:textId="77777777" w:rsidR="00350CFB" w:rsidRDefault="00283FFF">
      <w:pPr>
        <w:pStyle w:val="a3"/>
        <w:spacing w:before="16" w:line="396" w:lineRule="auto"/>
        <w:ind w:left="282" w:right="522"/>
        <w:jc w:val="both"/>
      </w:pPr>
      <w:r>
        <w:t>Despite this transparency, DeFi credit markets remain structurally over-collateralized.</w:t>
      </w:r>
      <w:r>
        <w:rPr>
          <w:spacing w:val="40"/>
        </w:rPr>
        <w:t xml:space="preserve"> </w:t>
      </w:r>
      <w:r>
        <w:t xml:space="preserve">Protocols typically require borrowers or traders to post collateral exceeding the value of their exposure because counterparties are pseudonymous addresses rather than identified legal persons </w:t>
      </w:r>
      <w:hyperlink w:anchor="_bookmark159" w:history="1">
        <w:r>
          <w:rPr>
            <w:vertAlign w:val="superscript"/>
          </w:rPr>
          <w:t>[26]</w:t>
        </w:r>
      </w:hyperlink>
      <w:r>
        <w:rPr>
          <w:vertAlign w:val="superscript"/>
        </w:rPr>
        <w:t>,</w:t>
      </w:r>
      <w:hyperlink w:anchor="_bookmark161" w:history="1">
        <w:r>
          <w:rPr>
            <w:vertAlign w:val="superscript"/>
          </w:rPr>
          <w:t>[28]</w:t>
        </w:r>
      </w:hyperlink>
      <w:r>
        <w:t>. Pseudonymity is a design feature of public ledgers:</w:t>
      </w:r>
      <w:r>
        <w:rPr>
          <w:spacing w:val="40"/>
        </w:rPr>
        <w:t xml:space="preserve"> </w:t>
      </w:r>
      <w:r>
        <w:t>anyone may create addresses at negligible cost,</w:t>
      </w:r>
      <w:r>
        <w:rPr>
          <w:spacing w:val="-7"/>
        </w:rPr>
        <w:t xml:space="preserve"> </w:t>
      </w:r>
      <w:r>
        <w:t>and</w:t>
      </w:r>
      <w:r>
        <w:rPr>
          <w:spacing w:val="-9"/>
        </w:rPr>
        <w:t xml:space="preserve"> </w:t>
      </w:r>
      <w:r>
        <w:t>a</w:t>
      </w:r>
      <w:r>
        <w:rPr>
          <w:spacing w:val="-9"/>
        </w:rPr>
        <w:t xml:space="preserve"> </w:t>
      </w:r>
      <w:r>
        <w:t>single</w:t>
      </w:r>
      <w:r>
        <w:rPr>
          <w:spacing w:val="-9"/>
        </w:rPr>
        <w:t xml:space="preserve"> </w:t>
      </w:r>
      <w:r>
        <w:t>economic</w:t>
      </w:r>
      <w:r>
        <w:rPr>
          <w:spacing w:val="-9"/>
        </w:rPr>
        <w:t xml:space="preserve"> </w:t>
      </w:r>
      <w:r>
        <w:t>actor</w:t>
      </w:r>
      <w:r>
        <w:rPr>
          <w:spacing w:val="-9"/>
        </w:rPr>
        <w:t xml:space="preserve"> </w:t>
      </w:r>
      <w:r>
        <w:t>may</w:t>
      </w:r>
      <w:r>
        <w:rPr>
          <w:spacing w:val="-9"/>
        </w:rPr>
        <w:t xml:space="preserve"> </w:t>
      </w:r>
      <w:r>
        <w:t>control</w:t>
      </w:r>
      <w:r>
        <w:rPr>
          <w:spacing w:val="-9"/>
        </w:rPr>
        <w:t xml:space="preserve"> </w:t>
      </w:r>
      <w:r>
        <w:t>many</w:t>
      </w:r>
      <w:r>
        <w:rPr>
          <w:spacing w:val="-9"/>
        </w:rPr>
        <w:t xml:space="preserve"> </w:t>
      </w:r>
      <w:r>
        <w:t>wallets</w:t>
      </w:r>
      <w:r>
        <w:rPr>
          <w:spacing w:val="-9"/>
        </w:rPr>
        <w:t xml:space="preserve"> </w:t>
      </w:r>
      <w:hyperlink w:anchor="_bookmark150" w:history="1">
        <w:r>
          <w:rPr>
            <w:vertAlign w:val="superscript"/>
          </w:rPr>
          <w:t>[17]</w:t>
        </w:r>
      </w:hyperlink>
      <w:r>
        <w:t>.</w:t>
      </w:r>
      <w:r>
        <w:rPr>
          <w:spacing w:val="15"/>
        </w:rPr>
        <w:t xml:space="preserve"> </w:t>
      </w:r>
      <w:r>
        <w:t>Traditional</w:t>
      </w:r>
      <w:r>
        <w:rPr>
          <w:spacing w:val="-9"/>
        </w:rPr>
        <w:t xml:space="preserve"> </w:t>
      </w:r>
      <w:r>
        <w:t>credit</w:t>
      </w:r>
      <w:r>
        <w:rPr>
          <w:spacing w:val="-9"/>
        </w:rPr>
        <w:t xml:space="preserve"> </w:t>
      </w:r>
      <w:r>
        <w:t>scoring</w:t>
      </w:r>
      <w:r>
        <w:rPr>
          <w:spacing w:val="-9"/>
        </w:rPr>
        <w:t xml:space="preserve"> </w:t>
      </w:r>
      <w:r>
        <w:t xml:space="preserve">depends on identity-linked histories that do not transfer cleanly to this setting </w:t>
      </w:r>
      <w:hyperlink w:anchor="_bookmark181" w:history="1">
        <w:r>
          <w:rPr>
            <w:vertAlign w:val="superscript"/>
          </w:rPr>
          <w:t>[48]</w:t>
        </w:r>
      </w:hyperlink>
      <w:r>
        <w:t>.</w:t>
      </w:r>
      <w:r>
        <w:rPr>
          <w:spacing w:val="40"/>
        </w:rPr>
        <w:t xml:space="preserve"> </w:t>
      </w:r>
      <w:r>
        <w:t>Consequently, risk management defaults to collateral buffers, liquidation engines, and protocol-level parameters rather than individualized reputation.</w:t>
      </w:r>
    </w:p>
    <w:p w14:paraId="00DC1C5B" w14:textId="77777777" w:rsidR="00350CFB" w:rsidRDefault="00283FFF">
      <w:pPr>
        <w:pStyle w:val="a3"/>
        <w:spacing w:before="23" w:line="396" w:lineRule="auto"/>
        <w:ind w:left="282" w:right="524"/>
        <w:jc w:val="both"/>
      </w:pPr>
      <w:r>
        <w:t>Collateralization protects protocols but imposes capital inefficiency.</w:t>
      </w:r>
      <w:r>
        <w:rPr>
          <w:spacing w:val="33"/>
        </w:rPr>
        <w:t xml:space="preserve"> </w:t>
      </w:r>
      <w:r>
        <w:t>Traders and borrowers must lock</w:t>
      </w:r>
      <w:r>
        <w:rPr>
          <w:spacing w:val="-8"/>
        </w:rPr>
        <w:t xml:space="preserve"> </w:t>
      </w:r>
      <w:r>
        <w:t>assets</w:t>
      </w:r>
      <w:r>
        <w:rPr>
          <w:spacing w:val="-8"/>
        </w:rPr>
        <w:t xml:space="preserve"> </w:t>
      </w:r>
      <w:r>
        <w:t>that</w:t>
      </w:r>
      <w:r>
        <w:rPr>
          <w:spacing w:val="-8"/>
        </w:rPr>
        <w:t xml:space="preserve"> </w:t>
      </w:r>
      <w:r>
        <w:t>could</w:t>
      </w:r>
      <w:r>
        <w:rPr>
          <w:spacing w:val="-8"/>
        </w:rPr>
        <w:t xml:space="preserve"> </w:t>
      </w:r>
      <w:r>
        <w:t>otherwise</w:t>
      </w:r>
      <w:r>
        <w:rPr>
          <w:spacing w:val="-8"/>
        </w:rPr>
        <w:t xml:space="preserve"> </w:t>
      </w:r>
      <w:r>
        <w:t>be</w:t>
      </w:r>
      <w:r>
        <w:rPr>
          <w:spacing w:val="-8"/>
        </w:rPr>
        <w:t xml:space="preserve"> </w:t>
      </w:r>
      <w:r>
        <w:t>deployed</w:t>
      </w:r>
      <w:r>
        <w:rPr>
          <w:spacing w:val="-8"/>
        </w:rPr>
        <w:t xml:space="preserve"> </w:t>
      </w:r>
      <w:r>
        <w:t>elsewhere;</w:t>
      </w:r>
      <w:r>
        <w:rPr>
          <w:spacing w:val="-8"/>
        </w:rPr>
        <w:t xml:space="preserve"> </w:t>
      </w:r>
      <w:r>
        <w:t>protocols</w:t>
      </w:r>
      <w:r>
        <w:rPr>
          <w:spacing w:val="-8"/>
        </w:rPr>
        <w:t xml:space="preserve"> </w:t>
      </w:r>
      <w:r>
        <w:t>forgo</w:t>
      </w:r>
      <w:r>
        <w:rPr>
          <w:spacing w:val="-8"/>
        </w:rPr>
        <w:t xml:space="preserve"> </w:t>
      </w:r>
      <w:r>
        <w:t>under-collateralized</w:t>
      </w:r>
      <w:r>
        <w:rPr>
          <w:spacing w:val="-8"/>
        </w:rPr>
        <w:t xml:space="preserve"> </w:t>
      </w:r>
      <w:r>
        <w:t>prod-ucts</w:t>
      </w:r>
      <w:r>
        <w:rPr>
          <w:spacing w:val="-10"/>
        </w:rPr>
        <w:t xml:space="preserve"> </w:t>
      </w:r>
      <w:r>
        <w:t>that</w:t>
      </w:r>
      <w:r>
        <w:rPr>
          <w:spacing w:val="-10"/>
        </w:rPr>
        <w:t xml:space="preserve"> </w:t>
      </w:r>
      <w:r>
        <w:t>traditional</w:t>
      </w:r>
      <w:r>
        <w:rPr>
          <w:spacing w:val="-10"/>
        </w:rPr>
        <w:t xml:space="preserve"> </w:t>
      </w:r>
      <w:r>
        <w:t>finance</w:t>
      </w:r>
      <w:r>
        <w:rPr>
          <w:spacing w:val="-10"/>
        </w:rPr>
        <w:t xml:space="preserve"> </w:t>
      </w:r>
      <w:r>
        <w:t>offers</w:t>
      </w:r>
      <w:r>
        <w:rPr>
          <w:spacing w:val="-10"/>
        </w:rPr>
        <w:t xml:space="preserve"> </w:t>
      </w:r>
      <w:r>
        <w:t>to</w:t>
      </w:r>
      <w:r>
        <w:rPr>
          <w:spacing w:val="-10"/>
        </w:rPr>
        <w:t xml:space="preserve"> </w:t>
      </w:r>
      <w:r>
        <w:t>borrowers</w:t>
      </w:r>
      <w:r>
        <w:rPr>
          <w:spacing w:val="-10"/>
        </w:rPr>
        <w:t xml:space="preserve"> </w:t>
      </w:r>
      <w:r>
        <w:t>with</w:t>
      </w:r>
      <w:r>
        <w:rPr>
          <w:spacing w:val="-10"/>
        </w:rPr>
        <w:t xml:space="preserve"> </w:t>
      </w:r>
      <w:r>
        <w:t>established</w:t>
      </w:r>
      <w:r>
        <w:rPr>
          <w:spacing w:val="-10"/>
        </w:rPr>
        <w:t xml:space="preserve"> </w:t>
      </w:r>
      <w:r>
        <w:t>credit.</w:t>
      </w:r>
      <w:r>
        <w:rPr>
          <w:spacing w:val="14"/>
        </w:rPr>
        <w:t xml:space="preserve"> </w:t>
      </w:r>
      <w:r>
        <w:t>Researchers</w:t>
      </w:r>
      <w:r>
        <w:rPr>
          <w:spacing w:val="-10"/>
        </w:rPr>
        <w:t xml:space="preserve"> </w:t>
      </w:r>
      <w:r>
        <w:t>have</w:t>
      </w:r>
      <w:r>
        <w:rPr>
          <w:spacing w:val="-10"/>
        </w:rPr>
        <w:t xml:space="preserve"> </w:t>
      </w:r>
      <w:r>
        <w:t>therefore explored</w:t>
      </w:r>
      <w:r>
        <w:rPr>
          <w:spacing w:val="-15"/>
        </w:rPr>
        <w:t xml:space="preserve"> </w:t>
      </w:r>
      <w:r>
        <w:t>on-chain</w:t>
      </w:r>
      <w:r>
        <w:rPr>
          <w:spacing w:val="-15"/>
        </w:rPr>
        <w:t xml:space="preserve"> </w:t>
      </w:r>
      <w:r>
        <w:t>signals</w:t>
      </w:r>
      <w:r>
        <w:rPr>
          <w:spacing w:val="-15"/>
        </w:rPr>
        <w:t xml:space="preserve"> </w:t>
      </w:r>
      <w:r>
        <w:t>as</w:t>
      </w:r>
      <w:r>
        <w:rPr>
          <w:spacing w:val="-15"/>
        </w:rPr>
        <w:t xml:space="preserve"> </w:t>
      </w:r>
      <w:r>
        <w:t>substitutes</w:t>
      </w:r>
      <w:r>
        <w:rPr>
          <w:spacing w:val="-15"/>
        </w:rPr>
        <w:t xml:space="preserve"> </w:t>
      </w:r>
      <w:r>
        <w:t>for</w:t>
      </w:r>
      <w:r>
        <w:rPr>
          <w:spacing w:val="-15"/>
        </w:rPr>
        <w:t xml:space="preserve"> </w:t>
      </w:r>
      <w:r>
        <w:t>off-chain</w:t>
      </w:r>
      <w:r>
        <w:rPr>
          <w:spacing w:val="-15"/>
        </w:rPr>
        <w:t xml:space="preserve"> </w:t>
      </w:r>
      <w:r>
        <w:t>identity:</w:t>
      </w:r>
      <w:r>
        <w:rPr>
          <w:spacing w:val="-15"/>
        </w:rPr>
        <w:t xml:space="preserve"> </w:t>
      </w:r>
      <w:r>
        <w:t>transfer-graph</w:t>
      </w:r>
      <w:r>
        <w:rPr>
          <w:spacing w:val="-15"/>
        </w:rPr>
        <w:t xml:space="preserve"> </w:t>
      </w:r>
      <w:r>
        <w:t>centrality</w:t>
      </w:r>
      <w:r>
        <w:rPr>
          <w:spacing w:val="-15"/>
        </w:rPr>
        <w:t xml:space="preserve"> </w:t>
      </w:r>
      <w:hyperlink w:anchor="_bookmark149" w:history="1">
        <w:r>
          <w:rPr>
            <w:vertAlign w:val="superscript"/>
          </w:rPr>
          <w:t>[16]</w:t>
        </w:r>
      </w:hyperlink>
      <w:r>
        <w:t>,</w:t>
      </w:r>
      <w:r>
        <w:rPr>
          <w:spacing w:val="-15"/>
        </w:rPr>
        <w:t xml:space="preserve"> </w:t>
      </w:r>
      <w:r>
        <w:t xml:space="preserve">network </w:t>
      </w:r>
      <w:r>
        <w:rPr>
          <w:spacing w:val="-2"/>
        </w:rPr>
        <w:t>risk</w:t>
      </w:r>
      <w:r>
        <w:rPr>
          <w:spacing w:val="-3"/>
        </w:rPr>
        <w:t xml:space="preserve"> </w:t>
      </w:r>
      <w:r>
        <w:rPr>
          <w:spacing w:val="-2"/>
        </w:rPr>
        <w:t>propagation</w:t>
      </w:r>
      <w:r>
        <w:rPr>
          <w:spacing w:val="-3"/>
        </w:rPr>
        <w:t xml:space="preserve"> </w:t>
      </w:r>
      <w:hyperlink w:anchor="_bookmark177" w:history="1">
        <w:r>
          <w:rPr>
            <w:spacing w:val="-2"/>
            <w:vertAlign w:val="superscript"/>
          </w:rPr>
          <w:t>[44]</w:t>
        </w:r>
      </w:hyperlink>
      <w:r>
        <w:rPr>
          <w:spacing w:val="-2"/>
        </w:rPr>
        <w:t>, prospect-theory</w:t>
      </w:r>
      <w:r>
        <w:rPr>
          <w:spacing w:val="-3"/>
        </w:rPr>
        <w:t xml:space="preserve"> </w:t>
      </w:r>
      <w:r>
        <w:rPr>
          <w:spacing w:val="-2"/>
        </w:rPr>
        <w:t>and</w:t>
      </w:r>
      <w:r>
        <w:rPr>
          <w:spacing w:val="-3"/>
        </w:rPr>
        <w:t xml:space="preserve"> </w:t>
      </w:r>
      <w:r>
        <w:rPr>
          <w:spacing w:val="-2"/>
        </w:rPr>
        <w:t>blockchain-based</w:t>
      </w:r>
      <w:r>
        <w:rPr>
          <w:spacing w:val="-3"/>
        </w:rPr>
        <w:t xml:space="preserve"> </w:t>
      </w:r>
      <w:r>
        <w:rPr>
          <w:spacing w:val="-2"/>
        </w:rPr>
        <w:t>credit</w:t>
      </w:r>
      <w:r>
        <w:rPr>
          <w:spacing w:val="-3"/>
        </w:rPr>
        <w:t xml:space="preserve"> </w:t>
      </w:r>
      <w:r>
        <w:rPr>
          <w:spacing w:val="-2"/>
        </w:rPr>
        <w:t>models</w:t>
      </w:r>
      <w:r>
        <w:rPr>
          <w:spacing w:val="-3"/>
        </w:rPr>
        <w:t xml:space="preserve"> </w:t>
      </w:r>
      <w:hyperlink w:anchor="_bookmark162" w:history="1">
        <w:r>
          <w:rPr>
            <w:spacing w:val="-2"/>
            <w:vertAlign w:val="superscript"/>
          </w:rPr>
          <w:t>[29]</w:t>
        </w:r>
      </w:hyperlink>
      <w:r>
        <w:rPr>
          <w:spacing w:val="-2"/>
        </w:rPr>
        <w:t>, and</w:t>
      </w:r>
      <w:r>
        <w:rPr>
          <w:spacing w:val="-3"/>
        </w:rPr>
        <w:t xml:space="preserve"> </w:t>
      </w:r>
      <w:r>
        <w:rPr>
          <w:spacing w:val="-2"/>
        </w:rPr>
        <w:t xml:space="preserve">machine-learning </w:t>
      </w:r>
      <w:r>
        <w:t xml:space="preserve">pipelines on lending protocols </w:t>
      </w:r>
      <w:hyperlink w:anchor="_bookmark172" w:history="1">
        <w:r>
          <w:rPr>
            <w:vertAlign w:val="superscript"/>
          </w:rPr>
          <w:t>[39]</w:t>
        </w:r>
      </w:hyperlink>
      <w:r>
        <w:t>.</w:t>
      </w:r>
      <w:r>
        <w:rPr>
          <w:spacing w:val="40"/>
        </w:rPr>
        <w:t xml:space="preserve"> </w:t>
      </w:r>
      <w:r>
        <w:t xml:space="preserve">These approaches share a premise: public ledger data encode economically meaningful relationships that can inform risk assessment without deanonymizing </w:t>
      </w:r>
      <w:r>
        <w:rPr>
          <w:spacing w:val="-2"/>
        </w:rPr>
        <w:t>users.</w:t>
      </w:r>
    </w:p>
    <w:p w14:paraId="00DC1C5C" w14:textId="77777777" w:rsidR="00350CFB" w:rsidRDefault="00283FFF">
      <w:pPr>
        <w:pStyle w:val="a3"/>
        <w:spacing w:before="22" w:line="396" w:lineRule="auto"/>
        <w:ind w:left="282" w:right="522"/>
        <w:jc w:val="both"/>
      </w:pPr>
      <w:r>
        <w:t>Graph</w:t>
      </w:r>
      <w:r>
        <w:rPr>
          <w:spacing w:val="-15"/>
        </w:rPr>
        <w:t xml:space="preserve"> </w:t>
      </w:r>
      <w:r>
        <w:t>ranking</w:t>
      </w:r>
      <w:r>
        <w:rPr>
          <w:spacing w:val="-15"/>
        </w:rPr>
        <w:t xml:space="preserve"> </w:t>
      </w:r>
      <w:r>
        <w:t>methods</w:t>
      </w:r>
      <w:r>
        <w:rPr>
          <w:spacing w:val="-15"/>
        </w:rPr>
        <w:t xml:space="preserve"> </w:t>
      </w:r>
      <w:r>
        <w:t>are</w:t>
      </w:r>
      <w:r>
        <w:rPr>
          <w:spacing w:val="-15"/>
        </w:rPr>
        <w:t xml:space="preserve"> </w:t>
      </w:r>
      <w:r>
        <w:t>a</w:t>
      </w:r>
      <w:r>
        <w:rPr>
          <w:spacing w:val="-15"/>
        </w:rPr>
        <w:t xml:space="preserve"> </w:t>
      </w:r>
      <w:r>
        <w:t>natural</w:t>
      </w:r>
      <w:r>
        <w:rPr>
          <w:spacing w:val="-15"/>
        </w:rPr>
        <w:t xml:space="preserve"> </w:t>
      </w:r>
      <w:r>
        <w:t>fit</w:t>
      </w:r>
      <w:r>
        <w:rPr>
          <w:spacing w:val="-15"/>
        </w:rPr>
        <w:t xml:space="preserve"> </w:t>
      </w:r>
      <w:r>
        <w:t>for</w:t>
      </w:r>
      <w:r>
        <w:rPr>
          <w:spacing w:val="-15"/>
        </w:rPr>
        <w:t xml:space="preserve"> </w:t>
      </w:r>
      <w:r>
        <w:t>this</w:t>
      </w:r>
      <w:r>
        <w:rPr>
          <w:spacing w:val="-15"/>
        </w:rPr>
        <w:t xml:space="preserve"> </w:t>
      </w:r>
      <w:r>
        <w:t>premise.</w:t>
      </w:r>
      <w:r>
        <w:rPr>
          <w:spacing w:val="10"/>
        </w:rPr>
        <w:t xml:space="preserve"> </w:t>
      </w:r>
      <w:r>
        <w:t>PageRank</w:t>
      </w:r>
      <w:r>
        <w:rPr>
          <w:spacing w:val="-15"/>
        </w:rPr>
        <w:t xml:space="preserve"> </w:t>
      </w:r>
      <w:r>
        <w:t>and</w:t>
      </w:r>
      <w:r>
        <w:rPr>
          <w:spacing w:val="-15"/>
        </w:rPr>
        <w:t xml:space="preserve"> </w:t>
      </w:r>
      <w:r>
        <w:t>its</w:t>
      </w:r>
      <w:r>
        <w:rPr>
          <w:spacing w:val="-15"/>
        </w:rPr>
        <w:t xml:space="preserve"> </w:t>
      </w:r>
      <w:r>
        <w:t>variants</w:t>
      </w:r>
      <w:r>
        <w:rPr>
          <w:spacing w:val="-15"/>
        </w:rPr>
        <w:t xml:space="preserve"> </w:t>
      </w:r>
      <w:r>
        <w:t>propagate</w:t>
      </w:r>
      <w:r>
        <w:rPr>
          <w:spacing w:val="-15"/>
        </w:rPr>
        <w:t xml:space="preserve"> </w:t>
      </w:r>
      <w:r>
        <w:t xml:space="preserve">influ-ence through directed edges, ranking nodes by recursive endorsement from other nodes </w:t>
      </w:r>
      <w:hyperlink w:anchor="_bookmark141" w:history="1">
        <w:r>
          <w:rPr>
            <w:vertAlign w:val="superscript"/>
          </w:rPr>
          <w:t>[8]</w:t>
        </w:r>
      </w:hyperlink>
      <w:r>
        <w:rPr>
          <w:vertAlign w:val="superscript"/>
        </w:rPr>
        <w:t>,</w:t>
      </w:r>
      <w:hyperlink w:anchor="_bookmark173" w:history="1">
        <w:r>
          <w:rPr>
            <w:vertAlign w:val="superscript"/>
          </w:rPr>
          <w:t>[40]</w:t>
        </w:r>
      </w:hyperlink>
      <w:r>
        <w:rPr>
          <w:vertAlign w:val="superscript"/>
        </w:rPr>
        <w:t>,</w:t>
      </w:r>
      <w:hyperlink w:anchor="_bookmark182" w:history="1">
        <w:r>
          <w:rPr>
            <w:vertAlign w:val="superscript"/>
          </w:rPr>
          <w:t>[49]</w:t>
        </w:r>
      </w:hyperlink>
      <w:r>
        <w:t>. Early web-trust systems such as EigenTrust and TrustRank applied similar ideas to peer-to-peer</w:t>
      </w:r>
    </w:p>
    <w:p w14:paraId="00DC1C5D" w14:textId="77777777" w:rsidR="00350CFB" w:rsidRDefault="00350CFB">
      <w:pPr>
        <w:pStyle w:val="a3"/>
        <w:spacing w:line="396" w:lineRule="auto"/>
        <w:jc w:val="both"/>
        <w:sectPr w:rsidR="00350CFB">
          <w:pgSz w:w="11910" w:h="16840"/>
          <w:pgMar w:top="1920" w:right="708" w:bottom="2300" w:left="992" w:header="0" w:footer="2115" w:gutter="0"/>
          <w:cols w:space="720"/>
        </w:sectPr>
      </w:pPr>
    </w:p>
    <w:p w14:paraId="00DC1C5E" w14:textId="77777777" w:rsidR="00350CFB" w:rsidRDefault="00283FFF">
      <w:pPr>
        <w:pStyle w:val="a3"/>
        <w:spacing w:before="92" w:line="396" w:lineRule="auto"/>
        <w:ind w:left="276" w:right="563" w:firstLine="5"/>
        <w:jc w:val="both"/>
      </w:pPr>
      <w:r>
        <w:rPr>
          <w:color w:val="FF0000"/>
        </w:rPr>
        <w:t>Do and Do [16] apply PageRank and HodgeRank to Ethereum transfer graphs and validate scores against inbound transfer activity. A separate IEEE paper (Do, Do Van Dung, and Nguyen, 2023, RIVF) defines Adaptive Weighted PageRank (AWP) on value-weighted, time-decayed transfer edges. In this draft I treat [16] as the PageRank/HodgeRank and transfer-proxy source, and the RIVF paper as the AWP source. A full in-text correction of remaining fused citations is deferred until after the supervisory meeting.</w:t>
      </w:r>
    </w:p>
    <w:p w14:paraId="00DC1C5F" w14:textId="77777777" w:rsidR="00350CFB" w:rsidRDefault="0071403D">
      <w:pPr>
        <w:spacing w:before="42" w:line="151" w:lineRule="auto"/>
        <w:ind w:left="282"/>
        <w:rPr>
          <w:position w:val="-8"/>
          <w:sz w:val="24"/>
        </w:rPr>
      </w:pPr>
      <w:hyperlink w:anchor="_bookmark151" w:history="1">
        <w:r>
          <w:rPr>
            <w:spacing w:val="-2"/>
            <w:sz w:val="16"/>
          </w:rPr>
          <w:t>[18]</w:t>
        </w:r>
      </w:hyperlink>
      <w:r>
        <w:rPr>
          <w:spacing w:val="-2"/>
          <w:sz w:val="16"/>
        </w:rPr>
        <w:t>,</w:t>
      </w:r>
      <w:hyperlink w:anchor="_bookmark152" w:history="1">
        <w:r>
          <w:rPr>
            <w:spacing w:val="-2"/>
            <w:sz w:val="16"/>
          </w:rPr>
          <w:t>[19]</w:t>
        </w:r>
        <w:bookmarkStart w:id="63" w:name="Motivation_for_on-chain_reputation"/>
        <w:bookmarkStart w:id="64" w:name="_bookmark6"/>
        <w:bookmarkEnd w:id="63"/>
        <w:bookmarkEnd w:id="64"/>
      </w:hyperlink>
      <w:r>
        <w:rPr>
          <w:spacing w:val="-2"/>
          <w:position w:val="-8"/>
          <w:sz w:val="24"/>
        </w:rPr>
        <w:t>.</w:t>
      </w:r>
    </w:p>
    <w:p w14:paraId="00DC1C60" w14:textId="77777777" w:rsidR="00350CFB" w:rsidRDefault="00350CFB">
      <w:pPr>
        <w:pStyle w:val="a3"/>
        <w:rPr>
          <w:sz w:val="16"/>
        </w:rPr>
      </w:pPr>
    </w:p>
    <w:p w14:paraId="00DC1C61" w14:textId="77777777" w:rsidR="00350CFB" w:rsidRDefault="00350CFB">
      <w:pPr>
        <w:pStyle w:val="a3"/>
        <w:rPr>
          <w:sz w:val="16"/>
        </w:rPr>
      </w:pPr>
    </w:p>
    <w:p w14:paraId="00DC1C62" w14:textId="77777777" w:rsidR="00350CFB" w:rsidRDefault="00350CFB">
      <w:pPr>
        <w:pStyle w:val="a3"/>
        <w:spacing w:before="110"/>
        <w:rPr>
          <w:sz w:val="16"/>
        </w:rPr>
      </w:pPr>
    </w:p>
    <w:p w14:paraId="00DC1C63" w14:textId="77777777" w:rsidR="00350CFB" w:rsidRDefault="00283FFF">
      <w:pPr>
        <w:pStyle w:val="2"/>
        <w:numPr>
          <w:ilvl w:val="1"/>
          <w:numId w:val="26"/>
        </w:numPr>
        <w:tabs>
          <w:tab w:val="left" w:pos="783"/>
        </w:tabs>
        <w:ind w:left="783" w:hanging="501"/>
      </w:pPr>
      <w:r>
        <w:t>Motivation</w:t>
      </w:r>
      <w:r>
        <w:rPr>
          <w:spacing w:val="13"/>
        </w:rPr>
        <w:t xml:space="preserve"> </w:t>
      </w:r>
      <w:r>
        <w:t>for</w:t>
      </w:r>
      <w:r>
        <w:rPr>
          <w:spacing w:val="14"/>
        </w:rPr>
        <w:t xml:space="preserve"> </w:t>
      </w:r>
      <w:r>
        <w:t>on-chain</w:t>
      </w:r>
      <w:r>
        <w:rPr>
          <w:spacing w:val="14"/>
        </w:rPr>
        <w:t xml:space="preserve"> </w:t>
      </w:r>
      <w:r>
        <w:rPr>
          <w:spacing w:val="-2"/>
        </w:rPr>
        <w:t>reputation</w:t>
      </w:r>
    </w:p>
    <w:p w14:paraId="00DC1C64" w14:textId="77777777" w:rsidR="00350CFB" w:rsidRDefault="00350CFB">
      <w:pPr>
        <w:pStyle w:val="a3"/>
        <w:spacing w:before="24"/>
        <w:rPr>
          <w:b/>
          <w:sz w:val="28"/>
        </w:rPr>
      </w:pPr>
    </w:p>
    <w:p w14:paraId="00DC1C65" w14:textId="77777777" w:rsidR="00350CFB" w:rsidRDefault="00283FFF">
      <w:pPr>
        <w:pStyle w:val="a3"/>
        <w:ind w:left="282"/>
        <w:jc w:val="both"/>
      </w:pPr>
      <w:r>
        <w:t>Four</w:t>
      </w:r>
      <w:r>
        <w:rPr>
          <w:spacing w:val="-10"/>
        </w:rPr>
        <w:t xml:space="preserve"> </w:t>
      </w:r>
      <w:r>
        <w:t>practical</w:t>
      </w:r>
      <w:r>
        <w:rPr>
          <w:spacing w:val="-9"/>
        </w:rPr>
        <w:t xml:space="preserve"> </w:t>
      </w:r>
      <w:r>
        <w:t>pressures</w:t>
      </w:r>
      <w:r>
        <w:rPr>
          <w:spacing w:val="-10"/>
        </w:rPr>
        <w:t xml:space="preserve"> </w:t>
      </w:r>
      <w:r>
        <w:t>motivate</w:t>
      </w:r>
      <w:r>
        <w:rPr>
          <w:spacing w:val="-9"/>
        </w:rPr>
        <w:t xml:space="preserve"> </w:t>
      </w:r>
      <w:r>
        <w:t>on-chain</w:t>
      </w:r>
      <w:r>
        <w:rPr>
          <w:spacing w:val="-9"/>
        </w:rPr>
        <w:t xml:space="preserve"> </w:t>
      </w:r>
      <w:r>
        <w:t>reputation</w:t>
      </w:r>
      <w:r>
        <w:rPr>
          <w:spacing w:val="-10"/>
        </w:rPr>
        <w:t xml:space="preserve"> </w:t>
      </w:r>
      <w:r>
        <w:t>research</w:t>
      </w:r>
      <w:r>
        <w:rPr>
          <w:spacing w:val="-9"/>
        </w:rPr>
        <w:t xml:space="preserve"> </w:t>
      </w:r>
      <w:r>
        <w:t>in</w:t>
      </w:r>
      <w:r>
        <w:rPr>
          <w:spacing w:val="-10"/>
        </w:rPr>
        <w:t xml:space="preserve"> </w:t>
      </w:r>
      <w:r>
        <w:t>leveraged</w:t>
      </w:r>
      <w:r>
        <w:rPr>
          <w:spacing w:val="-9"/>
        </w:rPr>
        <w:t xml:space="preserve"> </w:t>
      </w:r>
      <w:r>
        <w:rPr>
          <w:spacing w:val="-2"/>
        </w:rPr>
        <w:t>DeFi.</w:t>
      </w:r>
    </w:p>
    <w:p w14:paraId="00DC1C66" w14:textId="77777777" w:rsidR="00350CFB" w:rsidRDefault="00283FFF">
      <w:pPr>
        <w:pStyle w:val="a4"/>
        <w:numPr>
          <w:ilvl w:val="0"/>
          <w:numId w:val="24"/>
        </w:numPr>
        <w:tabs>
          <w:tab w:val="left" w:pos="806"/>
          <w:tab w:val="left" w:pos="808"/>
        </w:tabs>
        <w:spacing w:before="240" w:line="393" w:lineRule="auto"/>
        <w:ind w:right="523"/>
        <w:jc w:val="both"/>
        <w:rPr>
          <w:position w:val="-8"/>
          <w:sz w:val="24"/>
        </w:rPr>
      </w:pPr>
      <w:r>
        <w:rPr>
          <w:b/>
          <w:sz w:val="24"/>
        </w:rPr>
        <w:t>Capital</w:t>
      </w:r>
      <w:r>
        <w:rPr>
          <w:b/>
          <w:spacing w:val="-9"/>
          <w:sz w:val="24"/>
        </w:rPr>
        <w:t xml:space="preserve"> </w:t>
      </w:r>
      <w:r>
        <w:rPr>
          <w:b/>
          <w:sz w:val="24"/>
        </w:rPr>
        <w:t xml:space="preserve">efficiency: </w:t>
      </w:r>
      <w:r>
        <w:rPr>
          <w:sz w:val="24"/>
        </w:rPr>
        <w:t>protocols</w:t>
      </w:r>
      <w:r>
        <w:rPr>
          <w:spacing w:val="-9"/>
          <w:sz w:val="24"/>
        </w:rPr>
        <w:t xml:space="preserve"> </w:t>
      </w:r>
      <w:r>
        <w:rPr>
          <w:sz w:val="24"/>
        </w:rPr>
        <w:t>seek</w:t>
      </w:r>
      <w:r>
        <w:rPr>
          <w:spacing w:val="-9"/>
          <w:sz w:val="24"/>
        </w:rPr>
        <w:t xml:space="preserve"> </w:t>
      </w:r>
      <w:r>
        <w:rPr>
          <w:sz w:val="24"/>
        </w:rPr>
        <w:t>ordinal</w:t>
      </w:r>
      <w:r>
        <w:rPr>
          <w:spacing w:val="-9"/>
          <w:sz w:val="24"/>
        </w:rPr>
        <w:t xml:space="preserve"> </w:t>
      </w:r>
      <w:r>
        <w:rPr>
          <w:sz w:val="24"/>
        </w:rPr>
        <w:t>signals</w:t>
      </w:r>
      <w:r>
        <w:rPr>
          <w:spacing w:val="-9"/>
          <w:sz w:val="24"/>
        </w:rPr>
        <w:t xml:space="preserve"> </w:t>
      </w:r>
      <w:r>
        <w:rPr>
          <w:sz w:val="24"/>
        </w:rPr>
        <w:t>that</w:t>
      </w:r>
      <w:r>
        <w:rPr>
          <w:spacing w:val="-9"/>
          <w:sz w:val="24"/>
        </w:rPr>
        <w:t xml:space="preserve"> </w:t>
      </w:r>
      <w:r>
        <w:rPr>
          <w:sz w:val="24"/>
        </w:rPr>
        <w:t>could</w:t>
      </w:r>
      <w:r>
        <w:rPr>
          <w:spacing w:val="-9"/>
          <w:sz w:val="24"/>
        </w:rPr>
        <w:t xml:space="preserve"> </w:t>
      </w:r>
      <w:r>
        <w:rPr>
          <w:sz w:val="24"/>
        </w:rPr>
        <w:t>support</w:t>
      </w:r>
      <w:r>
        <w:rPr>
          <w:spacing w:val="-9"/>
          <w:sz w:val="24"/>
        </w:rPr>
        <w:t xml:space="preserve"> </w:t>
      </w:r>
      <w:r>
        <w:rPr>
          <w:sz w:val="24"/>
        </w:rPr>
        <w:t>differentiated</w:t>
      </w:r>
      <w:r>
        <w:rPr>
          <w:spacing w:val="-9"/>
          <w:sz w:val="24"/>
        </w:rPr>
        <w:t xml:space="preserve"> </w:t>
      </w:r>
      <w:r>
        <w:rPr>
          <w:sz w:val="24"/>
        </w:rPr>
        <w:t>service—for</w:t>
      </w:r>
      <w:r>
        <w:rPr>
          <w:spacing w:val="-7"/>
          <w:sz w:val="24"/>
        </w:rPr>
        <w:t xml:space="preserve"> </w:t>
      </w:r>
      <w:r>
        <w:rPr>
          <w:sz w:val="24"/>
        </w:rPr>
        <w:t>example,</w:t>
      </w:r>
      <w:r>
        <w:rPr>
          <w:spacing w:val="-7"/>
          <w:sz w:val="24"/>
        </w:rPr>
        <w:t xml:space="preserve"> </w:t>
      </w:r>
      <w:r>
        <w:rPr>
          <w:sz w:val="24"/>
        </w:rPr>
        <w:t>limit-increase</w:t>
      </w:r>
      <w:r>
        <w:rPr>
          <w:spacing w:val="-7"/>
          <w:sz w:val="24"/>
        </w:rPr>
        <w:t xml:space="preserve"> </w:t>
      </w:r>
      <w:r>
        <w:rPr>
          <w:sz w:val="24"/>
        </w:rPr>
        <w:t>cadence,</w:t>
      </w:r>
      <w:r>
        <w:rPr>
          <w:spacing w:val="-7"/>
          <w:sz w:val="24"/>
        </w:rPr>
        <w:t xml:space="preserve"> </w:t>
      </w:r>
      <w:r>
        <w:rPr>
          <w:sz w:val="24"/>
        </w:rPr>
        <w:t>fee</w:t>
      </w:r>
      <w:r>
        <w:rPr>
          <w:spacing w:val="-7"/>
          <w:sz w:val="24"/>
        </w:rPr>
        <w:t xml:space="preserve"> </w:t>
      </w:r>
      <w:r>
        <w:rPr>
          <w:sz w:val="24"/>
        </w:rPr>
        <w:t>tiers,</w:t>
      </w:r>
      <w:r>
        <w:rPr>
          <w:spacing w:val="-6"/>
          <w:sz w:val="24"/>
        </w:rPr>
        <w:t xml:space="preserve"> </w:t>
      </w:r>
      <w:r>
        <w:rPr>
          <w:sz w:val="24"/>
        </w:rPr>
        <w:t>or</w:t>
      </w:r>
      <w:r>
        <w:rPr>
          <w:spacing w:val="-7"/>
          <w:sz w:val="24"/>
        </w:rPr>
        <w:t xml:space="preserve"> </w:t>
      </w:r>
      <w:r>
        <w:rPr>
          <w:sz w:val="24"/>
        </w:rPr>
        <w:t>monitoring</w:t>
      </w:r>
      <w:r>
        <w:rPr>
          <w:spacing w:val="-7"/>
          <w:sz w:val="24"/>
        </w:rPr>
        <w:t xml:space="preserve"> </w:t>
      </w:r>
      <w:r>
        <w:rPr>
          <w:sz w:val="24"/>
        </w:rPr>
        <w:t>priority—and,</w:t>
      </w:r>
      <w:r>
        <w:rPr>
          <w:spacing w:val="-7"/>
          <w:sz w:val="24"/>
        </w:rPr>
        <w:t xml:space="preserve"> </w:t>
      </w:r>
      <w:r>
        <w:rPr>
          <w:sz w:val="24"/>
        </w:rPr>
        <w:t>only</w:t>
      </w:r>
      <w:r>
        <w:rPr>
          <w:spacing w:val="-7"/>
          <w:sz w:val="24"/>
        </w:rPr>
        <w:t xml:space="preserve"> </w:t>
      </w:r>
      <w:r>
        <w:rPr>
          <w:sz w:val="24"/>
        </w:rPr>
        <w:t>under</w:t>
      </w:r>
      <w:r>
        <w:rPr>
          <w:spacing w:val="-7"/>
          <w:sz w:val="24"/>
        </w:rPr>
        <w:t xml:space="preserve"> </w:t>
      </w:r>
      <w:r>
        <w:rPr>
          <w:sz w:val="24"/>
        </w:rPr>
        <w:t>future controlled experiments, modest collateral differentiation, while preserving on-chain settle-</w:t>
      </w:r>
      <w:r>
        <w:rPr>
          <w:position w:val="-8"/>
          <w:sz w:val="24"/>
        </w:rPr>
        <w:t xml:space="preserve">ment </w:t>
      </w:r>
      <w:hyperlink w:anchor="_bookmark159" w:history="1">
        <w:r>
          <w:rPr>
            <w:sz w:val="16"/>
          </w:rPr>
          <w:t>[26]</w:t>
        </w:r>
      </w:hyperlink>
      <w:r>
        <w:rPr>
          <w:sz w:val="16"/>
        </w:rPr>
        <w:t>,</w:t>
      </w:r>
      <w:hyperlink w:anchor="_bookmark186" w:history="1">
        <w:r>
          <w:rPr>
            <w:sz w:val="16"/>
          </w:rPr>
          <w:t>[53]</w:t>
        </w:r>
      </w:hyperlink>
      <w:r>
        <w:rPr>
          <w:position w:val="-8"/>
          <w:sz w:val="24"/>
        </w:rPr>
        <w:t>.</w:t>
      </w:r>
    </w:p>
    <w:p w14:paraId="00DC1C67" w14:textId="77777777" w:rsidR="00350CFB" w:rsidRDefault="00283FFF">
      <w:pPr>
        <w:pStyle w:val="a4"/>
        <w:numPr>
          <w:ilvl w:val="0"/>
          <w:numId w:val="24"/>
        </w:numPr>
        <w:tabs>
          <w:tab w:val="left" w:pos="797"/>
          <w:tab w:val="left" w:pos="808"/>
        </w:tabs>
        <w:spacing w:before="37" w:line="396" w:lineRule="auto"/>
        <w:ind w:right="563"/>
        <w:jc w:val="both"/>
        <w:rPr>
          <w:sz w:val="24"/>
        </w:rPr>
      </w:pPr>
      <w:r>
        <w:rPr>
          <w:b/>
          <w:sz w:val="24"/>
        </w:rPr>
        <w:t xml:space="preserve">Auditability: </w:t>
      </w:r>
      <w:r>
        <w:rPr>
          <w:sz w:val="24"/>
        </w:rPr>
        <w:t>unlike</w:t>
      </w:r>
      <w:r>
        <w:rPr>
          <w:spacing w:val="-7"/>
          <w:sz w:val="24"/>
        </w:rPr>
        <w:t xml:space="preserve"> </w:t>
      </w:r>
      <w:r>
        <w:rPr>
          <w:sz w:val="24"/>
        </w:rPr>
        <w:t>opaque</w:t>
      </w:r>
      <w:r>
        <w:rPr>
          <w:spacing w:val="-7"/>
          <w:sz w:val="24"/>
        </w:rPr>
        <w:t xml:space="preserve"> </w:t>
      </w:r>
      <w:r>
        <w:rPr>
          <w:sz w:val="24"/>
        </w:rPr>
        <w:t>off-chain</w:t>
      </w:r>
      <w:r>
        <w:rPr>
          <w:spacing w:val="-7"/>
          <w:sz w:val="24"/>
        </w:rPr>
        <w:t xml:space="preserve"> </w:t>
      </w:r>
      <w:r>
        <w:rPr>
          <w:sz w:val="24"/>
        </w:rPr>
        <w:t>credit</w:t>
      </w:r>
      <w:r>
        <w:rPr>
          <w:spacing w:val="-7"/>
          <w:sz w:val="24"/>
        </w:rPr>
        <w:t xml:space="preserve"> </w:t>
      </w:r>
      <w:r>
        <w:rPr>
          <w:sz w:val="24"/>
        </w:rPr>
        <w:t>scores,</w:t>
      </w:r>
      <w:r>
        <w:rPr>
          <w:spacing w:val="-7"/>
          <w:sz w:val="24"/>
        </w:rPr>
        <w:t xml:space="preserve"> </w:t>
      </w:r>
      <w:r>
        <w:rPr>
          <w:sz w:val="24"/>
        </w:rPr>
        <w:t>graph-based</w:t>
      </w:r>
      <w:r>
        <w:rPr>
          <w:spacing w:val="-7"/>
          <w:sz w:val="24"/>
        </w:rPr>
        <w:t xml:space="preserve"> </w:t>
      </w:r>
      <w:r>
        <w:rPr>
          <w:sz w:val="24"/>
        </w:rPr>
        <w:t>scores</w:t>
      </w:r>
      <w:r>
        <w:rPr>
          <w:spacing w:val="-7"/>
          <w:sz w:val="24"/>
        </w:rPr>
        <w:t xml:space="preserve"> </w:t>
      </w:r>
      <w:r>
        <w:rPr>
          <w:sz w:val="24"/>
        </w:rPr>
        <w:t>derived</w:t>
      </w:r>
      <w:r>
        <w:rPr>
          <w:spacing w:val="-7"/>
          <w:sz w:val="24"/>
        </w:rPr>
        <w:t xml:space="preserve"> </w:t>
      </w:r>
      <w:r>
        <w:rPr>
          <w:sz w:val="24"/>
        </w:rPr>
        <w:t>from</w:t>
      </w:r>
      <w:r>
        <w:rPr>
          <w:spacing w:val="-7"/>
          <w:sz w:val="24"/>
        </w:rPr>
        <w:t xml:space="preserve"> </w:t>
      </w:r>
      <w:r>
        <w:rPr>
          <w:sz w:val="24"/>
        </w:rPr>
        <w:t>public events</w:t>
      </w:r>
      <w:r>
        <w:rPr>
          <w:spacing w:val="-8"/>
          <w:sz w:val="24"/>
        </w:rPr>
        <w:t xml:space="preserve"> </w:t>
      </w:r>
      <w:r>
        <w:rPr>
          <w:sz w:val="24"/>
        </w:rPr>
        <w:t>can</w:t>
      </w:r>
      <w:r>
        <w:rPr>
          <w:spacing w:val="-8"/>
          <w:sz w:val="24"/>
        </w:rPr>
        <w:t xml:space="preserve"> </w:t>
      </w:r>
      <w:r>
        <w:rPr>
          <w:sz w:val="24"/>
        </w:rPr>
        <w:t>be</w:t>
      </w:r>
      <w:r>
        <w:rPr>
          <w:spacing w:val="-8"/>
          <w:sz w:val="24"/>
        </w:rPr>
        <w:t xml:space="preserve"> </w:t>
      </w:r>
      <w:r>
        <w:rPr>
          <w:sz w:val="24"/>
        </w:rPr>
        <w:t>recomputed</w:t>
      </w:r>
      <w:r>
        <w:rPr>
          <w:spacing w:val="-8"/>
          <w:sz w:val="24"/>
        </w:rPr>
        <w:t xml:space="preserve"> </w:t>
      </w:r>
      <w:r>
        <w:rPr>
          <w:sz w:val="24"/>
        </w:rPr>
        <w:t>and</w:t>
      </w:r>
      <w:r>
        <w:rPr>
          <w:spacing w:val="-8"/>
          <w:sz w:val="24"/>
        </w:rPr>
        <w:t xml:space="preserve"> </w:t>
      </w:r>
      <w:r>
        <w:rPr>
          <w:sz w:val="24"/>
        </w:rPr>
        <w:t>inspected,</w:t>
      </w:r>
      <w:r>
        <w:rPr>
          <w:spacing w:val="-8"/>
          <w:sz w:val="24"/>
        </w:rPr>
        <w:t xml:space="preserve"> </w:t>
      </w:r>
      <w:r>
        <w:rPr>
          <w:sz w:val="24"/>
        </w:rPr>
        <w:t>addressing</w:t>
      </w:r>
      <w:r>
        <w:rPr>
          <w:spacing w:val="-8"/>
          <w:sz w:val="24"/>
        </w:rPr>
        <w:t xml:space="preserve"> </w:t>
      </w:r>
      <w:r>
        <w:rPr>
          <w:sz w:val="24"/>
        </w:rPr>
        <w:t>concerns</w:t>
      </w:r>
      <w:r>
        <w:rPr>
          <w:spacing w:val="-8"/>
          <w:sz w:val="24"/>
        </w:rPr>
        <w:t xml:space="preserve"> </w:t>
      </w:r>
      <w:r>
        <w:rPr>
          <w:sz w:val="24"/>
        </w:rPr>
        <w:t>about</w:t>
      </w:r>
      <w:r>
        <w:rPr>
          <w:spacing w:val="-8"/>
          <w:sz w:val="24"/>
        </w:rPr>
        <w:t xml:space="preserve"> </w:t>
      </w:r>
      <w:r>
        <w:rPr>
          <w:sz w:val="24"/>
        </w:rPr>
        <w:t>black-box</w:t>
      </w:r>
      <w:r>
        <w:rPr>
          <w:spacing w:val="-8"/>
          <w:sz w:val="24"/>
        </w:rPr>
        <w:t xml:space="preserve"> </w:t>
      </w:r>
      <w:r>
        <w:rPr>
          <w:sz w:val="24"/>
        </w:rPr>
        <w:t xml:space="preserve">decentralized credit scoring </w:t>
      </w:r>
      <w:hyperlink w:anchor="_bookmark181" w:history="1">
        <w:r>
          <w:rPr>
            <w:sz w:val="24"/>
            <w:vertAlign w:val="superscript"/>
          </w:rPr>
          <w:t>[48]</w:t>
        </w:r>
      </w:hyperlink>
      <w:r>
        <w:rPr>
          <w:sz w:val="24"/>
        </w:rPr>
        <w:t>.</w:t>
      </w:r>
    </w:p>
    <w:p w14:paraId="00DC1C68" w14:textId="77777777" w:rsidR="00350CFB" w:rsidRDefault="00283FFF">
      <w:pPr>
        <w:pStyle w:val="a4"/>
        <w:numPr>
          <w:ilvl w:val="0"/>
          <w:numId w:val="24"/>
        </w:numPr>
        <w:tabs>
          <w:tab w:val="left" w:pos="806"/>
          <w:tab w:val="left" w:pos="808"/>
        </w:tabs>
        <w:spacing w:before="40" w:line="396" w:lineRule="auto"/>
        <w:ind w:right="522"/>
        <w:jc w:val="both"/>
        <w:rPr>
          <w:sz w:val="24"/>
        </w:rPr>
      </w:pPr>
      <w:r>
        <w:rPr>
          <w:b/>
          <w:sz w:val="24"/>
        </w:rPr>
        <w:t>Operational</w:t>
      </w:r>
      <w:r>
        <w:rPr>
          <w:b/>
          <w:spacing w:val="-15"/>
          <w:sz w:val="24"/>
        </w:rPr>
        <w:t xml:space="preserve"> </w:t>
      </w:r>
      <w:r>
        <w:rPr>
          <w:b/>
          <w:sz w:val="24"/>
        </w:rPr>
        <w:t>cost:</w:t>
      </w:r>
      <w:r>
        <w:rPr>
          <w:b/>
          <w:spacing w:val="-2"/>
          <w:sz w:val="24"/>
        </w:rPr>
        <w:t xml:space="preserve"> </w:t>
      </w:r>
      <w:r>
        <w:rPr>
          <w:sz w:val="24"/>
        </w:rPr>
        <w:t>reputation</w:t>
      </w:r>
      <w:r>
        <w:rPr>
          <w:spacing w:val="-15"/>
          <w:sz w:val="24"/>
        </w:rPr>
        <w:t xml:space="preserve"> </w:t>
      </w:r>
      <w:r>
        <w:rPr>
          <w:sz w:val="24"/>
        </w:rPr>
        <w:t>systems</w:t>
      </w:r>
      <w:r>
        <w:rPr>
          <w:spacing w:val="-15"/>
          <w:sz w:val="24"/>
        </w:rPr>
        <w:t xml:space="preserve"> </w:t>
      </w:r>
      <w:r>
        <w:rPr>
          <w:sz w:val="24"/>
        </w:rPr>
        <w:t>that</w:t>
      </w:r>
      <w:r>
        <w:rPr>
          <w:spacing w:val="-15"/>
          <w:sz w:val="24"/>
        </w:rPr>
        <w:t xml:space="preserve"> </w:t>
      </w:r>
      <w:r>
        <w:rPr>
          <w:sz w:val="24"/>
        </w:rPr>
        <w:t>must</w:t>
      </w:r>
      <w:r>
        <w:rPr>
          <w:spacing w:val="-15"/>
          <w:sz w:val="24"/>
        </w:rPr>
        <w:t xml:space="preserve"> </w:t>
      </w:r>
      <w:r>
        <w:rPr>
          <w:sz w:val="24"/>
        </w:rPr>
        <w:t>refresh</w:t>
      </w:r>
      <w:r>
        <w:rPr>
          <w:spacing w:val="-15"/>
          <w:sz w:val="24"/>
        </w:rPr>
        <w:t xml:space="preserve"> </w:t>
      </w:r>
      <w:r>
        <w:rPr>
          <w:sz w:val="24"/>
        </w:rPr>
        <w:t>frequently—for</w:t>
      </w:r>
      <w:r>
        <w:rPr>
          <w:spacing w:val="-15"/>
          <w:sz w:val="24"/>
        </w:rPr>
        <w:t xml:space="preserve"> </w:t>
      </w:r>
      <w:r>
        <w:rPr>
          <w:sz w:val="24"/>
        </w:rPr>
        <w:t>example,</w:t>
      </w:r>
      <w:r>
        <w:rPr>
          <w:spacing w:val="-14"/>
          <w:sz w:val="24"/>
        </w:rPr>
        <w:t xml:space="preserve"> </w:t>
      </w:r>
      <w:r>
        <w:rPr>
          <w:sz w:val="24"/>
        </w:rPr>
        <w:t>before</w:t>
      </w:r>
      <w:r>
        <w:rPr>
          <w:spacing w:val="-15"/>
          <w:sz w:val="24"/>
        </w:rPr>
        <w:t xml:space="preserve"> </w:t>
      </w:r>
      <w:r>
        <w:rPr>
          <w:sz w:val="24"/>
        </w:rPr>
        <w:t>each leverage adjustment—cannot afford expensive historical transfer aggregation on every up-</w:t>
      </w:r>
      <w:r>
        <w:rPr>
          <w:spacing w:val="-2"/>
          <w:sz w:val="24"/>
        </w:rPr>
        <w:t>date.</w:t>
      </w:r>
    </w:p>
    <w:p w14:paraId="00DC1C69" w14:textId="77777777" w:rsidR="00350CFB" w:rsidRDefault="00283FFF">
      <w:pPr>
        <w:pStyle w:val="a4"/>
        <w:numPr>
          <w:ilvl w:val="0"/>
          <w:numId w:val="24"/>
        </w:numPr>
        <w:tabs>
          <w:tab w:val="left" w:pos="799"/>
          <w:tab w:val="left" w:pos="806"/>
        </w:tabs>
        <w:spacing w:before="40" w:line="396" w:lineRule="auto"/>
        <w:ind w:left="799" w:right="522" w:hanging="207"/>
        <w:jc w:val="both"/>
        <w:rPr>
          <w:sz w:val="24"/>
        </w:rPr>
      </w:pPr>
      <w:r>
        <w:rPr>
          <w:b/>
          <w:sz w:val="24"/>
        </w:rPr>
        <w:t>Standardization:</w:t>
      </w:r>
      <w:r>
        <w:rPr>
          <w:b/>
          <w:spacing w:val="16"/>
          <w:sz w:val="24"/>
        </w:rPr>
        <w:t xml:space="preserve"> </w:t>
      </w:r>
      <w:r>
        <w:rPr>
          <w:sz w:val="24"/>
        </w:rPr>
        <w:t>Equity</w:t>
      </w:r>
      <w:r>
        <w:rPr>
          <w:spacing w:val="-10"/>
          <w:sz w:val="24"/>
        </w:rPr>
        <w:t xml:space="preserve"> </w:t>
      </w:r>
      <w:r>
        <w:rPr>
          <w:sz w:val="24"/>
        </w:rPr>
        <w:t>markets</w:t>
      </w:r>
      <w:r>
        <w:rPr>
          <w:spacing w:val="-10"/>
          <w:sz w:val="24"/>
        </w:rPr>
        <w:t xml:space="preserve"> </w:t>
      </w:r>
      <w:r>
        <w:rPr>
          <w:sz w:val="24"/>
        </w:rPr>
        <w:t>long</w:t>
      </w:r>
      <w:r>
        <w:rPr>
          <w:spacing w:val="-10"/>
          <w:sz w:val="24"/>
        </w:rPr>
        <w:t xml:space="preserve"> </w:t>
      </w:r>
      <w:r>
        <w:rPr>
          <w:sz w:val="24"/>
        </w:rPr>
        <w:t>used</w:t>
      </w:r>
      <w:r>
        <w:rPr>
          <w:spacing w:val="-10"/>
          <w:sz w:val="24"/>
        </w:rPr>
        <w:t xml:space="preserve"> </w:t>
      </w:r>
      <w:r>
        <w:rPr>
          <w:sz w:val="24"/>
        </w:rPr>
        <w:t>price–earnings</w:t>
      </w:r>
      <w:r>
        <w:rPr>
          <w:spacing w:val="-10"/>
          <w:sz w:val="24"/>
        </w:rPr>
        <w:t xml:space="preserve"> </w:t>
      </w:r>
      <w:r>
        <w:rPr>
          <w:sz w:val="24"/>
        </w:rPr>
        <w:t>and</w:t>
      </w:r>
      <w:r>
        <w:rPr>
          <w:spacing w:val="-10"/>
          <w:sz w:val="24"/>
        </w:rPr>
        <w:t xml:space="preserve"> </w:t>
      </w:r>
      <w:r>
        <w:rPr>
          <w:sz w:val="24"/>
        </w:rPr>
        <w:t>price–book</w:t>
      </w:r>
      <w:r>
        <w:rPr>
          <w:spacing w:val="-10"/>
          <w:sz w:val="24"/>
        </w:rPr>
        <w:t xml:space="preserve"> </w:t>
      </w:r>
      <w:r>
        <w:rPr>
          <w:sz w:val="24"/>
        </w:rPr>
        <w:t>ratios</w:t>
      </w:r>
      <w:r>
        <w:rPr>
          <w:spacing w:val="-10"/>
          <w:sz w:val="24"/>
        </w:rPr>
        <w:t xml:space="preserve"> </w:t>
      </w:r>
      <w:r>
        <w:rPr>
          <w:sz w:val="24"/>
        </w:rPr>
        <w:t>not</w:t>
      </w:r>
      <w:r>
        <w:rPr>
          <w:spacing w:val="-10"/>
          <w:sz w:val="24"/>
        </w:rPr>
        <w:t xml:space="preserve"> </w:t>
      </w:r>
      <w:r>
        <w:rPr>
          <w:sz w:val="24"/>
        </w:rPr>
        <w:t>as</w:t>
      </w:r>
      <w:r>
        <w:rPr>
          <w:spacing w:val="-10"/>
          <w:sz w:val="24"/>
        </w:rPr>
        <w:t xml:space="preserve"> </w:t>
      </w:r>
      <w:r>
        <w:rPr>
          <w:sz w:val="24"/>
        </w:rPr>
        <w:t xml:space="preserve">per-fect return predictors but as a shared vocabulary for screening and communication </w:t>
      </w:r>
      <w:hyperlink w:anchor="_bookmark139" w:history="1">
        <w:r>
          <w:rPr>
            <w:sz w:val="24"/>
            <w:vertAlign w:val="superscript"/>
          </w:rPr>
          <w:t>[6]</w:t>
        </w:r>
      </w:hyperlink>
      <w:r>
        <w:rPr>
          <w:sz w:val="24"/>
          <w:vertAlign w:val="superscript"/>
        </w:rPr>
        <w:t>,</w:t>
      </w:r>
      <w:hyperlink w:anchor="_bookmark153" w:history="1">
        <w:r>
          <w:rPr>
            <w:sz w:val="24"/>
            <w:vertAlign w:val="superscript"/>
          </w:rPr>
          <w:t>[20]</w:t>
        </w:r>
      </w:hyperlink>
      <w:r>
        <w:rPr>
          <w:sz w:val="24"/>
          <w:vertAlign w:val="superscript"/>
        </w:rPr>
        <w:t>,</w:t>
      </w:r>
      <w:hyperlink w:anchor="_bookmark157" w:history="1">
        <w:r>
          <w:rPr>
            <w:sz w:val="24"/>
            <w:vertAlign w:val="superscript"/>
          </w:rPr>
          <w:t>[24]</w:t>
        </w:r>
      </w:hyperlink>
      <w:r>
        <w:rPr>
          <w:sz w:val="24"/>
        </w:rPr>
        <w:t xml:space="preserve">. Pseudonymous DeFi lacks an analogous ordinal language for wallet-level counterparty dif-ferentiation </w:t>
      </w:r>
      <w:hyperlink w:anchor="_bookmark134" w:history="1">
        <w:r>
          <w:rPr>
            <w:sz w:val="24"/>
            <w:vertAlign w:val="superscript"/>
          </w:rPr>
          <w:t>[1]</w:t>
        </w:r>
      </w:hyperlink>
      <w:r>
        <w:rPr>
          <w:sz w:val="24"/>
        </w:rPr>
        <w:t>.</w:t>
      </w:r>
      <w:r>
        <w:rPr>
          <w:spacing w:val="40"/>
          <w:sz w:val="24"/>
        </w:rPr>
        <w:t xml:space="preserve"> </w:t>
      </w:r>
      <w:r>
        <w:rPr>
          <w:sz w:val="24"/>
        </w:rPr>
        <w:t xml:space="preserve">Chapter </w:t>
      </w:r>
      <w:hyperlink w:anchor="_bookmark114" w:history="1">
        <w:r>
          <w:rPr>
            <w:sz w:val="24"/>
          </w:rPr>
          <w:t>5</w:t>
        </w:r>
      </w:hyperlink>
      <w:r>
        <w:rPr>
          <w:sz w:val="24"/>
        </w:rPr>
        <w:t xml:space="preserve"> develops industry adoption scenarios in which EndorseRank and AWP</w:t>
      </w:r>
      <w:r>
        <w:rPr>
          <w:spacing w:val="-10"/>
          <w:sz w:val="24"/>
        </w:rPr>
        <w:t xml:space="preserve"> </w:t>
      </w:r>
      <w:r>
        <w:rPr>
          <w:sz w:val="24"/>
        </w:rPr>
        <w:t>play</w:t>
      </w:r>
      <w:r>
        <w:rPr>
          <w:spacing w:val="-10"/>
          <w:sz w:val="24"/>
        </w:rPr>
        <w:t xml:space="preserve"> </w:t>
      </w:r>
      <w:r>
        <w:rPr>
          <w:sz w:val="24"/>
        </w:rPr>
        <w:t>that</w:t>
      </w:r>
      <w:r>
        <w:rPr>
          <w:spacing w:val="-10"/>
          <w:sz w:val="24"/>
        </w:rPr>
        <w:t xml:space="preserve"> </w:t>
      </w:r>
      <w:r>
        <w:rPr>
          <w:sz w:val="24"/>
        </w:rPr>
        <w:t>infrastructural</w:t>
      </w:r>
      <w:r>
        <w:rPr>
          <w:spacing w:val="-10"/>
          <w:sz w:val="24"/>
        </w:rPr>
        <w:t xml:space="preserve"> </w:t>
      </w:r>
      <w:r>
        <w:rPr>
          <w:sz w:val="24"/>
        </w:rPr>
        <w:t>role—supporting</w:t>
      </w:r>
      <w:r>
        <w:rPr>
          <w:spacing w:val="-10"/>
          <w:sz w:val="24"/>
        </w:rPr>
        <w:t xml:space="preserve"> </w:t>
      </w:r>
      <w:r>
        <w:rPr>
          <w:sz w:val="24"/>
        </w:rPr>
        <w:t>fees,</w:t>
      </w:r>
      <w:r>
        <w:rPr>
          <w:spacing w:val="-10"/>
          <w:sz w:val="24"/>
        </w:rPr>
        <w:t xml:space="preserve"> </w:t>
      </w:r>
      <w:r>
        <w:rPr>
          <w:sz w:val="24"/>
        </w:rPr>
        <w:t>utilization,</w:t>
      </w:r>
      <w:r>
        <w:rPr>
          <w:spacing w:val="-10"/>
          <w:sz w:val="24"/>
        </w:rPr>
        <w:t xml:space="preserve"> </w:t>
      </w:r>
      <w:r>
        <w:rPr>
          <w:sz w:val="24"/>
        </w:rPr>
        <w:t>and</w:t>
      </w:r>
      <w:r>
        <w:rPr>
          <w:spacing w:val="-10"/>
          <w:sz w:val="24"/>
        </w:rPr>
        <w:t xml:space="preserve"> </w:t>
      </w:r>
      <w:r>
        <w:rPr>
          <w:sz w:val="24"/>
        </w:rPr>
        <w:t>monitoring</w:t>
      </w:r>
      <w:r>
        <w:rPr>
          <w:spacing w:val="-10"/>
          <w:sz w:val="24"/>
        </w:rPr>
        <w:t xml:space="preserve"> </w:t>
      </w:r>
      <w:r>
        <w:rPr>
          <w:sz w:val="24"/>
        </w:rPr>
        <w:t xml:space="preserve">efficiency—without substituting for collateral or claiming to forecast trading profit (Section </w:t>
      </w:r>
      <w:hyperlink w:anchor="_bookmark118" w:history="1">
        <w:r>
          <w:rPr>
            <w:sz w:val="24"/>
          </w:rPr>
          <w:t>5.4</w:t>
        </w:r>
      </w:hyperlink>
      <w:r>
        <w:rPr>
          <w:sz w:val="24"/>
        </w:rPr>
        <w:t>).</w:t>
      </w:r>
    </w:p>
    <w:p w14:paraId="00DC1C6A" w14:textId="77777777" w:rsidR="00350CFB" w:rsidRDefault="00283FFF">
      <w:pPr>
        <w:pStyle w:val="a3"/>
        <w:spacing w:before="66"/>
        <w:ind w:left="274"/>
        <w:jc w:val="both"/>
      </w:pPr>
      <w:r>
        <w:rPr>
          <w:spacing w:val="-2"/>
        </w:rPr>
        <w:t>Transfer-based</w:t>
      </w:r>
      <w:r>
        <w:rPr>
          <w:spacing w:val="-19"/>
        </w:rPr>
        <w:t xml:space="preserve"> </w:t>
      </w:r>
      <w:r>
        <w:rPr>
          <w:spacing w:val="-2"/>
        </w:rPr>
        <w:t>AWP</w:t>
      </w:r>
      <w:r>
        <w:rPr>
          <w:spacing w:val="-19"/>
        </w:rPr>
        <w:t xml:space="preserve"> </w:t>
      </w:r>
      <w:r>
        <w:rPr>
          <w:spacing w:val="-2"/>
        </w:rPr>
        <w:t>addresses</w:t>
      </w:r>
      <w:r>
        <w:rPr>
          <w:spacing w:val="-18"/>
        </w:rPr>
        <w:t xml:space="preserve"> </w:t>
      </w:r>
      <w:r>
        <w:rPr>
          <w:spacing w:val="-2"/>
        </w:rPr>
        <w:t>the</w:t>
      </w:r>
      <w:r>
        <w:rPr>
          <w:spacing w:val="-18"/>
        </w:rPr>
        <w:t xml:space="preserve"> </w:t>
      </w:r>
      <w:r>
        <w:rPr>
          <w:spacing w:val="-2"/>
        </w:rPr>
        <w:t>first</w:t>
      </w:r>
      <w:r>
        <w:rPr>
          <w:spacing w:val="-18"/>
        </w:rPr>
        <w:t xml:space="preserve"> </w:t>
      </w:r>
      <w:r>
        <w:rPr>
          <w:spacing w:val="-2"/>
        </w:rPr>
        <w:t>two</w:t>
      </w:r>
      <w:r>
        <w:rPr>
          <w:spacing w:val="-18"/>
        </w:rPr>
        <w:t xml:space="preserve"> </w:t>
      </w:r>
      <w:r>
        <w:rPr>
          <w:spacing w:val="-2"/>
        </w:rPr>
        <w:t>pressures</w:t>
      </w:r>
      <w:r>
        <w:rPr>
          <w:spacing w:val="-19"/>
        </w:rPr>
        <w:t xml:space="preserve"> </w:t>
      </w:r>
      <w:r>
        <w:rPr>
          <w:spacing w:val="-2"/>
        </w:rPr>
        <w:t>but</w:t>
      </w:r>
      <w:r>
        <w:rPr>
          <w:spacing w:val="-18"/>
        </w:rPr>
        <w:t xml:space="preserve"> </w:t>
      </w:r>
      <w:r>
        <w:rPr>
          <w:spacing w:val="-2"/>
        </w:rPr>
        <w:t>is</w:t>
      </w:r>
      <w:r>
        <w:rPr>
          <w:spacing w:val="-18"/>
        </w:rPr>
        <w:t xml:space="preserve"> </w:t>
      </w:r>
      <w:r>
        <w:rPr>
          <w:spacing w:val="-2"/>
        </w:rPr>
        <w:t>costly</w:t>
      </w:r>
      <w:r>
        <w:rPr>
          <w:spacing w:val="-18"/>
        </w:rPr>
        <w:t xml:space="preserve"> </w:t>
      </w:r>
      <w:r>
        <w:rPr>
          <w:spacing w:val="-2"/>
        </w:rPr>
        <w:t>on</w:t>
      </w:r>
      <w:r>
        <w:rPr>
          <w:spacing w:val="-18"/>
        </w:rPr>
        <w:t xml:space="preserve"> </w:t>
      </w:r>
      <w:r>
        <w:rPr>
          <w:spacing w:val="-2"/>
        </w:rPr>
        <w:t>the</w:t>
      </w:r>
      <w:r>
        <w:rPr>
          <w:spacing w:val="-18"/>
        </w:rPr>
        <w:t xml:space="preserve"> </w:t>
      </w:r>
      <w:r>
        <w:rPr>
          <w:spacing w:val="-2"/>
        </w:rPr>
        <w:t>third.</w:t>
      </w:r>
      <w:r>
        <w:rPr>
          <w:spacing w:val="16"/>
        </w:rPr>
        <w:t xml:space="preserve"> </w:t>
      </w:r>
      <w:r>
        <w:rPr>
          <w:spacing w:val="-2"/>
        </w:rPr>
        <w:t>Constructing</w:t>
      </w:r>
      <w:r>
        <w:rPr>
          <w:spacing w:val="-18"/>
        </w:rPr>
        <w:t xml:space="preserve"> </w:t>
      </w:r>
      <w:r>
        <w:rPr>
          <w:i/>
          <w:spacing w:val="-2"/>
        </w:rPr>
        <w:t>G</w:t>
      </w:r>
      <w:r>
        <w:rPr>
          <w:spacing w:val="-2"/>
          <w:vertAlign w:val="subscript"/>
        </w:rPr>
        <w:t>transfer</w:t>
      </w:r>
    </w:p>
    <w:p w14:paraId="00DC1C6B" w14:textId="77777777" w:rsidR="00350CFB" w:rsidRDefault="00350CFB">
      <w:pPr>
        <w:pStyle w:val="a3"/>
        <w:jc w:val="both"/>
        <w:sectPr w:rsidR="00350CFB">
          <w:pgSz w:w="11910" w:h="16840"/>
          <w:pgMar w:top="1820" w:right="708" w:bottom="2300" w:left="992" w:header="0" w:footer="2115" w:gutter="0"/>
          <w:cols w:space="720"/>
        </w:sectPr>
      </w:pPr>
    </w:p>
    <w:p w14:paraId="00DC1C6C" w14:textId="77777777" w:rsidR="00350CFB" w:rsidRDefault="00283FFF">
      <w:pPr>
        <w:pStyle w:val="a3"/>
        <w:spacing w:before="72" w:line="391" w:lineRule="auto"/>
        <w:ind w:left="282" w:right="559"/>
        <w:jc w:val="both"/>
      </w:pPr>
      <w:r>
        <w:t xml:space="preserve">requires aggregating transfer history, applying logistic time-decay, and running PageRank on a dense edge set </w:t>
      </w:r>
      <w:hyperlink w:anchor="_bookmark149" w:history="1">
        <w:r>
          <w:rPr>
            <w:vertAlign w:val="superscript"/>
          </w:rPr>
          <w:t>[16]</w:t>
        </w:r>
      </w:hyperlink>
      <w:r>
        <w:t>.</w:t>
      </w:r>
      <w:r>
        <w:rPr>
          <w:spacing w:val="39"/>
        </w:rPr>
        <w:t xml:space="preserve"> </w:t>
      </w:r>
      <w:r>
        <w:t>On the matched cohort studied here (</w:t>
      </w:r>
      <w:r>
        <w:rPr>
          <w:i/>
        </w:rPr>
        <w:t xml:space="preserve">n </w:t>
      </w:r>
      <w:r>
        <w:rPr>
          <w:w w:val="105"/>
        </w:rPr>
        <w:t xml:space="preserve">= </w:t>
      </w:r>
      <w:r>
        <w:t>5</w:t>
      </w:r>
      <w:r>
        <w:rPr>
          <w:i/>
        </w:rPr>
        <w:t>,</w:t>
      </w:r>
      <w:r>
        <w:t>521 wallets),</w:t>
      </w:r>
      <w:hyperlink w:anchor="_bookmark8" w:history="1">
        <w:r>
          <w:rPr>
            <w:vertAlign w:val="superscript"/>
          </w:rPr>
          <w:t>1</w:t>
        </w:r>
      </w:hyperlink>
      <w:r>
        <w:t xml:space="preserve"> the AWP subgraph </w:t>
      </w:r>
      <w:r>
        <w:rPr>
          <w:spacing w:val="-2"/>
        </w:rPr>
        <w:t>contains</w:t>
      </w:r>
      <w:r>
        <w:rPr>
          <w:spacing w:val="-12"/>
        </w:rPr>
        <w:t xml:space="preserve"> </w:t>
      </w:r>
      <w:r>
        <w:rPr>
          <w:spacing w:val="-2"/>
        </w:rPr>
        <w:t>137</w:t>
      </w:r>
      <w:r>
        <w:rPr>
          <w:i/>
          <w:spacing w:val="-2"/>
        </w:rPr>
        <w:t>,</w:t>
      </w:r>
      <w:r>
        <w:rPr>
          <w:spacing w:val="-2"/>
        </w:rPr>
        <w:t>087</w:t>
      </w:r>
      <w:r>
        <w:rPr>
          <w:spacing w:val="-10"/>
        </w:rPr>
        <w:t xml:space="preserve"> </w:t>
      </w:r>
      <w:r>
        <w:rPr>
          <w:spacing w:val="-2"/>
        </w:rPr>
        <w:t>edges</w:t>
      </w:r>
      <w:r>
        <w:rPr>
          <w:spacing w:val="-12"/>
        </w:rPr>
        <w:t xml:space="preserve"> </w:t>
      </w:r>
      <w:r>
        <w:rPr>
          <w:spacing w:val="-2"/>
        </w:rPr>
        <w:t>and</w:t>
      </w:r>
      <w:r>
        <w:rPr>
          <w:spacing w:val="-10"/>
        </w:rPr>
        <w:t xml:space="preserve"> </w:t>
      </w:r>
      <w:r>
        <w:rPr>
          <w:spacing w:val="-2"/>
        </w:rPr>
        <w:t>requires</w:t>
      </w:r>
      <w:r>
        <w:rPr>
          <w:spacing w:val="-10"/>
        </w:rPr>
        <w:t xml:space="preserve"> </w:t>
      </w:r>
      <w:r>
        <w:rPr>
          <w:spacing w:val="-2"/>
        </w:rPr>
        <w:t>18</w:t>
      </w:r>
      <w:r>
        <w:rPr>
          <w:i/>
          <w:spacing w:val="-2"/>
        </w:rPr>
        <w:t>.</w:t>
      </w:r>
      <w:r>
        <w:rPr>
          <w:spacing w:val="-2"/>
        </w:rPr>
        <w:t>711</w:t>
      </w:r>
      <w:r>
        <w:rPr>
          <w:spacing w:val="-13"/>
        </w:rPr>
        <w:t xml:space="preserve"> </w:t>
      </w:r>
      <w:r>
        <w:rPr>
          <w:spacing w:val="-2"/>
        </w:rPr>
        <w:t>s</w:t>
      </w:r>
      <w:r>
        <w:rPr>
          <w:spacing w:val="-12"/>
        </w:rPr>
        <w:t xml:space="preserve"> </w:t>
      </w:r>
      <w:r>
        <w:rPr>
          <w:spacing w:val="-2"/>
        </w:rPr>
        <w:t>of</w:t>
      </w:r>
      <w:r>
        <w:rPr>
          <w:spacing w:val="-10"/>
        </w:rPr>
        <w:t xml:space="preserve"> </w:t>
      </w:r>
      <w:r>
        <w:rPr>
          <w:spacing w:val="-2"/>
        </w:rPr>
        <w:t>PageRank</w:t>
      </w:r>
      <w:r>
        <w:rPr>
          <w:spacing w:val="-10"/>
        </w:rPr>
        <w:t xml:space="preserve"> </w:t>
      </w:r>
      <w:r>
        <w:rPr>
          <w:spacing w:val="-2"/>
        </w:rPr>
        <w:t>wall-clock</w:t>
      </w:r>
      <w:r>
        <w:rPr>
          <w:spacing w:val="-10"/>
        </w:rPr>
        <w:t xml:space="preserve"> </w:t>
      </w:r>
      <w:r>
        <w:rPr>
          <w:spacing w:val="-2"/>
        </w:rPr>
        <w:t>time.</w:t>
      </w:r>
      <w:r>
        <w:rPr>
          <w:spacing w:val="24"/>
        </w:rPr>
        <w:t xml:space="preserve"> </w:t>
      </w:r>
      <w:r>
        <w:rPr>
          <w:spacing w:val="-2"/>
        </w:rPr>
        <w:t>Allowance</w:t>
      </w:r>
      <w:r>
        <w:rPr>
          <w:spacing w:val="-10"/>
        </w:rPr>
        <w:t xml:space="preserve"> </w:t>
      </w:r>
      <w:r>
        <w:rPr>
          <w:spacing w:val="-2"/>
        </w:rPr>
        <w:t>graphs</w:t>
      </w:r>
      <w:r>
        <w:rPr>
          <w:spacing w:val="-12"/>
        </w:rPr>
        <w:t xml:space="preserve"> </w:t>
      </w:r>
      <w:r>
        <w:rPr>
          <w:spacing w:val="-2"/>
        </w:rPr>
        <w:t>offer a</w:t>
      </w:r>
      <w:r>
        <w:rPr>
          <w:spacing w:val="-13"/>
        </w:rPr>
        <w:t xml:space="preserve"> </w:t>
      </w:r>
      <w:r>
        <w:rPr>
          <w:spacing w:val="-2"/>
        </w:rPr>
        <w:t>structurally</w:t>
      </w:r>
      <w:r>
        <w:rPr>
          <w:spacing w:val="-13"/>
        </w:rPr>
        <w:t xml:space="preserve"> </w:t>
      </w:r>
      <w:r>
        <w:rPr>
          <w:spacing w:val="-2"/>
        </w:rPr>
        <w:t>different</w:t>
      </w:r>
      <w:r>
        <w:rPr>
          <w:spacing w:val="-13"/>
        </w:rPr>
        <w:t xml:space="preserve"> </w:t>
      </w:r>
      <w:r>
        <w:rPr>
          <w:spacing w:val="-2"/>
        </w:rPr>
        <w:t>alternative.</w:t>
      </w:r>
      <w:r>
        <w:rPr>
          <w:spacing w:val="-13"/>
        </w:rPr>
        <w:t xml:space="preserve"> </w:t>
      </w:r>
      <w:r>
        <w:rPr>
          <w:spacing w:val="-2"/>
        </w:rPr>
        <w:t>An</w:t>
      </w:r>
      <w:r>
        <w:rPr>
          <w:spacing w:val="-13"/>
        </w:rPr>
        <w:t xml:space="preserve"> </w:t>
      </w:r>
      <w:r>
        <w:rPr>
          <w:spacing w:val="-2"/>
        </w:rPr>
        <w:t>ERC-20</w:t>
      </w:r>
      <w:r>
        <w:rPr>
          <w:spacing w:val="-13"/>
        </w:rPr>
        <w:t xml:space="preserve"> </w:t>
      </w:r>
      <w:r>
        <w:rPr>
          <w:rFonts w:ascii="Courier New" w:hAnsi="Courier New"/>
          <w:spacing w:val="-2"/>
        </w:rPr>
        <w:t>approve</w:t>
      </w:r>
      <w:r>
        <w:rPr>
          <w:rFonts w:ascii="Courier New" w:hAnsi="Courier New"/>
          <w:spacing w:val="-34"/>
        </w:rPr>
        <w:t xml:space="preserve"> </w:t>
      </w:r>
      <w:r>
        <w:rPr>
          <w:spacing w:val="-2"/>
        </w:rPr>
        <w:t>or</w:t>
      </w:r>
      <w:r>
        <w:rPr>
          <w:spacing w:val="-13"/>
        </w:rPr>
        <w:t xml:space="preserve"> </w:t>
      </w:r>
      <w:r>
        <w:rPr>
          <w:spacing w:val="-2"/>
        </w:rPr>
        <w:t>EIP-2612</w:t>
      </w:r>
      <w:r>
        <w:rPr>
          <w:spacing w:val="-13"/>
        </w:rPr>
        <w:t xml:space="preserve"> </w:t>
      </w:r>
      <w:r>
        <w:rPr>
          <w:rFonts w:ascii="Courier New" w:hAnsi="Courier New"/>
          <w:spacing w:val="-2"/>
        </w:rPr>
        <w:t>permit</w:t>
      </w:r>
      <w:r>
        <w:rPr>
          <w:rFonts w:ascii="Courier New" w:hAnsi="Courier New"/>
          <w:spacing w:val="-35"/>
        </w:rPr>
        <w:t xml:space="preserve"> </w:t>
      </w:r>
      <w:r>
        <w:rPr>
          <w:spacing w:val="-2"/>
        </w:rPr>
        <w:t>records</w:t>
      </w:r>
      <w:r>
        <w:rPr>
          <w:spacing w:val="-13"/>
        </w:rPr>
        <w:t xml:space="preserve"> </w:t>
      </w:r>
      <w:r>
        <w:rPr>
          <w:spacing w:val="-2"/>
        </w:rPr>
        <w:t>how</w:t>
      </w:r>
      <w:r>
        <w:rPr>
          <w:spacing w:val="-13"/>
        </w:rPr>
        <w:t xml:space="preserve"> </w:t>
      </w:r>
      <w:r>
        <w:rPr>
          <w:spacing w:val="-2"/>
        </w:rPr>
        <w:t xml:space="preserve">much </w:t>
      </w:r>
      <w:r>
        <w:t xml:space="preserve">a token owner authorizes a spender to transfer </w:t>
      </w:r>
      <w:hyperlink w:anchor="_bookmark151" w:history="1">
        <w:r>
          <w:rPr>
            <w:vertAlign w:val="superscript"/>
          </w:rPr>
          <w:t>[18]</w:t>
        </w:r>
      </w:hyperlink>
      <w:r>
        <w:rPr>
          <w:vertAlign w:val="superscript"/>
        </w:rPr>
        <w:t>,</w:t>
      </w:r>
      <w:hyperlink w:anchor="_bookmark152" w:history="1">
        <w:r>
          <w:rPr>
            <w:vertAlign w:val="superscript"/>
          </w:rPr>
          <w:t>[19]</w:t>
        </w:r>
      </w:hyperlink>
      <w:r>
        <w:t>.</w:t>
      </w:r>
      <w:r>
        <w:rPr>
          <w:spacing w:val="40"/>
        </w:rPr>
        <w:t xml:space="preserve"> </w:t>
      </w:r>
      <w:r>
        <w:t>The latest allowance per owner–spender pair</w:t>
      </w:r>
      <w:r>
        <w:rPr>
          <w:spacing w:val="-13"/>
        </w:rPr>
        <w:t xml:space="preserve"> </w:t>
      </w:r>
      <w:r>
        <w:t>is</w:t>
      </w:r>
      <w:r>
        <w:rPr>
          <w:spacing w:val="-13"/>
        </w:rPr>
        <w:t xml:space="preserve"> </w:t>
      </w:r>
      <w:r>
        <w:t>a</w:t>
      </w:r>
      <w:r>
        <w:rPr>
          <w:spacing w:val="-13"/>
        </w:rPr>
        <w:t xml:space="preserve"> </w:t>
      </w:r>
      <w:r>
        <w:t>snapshot</w:t>
      </w:r>
      <w:r>
        <w:rPr>
          <w:spacing w:val="-13"/>
        </w:rPr>
        <w:t xml:space="preserve"> </w:t>
      </w:r>
      <w:r>
        <w:t>of</w:t>
      </w:r>
      <w:r>
        <w:rPr>
          <w:spacing w:val="-13"/>
        </w:rPr>
        <w:t xml:space="preserve"> </w:t>
      </w:r>
      <w:r>
        <w:t>current</w:t>
      </w:r>
      <w:r>
        <w:rPr>
          <w:spacing w:val="-13"/>
        </w:rPr>
        <w:t xml:space="preserve"> </w:t>
      </w:r>
      <w:r>
        <w:t>authorization</w:t>
      </w:r>
      <w:r>
        <w:rPr>
          <w:spacing w:val="-13"/>
        </w:rPr>
        <w:t xml:space="preserve"> </w:t>
      </w:r>
      <w:r>
        <w:t>intent:</w:t>
      </w:r>
      <w:r>
        <w:rPr>
          <w:spacing w:val="7"/>
        </w:rPr>
        <w:t xml:space="preserve"> </w:t>
      </w:r>
      <w:r>
        <w:t>newer</w:t>
      </w:r>
      <w:r>
        <w:rPr>
          <w:spacing w:val="-13"/>
        </w:rPr>
        <w:t xml:space="preserve"> </w:t>
      </w:r>
      <w:r>
        <w:t>approvals</w:t>
      </w:r>
      <w:r>
        <w:rPr>
          <w:spacing w:val="-13"/>
        </w:rPr>
        <w:t xml:space="preserve"> </w:t>
      </w:r>
      <w:r>
        <w:t>override</w:t>
      </w:r>
      <w:r>
        <w:rPr>
          <w:spacing w:val="-13"/>
        </w:rPr>
        <w:t xml:space="preserve"> </w:t>
      </w:r>
      <w:r>
        <w:t>older</w:t>
      </w:r>
      <w:r>
        <w:rPr>
          <w:spacing w:val="-13"/>
        </w:rPr>
        <w:t xml:space="preserve"> </w:t>
      </w:r>
      <w:r>
        <w:t>ones,</w:t>
      </w:r>
      <w:r>
        <w:rPr>
          <w:spacing w:val="-12"/>
        </w:rPr>
        <w:t xml:space="preserve"> </w:t>
      </w:r>
      <w:r>
        <w:t>so</w:t>
      </w:r>
      <w:r>
        <w:rPr>
          <w:spacing w:val="-13"/>
        </w:rPr>
        <w:t xml:space="preserve"> </w:t>
      </w:r>
      <w:r>
        <w:rPr>
          <w:spacing w:val="-2"/>
        </w:rPr>
        <w:t>temporal</w:t>
      </w:r>
    </w:p>
    <w:p w14:paraId="00DC1C6D" w14:textId="77777777" w:rsidR="00350CFB" w:rsidRDefault="00283FFF">
      <w:pPr>
        <w:pStyle w:val="a3"/>
        <w:spacing w:before="20" w:line="326" w:lineRule="auto"/>
        <w:ind w:left="282" w:right="564"/>
        <w:jc w:val="both"/>
      </w:pPr>
      <w:commentRangeStart w:id="65"/>
      <w:commentRangeStart w:id="66"/>
      <w:r>
        <w:t>decay is unnecessary.</w:t>
      </w:r>
      <w:r>
        <w:rPr>
          <w:spacing w:val="40"/>
        </w:rPr>
        <w:t xml:space="preserve"> </w:t>
      </w:r>
      <w:r>
        <w:t xml:space="preserve">The resulting endorsement graph </w:t>
      </w:r>
      <w:r>
        <w:rPr>
          <w:i/>
        </w:rPr>
        <w:t>G</w:t>
      </w:r>
      <w:r>
        <w:rPr>
          <w:vertAlign w:val="subscript"/>
        </w:rPr>
        <w:t>approve</w:t>
      </w:r>
      <w:r>
        <w:t xml:space="preserve"> is sparse—14</w:t>
      </w:r>
      <w:r>
        <w:rPr>
          <w:i/>
        </w:rPr>
        <w:t>,</w:t>
      </w:r>
      <w:r>
        <w:t>727 edges on the same cohort—and PageRank completes in 2</w:t>
      </w:r>
      <w:r>
        <w:rPr>
          <w:i/>
        </w:rPr>
        <w:t>.</w:t>
      </w:r>
      <w:r>
        <w:t>105</w:t>
      </w:r>
      <w:r>
        <w:rPr>
          <w:spacing w:val="-13"/>
        </w:rPr>
        <w:t xml:space="preserve"> </w:t>
      </w:r>
      <w:r>
        <w:t>s, approximately 8</w:t>
      </w:r>
      <w:r>
        <w:rPr>
          <w:i/>
        </w:rPr>
        <w:t>.</w:t>
      </w:r>
      <w:r>
        <w:t>9</w:t>
      </w:r>
      <w:r>
        <w:rPr>
          <w:rFonts w:ascii="Arial Unicode MS" w:hAnsi="Arial Unicode MS"/>
        </w:rPr>
        <w:t xml:space="preserve">× </w:t>
      </w:r>
      <w:r>
        <w:t>faster than AWP.</w:t>
      </w:r>
      <w:r>
        <w:rPr>
          <w:color w:val="FF0000"/>
        </w:rPr>
        <w:t xml:space="preserve"> That 8.9 times speedup is an expected consequence of sparsity: the allowance graph has about nine times fewer edges because approvals are rarer on-chain events than transfers, and PageRank is O(|E|). The solver is the same as AWP’s. I therefore keep the measurement but demote Claim C1 from a headline contribution to a documented consequence of the data.</w:t>
      </w:r>
      <w:commentRangeEnd w:id="65"/>
      <w:r>
        <w:rPr>
          <w:rStyle w:val="a5"/>
          <w:sz w:val="24"/>
          <w:szCs w:val="24"/>
        </w:rPr>
        <w:commentReference w:id="65"/>
      </w:r>
      <w:commentRangeEnd w:id="66"/>
      <w:r w:rsidR="00F50D42">
        <w:rPr>
          <w:rStyle w:val="a5"/>
          <w:sz w:val="24"/>
          <w:szCs w:val="24"/>
        </w:rPr>
        <w:commentReference w:id="66"/>
      </w:r>
    </w:p>
    <w:p w14:paraId="00DC1C6E" w14:textId="77777777" w:rsidR="00350CFB" w:rsidRDefault="00283FFF">
      <w:pPr>
        <w:pStyle w:val="a3"/>
        <w:spacing w:line="259" w:lineRule="exact"/>
        <w:ind w:left="282"/>
        <w:jc w:val="both"/>
      </w:pPr>
      <w:r>
        <w:t>Beyond</w:t>
      </w:r>
      <w:r>
        <w:rPr>
          <w:spacing w:val="15"/>
        </w:rPr>
        <w:t xml:space="preserve"> </w:t>
      </w:r>
      <w:r>
        <w:t>efficiency,</w:t>
      </w:r>
      <w:r>
        <w:rPr>
          <w:spacing w:val="21"/>
        </w:rPr>
        <w:t xml:space="preserve"> </w:t>
      </w:r>
      <w:r>
        <w:t>allowances</w:t>
      </w:r>
      <w:r>
        <w:rPr>
          <w:spacing w:val="15"/>
        </w:rPr>
        <w:t xml:space="preserve"> </w:t>
      </w:r>
      <w:r>
        <w:t>carry</w:t>
      </w:r>
      <w:r>
        <w:rPr>
          <w:spacing w:val="16"/>
        </w:rPr>
        <w:t xml:space="preserve"> </w:t>
      </w:r>
      <w:r>
        <w:t>distinct</w:t>
      </w:r>
      <w:r>
        <w:rPr>
          <w:spacing w:val="16"/>
        </w:rPr>
        <w:t xml:space="preserve"> </w:t>
      </w:r>
      <w:r>
        <w:t>semantics.</w:t>
      </w:r>
      <w:r>
        <w:rPr>
          <w:spacing w:val="79"/>
        </w:rPr>
        <w:t xml:space="preserve"> </w:t>
      </w:r>
      <w:r>
        <w:t>A</w:t>
      </w:r>
      <w:r>
        <w:rPr>
          <w:spacing w:val="15"/>
        </w:rPr>
        <w:t xml:space="preserve"> </w:t>
      </w:r>
      <w:r>
        <w:t>transfer</w:t>
      </w:r>
      <w:r>
        <w:rPr>
          <w:spacing w:val="16"/>
        </w:rPr>
        <w:t xml:space="preserve"> </w:t>
      </w:r>
      <w:r>
        <w:t>may</w:t>
      </w:r>
      <w:r>
        <w:rPr>
          <w:spacing w:val="15"/>
        </w:rPr>
        <w:t xml:space="preserve"> </w:t>
      </w:r>
      <w:r>
        <w:t>reflect</w:t>
      </w:r>
      <w:r>
        <w:rPr>
          <w:spacing w:val="16"/>
        </w:rPr>
        <w:t xml:space="preserve"> </w:t>
      </w:r>
      <w:r>
        <w:t>routing,</w:t>
      </w:r>
      <w:r>
        <w:rPr>
          <w:spacing w:val="21"/>
        </w:rPr>
        <w:t xml:space="preserve"> </w:t>
      </w:r>
      <w:r>
        <w:rPr>
          <w:spacing w:val="-2"/>
        </w:rPr>
        <w:t>market</w:t>
      </w:r>
    </w:p>
    <w:p w14:paraId="00DC1C6F" w14:textId="77777777" w:rsidR="00350CFB" w:rsidRDefault="00283FFF">
      <w:pPr>
        <w:pStyle w:val="a3"/>
        <w:spacing w:before="180" w:line="396" w:lineRule="auto"/>
        <w:ind w:left="282" w:right="563"/>
        <w:jc w:val="both"/>
      </w:pPr>
      <w:bookmarkStart w:id="67" w:name="Research_problem"/>
      <w:bookmarkStart w:id="68" w:name="_bookmark7"/>
      <w:r>
        <w:rPr>
          <w:color w:val="FF0000"/>
        </w:rPr>
        <w:t>making, or passive receipt; an allowance is an explicit delegation of spending authority. Treating allowances as endorsement edges aligns PageRank’s citation metaphor [49] with a trust-like act that protocols already rely on for token interactions. Whether that semantic difference produces rankings that are merely different, or differently aligned with authorization and transfer checks, is an empirical question. This research answers that question on Arbitrum One using a matched sample of wallets with non-zero endorsement- and transfer-graph connectivity (n = 5,521).</w:t>
      </w:r>
      <w:bookmarkEnd w:id="67"/>
      <w:bookmarkEnd w:id="68"/>
    </w:p>
    <w:p w14:paraId="00DC1C70" w14:textId="77777777" w:rsidR="00350CFB" w:rsidRDefault="00350CFB">
      <w:pPr>
        <w:pStyle w:val="a3"/>
        <w:spacing w:before="166"/>
      </w:pPr>
    </w:p>
    <w:p w14:paraId="00DC1C71" w14:textId="77777777" w:rsidR="00350CFB" w:rsidRDefault="00283FFF">
      <w:pPr>
        <w:pStyle w:val="2"/>
        <w:numPr>
          <w:ilvl w:val="1"/>
          <w:numId w:val="26"/>
        </w:numPr>
        <w:tabs>
          <w:tab w:val="left" w:pos="783"/>
        </w:tabs>
        <w:ind w:left="783" w:hanging="501"/>
      </w:pPr>
      <w:r>
        <w:t>Research</w:t>
      </w:r>
      <w:r>
        <w:rPr>
          <w:spacing w:val="16"/>
        </w:rPr>
        <w:t xml:space="preserve"> </w:t>
      </w:r>
      <w:r>
        <w:rPr>
          <w:spacing w:val="-2"/>
        </w:rPr>
        <w:t>problem</w:t>
      </w:r>
    </w:p>
    <w:p w14:paraId="00DC1C72" w14:textId="77777777" w:rsidR="00350CFB" w:rsidRDefault="00350CFB">
      <w:pPr>
        <w:pStyle w:val="a3"/>
        <w:spacing w:before="24"/>
        <w:rPr>
          <w:b/>
          <w:sz w:val="28"/>
        </w:rPr>
      </w:pPr>
    </w:p>
    <w:p w14:paraId="00DC1C73" w14:textId="77777777" w:rsidR="00350CFB" w:rsidRDefault="00283FFF">
      <w:pPr>
        <w:pStyle w:val="a3"/>
        <w:spacing w:line="396" w:lineRule="auto"/>
        <w:ind w:left="282" w:right="523"/>
        <w:jc w:val="both"/>
      </w:pPr>
      <w:r>
        <w:t xml:space="preserve">Existing Adaptive Weighted PageRank (AWP) methods infer trust from transfer volume and lo-gistic time-decay over transaction history </w:t>
      </w:r>
      <w:hyperlink w:anchor="_bookmark149" w:history="1">
        <w:r>
          <w:rPr>
            <w:vertAlign w:val="superscript"/>
          </w:rPr>
          <w:t>[16]</w:t>
        </w:r>
      </w:hyperlink>
      <w:r>
        <w:t>.</w:t>
      </w:r>
      <w:r>
        <w:rPr>
          <w:spacing w:val="40"/>
        </w:rPr>
        <w:t xml:space="preserve"> </w:t>
      </w:r>
      <w:r>
        <w:t>While economically interpretable, they (i) require expensive</w:t>
      </w:r>
      <w:r>
        <w:rPr>
          <w:spacing w:val="-6"/>
        </w:rPr>
        <w:t xml:space="preserve"> </w:t>
      </w:r>
      <w:r>
        <w:t>historical</w:t>
      </w:r>
      <w:r>
        <w:rPr>
          <w:spacing w:val="-5"/>
        </w:rPr>
        <w:t xml:space="preserve"> </w:t>
      </w:r>
      <w:r>
        <w:t>transfer</w:t>
      </w:r>
      <w:r>
        <w:rPr>
          <w:spacing w:val="-6"/>
        </w:rPr>
        <w:t xml:space="preserve"> </w:t>
      </w:r>
      <w:r>
        <w:t>aggregation,</w:t>
      </w:r>
      <w:r>
        <w:rPr>
          <w:spacing w:val="-5"/>
        </w:rPr>
        <w:t xml:space="preserve"> </w:t>
      </w:r>
      <w:r>
        <w:t>(ii)</w:t>
      </w:r>
      <w:r>
        <w:rPr>
          <w:spacing w:val="-5"/>
        </w:rPr>
        <w:t xml:space="preserve"> </w:t>
      </w:r>
      <w:r>
        <w:t>treat</w:t>
      </w:r>
      <w:r>
        <w:rPr>
          <w:spacing w:val="-6"/>
        </w:rPr>
        <w:t xml:space="preserve"> </w:t>
      </w:r>
      <w:r>
        <w:t>inbound</w:t>
      </w:r>
      <w:r>
        <w:rPr>
          <w:spacing w:val="-5"/>
        </w:rPr>
        <w:t xml:space="preserve"> </w:t>
      </w:r>
      <w:r>
        <w:t>transfer</w:t>
      </w:r>
      <w:r>
        <w:rPr>
          <w:spacing w:val="-6"/>
        </w:rPr>
        <w:t xml:space="preserve"> </w:t>
      </w:r>
      <w:r>
        <w:t>volume</w:t>
      </w:r>
      <w:r>
        <w:rPr>
          <w:spacing w:val="-5"/>
        </w:rPr>
        <w:t xml:space="preserve"> </w:t>
      </w:r>
      <w:r>
        <w:t>as</w:t>
      </w:r>
      <w:r>
        <w:rPr>
          <w:spacing w:val="-6"/>
        </w:rPr>
        <w:t xml:space="preserve"> </w:t>
      </w:r>
      <w:r>
        <w:t>a</w:t>
      </w:r>
      <w:r>
        <w:rPr>
          <w:spacing w:val="-6"/>
        </w:rPr>
        <w:t xml:space="preserve"> </w:t>
      </w:r>
      <w:r>
        <w:t>proxy</w:t>
      </w:r>
      <w:r>
        <w:rPr>
          <w:spacing w:val="-5"/>
        </w:rPr>
        <w:t xml:space="preserve"> </w:t>
      </w:r>
      <w:r>
        <w:t>for</w:t>
      </w:r>
      <w:r>
        <w:rPr>
          <w:spacing w:val="-6"/>
        </w:rPr>
        <w:t xml:space="preserve"> </w:t>
      </w:r>
      <w:r>
        <w:t>a</w:t>
      </w:r>
      <w:r>
        <w:rPr>
          <w:spacing w:val="-5"/>
        </w:rPr>
        <w:t xml:space="preserve"> </w:t>
      </w:r>
      <w:r>
        <w:t>“valu-able</w:t>
      </w:r>
      <w:r>
        <w:rPr>
          <w:spacing w:val="-3"/>
        </w:rPr>
        <w:t xml:space="preserve"> </w:t>
      </w:r>
      <w:r>
        <w:t>wallet,”</w:t>
      </w:r>
      <w:r>
        <w:rPr>
          <w:spacing w:val="-3"/>
        </w:rPr>
        <w:t xml:space="preserve"> </w:t>
      </w:r>
      <w:r>
        <w:t>and</w:t>
      </w:r>
      <w:r>
        <w:rPr>
          <w:spacing w:val="-3"/>
        </w:rPr>
        <w:t xml:space="preserve"> </w:t>
      </w:r>
      <w:r>
        <w:t>(iii)</w:t>
      </w:r>
      <w:r>
        <w:rPr>
          <w:spacing w:val="-3"/>
        </w:rPr>
        <w:t xml:space="preserve"> </w:t>
      </w:r>
      <w:r>
        <w:t>do</w:t>
      </w:r>
      <w:r>
        <w:rPr>
          <w:spacing w:val="-3"/>
        </w:rPr>
        <w:t xml:space="preserve"> </w:t>
      </w:r>
      <w:r>
        <w:t>not</w:t>
      </w:r>
      <w:r>
        <w:rPr>
          <w:spacing w:val="-3"/>
        </w:rPr>
        <w:t xml:space="preserve"> </w:t>
      </w:r>
      <w:r>
        <w:t>model</w:t>
      </w:r>
      <w:r>
        <w:rPr>
          <w:spacing w:val="-3"/>
        </w:rPr>
        <w:t xml:space="preserve"> </w:t>
      </w:r>
      <w:r>
        <w:t>explicit</w:t>
      </w:r>
      <w:r>
        <w:rPr>
          <w:spacing w:val="-3"/>
        </w:rPr>
        <w:t xml:space="preserve"> </w:t>
      </w:r>
      <w:r>
        <w:t>spending</w:t>
      </w:r>
      <w:r>
        <w:rPr>
          <w:spacing w:val="-3"/>
        </w:rPr>
        <w:t xml:space="preserve"> </w:t>
      </w:r>
      <w:r>
        <w:t>authorization. EndorseRank</w:t>
      </w:r>
      <w:r>
        <w:rPr>
          <w:spacing w:val="-3"/>
        </w:rPr>
        <w:t xml:space="preserve"> </w:t>
      </w:r>
      <w:r>
        <w:t>instead</w:t>
      </w:r>
      <w:r>
        <w:rPr>
          <w:spacing w:val="-3"/>
        </w:rPr>
        <w:t xml:space="preserve"> </w:t>
      </w:r>
      <w:r>
        <w:t>uses</w:t>
      </w:r>
      <w:r>
        <w:rPr>
          <w:spacing w:val="-3"/>
        </w:rPr>
        <w:t xml:space="preserve"> </w:t>
      </w:r>
      <w:r>
        <w:t>the latest allowance per owner–spender pair as edge strength on a directed endorsement graph, yield-ing</w:t>
      </w:r>
      <w:r>
        <w:rPr>
          <w:spacing w:val="15"/>
        </w:rPr>
        <w:t xml:space="preserve"> </w:t>
      </w:r>
      <w:r>
        <w:t>a</w:t>
      </w:r>
      <w:r>
        <w:rPr>
          <w:spacing w:val="17"/>
        </w:rPr>
        <w:t xml:space="preserve"> </w:t>
      </w:r>
      <w:r>
        <w:t>sparser</w:t>
      </w:r>
      <w:r>
        <w:rPr>
          <w:spacing w:val="16"/>
        </w:rPr>
        <w:t xml:space="preserve"> </w:t>
      </w:r>
      <w:r>
        <w:t>graph</w:t>
      </w:r>
      <w:r>
        <w:rPr>
          <w:spacing w:val="17"/>
        </w:rPr>
        <w:t xml:space="preserve"> </w:t>
      </w:r>
      <w:r>
        <w:t>and</w:t>
      </w:r>
      <w:r>
        <w:rPr>
          <w:spacing w:val="16"/>
        </w:rPr>
        <w:t xml:space="preserve"> </w:t>
      </w:r>
      <w:r>
        <w:t>a</w:t>
      </w:r>
      <w:r>
        <w:rPr>
          <w:spacing w:val="17"/>
        </w:rPr>
        <w:t xml:space="preserve"> </w:t>
      </w:r>
      <w:r>
        <w:t>semantically</w:t>
      </w:r>
      <w:r>
        <w:rPr>
          <w:spacing w:val="16"/>
        </w:rPr>
        <w:t xml:space="preserve"> </w:t>
      </w:r>
      <w:r>
        <w:t>distinct</w:t>
      </w:r>
      <w:r>
        <w:rPr>
          <w:spacing w:val="16"/>
        </w:rPr>
        <w:t xml:space="preserve"> </w:t>
      </w:r>
      <w:r>
        <w:t>trust</w:t>
      </w:r>
      <w:r>
        <w:rPr>
          <w:spacing w:val="17"/>
        </w:rPr>
        <w:t xml:space="preserve"> </w:t>
      </w:r>
      <w:r>
        <w:t>signal</w:t>
      </w:r>
      <w:r>
        <w:rPr>
          <w:spacing w:val="16"/>
        </w:rPr>
        <w:t xml:space="preserve"> </w:t>
      </w:r>
      <w:r>
        <w:t>without</w:t>
      </w:r>
      <w:r>
        <w:rPr>
          <w:spacing w:val="17"/>
        </w:rPr>
        <w:t xml:space="preserve"> </w:t>
      </w:r>
      <w:r>
        <w:t>temporal</w:t>
      </w:r>
      <w:r>
        <w:rPr>
          <w:spacing w:val="16"/>
        </w:rPr>
        <w:t xml:space="preserve"> </w:t>
      </w:r>
      <w:r>
        <w:t>decay</w:t>
      </w:r>
      <w:r>
        <w:rPr>
          <w:spacing w:val="17"/>
        </w:rPr>
        <w:t xml:space="preserve"> </w:t>
      </w:r>
      <w:r>
        <w:rPr>
          <w:spacing w:val="-2"/>
        </w:rPr>
        <w:t>weighting—</w:t>
      </w:r>
    </w:p>
    <w:p w14:paraId="00DC1C74" w14:textId="77777777" w:rsidR="00350CFB" w:rsidRDefault="00283FFF">
      <w:pPr>
        <w:pStyle w:val="a3"/>
        <w:spacing w:before="100"/>
        <w:rPr>
          <w:sz w:val="20"/>
        </w:rPr>
      </w:pPr>
      <w:r>
        <w:rPr>
          <w:noProof/>
          <w:sz w:val="20"/>
        </w:rPr>
        <mc:AlternateContent>
          <mc:Choice Requires="wps">
            <w:drawing>
              <wp:anchor distT="0" distB="0" distL="0" distR="0" simplePos="0" relativeHeight="487590912" behindDoc="1" locked="0" layoutInCell="1" allowOverlap="1" wp14:anchorId="00DC26E4" wp14:editId="00DC26E5">
                <wp:simplePos x="0" y="0"/>
                <wp:positionH relativeFrom="page">
                  <wp:posOffset>809244</wp:posOffset>
                </wp:positionH>
                <wp:positionV relativeFrom="paragraph">
                  <wp:posOffset>225397</wp:posOffset>
                </wp:positionV>
                <wp:extent cx="2376805"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6805" cy="1270"/>
                        </a:xfrm>
                        <a:custGeom>
                          <a:avLst/>
                          <a:gdLst/>
                          <a:ahLst/>
                          <a:cxnLst/>
                          <a:rect l="l" t="t" r="r" b="b"/>
                          <a:pathLst>
                            <a:path w="2376805">
                              <a:moveTo>
                                <a:pt x="0" y="0"/>
                              </a:moveTo>
                              <a:lnTo>
                                <a:pt x="2376563"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57F3289" id="Graphic 8" o:spid="_x0000_s1026" style="position:absolute;margin-left:63.7pt;margin-top:17.75pt;width:187.15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23768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" path="m,l2376563,e" filled="f" strokeweight=".14056mm">
                <v:path arrowok="t"/>
                <w10:wrap type="topAndBottom" anchorx="page"/>
              </v:shape>
            </w:pict>
          </mc:Fallback>
        </mc:AlternateContent>
      </w:r>
    </w:p>
    <w:p w14:paraId="00DC1C75" w14:textId="77777777" w:rsidR="00350CFB" w:rsidRDefault="00283FFF">
      <w:pPr>
        <w:spacing w:before="18"/>
        <w:ind w:left="354" w:right="564" w:hanging="73"/>
        <w:jc w:val="both"/>
        <w:rPr>
          <w:sz w:val="20"/>
        </w:rPr>
      </w:pPr>
      <w:bookmarkStart w:id="69" w:name="_bookmark8"/>
      <w:r>
        <w:rPr>
          <w:position w:val="7"/>
          <w:sz w:val="14"/>
          <w:color w:val="FF0000"/>
        </w:rPr>
        <w:t>1The matched cohort is wallets with non-zero connectivity in the reputation subgraphs (n = 5,521). Runtime scaling uses a larger expanded wallet pool (N = 31,612).</w:t>
      </w:r>
      <w:bookmarkEnd w:id="69"/>
    </w:p>
    <w:p w14:paraId="00DC1C76" w14:textId="77777777" w:rsidR="00350CFB" w:rsidRDefault="00350CFB">
      <w:pPr>
        <w:jc w:val="both"/>
        <w:rPr>
          <w:sz w:val="20"/>
        </w:rPr>
        <w:sectPr w:rsidR="00350CFB">
          <w:pgSz w:w="11910" w:h="16840"/>
          <w:pgMar w:top="1840" w:right="708" w:bottom="2300" w:left="992" w:header="0" w:footer="2115" w:gutter="0"/>
          <w:cols w:space="720"/>
        </w:sectPr>
      </w:pPr>
    </w:p>
    <w:p w14:paraId="00DC1C77" w14:textId="77777777" w:rsidR="00350CFB" w:rsidRDefault="00283FFF">
      <w:pPr>
        <w:pStyle w:val="a3"/>
        <w:spacing w:before="72" w:line="396" w:lineRule="auto"/>
        <w:ind w:left="282" w:right="524"/>
        <w:jc w:val="both"/>
      </w:pPr>
      <w:r>
        <w:t>integrating</w:t>
      </w:r>
      <w:r>
        <w:rPr>
          <w:spacing w:val="-5"/>
        </w:rPr>
        <w:t xml:space="preserve"> </w:t>
      </w:r>
      <w:r>
        <w:t>ERC-20</w:t>
      </w:r>
      <w:r>
        <w:rPr>
          <w:spacing w:val="-5"/>
        </w:rPr>
        <w:t xml:space="preserve"> </w:t>
      </w:r>
      <w:r>
        <w:t>allowance</w:t>
      </w:r>
      <w:r>
        <w:rPr>
          <w:spacing w:val="-5"/>
        </w:rPr>
        <w:t xml:space="preserve"> </w:t>
      </w:r>
      <w:r>
        <w:t>edges</w:t>
      </w:r>
      <w:r>
        <w:rPr>
          <w:spacing w:val="-5"/>
        </w:rPr>
        <w:t xml:space="preserve"> </w:t>
      </w:r>
      <w:r>
        <w:t>into</w:t>
      </w:r>
      <w:r>
        <w:rPr>
          <w:spacing w:val="-5"/>
        </w:rPr>
        <w:t xml:space="preserve"> </w:t>
      </w:r>
      <w:r>
        <w:t>PageRank</w:t>
      </w:r>
      <w:r>
        <w:rPr>
          <w:spacing w:val="-5"/>
        </w:rPr>
        <w:t xml:space="preserve"> </w:t>
      </w:r>
      <w:r>
        <w:t>for</w:t>
      </w:r>
      <w:r>
        <w:rPr>
          <w:spacing w:val="-5"/>
        </w:rPr>
        <w:t xml:space="preserve"> </w:t>
      </w:r>
      <w:r>
        <w:t>enhanced</w:t>
      </w:r>
      <w:r>
        <w:rPr>
          <w:spacing w:val="-5"/>
        </w:rPr>
        <w:t xml:space="preserve"> </w:t>
      </w:r>
      <w:r>
        <w:t>on-chain</w:t>
      </w:r>
      <w:r>
        <w:rPr>
          <w:spacing w:val="-5"/>
        </w:rPr>
        <w:t xml:space="preserve"> </w:t>
      </w:r>
      <w:r>
        <w:t>wallet</w:t>
      </w:r>
      <w:r>
        <w:rPr>
          <w:spacing w:val="-5"/>
        </w:rPr>
        <w:t xml:space="preserve"> </w:t>
      </w:r>
      <w:r>
        <w:t>reputation</w:t>
      </w:r>
      <w:r>
        <w:rPr>
          <w:spacing w:val="-5"/>
        </w:rPr>
        <w:t xml:space="preserve"> </w:t>
      </w:r>
      <w:r>
        <w:t>scor-</w:t>
      </w:r>
      <w:r>
        <w:rPr>
          <w:spacing w:val="-4"/>
        </w:rPr>
        <w:t>ing.</w:t>
      </w:r>
    </w:p>
    <w:p w14:paraId="00DC1C78" w14:textId="77777777" w:rsidR="00350CFB" w:rsidRDefault="00283FFF">
      <w:pPr>
        <w:pStyle w:val="a3"/>
        <w:spacing w:before="16" w:line="396" w:lineRule="auto"/>
        <w:ind w:left="282" w:right="522" w:hanging="8"/>
        <w:jc w:val="both"/>
      </w:pPr>
      <w:r>
        <w:rPr>
          <w:color w:val="FF0000"/>
        </w:rPr>
        <w:t>The research problem is therefore comparative and evaluative: on an identical Arbitrum One wallet sample with non-zero endorsement- and transfer-graph connectivity, does EndorseRank produce wallet orderings that are construct-distinct from AWP, align credibly with allowance and transfer checks, and do so at substantially lower computational cost? The primary comparison is EndorseRank versus AWP.</w:t>
      </w:r>
    </w:p>
    <w:p w14:paraId="00DC1C79" w14:textId="77777777" w:rsidR="00350CFB" w:rsidRDefault="00283FFF">
      <w:pPr>
        <w:pStyle w:val="a3"/>
        <w:spacing w:before="22" w:line="396" w:lineRule="auto"/>
        <w:ind w:left="282" w:right="525" w:hanging="8"/>
        <w:jc w:val="both"/>
      </w:pPr>
      <w:r>
        <w:rPr>
          <w:color w:val="FF0000"/>
        </w:rPr>
        <w:t>Table 1.1 summarizes the primary comparison. Table 1.3 summarizes hypotheses (H1–H3), research questions (RQ1–RQ4), and Chapter 4 empirical claims (C1–C4). SRQ1 and SC1 are withdrawn.</w:t>
      </w:r>
    </w:p>
    <w:p w14:paraId="00DC1C7A" w14:textId="77777777" w:rsidR="00350CFB" w:rsidRDefault="00283FFF">
      <w:pPr>
        <w:pStyle w:val="a3"/>
        <w:spacing w:before="62"/>
        <w:ind w:left="374"/>
        <w:jc w:val="both"/>
      </w:pPr>
      <w:bookmarkStart w:id="70" w:name="_bookmark9"/>
      <w:bookmarkEnd w:id="70"/>
      <w:r>
        <w:t>Table</w:t>
      </w:r>
      <w:r>
        <w:rPr>
          <w:spacing w:val="-5"/>
        </w:rPr>
        <w:t xml:space="preserve"> </w:t>
      </w:r>
      <w:r>
        <w:t>1.1:</w:t>
      </w:r>
      <w:r>
        <w:rPr>
          <w:spacing w:val="13"/>
        </w:rPr>
        <w:t xml:space="preserve"> </w:t>
      </w:r>
      <w:r>
        <w:t>Primary</w:t>
      </w:r>
      <w:r>
        <w:rPr>
          <w:spacing w:val="-5"/>
        </w:rPr>
        <w:t xml:space="preserve"> </w:t>
      </w:r>
      <w:r>
        <w:t>comparison:</w:t>
      </w:r>
      <w:r>
        <w:rPr>
          <w:spacing w:val="14"/>
        </w:rPr>
        <w:t xml:space="preserve"> </w:t>
      </w:r>
      <w:r>
        <w:t>EndorseRank</w:t>
      </w:r>
      <w:r>
        <w:rPr>
          <w:spacing w:val="-5"/>
        </w:rPr>
        <w:t xml:space="preserve"> </w:t>
      </w:r>
      <w:r>
        <w:t>versus</w:t>
      </w:r>
      <w:r>
        <w:rPr>
          <w:spacing w:val="-5"/>
        </w:rPr>
        <w:t xml:space="preserve"> </w:t>
      </w:r>
      <w:r>
        <w:t>AWP</w:t>
      </w:r>
      <w:r>
        <w:rPr>
          <w:spacing w:val="-5"/>
        </w:rPr>
        <w:t xml:space="preserve"> </w:t>
      </w:r>
      <w:r>
        <w:t>(matched</w:t>
      </w:r>
      <w:r>
        <w:rPr>
          <w:spacing w:val="-5"/>
        </w:rPr>
        <w:t xml:space="preserve"> </w:t>
      </w:r>
      <w:r>
        <w:t>wallet</w:t>
      </w:r>
      <w:r>
        <w:rPr>
          <w:spacing w:val="-5"/>
        </w:rPr>
        <w:t xml:space="preserve"> </w:t>
      </w:r>
      <w:r>
        <w:t>cohort,</w:t>
      </w:r>
      <w:r>
        <w:rPr>
          <w:spacing w:val="-5"/>
        </w:rPr>
        <w:t xml:space="preserve"> </w:t>
      </w:r>
      <w:r>
        <w:rPr>
          <w:i/>
        </w:rPr>
        <w:t>n</w:t>
      </w:r>
      <w:r>
        <w:rPr>
          <w:i/>
          <w:spacing w:val="2"/>
        </w:rPr>
        <w:t xml:space="preserve"> </w:t>
      </w:r>
      <w:r>
        <w:t>=</w:t>
      </w:r>
      <w:r>
        <w:rPr>
          <w:spacing w:val="1"/>
        </w:rPr>
        <w:t xml:space="preserve"> </w:t>
      </w:r>
      <w:r>
        <w:rPr>
          <w:spacing w:val="-2"/>
        </w:rPr>
        <w:t>5</w:t>
      </w:r>
      <w:r>
        <w:rPr>
          <w:i/>
          <w:spacing w:val="-2"/>
        </w:rPr>
        <w:t>,</w:t>
      </w:r>
      <w:r>
        <w:rPr>
          <w:spacing w:val="-2"/>
        </w:rPr>
        <w:t>521).</w:t>
      </w:r>
    </w:p>
    <w:p w14:paraId="00DC1C7B" w14:textId="77777777" w:rsidR="00350CFB" w:rsidRDefault="00283FFF">
      <w:pPr>
        <w:pStyle w:val="a3"/>
        <w:spacing w:before="1"/>
        <w:rPr>
          <w:sz w:val="19"/>
        </w:rPr>
      </w:pPr>
      <w:r>
        <w:rPr>
          <w:noProof/>
          <w:sz w:val="19"/>
        </w:rPr>
        <mc:AlternateContent>
          <mc:Choice Requires="wps">
            <w:drawing>
              <wp:anchor distT="0" distB="0" distL="0" distR="0" simplePos="0" relativeHeight="487591424" behindDoc="1" locked="0" layoutInCell="1" allowOverlap="1" wp14:anchorId="00DC26E6" wp14:editId="00DC26E7">
                <wp:simplePos x="0" y="0"/>
                <wp:positionH relativeFrom="page">
                  <wp:posOffset>854671</wp:posOffset>
                </wp:positionH>
                <wp:positionV relativeFrom="paragraph">
                  <wp:posOffset>154982</wp:posOffset>
                </wp:positionV>
                <wp:extent cx="585089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50890" cy="1270"/>
                        </a:xfrm>
                        <a:custGeom>
                          <a:avLst/>
                          <a:gdLst/>
                          <a:ahLst/>
                          <a:cxnLst/>
                          <a:rect l="l" t="t" r="r" b="b"/>
                          <a:pathLst>
                            <a:path w="5850890">
                              <a:moveTo>
                                <a:pt x="0" y="0"/>
                              </a:moveTo>
                              <a:lnTo>
                                <a:pt x="5850661"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5EB0753" id="Graphic 9" o:spid="_x0000_s1026" style="position:absolute;margin-left:67.3pt;margin-top:12.2pt;width:460.7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58508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" path="m,l5850661,e" filled="f" strokeweight=".33739mm">
                <v:path arrowok="t"/>
                <w10:wrap type="topAndBottom" anchorx="page"/>
              </v:shape>
            </w:pict>
          </mc:Fallback>
        </mc:AlternateContent>
      </w:r>
    </w:p>
    <w:p w14:paraId="00DC1C7C" w14:textId="77777777" w:rsidR="00350CFB" w:rsidRDefault="00283FFF">
      <w:pPr>
        <w:tabs>
          <w:tab w:val="left" w:pos="2247"/>
          <w:tab w:val="left" w:pos="5006"/>
        </w:tabs>
        <w:spacing w:before="54"/>
        <w:ind w:left="423"/>
      </w:pPr>
      <w:r>
        <w:rPr>
          <w:spacing w:val="-2"/>
        </w:rPr>
        <w:t>Method</w:t>
      </w:r>
      <w:r>
        <w:tab/>
        <w:t>Input</w:t>
      </w:r>
      <w:r>
        <w:rPr>
          <w:spacing w:val="-6"/>
        </w:rPr>
        <w:t xml:space="preserve"> </w:t>
      </w:r>
      <w:r>
        <w:rPr>
          <w:spacing w:val="-2"/>
        </w:rPr>
        <w:t>graph</w:t>
      </w:r>
      <w:r>
        <w:tab/>
      </w:r>
      <w:r>
        <w:rPr>
          <w:spacing w:val="-4"/>
        </w:rPr>
        <w:t>Role</w:t>
      </w:r>
    </w:p>
    <w:p w14:paraId="00DC1C7D" w14:textId="77777777" w:rsidR="00350CFB" w:rsidRDefault="00350CFB">
      <w:pPr>
        <w:sectPr w:rsidR="00350CFB">
          <w:pgSz w:w="11910" w:h="16840"/>
          <w:pgMar w:top="1840" w:right="708" w:bottom="2300" w:left="992" w:header="0" w:footer="2115" w:gutter="0"/>
          <w:cols w:space="720"/>
        </w:sectPr>
      </w:pPr>
    </w:p>
    <w:p w14:paraId="00DC1C7E" w14:textId="77777777" w:rsidR="00350CFB" w:rsidRDefault="00283FFF">
      <w:pPr>
        <w:tabs>
          <w:tab w:val="left" w:pos="2247"/>
          <w:tab w:val="left" w:pos="2981"/>
          <w:tab w:val="left" w:pos="3897"/>
        </w:tabs>
        <w:spacing w:before="142" w:line="259" w:lineRule="auto"/>
        <w:ind w:left="423"/>
        <w:jc w:val="center"/>
        <w:rPr>
          <w:position w:val="3"/>
        </w:rPr>
      </w:pPr>
      <w:r>
        <w:rPr>
          <w:noProof/>
          <w:position w:val="3"/>
        </w:rPr>
        <mc:AlternateContent>
          <mc:Choice Requires="wps">
            <w:drawing>
              <wp:anchor distT="0" distB="0" distL="0" distR="0" simplePos="0" relativeHeight="15733248" behindDoc="0" locked="0" layoutInCell="1" allowOverlap="1" wp14:anchorId="00DC26E8" wp14:editId="00DC26E9">
                <wp:simplePos x="0" y="0"/>
                <wp:positionH relativeFrom="page">
                  <wp:posOffset>854671</wp:posOffset>
                </wp:positionH>
                <wp:positionV relativeFrom="paragraph">
                  <wp:posOffset>52246</wp:posOffset>
                </wp:positionV>
                <wp:extent cx="5850890"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50890" cy="1270"/>
                        </a:xfrm>
                        <a:custGeom>
                          <a:avLst/>
                          <a:gdLst/>
                          <a:ahLst/>
                          <a:cxnLst/>
                          <a:rect l="l" t="t" r="r" b="b"/>
                          <a:pathLst>
                            <a:path w="5850890">
                              <a:moveTo>
                                <a:pt x="0" y="0"/>
                              </a:moveTo>
                              <a:lnTo>
                                <a:pt x="5850661" y="0"/>
                              </a:lnTo>
                            </a:path>
                          </a:pathLst>
                        </a:custGeom>
                        <a:ln w="75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AD4C7C" id="Graphic 10" o:spid="_x0000_s1026" style="position:absolute;margin-left:67.3pt;margin-top:4.1pt;width:460.7pt;height:.1pt;z-index:15733248;visibility:visible;mso-wrap-style:square;mso-wrap-distance-left:0;mso-wrap-distance-top:0;mso-wrap-distance-right:0;mso-wrap-distance-bottom:0;mso-position-horizontal:absolute;mso-position-horizontal-relative:page;mso-position-vertical:absolute;mso-position-vertical-relative:text;v-text-anchor:top" coordsize="58508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" path="m,l5850661,e" filled="f" strokeweight=".21089mm">
                <v:path arrowok="t"/>
                <w10:wrap anchorx="page"/>
              </v:shape>
            </w:pict>
          </mc:Fallback>
        </mc:AlternateContent>
      </w:r>
      <w:r>
        <w:rPr>
          <w:spacing w:val="-2"/>
        </w:rPr>
        <w:t>EndorseRank</w:t>
      </w:r>
      <w:r>
        <w:tab/>
      </w:r>
      <w:r>
        <w:rPr>
          <w:spacing w:val="-2"/>
        </w:rPr>
        <w:t>Latest</w:t>
      </w:r>
      <w:r>
        <w:tab/>
      </w:r>
      <w:r>
        <w:rPr>
          <w:spacing w:val="-2"/>
        </w:rPr>
        <w:t>ERC-20</w:t>
      </w:r>
      <w:r>
        <w:tab/>
      </w:r>
      <w:r>
        <w:rPr>
          <w:spacing w:val="-2"/>
        </w:rPr>
        <w:t xml:space="preserve">allowances </w:t>
      </w:r>
      <w:r>
        <w:rPr>
          <w:spacing w:val="-2"/>
          <w:position w:val="3"/>
        </w:rPr>
        <w:t>(</w:t>
      </w:r>
      <w:r>
        <w:rPr>
          <w:i/>
          <w:spacing w:val="-2"/>
          <w:position w:val="3"/>
        </w:rPr>
        <w:t>G</w:t>
      </w:r>
      <w:r>
        <w:rPr>
          <w:spacing w:val="-2"/>
          <w:sz w:val="16"/>
        </w:rPr>
        <w:t>approve</w:t>
      </w:r>
      <w:r>
        <w:rPr>
          <w:spacing w:val="-2"/>
          <w:position w:val="3"/>
        </w:rPr>
        <w:t>)</w:t>
      </w:r>
    </w:p>
    <w:p w14:paraId="00DC1C7F" w14:textId="77777777" w:rsidR="00350CFB" w:rsidRDefault="00283FFF">
      <w:pPr>
        <w:tabs>
          <w:tab w:val="left" w:pos="2247"/>
          <w:tab w:val="left" w:pos="4115"/>
        </w:tabs>
        <w:spacing w:line="232" w:lineRule="exact"/>
        <w:ind w:left="423"/>
        <w:jc w:val="center"/>
      </w:pPr>
      <w:r>
        <w:rPr>
          <w:spacing w:val="-5"/>
        </w:rPr>
        <w:t>AWP</w:t>
      </w:r>
      <w:r>
        <w:tab/>
      </w:r>
      <w:r>
        <w:rPr>
          <w:spacing w:val="-4"/>
        </w:rPr>
        <w:t>Time-</w:t>
      </w:r>
      <w:r>
        <w:rPr>
          <w:spacing w:val="-2"/>
        </w:rPr>
        <w:t>decayed</w:t>
      </w:r>
      <w:r>
        <w:tab/>
      </w:r>
      <w:r>
        <w:rPr>
          <w:spacing w:val="-2"/>
        </w:rPr>
        <w:t>transfers</w:t>
      </w:r>
    </w:p>
    <w:p w14:paraId="00DC1C80" w14:textId="77777777" w:rsidR="00350CFB" w:rsidRDefault="00283FFF">
      <w:pPr>
        <w:spacing w:before="13"/>
        <w:ind w:left="426"/>
        <w:jc w:val="center"/>
        <w:rPr>
          <w:position w:val="4"/>
        </w:rPr>
      </w:pPr>
      <w:r>
        <w:rPr>
          <w:spacing w:val="-2"/>
          <w:position w:val="4"/>
        </w:rPr>
        <w:t>(</w:t>
      </w:r>
      <w:r>
        <w:rPr>
          <w:i/>
          <w:spacing w:val="-2"/>
          <w:position w:val="4"/>
        </w:rPr>
        <w:t>G</w:t>
      </w:r>
      <w:r>
        <w:rPr>
          <w:spacing w:val="-2"/>
          <w:sz w:val="16"/>
        </w:rPr>
        <w:t>transfer</w:t>
      </w:r>
      <w:r>
        <w:rPr>
          <w:spacing w:val="-2"/>
          <w:position w:val="4"/>
        </w:rPr>
        <w:t>)</w:t>
      </w:r>
    </w:p>
    <w:p w14:paraId="00DC1C81" w14:textId="77777777" w:rsidR="00350CFB" w:rsidRDefault="00283FFF">
      <w:pPr>
        <w:spacing w:before="142" w:line="256" w:lineRule="auto"/>
        <w:ind w:left="99" w:right="469"/>
      </w:pPr>
      <w:r>
        <w:rPr>
          <w:color w:val="FF0000"/>
        </w:rPr>
        <w:t>Primary construct: allowance delegation; target of this research</w:t>
      </w:r>
    </w:p>
    <w:p w14:paraId="00DC1C82" w14:textId="77777777" w:rsidR="00350CFB" w:rsidRDefault="00283FFF">
      <w:pPr>
        <w:spacing w:line="256" w:lineRule="auto"/>
        <w:ind w:left="99" w:right="469"/>
      </w:pPr>
      <w:r>
        <w:t>Primary</w:t>
      </w:r>
      <w:r>
        <w:rPr>
          <w:spacing w:val="-14"/>
        </w:rPr>
        <w:t xml:space="preserve"> </w:t>
      </w:r>
      <w:r>
        <w:t>baseline: Do</w:t>
      </w:r>
      <w:r>
        <w:rPr>
          <w:spacing w:val="-14"/>
        </w:rPr>
        <w:t xml:space="preserve"> </w:t>
      </w:r>
      <w:r>
        <w:t>et</w:t>
      </w:r>
      <w:r>
        <w:rPr>
          <w:spacing w:val="-14"/>
        </w:rPr>
        <w:t xml:space="preserve"> </w:t>
      </w:r>
      <w:r>
        <w:t>al.</w:t>
      </w:r>
      <w:r>
        <w:rPr>
          <w:spacing w:val="-14"/>
        </w:rPr>
        <w:t xml:space="preserve"> </w:t>
      </w:r>
      <w:r>
        <w:t>transfer-graph</w:t>
      </w:r>
      <w:r>
        <w:rPr>
          <w:spacing w:val="-13"/>
        </w:rPr>
        <w:t xml:space="preserve"> </w:t>
      </w:r>
      <w:r>
        <w:t>reproduc-</w:t>
      </w:r>
      <w:r>
        <w:rPr>
          <w:spacing w:val="-4"/>
        </w:rPr>
        <w:t>tion</w:t>
      </w:r>
    </w:p>
    <w:p w14:paraId="00DC1C83" w14:textId="77777777" w:rsidR="00350CFB" w:rsidRDefault="00350CFB">
      <w:pPr>
        <w:spacing w:line="256" w:lineRule="auto"/>
        <w:sectPr w:rsidR="00350CFB">
          <w:type w:val="continuous"/>
          <w:pgSz w:w="11910" w:h="16840"/>
          <w:pgMar w:top="1920" w:right="708" w:bottom="280" w:left="992" w:header="0" w:footer="2115" w:gutter="0"/>
          <w:cols w:num="2" w:space="720" w:equalWidth="0">
            <w:col w:w="4867" w:space="40"/>
            <w:col w:w="5303"/>
          </w:cols>
        </w:sectPr>
      </w:pPr>
    </w:p>
    <w:p w14:paraId="00DC1C84" w14:textId="77777777" w:rsidR="00350CFB" w:rsidRDefault="00350CFB">
      <w:pPr>
        <w:pStyle w:val="a3"/>
        <w:spacing w:before="6"/>
        <w:rPr>
          <w:sz w:val="5"/>
        </w:rPr>
      </w:pPr>
    </w:p>
    <w:p w14:paraId="00DC1C85" w14:textId="77777777" w:rsidR="00350CFB" w:rsidRDefault="00283FFF">
      <w:pPr>
        <w:spacing w:line="20" w:lineRule="exact"/>
        <w:ind w:left="353"/>
        <w:rPr>
          <w:sz w:val="2"/>
        </w:rPr>
      </w:pPr>
      <w:r>
        <w:rPr>
          <w:noProof/>
          <w:sz w:val="2"/>
        </w:rPr>
        <mc:AlternateContent>
          <mc:Choice Requires="wpg">
            <w:drawing>
              <wp:inline distT="0" distB="0" distL="0" distR="0" wp14:anchorId="00DC26EA" wp14:editId="00DC26EB">
                <wp:extent cx="5850890" cy="12700"/>
                <wp:effectExtent l="9525" t="0" r="0" b="635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0890" cy="12700"/>
                          <a:chOff x="0" y="0"/>
                          <a:chExt cx="5850890" cy="12700"/>
                        </a:xfrm>
                      </wpg:grpSpPr>
                      <wps:wsp>
                        <wps:cNvPr id="12" name="Graphic 12"/>
                        <wps:cNvSpPr/>
                        <wps:spPr>
                          <a:xfrm>
                            <a:off x="0" y="6073"/>
                            <a:ext cx="5850890" cy="1270"/>
                          </a:xfrm>
                          <a:custGeom>
                            <a:avLst/>
                            <a:gdLst/>
                            <a:ahLst/>
                            <a:cxnLst/>
                            <a:rect l="l" t="t" r="r" b="b"/>
                            <a:pathLst>
                              <a:path w="5850890">
                                <a:moveTo>
                                  <a:pt x="0" y="0"/>
                                </a:moveTo>
                                <a:lnTo>
                                  <a:pt x="5850661" y="0"/>
                                </a:lnTo>
                              </a:path>
                            </a:pathLst>
                          </a:custGeom>
                          <a:ln w="1214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D201ADA" id="Group 11" o:spid="_x0000_s1026" style="width:460.7pt;height:1pt;mso-position-horizontal-relative:char;mso-position-vertical-relative:line" coordsize="5850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">
                <v:shape id="Graphic 12" o:spid="_x0000_s1027" style="position:absolute;top:60;width:58508;height:13;visibility:visible;mso-wrap-style:square;v-text-anchor:top" coordsize="58508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" path="m,l5850661,e" filled="f" strokeweight=".33739mm">
                  <v:path arrowok="t"/>
                </v:shape>
                <w10:anchorlock/>
              </v:group>
            </w:pict>
          </mc:Fallback>
        </mc:AlternateContent>
      </w:r>
    </w:p>
    <w:p w14:paraId="00DC1C86" w14:textId="77777777" w:rsidR="00350CFB" w:rsidRDefault="00350CFB">
      <w:pPr>
        <w:pStyle w:val="a3"/>
        <w:spacing w:before="157"/>
      </w:pPr>
    </w:p>
    <w:p w14:paraId="00DC1C87" w14:textId="77777777" w:rsidR="00350CFB" w:rsidRDefault="00283FFF">
      <w:pPr>
        <w:pStyle w:val="a3"/>
        <w:ind w:left="274"/>
      </w:pPr>
      <w:r>
        <w:rPr>
          <w:color w:val="FF0000"/>
        </w:rPr>
        <w:t>To avoid ambiguity, the key concepts used throughout this research are defined as follows:</w:t>
      </w:r>
    </w:p>
    <w:p w14:paraId="00DC1C88" w14:textId="77777777" w:rsidR="00350CFB" w:rsidRDefault="00350CFB">
      <w:pPr>
        <w:pStyle w:val="a3"/>
        <w:spacing w:before="16"/>
      </w:pPr>
    </w:p>
    <w:p w14:paraId="00DC1C89" w14:textId="77777777" w:rsidR="00350CFB" w:rsidRDefault="00283FFF">
      <w:pPr>
        <w:pStyle w:val="a4"/>
        <w:numPr>
          <w:ilvl w:val="0"/>
          <w:numId w:val="25"/>
        </w:numPr>
        <w:tabs>
          <w:tab w:val="left" w:pos="806"/>
          <w:tab w:val="left" w:pos="808"/>
        </w:tabs>
        <w:spacing w:line="396" w:lineRule="auto"/>
        <w:ind w:right="524"/>
        <w:jc w:val="both"/>
        <w:rPr>
          <w:sz w:val="24"/>
        </w:rPr>
      </w:pPr>
      <w:r>
        <w:rPr>
          <w:b/>
          <w:sz w:val="24"/>
        </w:rPr>
        <w:t>DeFi</w:t>
      </w:r>
      <w:r>
        <w:rPr>
          <w:b/>
          <w:spacing w:val="-2"/>
          <w:sz w:val="24"/>
        </w:rPr>
        <w:t xml:space="preserve"> </w:t>
      </w:r>
      <w:r>
        <w:rPr>
          <w:b/>
          <w:sz w:val="24"/>
        </w:rPr>
        <w:t>(Decentralized</w:t>
      </w:r>
      <w:r>
        <w:rPr>
          <w:b/>
          <w:spacing w:val="-2"/>
          <w:sz w:val="24"/>
        </w:rPr>
        <w:t xml:space="preserve"> </w:t>
      </w:r>
      <w:r>
        <w:rPr>
          <w:b/>
          <w:sz w:val="24"/>
        </w:rPr>
        <w:t xml:space="preserve">Finance): </w:t>
      </w:r>
      <w:r>
        <w:rPr>
          <w:sz w:val="24"/>
        </w:rPr>
        <w:t>Financial</w:t>
      </w:r>
      <w:r>
        <w:rPr>
          <w:spacing w:val="-2"/>
          <w:sz w:val="24"/>
        </w:rPr>
        <w:t xml:space="preserve"> </w:t>
      </w:r>
      <w:r>
        <w:rPr>
          <w:sz w:val="24"/>
        </w:rPr>
        <w:t>services—including</w:t>
      </w:r>
      <w:r>
        <w:rPr>
          <w:spacing w:val="-2"/>
          <w:sz w:val="24"/>
        </w:rPr>
        <w:t xml:space="preserve"> </w:t>
      </w:r>
      <w:r>
        <w:rPr>
          <w:sz w:val="24"/>
        </w:rPr>
        <w:t>lending, borrowing, and</w:t>
      </w:r>
      <w:r>
        <w:rPr>
          <w:spacing w:val="-2"/>
          <w:sz w:val="24"/>
        </w:rPr>
        <w:t xml:space="preserve"> </w:t>
      </w:r>
      <w:r>
        <w:rPr>
          <w:sz w:val="24"/>
        </w:rPr>
        <w:t xml:space="preserve">per-petual trading—implemented via smart contracts on public blockchains, typically without a central operator controlling custody or settlement </w:t>
      </w:r>
      <w:hyperlink w:anchor="_bookmark161" w:history="1">
        <w:r>
          <w:rPr>
            <w:sz w:val="24"/>
            <w:vertAlign w:val="superscript"/>
          </w:rPr>
          <w:t>[28]</w:t>
        </w:r>
      </w:hyperlink>
      <w:r>
        <w:rPr>
          <w:sz w:val="24"/>
          <w:vertAlign w:val="superscript"/>
        </w:rPr>
        <w:t>,</w:t>
      </w:r>
      <w:hyperlink w:anchor="_bookmark186" w:history="1">
        <w:r>
          <w:rPr>
            <w:sz w:val="24"/>
            <w:vertAlign w:val="superscript"/>
          </w:rPr>
          <w:t>[53]</w:t>
        </w:r>
      </w:hyperlink>
      <w:r>
        <w:rPr>
          <w:sz w:val="24"/>
        </w:rPr>
        <w:t>.</w:t>
      </w:r>
      <w:r>
        <w:rPr>
          <w:spacing w:val="40"/>
          <w:sz w:val="24"/>
        </w:rPr>
        <w:t xml:space="preserve"> </w:t>
      </w:r>
      <w:r>
        <w:rPr>
          <w:sz w:val="24"/>
        </w:rPr>
        <w:t>DeFi protocols compose open in-terfaces so that positions, liquidations, and token movements are observable on-chain.</w:t>
      </w:r>
    </w:p>
    <w:p w14:paraId="00DC1C8A" w14:textId="77777777" w:rsidR="00350CFB" w:rsidRDefault="00283FFF">
      <w:pPr>
        <w:pStyle w:val="a4"/>
        <w:numPr>
          <w:ilvl w:val="0"/>
          <w:numId w:val="25"/>
        </w:numPr>
        <w:tabs>
          <w:tab w:val="left" w:pos="806"/>
          <w:tab w:val="left" w:pos="808"/>
        </w:tabs>
        <w:spacing w:before="41" w:line="396" w:lineRule="auto"/>
        <w:ind w:right="524"/>
        <w:jc w:val="both"/>
        <w:rPr>
          <w:sz w:val="24"/>
        </w:rPr>
      </w:pPr>
      <w:r>
        <w:rPr>
          <w:color w:val="FF0000"/>
          <w:sz w:val="24"/>
        </w:rPr>
        <w:t>Smart contract: Self-executing program code deployed on a blockchain that enforces agreement terms without a trusted intermediary [9],[55]. In this research, smart contracts are the source of ERC-20 allowance logs and transfer logs.</w:t>
      </w:r>
    </w:p>
    <w:p w14:paraId="00DC1C8B" w14:textId="77777777" w:rsidR="00350CFB" w:rsidRDefault="00283FFF">
      <w:pPr>
        <w:pStyle w:val="a4"/>
        <w:numPr>
          <w:ilvl w:val="0"/>
          <w:numId w:val="25"/>
        </w:numPr>
        <w:tabs>
          <w:tab w:val="left" w:pos="795"/>
        </w:tabs>
        <w:spacing w:before="40"/>
        <w:ind w:left="795" w:hanging="202"/>
        <w:jc w:val="both"/>
        <w:rPr>
          <w:sz w:val="24"/>
        </w:rPr>
      </w:pPr>
      <w:r>
        <w:rPr>
          <w:b/>
          <w:sz w:val="24"/>
        </w:rPr>
        <w:t>Wallet</w:t>
      </w:r>
      <w:r>
        <w:rPr>
          <w:b/>
          <w:spacing w:val="-11"/>
          <w:sz w:val="24"/>
        </w:rPr>
        <w:t xml:space="preserve"> </w:t>
      </w:r>
      <w:r>
        <w:rPr>
          <w:b/>
          <w:sz w:val="24"/>
        </w:rPr>
        <w:t>/</w:t>
      </w:r>
      <w:r>
        <w:rPr>
          <w:b/>
          <w:spacing w:val="-10"/>
          <w:sz w:val="24"/>
        </w:rPr>
        <w:t xml:space="preserve"> </w:t>
      </w:r>
      <w:r>
        <w:rPr>
          <w:b/>
          <w:sz w:val="24"/>
        </w:rPr>
        <w:t>Address:</w:t>
      </w:r>
      <w:r>
        <w:rPr>
          <w:b/>
          <w:spacing w:val="7"/>
          <w:sz w:val="24"/>
        </w:rPr>
        <w:t xml:space="preserve"> </w:t>
      </w:r>
      <w:r>
        <w:rPr>
          <w:sz w:val="24"/>
        </w:rPr>
        <w:t>A</w:t>
      </w:r>
      <w:r>
        <w:rPr>
          <w:spacing w:val="-10"/>
          <w:sz w:val="24"/>
        </w:rPr>
        <w:t xml:space="preserve"> </w:t>
      </w:r>
      <w:r>
        <w:rPr>
          <w:sz w:val="24"/>
        </w:rPr>
        <w:t>blockchain</w:t>
      </w:r>
      <w:r>
        <w:rPr>
          <w:spacing w:val="-10"/>
          <w:sz w:val="24"/>
        </w:rPr>
        <w:t xml:space="preserve"> </w:t>
      </w:r>
      <w:r>
        <w:rPr>
          <w:sz w:val="24"/>
        </w:rPr>
        <w:t>account</w:t>
      </w:r>
      <w:r>
        <w:rPr>
          <w:spacing w:val="-10"/>
          <w:sz w:val="24"/>
        </w:rPr>
        <w:t xml:space="preserve"> </w:t>
      </w:r>
      <w:r>
        <w:rPr>
          <w:sz w:val="24"/>
        </w:rPr>
        <w:t>that</w:t>
      </w:r>
      <w:r>
        <w:rPr>
          <w:spacing w:val="-10"/>
          <w:sz w:val="24"/>
        </w:rPr>
        <w:t xml:space="preserve"> </w:t>
      </w:r>
      <w:r>
        <w:rPr>
          <w:sz w:val="24"/>
        </w:rPr>
        <w:t>holds</w:t>
      </w:r>
      <w:r>
        <w:rPr>
          <w:spacing w:val="-10"/>
          <w:sz w:val="24"/>
        </w:rPr>
        <w:t xml:space="preserve"> </w:t>
      </w:r>
      <w:r>
        <w:rPr>
          <w:sz w:val="24"/>
        </w:rPr>
        <w:t>assets</w:t>
      </w:r>
      <w:r>
        <w:rPr>
          <w:spacing w:val="-10"/>
          <w:sz w:val="24"/>
        </w:rPr>
        <w:t xml:space="preserve"> </w:t>
      </w:r>
      <w:r>
        <w:rPr>
          <w:sz w:val="24"/>
        </w:rPr>
        <w:t>and</w:t>
      </w:r>
      <w:r>
        <w:rPr>
          <w:spacing w:val="-10"/>
          <w:sz w:val="24"/>
        </w:rPr>
        <w:t xml:space="preserve"> </w:t>
      </w:r>
      <w:r>
        <w:rPr>
          <w:sz w:val="24"/>
        </w:rPr>
        <w:t>interacts</w:t>
      </w:r>
      <w:r>
        <w:rPr>
          <w:spacing w:val="-10"/>
          <w:sz w:val="24"/>
        </w:rPr>
        <w:t xml:space="preserve"> </w:t>
      </w:r>
      <w:r>
        <w:rPr>
          <w:sz w:val="24"/>
        </w:rPr>
        <w:t>with</w:t>
      </w:r>
      <w:r>
        <w:rPr>
          <w:spacing w:val="-10"/>
          <w:sz w:val="24"/>
        </w:rPr>
        <w:t xml:space="preserve"> </w:t>
      </w:r>
      <w:r>
        <w:rPr>
          <w:sz w:val="24"/>
        </w:rPr>
        <w:t>smart</w:t>
      </w:r>
      <w:r>
        <w:rPr>
          <w:spacing w:val="-10"/>
          <w:sz w:val="24"/>
        </w:rPr>
        <w:t xml:space="preserve"> </w:t>
      </w:r>
      <w:r>
        <w:rPr>
          <w:spacing w:val="-2"/>
          <w:sz w:val="24"/>
        </w:rPr>
        <w:t>contracts;</w:t>
      </w:r>
    </w:p>
    <w:p w14:paraId="00DC1C8C" w14:textId="77777777" w:rsidR="00350CFB" w:rsidRDefault="00350CFB">
      <w:pPr>
        <w:pStyle w:val="a4"/>
        <w:jc w:val="both"/>
        <w:rPr>
          <w:sz w:val="24"/>
        </w:rPr>
        <w:sectPr w:rsidR="00350CFB">
          <w:type w:val="continuous"/>
          <w:pgSz w:w="11910" w:h="16840"/>
          <w:pgMar w:top="1920" w:right="708" w:bottom="280" w:left="992" w:header="0" w:footer="2115" w:gutter="0"/>
          <w:cols w:space="720"/>
        </w:sectPr>
      </w:pPr>
    </w:p>
    <w:p w14:paraId="00DC1C8D" w14:textId="77777777" w:rsidR="00350CFB" w:rsidRDefault="00283FFF">
      <w:pPr>
        <w:pStyle w:val="a3"/>
        <w:spacing w:before="92" w:line="396" w:lineRule="auto"/>
        <w:ind w:left="808" w:right="564"/>
        <w:jc w:val="both"/>
      </w:pPr>
      <w:r>
        <w:t xml:space="preserve">the unit of analysis for reputation scoring </w:t>
      </w:r>
      <w:hyperlink w:anchor="_bookmark142" w:history="1">
        <w:r>
          <w:rPr>
            <w:vertAlign w:val="superscript"/>
          </w:rPr>
          <w:t>[9]</w:t>
        </w:r>
      </w:hyperlink>
      <w:r>
        <w:rPr>
          <w:vertAlign w:val="superscript"/>
        </w:rPr>
        <w:t>,</w:t>
      </w:r>
      <w:hyperlink w:anchor="_bookmark151" w:history="1">
        <w:r>
          <w:rPr>
            <w:vertAlign w:val="superscript"/>
          </w:rPr>
          <w:t>[18]</w:t>
        </w:r>
      </w:hyperlink>
      <w:r>
        <w:t>.</w:t>
      </w:r>
      <w:r>
        <w:rPr>
          <w:spacing w:val="40"/>
        </w:rPr>
        <w:t xml:space="preserve"> </w:t>
      </w:r>
      <w:r>
        <w:t>A wallet is identified by its address;</w:t>
      </w:r>
      <w:r>
        <w:rPr>
          <w:spacing w:val="34"/>
        </w:rPr>
        <w:t xml:space="preserve"> </w:t>
      </w:r>
      <w:r>
        <w:t>no off-chain identity is assumed or recovered.</w:t>
      </w:r>
    </w:p>
    <w:p w14:paraId="00DC1C8E" w14:textId="77777777" w:rsidR="00350CFB" w:rsidRDefault="00283FFF">
      <w:pPr>
        <w:pStyle w:val="a4"/>
        <w:numPr>
          <w:ilvl w:val="0"/>
          <w:numId w:val="25"/>
        </w:numPr>
        <w:tabs>
          <w:tab w:val="left" w:pos="806"/>
          <w:tab w:val="left" w:pos="808"/>
        </w:tabs>
        <w:spacing w:before="39" w:line="396" w:lineRule="auto"/>
        <w:ind w:right="524"/>
        <w:jc w:val="both"/>
        <w:rPr>
          <w:sz w:val="24"/>
        </w:rPr>
      </w:pPr>
      <w:r>
        <w:rPr>
          <w:b/>
          <w:sz w:val="24"/>
        </w:rPr>
        <w:t>On-chain reputation score:</w:t>
      </w:r>
      <w:r>
        <w:rPr>
          <w:b/>
          <w:spacing w:val="37"/>
          <w:sz w:val="24"/>
        </w:rPr>
        <w:t xml:space="preserve"> </w:t>
      </w:r>
      <w:r>
        <w:rPr>
          <w:sz w:val="24"/>
        </w:rPr>
        <w:t>A numerical indicator derived from on-chain signals that rep-resents</w:t>
      </w:r>
      <w:r>
        <w:rPr>
          <w:spacing w:val="-2"/>
          <w:sz w:val="24"/>
        </w:rPr>
        <w:t xml:space="preserve"> </w:t>
      </w:r>
      <w:r>
        <w:rPr>
          <w:sz w:val="24"/>
        </w:rPr>
        <w:t>a</w:t>
      </w:r>
      <w:r>
        <w:rPr>
          <w:spacing w:val="-2"/>
          <w:sz w:val="24"/>
        </w:rPr>
        <w:t xml:space="preserve"> </w:t>
      </w:r>
      <w:r>
        <w:rPr>
          <w:sz w:val="24"/>
        </w:rPr>
        <w:t>wallet’s</w:t>
      </w:r>
      <w:r>
        <w:rPr>
          <w:spacing w:val="-2"/>
          <w:sz w:val="24"/>
        </w:rPr>
        <w:t xml:space="preserve"> </w:t>
      </w:r>
      <w:r>
        <w:rPr>
          <w:sz w:val="24"/>
        </w:rPr>
        <w:t>relative</w:t>
      </w:r>
      <w:r>
        <w:rPr>
          <w:spacing w:val="-2"/>
          <w:sz w:val="24"/>
        </w:rPr>
        <w:t xml:space="preserve"> </w:t>
      </w:r>
      <w:r>
        <w:rPr>
          <w:sz w:val="24"/>
        </w:rPr>
        <w:t>standing</w:t>
      </w:r>
      <w:r>
        <w:rPr>
          <w:spacing w:val="-2"/>
          <w:sz w:val="24"/>
        </w:rPr>
        <w:t xml:space="preserve"> </w:t>
      </w:r>
      <w:r>
        <w:rPr>
          <w:sz w:val="24"/>
        </w:rPr>
        <w:t>for</w:t>
      </w:r>
      <w:r>
        <w:rPr>
          <w:spacing w:val="-2"/>
          <w:sz w:val="24"/>
        </w:rPr>
        <w:t xml:space="preserve"> </w:t>
      </w:r>
      <w:r>
        <w:rPr>
          <w:sz w:val="24"/>
        </w:rPr>
        <w:t>financial</w:t>
      </w:r>
      <w:r>
        <w:rPr>
          <w:spacing w:val="-2"/>
          <w:sz w:val="24"/>
        </w:rPr>
        <w:t xml:space="preserve"> </w:t>
      </w:r>
      <w:r>
        <w:rPr>
          <w:sz w:val="24"/>
        </w:rPr>
        <w:t>interactions</w:t>
      </w:r>
      <w:r>
        <w:rPr>
          <w:spacing w:val="-2"/>
          <w:sz w:val="24"/>
        </w:rPr>
        <w:t xml:space="preserve"> </w:t>
      </w:r>
      <w:r>
        <w:rPr>
          <w:sz w:val="24"/>
        </w:rPr>
        <w:t>under</w:t>
      </w:r>
      <w:r>
        <w:rPr>
          <w:spacing w:val="-2"/>
          <w:sz w:val="24"/>
        </w:rPr>
        <w:t xml:space="preserve"> </w:t>
      </w:r>
      <w:r>
        <w:rPr>
          <w:sz w:val="24"/>
        </w:rPr>
        <w:t>pseudonymity</w:t>
      </w:r>
      <w:r>
        <w:rPr>
          <w:spacing w:val="-2"/>
          <w:sz w:val="24"/>
        </w:rPr>
        <w:t xml:space="preserve"> </w:t>
      </w:r>
      <w:hyperlink w:anchor="_bookmark149" w:history="1">
        <w:r>
          <w:rPr>
            <w:sz w:val="24"/>
            <w:vertAlign w:val="superscript"/>
          </w:rPr>
          <w:t>[16]</w:t>
        </w:r>
      </w:hyperlink>
      <w:r>
        <w:rPr>
          <w:sz w:val="24"/>
        </w:rPr>
        <w:t>. Scores are ordinal for ranking purposes; absolute magnitudes are not interpreted as credit limits.</w:t>
      </w:r>
    </w:p>
    <w:p w14:paraId="00DC1C8F" w14:textId="77777777" w:rsidR="00350CFB" w:rsidRDefault="00283FFF">
      <w:pPr>
        <w:pStyle w:val="a4"/>
        <w:numPr>
          <w:ilvl w:val="0"/>
          <w:numId w:val="25"/>
        </w:numPr>
        <w:tabs>
          <w:tab w:val="left" w:pos="806"/>
          <w:tab w:val="left" w:pos="808"/>
        </w:tabs>
        <w:spacing w:before="40" w:line="396" w:lineRule="auto"/>
        <w:ind w:right="564"/>
        <w:jc w:val="both"/>
        <w:rPr>
          <w:sz w:val="24"/>
        </w:rPr>
      </w:pPr>
      <w:r>
        <w:rPr>
          <w:color w:val="FF0000"/>
          <w:sz w:val="24"/>
        </w:rPr>
        <w:t>On-chain credit risk: Observable adverse outcomes such as authorization abuse or repeated losses on public blockchains [44]. This research uses allowance and transfer checks plus a temporal holdout, not loan-repayment ground truth.</w:t>
      </w:r>
    </w:p>
    <w:p w14:paraId="00DC1C90" w14:textId="77777777" w:rsidR="00350CFB" w:rsidRDefault="00283FFF">
      <w:pPr>
        <w:pStyle w:val="a4"/>
        <w:numPr>
          <w:ilvl w:val="0"/>
          <w:numId w:val="25"/>
        </w:numPr>
        <w:tabs>
          <w:tab w:val="left" w:pos="799"/>
          <w:tab w:val="left" w:pos="806"/>
        </w:tabs>
        <w:spacing w:before="40" w:line="396" w:lineRule="auto"/>
        <w:ind w:left="799" w:right="555" w:hanging="207"/>
        <w:jc w:val="both"/>
        <w:rPr>
          <w:sz w:val="24"/>
        </w:rPr>
      </w:pPr>
      <w:r>
        <w:rPr>
          <w:sz w:val="24"/>
          <w:color w:val="FF0000"/>
        </w:rPr>
        <w:t>Matched wallet cohort: The primary evaluation sample of n = 5,521 wallets with non-zero endorsement- and transfer-graph connectivity.</w:t>
      </w:r>
    </w:p>
    <w:p w14:paraId="00DC1C91" w14:textId="77777777" w:rsidR="00350CFB" w:rsidRDefault="00283FFF">
      <w:pPr>
        <w:pStyle w:val="a4"/>
        <w:numPr>
          <w:ilvl w:val="0"/>
          <w:numId w:val="25"/>
        </w:numPr>
        <w:tabs>
          <w:tab w:val="left" w:pos="799"/>
          <w:tab w:val="left" w:pos="806"/>
        </w:tabs>
        <w:spacing w:before="41" w:line="396" w:lineRule="auto"/>
        <w:ind w:left="799" w:right="563" w:hanging="207"/>
        <w:jc w:val="both"/>
        <w:rPr>
          <w:sz w:val="24"/>
        </w:rPr>
      </w:pPr>
      <w:r>
        <w:rPr>
          <w:b/>
          <w:spacing w:val="-2"/>
          <w:sz w:val="24"/>
        </w:rPr>
        <w:t>PageRank:</w:t>
      </w:r>
      <w:r>
        <w:rPr>
          <w:b/>
          <w:spacing w:val="30"/>
          <w:sz w:val="24"/>
        </w:rPr>
        <w:t xml:space="preserve"> </w:t>
      </w:r>
      <w:r>
        <w:rPr>
          <w:spacing w:val="-2"/>
          <w:sz w:val="24"/>
        </w:rPr>
        <w:t>A</w:t>
      </w:r>
      <w:r>
        <w:rPr>
          <w:spacing w:val="-11"/>
          <w:sz w:val="24"/>
        </w:rPr>
        <w:t xml:space="preserve"> </w:t>
      </w:r>
      <w:r>
        <w:rPr>
          <w:spacing w:val="-2"/>
          <w:sz w:val="24"/>
        </w:rPr>
        <w:t>graph</w:t>
      </w:r>
      <w:r>
        <w:rPr>
          <w:spacing w:val="-10"/>
          <w:sz w:val="24"/>
        </w:rPr>
        <w:t xml:space="preserve"> </w:t>
      </w:r>
      <w:r>
        <w:rPr>
          <w:spacing w:val="-2"/>
          <w:sz w:val="24"/>
        </w:rPr>
        <w:t>ranking</w:t>
      </w:r>
      <w:r>
        <w:rPr>
          <w:spacing w:val="-10"/>
          <w:sz w:val="24"/>
        </w:rPr>
        <w:t xml:space="preserve"> </w:t>
      </w:r>
      <w:r>
        <w:rPr>
          <w:spacing w:val="-2"/>
          <w:sz w:val="24"/>
        </w:rPr>
        <w:t>method</w:t>
      </w:r>
      <w:r>
        <w:rPr>
          <w:spacing w:val="-10"/>
          <w:sz w:val="24"/>
        </w:rPr>
        <w:t xml:space="preserve"> </w:t>
      </w:r>
      <w:r>
        <w:rPr>
          <w:spacing w:val="-2"/>
          <w:sz w:val="24"/>
        </w:rPr>
        <w:t>that</w:t>
      </w:r>
      <w:r>
        <w:rPr>
          <w:spacing w:val="-10"/>
          <w:sz w:val="24"/>
        </w:rPr>
        <w:t xml:space="preserve"> </w:t>
      </w:r>
      <w:r>
        <w:rPr>
          <w:spacing w:val="-2"/>
          <w:sz w:val="24"/>
        </w:rPr>
        <w:t>propagates</w:t>
      </w:r>
      <w:r>
        <w:rPr>
          <w:spacing w:val="-10"/>
          <w:sz w:val="24"/>
        </w:rPr>
        <w:t xml:space="preserve"> </w:t>
      </w:r>
      <w:r>
        <w:rPr>
          <w:spacing w:val="-2"/>
          <w:sz w:val="24"/>
        </w:rPr>
        <w:t>influence</w:t>
      </w:r>
      <w:r>
        <w:rPr>
          <w:spacing w:val="-10"/>
          <w:sz w:val="24"/>
        </w:rPr>
        <w:t xml:space="preserve"> </w:t>
      </w:r>
      <w:r>
        <w:rPr>
          <w:spacing w:val="-2"/>
          <w:sz w:val="24"/>
        </w:rPr>
        <w:t>through</w:t>
      </w:r>
      <w:r>
        <w:rPr>
          <w:spacing w:val="-10"/>
          <w:sz w:val="24"/>
        </w:rPr>
        <w:t xml:space="preserve"> </w:t>
      </w:r>
      <w:r>
        <w:rPr>
          <w:spacing w:val="-2"/>
          <w:sz w:val="24"/>
        </w:rPr>
        <w:t>directed</w:t>
      </w:r>
      <w:r>
        <w:rPr>
          <w:spacing w:val="-10"/>
          <w:sz w:val="24"/>
        </w:rPr>
        <w:t xml:space="preserve"> </w:t>
      </w:r>
      <w:r>
        <w:rPr>
          <w:spacing w:val="-2"/>
          <w:sz w:val="24"/>
        </w:rPr>
        <w:t>edges</w:t>
      </w:r>
      <w:r>
        <w:rPr>
          <w:spacing w:val="-10"/>
          <w:sz w:val="24"/>
        </w:rPr>
        <w:t xml:space="preserve"> </w:t>
      </w:r>
      <w:r>
        <w:rPr>
          <w:spacing w:val="-2"/>
          <w:sz w:val="24"/>
        </w:rPr>
        <w:t>under</w:t>
      </w:r>
      <w:r>
        <w:rPr>
          <w:spacing w:val="-10"/>
          <w:sz w:val="24"/>
        </w:rPr>
        <w:t xml:space="preserve"> </w:t>
      </w:r>
      <w:r>
        <w:rPr>
          <w:spacing w:val="-2"/>
          <w:sz w:val="24"/>
        </w:rPr>
        <w:t xml:space="preserve">a </w:t>
      </w:r>
      <w:r>
        <w:rPr>
          <w:sz w:val="24"/>
        </w:rPr>
        <w:t>damping</w:t>
      </w:r>
      <w:r>
        <w:rPr>
          <w:spacing w:val="-15"/>
          <w:sz w:val="24"/>
        </w:rPr>
        <w:t xml:space="preserve"> </w:t>
      </w:r>
      <w:r>
        <w:rPr>
          <w:sz w:val="24"/>
        </w:rPr>
        <w:t>factor</w:t>
      </w:r>
      <w:r>
        <w:rPr>
          <w:spacing w:val="-15"/>
          <w:sz w:val="24"/>
        </w:rPr>
        <w:t xml:space="preserve"> </w:t>
      </w:r>
      <w:hyperlink w:anchor="_bookmark141" w:history="1">
        <w:r>
          <w:rPr>
            <w:sz w:val="24"/>
            <w:vertAlign w:val="superscript"/>
          </w:rPr>
          <w:t>[8]</w:t>
        </w:r>
      </w:hyperlink>
      <w:r>
        <w:rPr>
          <w:sz w:val="24"/>
          <w:vertAlign w:val="superscript"/>
        </w:rPr>
        <w:t>,</w:t>
      </w:r>
      <w:hyperlink w:anchor="_bookmark173" w:history="1">
        <w:r>
          <w:rPr>
            <w:sz w:val="24"/>
            <w:vertAlign w:val="superscript"/>
          </w:rPr>
          <w:t>[40]</w:t>
        </w:r>
      </w:hyperlink>
      <w:r>
        <w:rPr>
          <w:sz w:val="24"/>
          <w:vertAlign w:val="superscript"/>
        </w:rPr>
        <w:t>,</w:t>
      </w:r>
      <w:hyperlink w:anchor="_bookmark182" w:history="1">
        <w:r>
          <w:rPr>
            <w:sz w:val="24"/>
            <w:vertAlign w:val="superscript"/>
          </w:rPr>
          <w:t>[49]</w:t>
        </w:r>
      </w:hyperlink>
      <w:r>
        <w:rPr>
          <w:sz w:val="24"/>
        </w:rPr>
        <w:t>.</w:t>
      </w:r>
      <w:r>
        <w:rPr>
          <w:spacing w:val="-15"/>
          <w:sz w:val="24"/>
        </w:rPr>
        <w:t xml:space="preserve"> </w:t>
      </w:r>
      <w:r>
        <w:rPr>
          <w:b/>
          <w:sz w:val="24"/>
        </w:rPr>
        <w:t>EndorseRank</w:t>
      </w:r>
      <w:r>
        <w:rPr>
          <w:b/>
          <w:spacing w:val="-15"/>
          <w:sz w:val="24"/>
        </w:rPr>
        <w:t xml:space="preserve"> </w:t>
      </w:r>
      <w:r>
        <w:rPr>
          <w:sz w:val="24"/>
        </w:rPr>
        <w:t>applies</w:t>
      </w:r>
      <w:r>
        <w:rPr>
          <w:spacing w:val="-15"/>
          <w:sz w:val="24"/>
        </w:rPr>
        <w:t xml:space="preserve"> </w:t>
      </w:r>
      <w:r>
        <w:rPr>
          <w:sz w:val="24"/>
        </w:rPr>
        <w:t>PageRank</w:t>
      </w:r>
      <w:r>
        <w:rPr>
          <w:spacing w:val="-15"/>
          <w:sz w:val="24"/>
        </w:rPr>
        <w:t xml:space="preserve"> </w:t>
      </w:r>
      <w:r>
        <w:rPr>
          <w:sz w:val="24"/>
        </w:rPr>
        <w:t>to</w:t>
      </w:r>
      <w:r>
        <w:rPr>
          <w:spacing w:val="-15"/>
          <w:sz w:val="24"/>
        </w:rPr>
        <w:t xml:space="preserve"> </w:t>
      </w:r>
      <w:r>
        <w:rPr>
          <w:sz w:val="24"/>
        </w:rPr>
        <w:t>a</w:t>
      </w:r>
      <w:r>
        <w:rPr>
          <w:spacing w:val="-15"/>
          <w:sz w:val="24"/>
        </w:rPr>
        <w:t xml:space="preserve"> </w:t>
      </w:r>
      <w:r>
        <w:rPr>
          <w:sz w:val="24"/>
        </w:rPr>
        <w:t>latest-allowance</w:t>
      </w:r>
      <w:r>
        <w:rPr>
          <w:spacing w:val="-15"/>
          <w:sz w:val="24"/>
        </w:rPr>
        <w:t xml:space="preserve"> </w:t>
      </w:r>
      <w:r>
        <w:rPr>
          <w:sz w:val="24"/>
        </w:rPr>
        <w:t>endorsement graph: edge</w:t>
      </w:r>
      <w:r>
        <w:rPr>
          <w:spacing w:val="-5"/>
          <w:sz w:val="24"/>
        </w:rPr>
        <w:t xml:space="preserve"> </w:t>
      </w:r>
      <w:r>
        <w:rPr>
          <w:sz w:val="24"/>
        </w:rPr>
        <w:t>strength</w:t>
      </w:r>
      <w:r>
        <w:rPr>
          <w:spacing w:val="-5"/>
          <w:sz w:val="24"/>
        </w:rPr>
        <w:t xml:space="preserve"> </w:t>
      </w:r>
      <w:r>
        <w:rPr>
          <w:sz w:val="24"/>
        </w:rPr>
        <w:t>equals</w:t>
      </w:r>
      <w:r>
        <w:rPr>
          <w:spacing w:val="-5"/>
          <w:sz w:val="24"/>
        </w:rPr>
        <w:t xml:space="preserve"> </w:t>
      </w:r>
      <w:r>
        <w:rPr>
          <w:sz w:val="24"/>
        </w:rPr>
        <w:t>the</w:t>
      </w:r>
      <w:r>
        <w:rPr>
          <w:spacing w:val="-5"/>
          <w:sz w:val="24"/>
        </w:rPr>
        <w:t xml:space="preserve"> </w:t>
      </w:r>
      <w:r>
        <w:rPr>
          <w:sz w:val="24"/>
        </w:rPr>
        <w:t>current</w:t>
      </w:r>
      <w:r>
        <w:rPr>
          <w:spacing w:val="-5"/>
          <w:sz w:val="24"/>
        </w:rPr>
        <w:t xml:space="preserve"> </w:t>
      </w:r>
      <w:r>
        <w:rPr>
          <w:sz w:val="24"/>
        </w:rPr>
        <w:t>allowance</w:t>
      </w:r>
      <w:r>
        <w:rPr>
          <w:spacing w:val="-5"/>
          <w:sz w:val="24"/>
        </w:rPr>
        <w:t xml:space="preserve"> </w:t>
      </w:r>
      <w:r>
        <w:rPr>
          <w:sz w:val="24"/>
        </w:rPr>
        <w:t>per</w:t>
      </w:r>
      <w:r>
        <w:rPr>
          <w:spacing w:val="-5"/>
          <w:sz w:val="24"/>
        </w:rPr>
        <w:t xml:space="preserve"> </w:t>
      </w:r>
      <w:r>
        <w:rPr>
          <w:sz w:val="24"/>
        </w:rPr>
        <w:t>owner–spender</w:t>
      </w:r>
      <w:r>
        <w:rPr>
          <w:spacing w:val="-5"/>
          <w:sz w:val="24"/>
        </w:rPr>
        <w:t xml:space="preserve"> </w:t>
      </w:r>
      <w:r>
        <w:rPr>
          <w:sz w:val="24"/>
        </w:rPr>
        <w:t>pair,</w:t>
      </w:r>
      <w:r>
        <w:rPr>
          <w:spacing w:val="-5"/>
          <w:sz w:val="24"/>
        </w:rPr>
        <w:t xml:space="preserve"> </w:t>
      </w:r>
      <w:r>
        <w:rPr>
          <w:sz w:val="24"/>
        </w:rPr>
        <w:t>with</w:t>
      </w:r>
      <w:r>
        <w:rPr>
          <w:spacing w:val="-5"/>
          <w:sz w:val="24"/>
        </w:rPr>
        <w:t xml:space="preserve"> </w:t>
      </w:r>
      <w:r>
        <w:rPr>
          <w:sz w:val="24"/>
        </w:rPr>
        <w:t>no</w:t>
      </w:r>
      <w:r>
        <w:rPr>
          <w:spacing w:val="-5"/>
          <w:sz w:val="24"/>
        </w:rPr>
        <w:t xml:space="preserve"> </w:t>
      </w:r>
      <w:r>
        <w:rPr>
          <w:sz w:val="24"/>
        </w:rPr>
        <w:t xml:space="preserve">temporal </w:t>
      </w:r>
      <w:r>
        <w:rPr>
          <w:spacing w:val="-2"/>
          <w:sz w:val="24"/>
        </w:rPr>
        <w:t>decay.</w:t>
      </w:r>
      <w:r>
        <w:rPr>
          <w:spacing w:val="19"/>
          <w:sz w:val="24"/>
        </w:rPr>
        <w:t xml:space="preserve"> </w:t>
      </w:r>
      <w:r>
        <w:rPr>
          <w:b/>
          <w:spacing w:val="-2"/>
          <w:sz w:val="24"/>
        </w:rPr>
        <w:t>Adaptive</w:t>
      </w:r>
      <w:r>
        <w:rPr>
          <w:b/>
          <w:spacing w:val="-13"/>
          <w:sz w:val="24"/>
        </w:rPr>
        <w:t xml:space="preserve"> </w:t>
      </w:r>
      <w:r>
        <w:rPr>
          <w:b/>
          <w:spacing w:val="-2"/>
          <w:sz w:val="24"/>
        </w:rPr>
        <w:t>Weighted</w:t>
      </w:r>
      <w:r>
        <w:rPr>
          <w:b/>
          <w:spacing w:val="-13"/>
          <w:sz w:val="24"/>
        </w:rPr>
        <w:t xml:space="preserve"> </w:t>
      </w:r>
      <w:r>
        <w:rPr>
          <w:b/>
          <w:spacing w:val="-2"/>
          <w:sz w:val="24"/>
        </w:rPr>
        <w:t>PageRank</w:t>
      </w:r>
      <w:r>
        <w:rPr>
          <w:b/>
          <w:spacing w:val="-13"/>
          <w:sz w:val="24"/>
        </w:rPr>
        <w:t xml:space="preserve"> </w:t>
      </w:r>
      <w:r>
        <w:rPr>
          <w:b/>
          <w:spacing w:val="-2"/>
          <w:sz w:val="24"/>
        </w:rPr>
        <w:t>(AWP)</w:t>
      </w:r>
      <w:r>
        <w:rPr>
          <w:b/>
          <w:spacing w:val="-13"/>
          <w:sz w:val="24"/>
        </w:rPr>
        <w:t xml:space="preserve"> </w:t>
      </w:r>
      <w:r>
        <w:rPr>
          <w:spacing w:val="-2"/>
          <w:sz w:val="24"/>
        </w:rPr>
        <w:t>applies</w:t>
      </w:r>
      <w:r>
        <w:rPr>
          <w:spacing w:val="-13"/>
          <w:sz w:val="24"/>
        </w:rPr>
        <w:t xml:space="preserve"> </w:t>
      </w:r>
      <w:r>
        <w:rPr>
          <w:spacing w:val="-2"/>
          <w:sz w:val="24"/>
        </w:rPr>
        <w:t>PageRank</w:t>
      </w:r>
      <w:r>
        <w:rPr>
          <w:spacing w:val="-13"/>
          <w:sz w:val="24"/>
        </w:rPr>
        <w:t xml:space="preserve"> </w:t>
      </w:r>
      <w:r>
        <w:rPr>
          <w:spacing w:val="-2"/>
          <w:sz w:val="24"/>
        </w:rPr>
        <w:t>to</w:t>
      </w:r>
      <w:r>
        <w:rPr>
          <w:spacing w:val="-13"/>
          <w:sz w:val="24"/>
        </w:rPr>
        <w:t xml:space="preserve"> </w:t>
      </w:r>
      <w:r>
        <w:rPr>
          <w:spacing w:val="-2"/>
          <w:sz w:val="24"/>
        </w:rPr>
        <w:t>transfer</w:t>
      </w:r>
      <w:r>
        <w:rPr>
          <w:spacing w:val="-13"/>
          <w:sz w:val="24"/>
        </w:rPr>
        <w:t xml:space="preserve"> </w:t>
      </w:r>
      <w:r>
        <w:rPr>
          <w:spacing w:val="-2"/>
          <w:sz w:val="24"/>
        </w:rPr>
        <w:t>graphs</w:t>
      </w:r>
      <w:r>
        <w:rPr>
          <w:spacing w:val="-13"/>
          <w:sz w:val="24"/>
        </w:rPr>
        <w:t xml:space="preserve"> </w:t>
      </w:r>
      <w:r>
        <w:rPr>
          <w:spacing w:val="-2"/>
          <w:sz w:val="24"/>
        </w:rPr>
        <w:t>with</w:t>
      </w:r>
      <w:r>
        <w:rPr>
          <w:spacing w:val="-13"/>
          <w:sz w:val="24"/>
        </w:rPr>
        <w:t xml:space="preserve"> </w:t>
      </w:r>
      <w:r>
        <w:rPr>
          <w:spacing w:val="-2"/>
          <w:sz w:val="24"/>
        </w:rPr>
        <w:t xml:space="preserve">edge </w:t>
      </w:r>
      <w:r>
        <w:rPr>
          <w:sz w:val="24"/>
        </w:rPr>
        <w:t xml:space="preserve">weights given by transfer value and logistic time-decay </w:t>
      </w:r>
      <w:hyperlink w:anchor="_bookmark149" w:history="1">
        <w:r>
          <w:rPr>
            <w:sz w:val="24"/>
            <w:vertAlign w:val="superscript"/>
          </w:rPr>
          <w:t>[16]</w:t>
        </w:r>
      </w:hyperlink>
      <w:r>
        <w:rPr>
          <w:sz w:val="24"/>
        </w:rPr>
        <w:t>.</w:t>
      </w:r>
    </w:p>
    <w:p w14:paraId="00DC1C92" w14:textId="77777777" w:rsidR="00350CFB" w:rsidRDefault="00283FFF">
      <w:pPr>
        <w:pStyle w:val="a4"/>
        <w:numPr>
          <w:ilvl w:val="0"/>
          <w:numId w:val="25"/>
        </w:numPr>
        <w:tabs>
          <w:tab w:val="left" w:pos="806"/>
          <w:tab w:val="left" w:pos="808"/>
        </w:tabs>
        <w:spacing w:before="42" w:line="379" w:lineRule="auto"/>
        <w:ind w:right="560"/>
        <w:jc w:val="both"/>
        <w:rPr>
          <w:sz w:val="24"/>
        </w:rPr>
      </w:pPr>
      <w:r>
        <w:rPr>
          <w:b/>
          <w:sz w:val="24"/>
        </w:rPr>
        <w:t>ERC-20 allowance / Approve / Permit:</w:t>
      </w:r>
      <w:r>
        <w:rPr>
          <w:b/>
          <w:spacing w:val="36"/>
          <w:sz w:val="24"/>
        </w:rPr>
        <w:t xml:space="preserve"> </w:t>
      </w:r>
      <w:r>
        <w:rPr>
          <w:sz w:val="24"/>
        </w:rPr>
        <w:t>Mechanisms recording how much a token owner permits</w:t>
      </w:r>
      <w:r>
        <w:rPr>
          <w:spacing w:val="-15"/>
          <w:sz w:val="24"/>
        </w:rPr>
        <w:t xml:space="preserve"> </w:t>
      </w:r>
      <w:r>
        <w:rPr>
          <w:sz w:val="24"/>
        </w:rPr>
        <w:t>a</w:t>
      </w:r>
      <w:r>
        <w:rPr>
          <w:spacing w:val="-15"/>
          <w:sz w:val="24"/>
        </w:rPr>
        <w:t xml:space="preserve"> </w:t>
      </w:r>
      <w:r>
        <w:rPr>
          <w:sz w:val="24"/>
        </w:rPr>
        <w:t>spender</w:t>
      </w:r>
      <w:r>
        <w:rPr>
          <w:spacing w:val="-15"/>
          <w:sz w:val="24"/>
        </w:rPr>
        <w:t xml:space="preserve"> </w:t>
      </w:r>
      <w:r>
        <w:rPr>
          <w:sz w:val="24"/>
        </w:rPr>
        <w:t>to</w:t>
      </w:r>
      <w:r>
        <w:rPr>
          <w:spacing w:val="-14"/>
          <w:sz w:val="24"/>
        </w:rPr>
        <w:t xml:space="preserve"> </w:t>
      </w:r>
      <w:r>
        <w:rPr>
          <w:sz w:val="24"/>
        </w:rPr>
        <w:t>transfer</w:t>
      </w:r>
      <w:r>
        <w:rPr>
          <w:spacing w:val="-2"/>
          <w:sz w:val="24"/>
        </w:rPr>
        <w:t xml:space="preserve"> </w:t>
      </w:r>
      <w:r>
        <w:rPr>
          <w:sz w:val="24"/>
        </w:rPr>
        <w:t>on</w:t>
      </w:r>
      <w:r>
        <w:rPr>
          <w:spacing w:val="-3"/>
          <w:sz w:val="24"/>
        </w:rPr>
        <w:t xml:space="preserve"> </w:t>
      </w:r>
      <w:r>
        <w:rPr>
          <w:sz w:val="24"/>
        </w:rPr>
        <w:t>the</w:t>
      </w:r>
      <w:r>
        <w:rPr>
          <w:spacing w:val="-3"/>
          <w:sz w:val="24"/>
        </w:rPr>
        <w:t xml:space="preserve"> </w:t>
      </w:r>
      <w:r>
        <w:rPr>
          <w:sz w:val="24"/>
        </w:rPr>
        <w:t>owner’s</w:t>
      </w:r>
      <w:r>
        <w:rPr>
          <w:spacing w:val="-3"/>
          <w:sz w:val="24"/>
        </w:rPr>
        <w:t xml:space="preserve"> </w:t>
      </w:r>
      <w:r>
        <w:rPr>
          <w:sz w:val="24"/>
        </w:rPr>
        <w:t>behalf</w:t>
      </w:r>
      <w:r>
        <w:rPr>
          <w:spacing w:val="-3"/>
          <w:sz w:val="24"/>
        </w:rPr>
        <w:t xml:space="preserve"> </w:t>
      </w:r>
      <w:hyperlink w:anchor="_bookmark151" w:history="1">
        <w:r>
          <w:rPr>
            <w:sz w:val="24"/>
            <w:vertAlign w:val="superscript"/>
          </w:rPr>
          <w:t>[18]</w:t>
        </w:r>
      </w:hyperlink>
      <w:r>
        <w:rPr>
          <w:sz w:val="24"/>
          <w:vertAlign w:val="superscript"/>
        </w:rPr>
        <w:t>,</w:t>
      </w:r>
      <w:hyperlink w:anchor="_bookmark152" w:history="1">
        <w:r>
          <w:rPr>
            <w:sz w:val="24"/>
            <w:vertAlign w:val="superscript"/>
          </w:rPr>
          <w:t>[19]</w:t>
        </w:r>
      </w:hyperlink>
      <w:r>
        <w:rPr>
          <w:sz w:val="24"/>
        </w:rPr>
        <w:t>.</w:t>
      </w:r>
      <w:r>
        <w:rPr>
          <w:spacing w:val="30"/>
          <w:sz w:val="24"/>
        </w:rPr>
        <w:t xml:space="preserve"> </w:t>
      </w:r>
      <w:r>
        <w:rPr>
          <w:rFonts w:ascii="Courier New" w:hAnsi="Courier New"/>
          <w:sz w:val="24"/>
        </w:rPr>
        <w:t>Approve</w:t>
      </w:r>
      <w:r>
        <w:rPr>
          <w:rFonts w:ascii="Courier New" w:hAnsi="Courier New"/>
          <w:spacing w:val="-36"/>
          <w:sz w:val="24"/>
        </w:rPr>
        <w:t xml:space="preserve"> </w:t>
      </w:r>
      <w:r>
        <w:rPr>
          <w:sz w:val="24"/>
        </w:rPr>
        <w:t>is</w:t>
      </w:r>
      <w:r>
        <w:rPr>
          <w:spacing w:val="-3"/>
          <w:sz w:val="24"/>
        </w:rPr>
        <w:t xml:space="preserve"> </w:t>
      </w:r>
      <w:r>
        <w:rPr>
          <w:sz w:val="24"/>
        </w:rPr>
        <w:t>a</w:t>
      </w:r>
      <w:r>
        <w:rPr>
          <w:spacing w:val="-3"/>
          <w:sz w:val="24"/>
        </w:rPr>
        <w:t xml:space="preserve"> </w:t>
      </w:r>
      <w:r>
        <w:rPr>
          <w:sz w:val="24"/>
        </w:rPr>
        <w:t>standard</w:t>
      </w:r>
      <w:r>
        <w:rPr>
          <w:spacing w:val="-3"/>
          <w:sz w:val="24"/>
        </w:rPr>
        <w:t xml:space="preserve"> </w:t>
      </w:r>
      <w:r>
        <w:rPr>
          <w:sz w:val="24"/>
        </w:rPr>
        <w:t xml:space="preserve">on-chain </w:t>
      </w:r>
      <w:r>
        <w:rPr>
          <w:spacing w:val="-2"/>
          <w:sz w:val="24"/>
        </w:rPr>
        <w:t>call;</w:t>
      </w:r>
      <w:r>
        <w:rPr>
          <w:spacing w:val="-13"/>
          <w:sz w:val="24"/>
        </w:rPr>
        <w:t xml:space="preserve"> </w:t>
      </w:r>
      <w:r>
        <w:rPr>
          <w:spacing w:val="-2"/>
          <w:sz w:val="24"/>
        </w:rPr>
        <w:t>EIP-2612</w:t>
      </w:r>
      <w:r>
        <w:rPr>
          <w:spacing w:val="-13"/>
          <w:sz w:val="24"/>
        </w:rPr>
        <w:t xml:space="preserve"> </w:t>
      </w:r>
      <w:r>
        <w:rPr>
          <w:rFonts w:ascii="Courier New" w:hAnsi="Courier New"/>
          <w:spacing w:val="-2"/>
          <w:sz w:val="24"/>
        </w:rPr>
        <w:t>permit</w:t>
      </w:r>
      <w:r>
        <w:rPr>
          <w:rFonts w:ascii="Courier New" w:hAnsi="Courier New"/>
          <w:spacing w:val="-34"/>
          <w:sz w:val="24"/>
        </w:rPr>
        <w:t xml:space="preserve"> </w:t>
      </w:r>
      <w:r>
        <w:rPr>
          <w:spacing w:val="-2"/>
          <w:sz w:val="24"/>
        </w:rPr>
        <w:t>authorizes</w:t>
      </w:r>
      <w:r>
        <w:rPr>
          <w:spacing w:val="-13"/>
          <w:sz w:val="24"/>
        </w:rPr>
        <w:t xml:space="preserve"> </w:t>
      </w:r>
      <w:r>
        <w:rPr>
          <w:spacing w:val="-2"/>
          <w:sz w:val="24"/>
        </w:rPr>
        <w:t>the</w:t>
      </w:r>
      <w:r>
        <w:rPr>
          <w:spacing w:val="-13"/>
          <w:sz w:val="24"/>
        </w:rPr>
        <w:t xml:space="preserve"> </w:t>
      </w:r>
      <w:r>
        <w:rPr>
          <w:spacing w:val="-2"/>
          <w:sz w:val="24"/>
        </w:rPr>
        <w:t>same</w:t>
      </w:r>
      <w:r>
        <w:rPr>
          <w:spacing w:val="-13"/>
          <w:sz w:val="24"/>
        </w:rPr>
        <w:t xml:space="preserve"> </w:t>
      </w:r>
      <w:r>
        <w:rPr>
          <w:spacing w:val="-2"/>
          <w:sz w:val="24"/>
        </w:rPr>
        <w:t>state</w:t>
      </w:r>
      <w:r>
        <w:rPr>
          <w:spacing w:val="-13"/>
          <w:sz w:val="24"/>
        </w:rPr>
        <w:t xml:space="preserve"> </w:t>
      </w:r>
      <w:r>
        <w:rPr>
          <w:spacing w:val="-2"/>
          <w:sz w:val="24"/>
        </w:rPr>
        <w:t>change</w:t>
      </w:r>
      <w:r>
        <w:rPr>
          <w:spacing w:val="-13"/>
          <w:sz w:val="24"/>
        </w:rPr>
        <w:t xml:space="preserve"> </w:t>
      </w:r>
      <w:r>
        <w:rPr>
          <w:spacing w:val="-2"/>
          <w:sz w:val="24"/>
        </w:rPr>
        <w:t>via</w:t>
      </w:r>
      <w:r>
        <w:rPr>
          <w:spacing w:val="-13"/>
          <w:sz w:val="24"/>
        </w:rPr>
        <w:t xml:space="preserve"> </w:t>
      </w:r>
      <w:r>
        <w:rPr>
          <w:spacing w:val="-2"/>
          <w:sz w:val="24"/>
        </w:rPr>
        <w:t>signature.</w:t>
      </w:r>
      <w:r>
        <w:rPr>
          <w:spacing w:val="-12"/>
          <w:sz w:val="24"/>
        </w:rPr>
        <w:t xml:space="preserve"> </w:t>
      </w:r>
      <w:r>
        <w:rPr>
          <w:spacing w:val="-2"/>
          <w:sz w:val="24"/>
        </w:rPr>
        <w:t>EndorseRank</w:t>
      </w:r>
      <w:r>
        <w:rPr>
          <w:spacing w:val="-9"/>
          <w:sz w:val="24"/>
        </w:rPr>
        <w:t xml:space="preserve"> </w:t>
      </w:r>
      <w:r>
        <w:rPr>
          <w:spacing w:val="-2"/>
          <w:sz w:val="24"/>
        </w:rPr>
        <w:t>uses</w:t>
      </w:r>
      <w:r>
        <w:rPr>
          <w:spacing w:val="-10"/>
          <w:sz w:val="24"/>
        </w:rPr>
        <w:t xml:space="preserve"> </w:t>
      </w:r>
      <w:r>
        <w:rPr>
          <w:spacing w:val="-2"/>
          <w:sz w:val="24"/>
        </w:rPr>
        <w:t xml:space="preserve">the </w:t>
      </w:r>
      <w:r>
        <w:rPr>
          <w:sz w:val="24"/>
        </w:rPr>
        <w:t>latest non-zero allowance snapshot per owner–spender pair.</w:t>
      </w:r>
    </w:p>
    <w:p w14:paraId="00DC1C93" w14:textId="77777777" w:rsidR="00350CFB" w:rsidRDefault="00283FFF">
      <w:pPr>
        <w:pStyle w:val="a4"/>
        <w:numPr>
          <w:ilvl w:val="0"/>
          <w:numId w:val="25"/>
        </w:numPr>
        <w:tabs>
          <w:tab w:val="left" w:pos="799"/>
          <w:tab w:val="left" w:pos="806"/>
        </w:tabs>
        <w:spacing w:before="78" w:line="316" w:lineRule="auto"/>
        <w:ind w:left="799" w:right="524" w:hanging="207"/>
        <w:jc w:val="both"/>
        <w:rPr>
          <w:sz w:val="24"/>
        </w:rPr>
      </w:pPr>
      <w:r>
        <w:rPr>
          <w:b/>
          <w:sz w:val="24"/>
        </w:rPr>
        <w:t>Endorsement</w:t>
      </w:r>
      <w:r>
        <w:rPr>
          <w:b/>
          <w:spacing w:val="-15"/>
          <w:sz w:val="24"/>
        </w:rPr>
        <w:t xml:space="preserve"> </w:t>
      </w:r>
      <w:r>
        <w:rPr>
          <w:b/>
          <w:sz w:val="24"/>
        </w:rPr>
        <w:t>graph:</w:t>
      </w:r>
      <w:r>
        <w:rPr>
          <w:b/>
          <w:spacing w:val="-15"/>
          <w:sz w:val="24"/>
        </w:rPr>
        <w:t xml:space="preserve"> </w:t>
      </w:r>
      <w:r>
        <w:rPr>
          <w:sz w:val="24"/>
        </w:rPr>
        <w:t>A</w:t>
      </w:r>
      <w:r>
        <w:rPr>
          <w:spacing w:val="-15"/>
          <w:sz w:val="24"/>
        </w:rPr>
        <w:t xml:space="preserve"> </w:t>
      </w:r>
      <w:r>
        <w:rPr>
          <w:sz w:val="24"/>
        </w:rPr>
        <w:t>directed</w:t>
      </w:r>
      <w:r>
        <w:rPr>
          <w:spacing w:val="-15"/>
          <w:sz w:val="24"/>
        </w:rPr>
        <w:t xml:space="preserve"> </w:t>
      </w:r>
      <w:r>
        <w:rPr>
          <w:sz w:val="24"/>
        </w:rPr>
        <w:t>graph</w:t>
      </w:r>
      <w:r>
        <w:rPr>
          <w:spacing w:val="-15"/>
          <w:sz w:val="24"/>
        </w:rPr>
        <w:t xml:space="preserve"> </w:t>
      </w:r>
      <w:r>
        <w:rPr>
          <w:sz w:val="24"/>
        </w:rPr>
        <w:t>in</w:t>
      </w:r>
      <w:r>
        <w:rPr>
          <w:spacing w:val="-15"/>
          <w:sz w:val="24"/>
        </w:rPr>
        <w:t xml:space="preserve"> </w:t>
      </w:r>
      <w:r>
        <w:rPr>
          <w:sz w:val="24"/>
        </w:rPr>
        <w:t>which</w:t>
      </w:r>
      <w:r>
        <w:rPr>
          <w:spacing w:val="-15"/>
          <w:sz w:val="24"/>
        </w:rPr>
        <w:t xml:space="preserve"> </w:t>
      </w:r>
      <w:r>
        <w:rPr>
          <w:sz w:val="24"/>
        </w:rPr>
        <w:t>edges</w:t>
      </w:r>
      <w:r>
        <w:rPr>
          <w:spacing w:val="-15"/>
          <w:sz w:val="24"/>
        </w:rPr>
        <w:t xml:space="preserve"> </w:t>
      </w:r>
      <w:r>
        <w:rPr>
          <w:sz w:val="24"/>
        </w:rPr>
        <w:t>represent</w:t>
      </w:r>
      <w:r>
        <w:rPr>
          <w:spacing w:val="-15"/>
          <w:sz w:val="24"/>
        </w:rPr>
        <w:t xml:space="preserve"> </w:t>
      </w:r>
      <w:r>
        <w:rPr>
          <w:sz w:val="24"/>
        </w:rPr>
        <w:t>explicit</w:t>
      </w:r>
      <w:r>
        <w:rPr>
          <w:spacing w:val="-15"/>
          <w:sz w:val="24"/>
        </w:rPr>
        <w:t xml:space="preserve"> </w:t>
      </w:r>
      <w:r>
        <w:rPr>
          <w:sz w:val="24"/>
        </w:rPr>
        <w:t>delegation</w:t>
      </w:r>
      <w:r>
        <w:rPr>
          <w:spacing w:val="-15"/>
          <w:sz w:val="24"/>
        </w:rPr>
        <w:t xml:space="preserve"> </w:t>
      </w:r>
      <w:r>
        <w:rPr>
          <w:sz w:val="24"/>
        </w:rPr>
        <w:t>of</w:t>
      </w:r>
      <w:r>
        <w:rPr>
          <w:spacing w:val="-15"/>
          <w:sz w:val="24"/>
        </w:rPr>
        <w:t xml:space="preserve"> </w:t>
      </w:r>
      <w:r>
        <w:rPr>
          <w:sz w:val="24"/>
        </w:rPr>
        <w:t xml:space="preserve">spend-ing authority rather than mere asset transfers </w:t>
      </w:r>
      <w:hyperlink w:anchor="_bookmark151" w:history="1">
        <w:r>
          <w:rPr>
            <w:sz w:val="24"/>
            <w:vertAlign w:val="superscript"/>
          </w:rPr>
          <w:t>[18]</w:t>
        </w:r>
      </w:hyperlink>
      <w:r>
        <w:rPr>
          <w:sz w:val="24"/>
          <w:vertAlign w:val="superscript"/>
        </w:rPr>
        <w:t>,</w:t>
      </w:r>
      <w:hyperlink w:anchor="_bookmark152" w:history="1">
        <w:r>
          <w:rPr>
            <w:sz w:val="24"/>
            <w:vertAlign w:val="superscript"/>
          </w:rPr>
          <w:t>[19]</w:t>
        </w:r>
      </w:hyperlink>
      <w:r>
        <w:rPr>
          <w:sz w:val="24"/>
        </w:rPr>
        <w:t xml:space="preserve">. In EndorseRank, an edge </w:t>
      </w:r>
      <w:r>
        <w:rPr>
          <w:i/>
          <w:sz w:val="24"/>
        </w:rPr>
        <w:t xml:space="preserve">u </w:t>
      </w:r>
      <w:r>
        <w:rPr>
          <w:rFonts w:ascii="Arial Unicode MS" w:hAnsi="Arial Unicode MS"/>
          <w:w w:val="110"/>
          <w:sz w:val="24"/>
        </w:rPr>
        <w:t>→</w:t>
      </w:r>
      <w:r>
        <w:rPr>
          <w:rFonts w:ascii="Arial Unicode MS" w:hAnsi="Arial Unicode MS"/>
          <w:spacing w:val="-1"/>
          <w:w w:val="110"/>
          <w:sz w:val="24"/>
        </w:rPr>
        <w:t xml:space="preserve"> </w:t>
      </w:r>
      <w:r>
        <w:rPr>
          <w:i/>
          <w:sz w:val="24"/>
        </w:rPr>
        <w:t xml:space="preserve">v </w:t>
      </w:r>
      <w:r>
        <w:rPr>
          <w:sz w:val="24"/>
        </w:rPr>
        <w:t>means wallet</w:t>
      </w:r>
      <w:r>
        <w:rPr>
          <w:spacing w:val="-2"/>
          <w:sz w:val="24"/>
        </w:rPr>
        <w:t xml:space="preserve"> </w:t>
      </w:r>
      <w:r>
        <w:rPr>
          <w:i/>
          <w:sz w:val="24"/>
        </w:rPr>
        <w:t>u</w:t>
      </w:r>
      <w:r>
        <w:rPr>
          <w:i/>
          <w:spacing w:val="-2"/>
          <w:sz w:val="24"/>
        </w:rPr>
        <w:t xml:space="preserve"> </w:t>
      </w:r>
      <w:r>
        <w:rPr>
          <w:sz w:val="24"/>
        </w:rPr>
        <w:t>currently</w:t>
      </w:r>
      <w:r>
        <w:rPr>
          <w:spacing w:val="-2"/>
          <w:sz w:val="24"/>
        </w:rPr>
        <w:t xml:space="preserve"> </w:t>
      </w:r>
      <w:r>
        <w:rPr>
          <w:sz w:val="24"/>
        </w:rPr>
        <w:t>authorizes</w:t>
      </w:r>
      <w:r>
        <w:rPr>
          <w:spacing w:val="-2"/>
          <w:sz w:val="24"/>
        </w:rPr>
        <w:t xml:space="preserve"> </w:t>
      </w:r>
      <w:r>
        <w:rPr>
          <w:sz w:val="24"/>
        </w:rPr>
        <w:t>wallet</w:t>
      </w:r>
      <w:r>
        <w:rPr>
          <w:spacing w:val="-2"/>
          <w:sz w:val="24"/>
        </w:rPr>
        <w:t xml:space="preserve"> </w:t>
      </w:r>
      <w:r>
        <w:rPr>
          <w:sz w:val="24"/>
        </w:rPr>
        <w:t>or</w:t>
      </w:r>
      <w:r>
        <w:rPr>
          <w:spacing w:val="-2"/>
          <w:sz w:val="24"/>
        </w:rPr>
        <w:t xml:space="preserve"> </w:t>
      </w:r>
      <w:r>
        <w:rPr>
          <w:sz w:val="24"/>
        </w:rPr>
        <w:t>contract</w:t>
      </w:r>
      <w:r>
        <w:rPr>
          <w:spacing w:val="-2"/>
          <w:sz w:val="24"/>
        </w:rPr>
        <w:t xml:space="preserve"> </w:t>
      </w:r>
      <w:r>
        <w:rPr>
          <w:i/>
          <w:sz w:val="24"/>
        </w:rPr>
        <w:t xml:space="preserve">v </w:t>
      </w:r>
      <w:r>
        <w:rPr>
          <w:sz w:val="24"/>
        </w:rPr>
        <w:t>to</w:t>
      </w:r>
      <w:r>
        <w:rPr>
          <w:spacing w:val="-2"/>
          <w:sz w:val="24"/>
        </w:rPr>
        <w:t xml:space="preserve"> </w:t>
      </w:r>
      <w:r>
        <w:rPr>
          <w:sz w:val="24"/>
        </w:rPr>
        <w:t>spend</w:t>
      </w:r>
      <w:r>
        <w:rPr>
          <w:spacing w:val="-2"/>
          <w:sz w:val="24"/>
        </w:rPr>
        <w:t xml:space="preserve"> </w:t>
      </w:r>
      <w:r>
        <w:rPr>
          <w:sz w:val="24"/>
        </w:rPr>
        <w:t>tokens</w:t>
      </w:r>
      <w:r>
        <w:rPr>
          <w:spacing w:val="-2"/>
          <w:sz w:val="24"/>
        </w:rPr>
        <w:t xml:space="preserve"> </w:t>
      </w:r>
      <w:r>
        <w:rPr>
          <w:sz w:val="24"/>
        </w:rPr>
        <w:t>owned</w:t>
      </w:r>
      <w:r>
        <w:rPr>
          <w:spacing w:val="-2"/>
          <w:sz w:val="24"/>
        </w:rPr>
        <w:t xml:space="preserve"> </w:t>
      </w:r>
      <w:r>
        <w:rPr>
          <w:sz w:val="24"/>
        </w:rPr>
        <w:t>by</w:t>
      </w:r>
      <w:r>
        <w:rPr>
          <w:spacing w:val="-1"/>
          <w:sz w:val="24"/>
        </w:rPr>
        <w:t xml:space="preserve"> </w:t>
      </w:r>
      <w:r>
        <w:rPr>
          <w:i/>
          <w:sz w:val="24"/>
        </w:rPr>
        <w:t>u</w:t>
      </w:r>
      <w:r>
        <w:rPr>
          <w:sz w:val="24"/>
        </w:rPr>
        <w:t>;</w:t>
      </w:r>
      <w:r>
        <w:rPr>
          <w:spacing w:val="-1"/>
          <w:sz w:val="24"/>
        </w:rPr>
        <w:t xml:space="preserve"> </w:t>
      </w:r>
      <w:r>
        <w:rPr>
          <w:sz w:val="24"/>
        </w:rPr>
        <w:t>transfer-graph</w:t>
      </w:r>
    </w:p>
    <w:p w14:paraId="00DC1C94" w14:textId="77777777" w:rsidR="00350CFB" w:rsidRDefault="00283FFF">
      <w:pPr>
        <w:pStyle w:val="a3"/>
        <w:spacing w:before="89"/>
        <w:ind w:left="799"/>
        <w:jc w:val="both"/>
      </w:pPr>
      <w:r>
        <w:t>AWP</w:t>
      </w:r>
      <w:r>
        <w:rPr>
          <w:spacing w:val="-14"/>
        </w:rPr>
        <w:t xml:space="preserve"> </w:t>
      </w:r>
      <w:r>
        <w:t>provides</w:t>
      </w:r>
      <w:r>
        <w:rPr>
          <w:spacing w:val="-14"/>
        </w:rPr>
        <w:t xml:space="preserve"> </w:t>
      </w:r>
      <w:r>
        <w:t>the</w:t>
      </w:r>
      <w:r>
        <w:rPr>
          <w:spacing w:val="-13"/>
        </w:rPr>
        <w:t xml:space="preserve"> </w:t>
      </w:r>
      <w:r>
        <w:t>contrasting</w:t>
      </w:r>
      <w:r>
        <w:rPr>
          <w:spacing w:val="-14"/>
        </w:rPr>
        <w:t xml:space="preserve"> </w:t>
      </w:r>
      <w:r>
        <w:t>baseline</w:t>
      </w:r>
      <w:r>
        <w:rPr>
          <w:spacing w:val="-13"/>
        </w:rPr>
        <w:t xml:space="preserve"> </w:t>
      </w:r>
      <w:hyperlink w:anchor="_bookmark149" w:history="1">
        <w:r>
          <w:rPr>
            <w:spacing w:val="-2"/>
            <w:vertAlign w:val="superscript"/>
          </w:rPr>
          <w:t>[16]</w:t>
        </w:r>
      </w:hyperlink>
      <w:r>
        <w:rPr>
          <w:spacing w:val="-2"/>
        </w:rPr>
        <w:t>.</w:t>
      </w:r>
    </w:p>
    <w:p w14:paraId="00DC1C95" w14:textId="77777777" w:rsidR="00350CFB" w:rsidRDefault="00283FFF">
      <w:pPr>
        <w:pStyle w:val="a4"/>
        <w:numPr>
          <w:ilvl w:val="0"/>
          <w:numId w:val="25"/>
        </w:numPr>
        <w:tabs>
          <w:tab w:val="left" w:pos="807"/>
        </w:tabs>
        <w:spacing w:before="217"/>
        <w:ind w:left="807" w:hanging="214"/>
        <w:rPr>
          <w:sz w:val="24"/>
        </w:rPr>
      </w:pPr>
      <w:r>
        <w:rPr>
          <w:b/>
          <w:sz w:val="24"/>
        </w:rPr>
        <w:t>Domain</w:t>
      </w:r>
      <w:r>
        <w:rPr>
          <w:b/>
          <w:spacing w:val="15"/>
          <w:sz w:val="24"/>
        </w:rPr>
        <w:t xml:space="preserve"> </w:t>
      </w:r>
      <w:r>
        <w:rPr>
          <w:b/>
          <w:sz w:val="24"/>
        </w:rPr>
        <w:t>alignment:</w:t>
      </w:r>
      <w:r>
        <w:rPr>
          <w:b/>
          <w:spacing w:val="56"/>
          <w:sz w:val="24"/>
        </w:rPr>
        <w:t xml:space="preserve"> </w:t>
      </w:r>
      <w:r>
        <w:rPr>
          <w:sz w:val="24"/>
        </w:rPr>
        <w:t>The</w:t>
      </w:r>
      <w:r>
        <w:rPr>
          <w:spacing w:val="16"/>
          <w:sz w:val="24"/>
        </w:rPr>
        <w:t xml:space="preserve"> </w:t>
      </w:r>
      <w:r>
        <w:rPr>
          <w:sz w:val="24"/>
        </w:rPr>
        <w:t>degree</w:t>
      </w:r>
      <w:r>
        <w:rPr>
          <w:spacing w:val="15"/>
          <w:sz w:val="24"/>
        </w:rPr>
        <w:t xml:space="preserve"> </w:t>
      </w:r>
      <w:r>
        <w:rPr>
          <w:sz w:val="24"/>
        </w:rPr>
        <w:t>to</w:t>
      </w:r>
      <w:r>
        <w:rPr>
          <w:spacing w:val="16"/>
          <w:sz w:val="24"/>
        </w:rPr>
        <w:t xml:space="preserve"> </w:t>
      </w:r>
      <w:r>
        <w:rPr>
          <w:sz w:val="24"/>
        </w:rPr>
        <w:t>which</w:t>
      </w:r>
      <w:r>
        <w:rPr>
          <w:spacing w:val="16"/>
          <w:sz w:val="24"/>
        </w:rPr>
        <w:t xml:space="preserve"> </w:t>
      </w:r>
      <w:r>
        <w:rPr>
          <w:sz w:val="24"/>
        </w:rPr>
        <w:t>a</w:t>
      </w:r>
      <w:r>
        <w:rPr>
          <w:spacing w:val="16"/>
          <w:sz w:val="24"/>
        </w:rPr>
        <w:t xml:space="preserve"> </w:t>
      </w:r>
      <w:r>
        <w:rPr>
          <w:sz w:val="24"/>
        </w:rPr>
        <w:t>reputation</w:t>
      </w:r>
      <w:r>
        <w:rPr>
          <w:spacing w:val="16"/>
          <w:sz w:val="24"/>
        </w:rPr>
        <w:t xml:space="preserve"> </w:t>
      </w:r>
      <w:r>
        <w:rPr>
          <w:sz w:val="24"/>
        </w:rPr>
        <w:t>ranking</w:t>
      </w:r>
      <w:r>
        <w:rPr>
          <w:spacing w:val="15"/>
          <w:sz w:val="24"/>
        </w:rPr>
        <w:t xml:space="preserve"> </w:t>
      </w:r>
      <w:r>
        <w:rPr>
          <w:sz w:val="24"/>
        </w:rPr>
        <w:t>agrees</w:t>
      </w:r>
      <w:r>
        <w:rPr>
          <w:spacing w:val="16"/>
          <w:sz w:val="24"/>
        </w:rPr>
        <w:t xml:space="preserve"> </w:t>
      </w:r>
      <w:r>
        <w:rPr>
          <w:sz w:val="24"/>
        </w:rPr>
        <w:t>with</w:t>
      </w:r>
      <w:r>
        <w:rPr>
          <w:spacing w:val="16"/>
          <w:sz w:val="24"/>
        </w:rPr>
        <w:t xml:space="preserve"> </w:t>
      </w:r>
      <w:r>
        <w:rPr>
          <w:sz w:val="24"/>
        </w:rPr>
        <w:t>an</w:t>
      </w:r>
      <w:r>
        <w:rPr>
          <w:spacing w:val="16"/>
          <w:sz w:val="24"/>
        </w:rPr>
        <w:t xml:space="preserve"> </w:t>
      </w:r>
      <w:r>
        <w:rPr>
          <w:spacing w:val="-2"/>
          <w:sz w:val="24"/>
        </w:rPr>
        <w:t>observable</w:t>
      </w:r>
    </w:p>
    <w:p w14:paraId="00DC1C96" w14:textId="77777777" w:rsidR="00350CFB" w:rsidRDefault="00350CFB">
      <w:pPr>
        <w:pStyle w:val="a4"/>
        <w:rPr>
          <w:sz w:val="24"/>
        </w:rPr>
        <w:sectPr w:rsidR="00350CFB">
          <w:pgSz w:w="11910" w:h="16840"/>
          <w:pgMar w:top="1820" w:right="708" w:bottom="2300" w:left="992" w:header="0" w:footer="2115" w:gutter="0"/>
          <w:cols w:space="720"/>
        </w:sectPr>
      </w:pPr>
    </w:p>
    <w:p w14:paraId="00DC1C97" w14:textId="77777777" w:rsidR="00350CFB" w:rsidRDefault="00283FFF">
      <w:pPr>
        <w:pStyle w:val="a3"/>
        <w:spacing w:before="92" w:line="396" w:lineRule="auto"/>
        <w:ind w:left="799" w:right="557" w:firstLine="8"/>
        <w:jc w:val="both"/>
      </w:pPr>
      <w:r>
        <w:t xml:space="preserve">proxy ranking, assessed by Spearman’s </w:t>
      </w:r>
      <w:r>
        <w:rPr>
          <w:i/>
        </w:rPr>
        <w:t xml:space="preserve">ρ </w:t>
      </w:r>
      <w:r>
        <w:t xml:space="preserve">and Kendall’s </w:t>
      </w:r>
      <w:r>
        <w:rPr>
          <w:i/>
        </w:rPr>
        <w:t xml:space="preserve">τ </w:t>
      </w:r>
      <w:hyperlink w:anchor="_bookmark147" w:history="1">
        <w:r>
          <w:rPr>
            <w:vertAlign w:val="superscript"/>
          </w:rPr>
          <w:t>[14]</w:t>
        </w:r>
      </w:hyperlink>
      <w:r>
        <w:rPr>
          <w:vertAlign w:val="superscript"/>
        </w:rPr>
        <w:t>,</w:t>
      </w:r>
      <w:hyperlink w:anchor="_bookmark149" w:history="1">
        <w:r>
          <w:rPr>
            <w:vertAlign w:val="superscript"/>
          </w:rPr>
          <w:t>[16]</w:t>
        </w:r>
      </w:hyperlink>
      <w:r>
        <w:rPr>
          <w:vertAlign w:val="superscript"/>
        </w:rPr>
        <w:t>,</w:t>
      </w:r>
      <w:hyperlink w:anchor="_bookmark169" w:history="1">
        <w:r>
          <w:rPr>
            <w:vertAlign w:val="superscript"/>
          </w:rPr>
          <w:t>[36]</w:t>
        </w:r>
      </w:hyperlink>
      <w:r>
        <w:rPr>
          <w:vertAlign w:val="superscript"/>
        </w:rPr>
        <w:t>,</w:t>
      </w:r>
      <w:hyperlink w:anchor="_bookmark187" w:history="1">
        <w:r>
          <w:rPr>
            <w:vertAlign w:val="superscript"/>
          </w:rPr>
          <w:t>[54]</w:t>
        </w:r>
      </w:hyperlink>
      <w:r>
        <w:t>.</w:t>
      </w:r>
      <w:r>
        <w:rPr>
          <w:spacing w:val="40"/>
        </w:rPr>
        <w:t xml:space="preserve"> </w:t>
      </w:r>
      <w:r>
        <w:t>Alignment is construct-specific: a</w:t>
      </w:r>
      <w:r>
        <w:rPr>
          <w:spacing w:val="-7"/>
        </w:rPr>
        <w:t xml:space="preserve"> </w:t>
      </w:r>
      <w:r>
        <w:t>method</w:t>
      </w:r>
      <w:r>
        <w:rPr>
          <w:spacing w:val="-7"/>
        </w:rPr>
        <w:t xml:space="preserve"> </w:t>
      </w:r>
      <w:r>
        <w:t>may</w:t>
      </w:r>
      <w:r>
        <w:rPr>
          <w:spacing w:val="-7"/>
        </w:rPr>
        <w:t xml:space="preserve"> </w:t>
      </w:r>
      <w:r>
        <w:t>align</w:t>
      </w:r>
      <w:r>
        <w:rPr>
          <w:spacing w:val="-7"/>
        </w:rPr>
        <w:t xml:space="preserve"> </w:t>
      </w:r>
      <w:r>
        <w:t>strongly</w:t>
      </w:r>
      <w:r>
        <w:rPr>
          <w:spacing w:val="-7"/>
        </w:rPr>
        <w:t xml:space="preserve"> </w:t>
      </w:r>
      <w:r>
        <w:t>with</w:t>
      </w:r>
      <w:r>
        <w:rPr>
          <w:spacing w:val="-7"/>
        </w:rPr>
        <w:t xml:space="preserve"> </w:t>
      </w:r>
      <w:r>
        <w:t>its</w:t>
      </w:r>
      <w:r>
        <w:rPr>
          <w:spacing w:val="-7"/>
        </w:rPr>
        <w:t xml:space="preserve"> </w:t>
      </w:r>
      <w:r>
        <w:t>primary</w:t>
      </w:r>
      <w:r>
        <w:rPr>
          <w:spacing w:val="-7"/>
        </w:rPr>
        <w:t xml:space="preserve"> </w:t>
      </w:r>
      <w:r>
        <w:t>graph</w:t>
      </w:r>
      <w:r>
        <w:rPr>
          <w:spacing w:val="-7"/>
        </w:rPr>
        <w:t xml:space="preserve"> </w:t>
      </w:r>
      <w:r>
        <w:t>construct</w:t>
      </w:r>
      <w:r>
        <w:rPr>
          <w:spacing w:val="-7"/>
        </w:rPr>
        <w:t xml:space="preserve"> </w:t>
      </w:r>
      <w:r>
        <w:t>and</w:t>
      </w:r>
      <w:r>
        <w:rPr>
          <w:spacing w:val="-7"/>
        </w:rPr>
        <w:t xml:space="preserve"> </w:t>
      </w:r>
      <w:r>
        <w:t>weakly with an orthogonal outcome family.</w:t>
      </w:r>
    </w:p>
    <w:p w14:paraId="00DC1C98" w14:textId="77777777" w:rsidR="00350CFB" w:rsidRDefault="00350CFB">
      <w:pPr>
        <w:pStyle w:val="a3"/>
        <w:spacing w:before="161"/>
      </w:pPr>
    </w:p>
    <w:p w14:paraId="00DC1C99" w14:textId="77777777" w:rsidR="00350CFB" w:rsidRDefault="00283FFF">
      <w:pPr>
        <w:pStyle w:val="2"/>
        <w:numPr>
          <w:ilvl w:val="1"/>
          <w:numId w:val="26"/>
        </w:numPr>
        <w:tabs>
          <w:tab w:val="left" w:pos="783"/>
        </w:tabs>
        <w:spacing w:before="1"/>
        <w:ind w:left="783" w:hanging="501"/>
      </w:pPr>
      <w:bookmarkStart w:id="71" w:name="Supplementary_extension_(GF-PR)"/>
      <w:bookmarkStart w:id="72" w:name="_bookmark10"/>
      <w:r>
        <w:rPr>
          <w:color w:val="FF0000"/>
        </w:rPr>
        <w:t>Temporal holdout of future new approvals</w:t>
      </w:r>
      <w:bookmarkEnd w:id="71"/>
      <w:bookmarkEnd w:id="72"/>
    </w:p>
    <w:p w14:paraId="00DC1C9A" w14:textId="77777777" w:rsidR="00350CFB" w:rsidRDefault="00350CFB">
      <w:pPr>
        <w:pStyle w:val="a3"/>
        <w:spacing w:before="23"/>
        <w:rPr>
          <w:b/>
          <w:sz w:val="28"/>
        </w:rPr>
      </w:pPr>
    </w:p>
    <w:p w14:paraId="00DC1C9B" w14:textId="77777777" w:rsidR="00350CFB" w:rsidRDefault="00283FFF">
      <w:pPr>
        <w:pStyle w:val="a3"/>
        <w:spacing w:before="1" w:line="396" w:lineRule="auto"/>
        <w:ind w:left="282" w:right="524"/>
        <w:jc w:val="both"/>
      </w:pPr>
      <w:r>
        <w:rPr>
          <w:color w:val="FF0000"/>
        </w:rPr>
        <w:t>The remaining external check is a temporal holdout of future new owner–spender approvals (Chapters 3 and 4).</w:t>
      </w:r>
    </w:p>
    <w:p w14:paraId="00DC1C9C" w14:textId="77777777" w:rsidR="00350CFB" w:rsidRDefault="00283FFF">
      <w:pPr>
        <w:pStyle w:val="a3"/>
        <w:spacing w:before="82" w:line="252" w:lineRule="auto"/>
        <w:ind w:left="282" w:right="557" w:hanging="8"/>
        <w:jc w:val="both"/>
      </w:pPr>
      <w:bookmarkStart w:id="73" w:name="_bookmark11"/>
      <w:bookmarkEnd w:id="73"/>
      <w:r>
        <w:t>Table 1.2:</w:t>
      </w:r>
      <w:r>
        <w:rPr>
          <w:spacing w:val="40"/>
        </w:rPr>
        <w:t xml:space="preserve"> </w:t>
      </w:r>
      <w:r>
        <w:t>Supplementary extension added during empirical work (not part of the primary EndorseRank–AWP research question).</w:t>
      </w:r>
    </w:p>
    <w:p w14:paraId="00DC1C9D" w14:textId="77777777" w:rsidR="00350CFB" w:rsidRDefault="00283FFF">
      <w:pPr>
        <w:pStyle w:val="a3"/>
        <w:spacing w:before="9"/>
        <w:rPr>
          <w:sz w:val="17"/>
        </w:rPr>
      </w:pPr>
      <w:r>
        <w:rPr>
          <w:noProof/>
          <w:sz w:val="17"/>
        </w:rPr>
        <mc:AlternateContent>
          <mc:Choice Requires="wps">
            <w:drawing>
              <wp:anchor distT="0" distB="0" distL="0" distR="0" simplePos="0" relativeHeight="487592960" behindDoc="1" locked="0" layoutInCell="1" allowOverlap="1" wp14:anchorId="00DC26EC" wp14:editId="00DC26ED">
                <wp:simplePos x="0" y="0"/>
                <wp:positionH relativeFrom="page">
                  <wp:posOffset>854671</wp:posOffset>
                </wp:positionH>
                <wp:positionV relativeFrom="paragraph">
                  <wp:posOffset>145298</wp:posOffset>
                </wp:positionV>
                <wp:extent cx="5850890"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50890" cy="1270"/>
                        </a:xfrm>
                        <a:custGeom>
                          <a:avLst/>
                          <a:gdLst/>
                          <a:ahLst/>
                          <a:cxnLst/>
                          <a:rect l="l" t="t" r="r" b="b"/>
                          <a:pathLst>
                            <a:path w="5850890">
                              <a:moveTo>
                                <a:pt x="0" y="0"/>
                              </a:moveTo>
                              <a:lnTo>
                                <a:pt x="5850661"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CD1C8E" id="Graphic 13" o:spid="_x0000_s1026" style="position:absolute;margin-left:67.3pt;margin-top:11.45pt;width:460.7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58508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" path="m,l5850661,e" filled="f" strokeweight=".33739mm">
                <v:path arrowok="t"/>
                <w10:wrap type="topAndBottom" anchorx="page"/>
              </v:shape>
            </w:pict>
          </mc:Fallback>
        </mc:AlternateContent>
      </w:r>
    </w:p>
    <w:p w14:paraId="00DC1C9E" w14:textId="77777777" w:rsidR="00350CFB" w:rsidRDefault="00283FFF">
      <w:pPr>
        <w:tabs>
          <w:tab w:val="left" w:pos="2247"/>
          <w:tab w:val="left" w:pos="5006"/>
        </w:tabs>
        <w:spacing w:before="54"/>
        <w:ind w:left="423"/>
      </w:pPr>
      <w:r>
        <w:rPr>
          <w:spacing w:val="-2"/>
        </w:rPr>
        <w:t>Method</w:t>
      </w:r>
      <w:r>
        <w:tab/>
        <w:t>Input</w:t>
      </w:r>
      <w:r>
        <w:rPr>
          <w:spacing w:val="-6"/>
        </w:rPr>
        <w:t xml:space="preserve"> </w:t>
      </w:r>
      <w:r>
        <w:rPr>
          <w:spacing w:val="-2"/>
        </w:rPr>
        <w:t>graph</w:t>
      </w:r>
      <w:r>
        <w:tab/>
      </w:r>
      <w:r>
        <w:rPr>
          <w:spacing w:val="-4"/>
        </w:rPr>
        <w:t>Role</w:t>
      </w:r>
    </w:p>
    <w:p w14:paraId="00DC1C9F" w14:textId="77777777" w:rsidR="00350CFB" w:rsidRDefault="00350CFB">
      <w:pPr>
        <w:sectPr w:rsidR="00350CFB">
          <w:pgSz w:w="11910" w:h="16840"/>
          <w:pgMar w:top="1820" w:right="708" w:bottom="2300" w:left="992" w:header="0" w:footer="2115" w:gutter="0"/>
          <w:cols w:space="720"/>
        </w:sectPr>
      </w:pPr>
    </w:p>
    <w:p w14:paraId="00DC1CA0" w14:textId="77777777" w:rsidR="00350CFB" w:rsidRDefault="00283FFF">
      <w:pPr>
        <w:tabs>
          <w:tab w:val="left" w:pos="2247"/>
          <w:tab w:val="left" w:pos="3474"/>
          <w:tab w:val="left" w:pos="4555"/>
        </w:tabs>
        <w:spacing w:before="191" w:line="182" w:lineRule="auto"/>
        <w:ind w:left="2239" w:hanging="1816"/>
      </w:pPr>
      <w:r>
        <w:rPr>
          <w:spacing w:val="-2"/>
          <w:color w:val="FF0000"/>
        </w:rPr>
        <w:t>—</w:t>
      </w:r>
    </w:p>
    <w:p w14:paraId="00DC1CA1" w14:textId="77777777" w:rsidR="00350CFB" w:rsidRDefault="00283FFF">
      <w:pPr>
        <w:spacing w:before="142" w:line="256" w:lineRule="auto"/>
        <w:ind w:left="95" w:right="705"/>
      </w:pPr>
      <w:r>
        <w:br w:type="column"/>
        <w:t>Supplementary</w:t>
      </w:r>
      <w:r>
        <w:rPr>
          <w:spacing w:val="-10"/>
        </w:rPr>
        <w:t xml:space="preserve"> </w:t>
      </w:r>
      <w:r>
        <w:t>ceiling</w:t>
      </w:r>
      <w:r>
        <w:rPr>
          <w:spacing w:val="-10"/>
        </w:rPr>
        <w:t xml:space="preserve"> </w:t>
      </w:r>
      <w:r>
        <w:t>reference;</w:t>
      </w:r>
      <w:r>
        <w:rPr>
          <w:spacing w:val="-8"/>
        </w:rPr>
        <w:t xml:space="preserve"> </w:t>
      </w:r>
      <w:r>
        <w:t>construct</w:t>
      </w:r>
      <w:r>
        <w:rPr>
          <w:spacing w:val="-10"/>
        </w:rPr>
        <w:t xml:space="preserve"> </w:t>
      </w:r>
      <w:r>
        <w:t>overlap on trading-outcome proxies expected</w:t>
      </w:r>
    </w:p>
    <w:p w14:paraId="00DC1CA2" w14:textId="77777777" w:rsidR="00350CFB" w:rsidRDefault="00350CFB">
      <w:pPr>
        <w:spacing w:line="256" w:lineRule="auto"/>
        <w:sectPr w:rsidR="00350CFB">
          <w:type w:val="continuous"/>
          <w:pgSz w:w="11910" w:h="16840"/>
          <w:pgMar w:top="1920" w:right="708" w:bottom="280" w:left="992" w:header="0" w:footer="2115" w:gutter="0"/>
          <w:cols w:num="2" w:space="720" w:equalWidth="0">
            <w:col w:w="4871" w:space="40"/>
            <w:col w:w="5299"/>
          </w:cols>
        </w:sectPr>
      </w:pPr>
    </w:p>
    <w:p w14:paraId="00DC1CA3" w14:textId="77777777" w:rsidR="00350CFB" w:rsidRDefault="00350CFB">
      <w:pPr>
        <w:pStyle w:val="a3"/>
        <w:spacing w:before="11"/>
        <w:rPr>
          <w:sz w:val="4"/>
        </w:rPr>
      </w:pPr>
    </w:p>
    <w:p w14:paraId="00DC1CA4" w14:textId="77777777" w:rsidR="00350CFB" w:rsidRDefault="00283FFF">
      <w:pPr>
        <w:spacing w:line="20" w:lineRule="exact"/>
        <w:ind w:left="353"/>
        <w:rPr>
          <w:sz w:val="2"/>
        </w:rPr>
      </w:pPr>
      <w:r>
        <w:rPr>
          <w:noProof/>
          <w:sz w:val="2"/>
        </w:rPr>
        <mc:AlternateContent>
          <mc:Choice Requires="wpg">
            <w:drawing>
              <wp:inline distT="0" distB="0" distL="0" distR="0" wp14:anchorId="00DC26F0" wp14:editId="00DC26F1">
                <wp:extent cx="5850890" cy="12700"/>
                <wp:effectExtent l="9525" t="0" r="0" b="6350"/>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0890" cy="12700"/>
                          <a:chOff x="0" y="0"/>
                          <a:chExt cx="5850890" cy="12700"/>
                        </a:xfrm>
                      </wpg:grpSpPr>
                      <wps:wsp>
                        <wps:cNvPr id="16" name="Graphic 16"/>
                        <wps:cNvSpPr/>
                        <wps:spPr>
                          <a:xfrm>
                            <a:off x="0" y="6073"/>
                            <a:ext cx="5850890" cy="1270"/>
                          </a:xfrm>
                          <a:custGeom>
                            <a:avLst/>
                            <a:gdLst/>
                            <a:ahLst/>
                            <a:cxnLst/>
                            <a:rect l="l" t="t" r="r" b="b"/>
                            <a:pathLst>
                              <a:path w="5850890">
                                <a:moveTo>
                                  <a:pt x="0" y="0"/>
                                </a:moveTo>
                                <a:lnTo>
                                  <a:pt x="5850661" y="0"/>
                                </a:lnTo>
                              </a:path>
                            </a:pathLst>
                          </a:custGeom>
                          <a:ln w="1214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24ABFBE" id="Group 15" o:spid="_x0000_s1026" style="width:460.7pt;height:1pt;mso-position-horizontal-relative:char;mso-position-vertical-relative:line" coordsize="5850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">
                <v:shape id="Graphic 16" o:spid="_x0000_s1027" style="position:absolute;top:60;width:58508;height:13;visibility:visible;mso-wrap-style:square;v-text-anchor:top" coordsize="58508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" path="m,l5850661,e" filled="f" strokeweight=".33739mm">
                  <v:path arrowok="t"/>
                </v:shape>
                <w10:anchorlock/>
              </v:group>
            </w:pict>
          </mc:Fallback>
        </mc:AlternateContent>
      </w:r>
    </w:p>
    <w:p w14:paraId="00DC1CA5" w14:textId="77777777" w:rsidR="00350CFB" w:rsidRDefault="00350CFB">
      <w:pPr>
        <w:pStyle w:val="a3"/>
        <w:rPr>
          <w:sz w:val="28"/>
        </w:rPr>
      </w:pPr>
    </w:p>
    <w:p w14:paraId="00DC1CA6" w14:textId="77777777" w:rsidR="00350CFB" w:rsidRDefault="00350CFB">
      <w:pPr>
        <w:pStyle w:val="a3"/>
        <w:spacing w:before="226"/>
        <w:rPr>
          <w:sz w:val="28"/>
        </w:rPr>
      </w:pPr>
    </w:p>
    <w:p w14:paraId="2E33242A" w14:textId="77777777" w:rsidR="003C27A8" w:rsidRDefault="002E0C31">
      <w:pPr>
        <w:pStyle w:val="2"/>
        <w:numPr>
          <w:ilvl w:val="1"/>
          <w:numId w:val="26"/>
        </w:numPr>
        <w:tabs>
          <w:tab w:val="left" w:pos="783"/>
        </w:tabs>
        <w:ind w:left="783" w:hanging="501"/>
      </w:pPr>
      <w:r>
        <w:rPr>
          <w:color w:val="FF0000"/>
        </w:rPr>
        <w:t>Research objectives</w:t>
      </w:r>
    </w:p>
    <w:p w14:paraId="7AFF1AF9" w14:textId="77777777" w:rsidR="003C27A8" w:rsidRDefault="002E0C31">
      <w:pPr>
        <w:pStyle w:val="a3"/>
        <w:spacing w:line="396" w:lineRule="auto"/>
        <w:ind w:left="274" w:right="524" w:firstLine="7"/>
        <w:jc w:val="both"/>
      </w:pPr>
      <w:r>
        <w:rPr>
          <w:color w:val="FF0000"/>
        </w:rPr>
        <w:t>Four objectives are derived from the problem statement and map onto the primary research questions. O1: establish whether EndorseRank and AWP produce distinct wallet orderings on one Arbitrum cohort (RQ1). O2: compare contemporaneous allowance and transfer checks (RQ2). O3: measure computational cost of EndorseRank versus AWP at equal n (RQ3). O4: test whether t1 scores predict t2 new owner–spender approvals on inbound spenders (RQ4).</w:t>
      </w:r>
    </w:p>
    <w:p w14:paraId="00DC1CA7" w14:textId="77777777" w:rsidR="00350CFB" w:rsidRDefault="00283FFF">
      <w:pPr>
        <w:pStyle w:val="2"/>
        <w:numPr>
          <w:ilvl w:val="1"/>
          <w:numId w:val="26"/>
        </w:numPr>
        <w:tabs>
          <w:tab w:val="left" w:pos="783"/>
        </w:tabs>
        <w:ind w:left="783" w:hanging="501"/>
      </w:pPr>
      <w:bookmarkStart w:id="74" w:name="Research_questions"/>
      <w:bookmarkStart w:id="75" w:name="_bookmark12"/>
      <w:bookmarkEnd w:id="74"/>
      <w:bookmarkEnd w:id="75"/>
      <w:r>
        <w:t>Research</w:t>
      </w:r>
      <w:r>
        <w:rPr>
          <w:spacing w:val="16"/>
        </w:rPr>
        <w:t xml:space="preserve"> </w:t>
      </w:r>
      <w:r>
        <w:rPr>
          <w:spacing w:val="-2"/>
        </w:rPr>
        <w:t>questions</w:t>
      </w:r>
    </w:p>
    <w:p w14:paraId="00DC1CA8" w14:textId="77777777" w:rsidR="00350CFB" w:rsidRDefault="00350CFB">
      <w:pPr>
        <w:pStyle w:val="a3"/>
        <w:spacing w:before="24"/>
        <w:rPr>
          <w:b/>
          <w:sz w:val="28"/>
        </w:rPr>
      </w:pPr>
    </w:p>
    <w:p w14:paraId="00DC1CA9" w14:textId="77777777" w:rsidR="00350CFB" w:rsidRDefault="00283FFF">
      <w:pPr>
        <w:pStyle w:val="a3"/>
        <w:spacing w:line="396" w:lineRule="auto"/>
        <w:ind w:left="282" w:right="523" w:hanging="8"/>
        <w:jc w:val="both"/>
      </w:pPr>
      <w:commentRangeStart w:id="76"/>
      <w:commentRangeStart w:id="77"/>
      <w:r>
        <w:rPr>
          <w:color w:val="FF0000"/>
        </w:rPr>
        <w:t>This study tests three primary hypotheses: H1—EndorseRank and AWP yield distinct wallet orderings on the same cohort; H2—the two social methods differ on contemporaneous allowance versus transfer checks; and H3—EndorseRank is computationally more efficient than AWP at equal n. RQ1–RQ4 form the primary comparison. RQ4 is the temporal holdout. SRQ1 is withdrawn.</w:t>
      </w:r>
      <w:commentRangeEnd w:id="76"/>
      <w:r>
        <w:rPr>
          <w:rStyle w:val="a5"/>
          <w:sz w:val="24"/>
          <w:szCs w:val="24"/>
        </w:rPr>
        <w:commentReference w:id="76"/>
      </w:r>
      <w:commentRangeEnd w:id="77"/>
      <w:r w:rsidR="00F50D42">
        <w:rPr>
          <w:rStyle w:val="a5"/>
          <w:sz w:val="24"/>
          <w:szCs w:val="24"/>
        </w:rPr>
        <w:commentReference w:id="77"/>
      </w:r>
    </w:p>
    <w:p w14:paraId="00DC1CAA" w14:textId="77777777" w:rsidR="00350CFB" w:rsidRDefault="00283FFF">
      <w:pPr>
        <w:pStyle w:val="a3"/>
        <w:spacing w:before="125" w:line="396" w:lineRule="auto"/>
        <w:ind w:left="847" w:right="563" w:hanging="661"/>
        <w:jc w:val="both"/>
      </w:pPr>
      <w:r>
        <w:rPr>
          <w:b/>
        </w:rPr>
        <w:t>RQ1.</w:t>
      </w:r>
      <w:r>
        <w:rPr>
          <w:b/>
          <w:spacing w:val="40"/>
        </w:rPr>
        <w:t xml:space="preserve"> </w:t>
      </w:r>
      <w:r>
        <w:t>Do</w:t>
      </w:r>
      <w:r>
        <w:rPr>
          <w:spacing w:val="-3"/>
        </w:rPr>
        <w:t xml:space="preserve"> </w:t>
      </w:r>
      <w:r>
        <w:t>EndorseRank</w:t>
      </w:r>
      <w:r>
        <w:rPr>
          <w:spacing w:val="-3"/>
        </w:rPr>
        <w:t xml:space="preserve"> </w:t>
      </w:r>
      <w:r>
        <w:t>and</w:t>
      </w:r>
      <w:r>
        <w:rPr>
          <w:spacing w:val="-3"/>
        </w:rPr>
        <w:t xml:space="preserve"> </w:t>
      </w:r>
      <w:r>
        <w:t>AWP</w:t>
      </w:r>
      <w:r>
        <w:rPr>
          <w:spacing w:val="-4"/>
        </w:rPr>
        <w:t xml:space="preserve"> </w:t>
      </w:r>
      <w:r>
        <w:t>produce</w:t>
      </w:r>
      <w:r>
        <w:rPr>
          <w:spacing w:val="-3"/>
        </w:rPr>
        <w:t xml:space="preserve"> </w:t>
      </w:r>
      <w:r>
        <w:t>meaningfully</w:t>
      </w:r>
      <w:r>
        <w:rPr>
          <w:spacing w:val="-3"/>
        </w:rPr>
        <w:t xml:space="preserve"> </w:t>
      </w:r>
      <w:r>
        <w:t>different</w:t>
      </w:r>
      <w:r>
        <w:rPr>
          <w:spacing w:val="-4"/>
        </w:rPr>
        <w:t xml:space="preserve"> </w:t>
      </w:r>
      <w:r>
        <w:t>wallet</w:t>
      </w:r>
      <w:r>
        <w:rPr>
          <w:spacing w:val="-3"/>
        </w:rPr>
        <w:t xml:space="preserve"> </w:t>
      </w:r>
      <w:r>
        <w:t>orderings</w:t>
      </w:r>
      <w:r>
        <w:rPr>
          <w:spacing w:val="-3"/>
        </w:rPr>
        <w:t xml:space="preserve"> </w:t>
      </w:r>
      <w:r>
        <w:t>on</w:t>
      </w:r>
      <w:r>
        <w:rPr>
          <w:spacing w:val="-3"/>
        </w:rPr>
        <w:t xml:space="preserve"> </w:t>
      </w:r>
      <w:r>
        <w:t>an</w:t>
      </w:r>
      <w:r>
        <w:rPr>
          <w:spacing w:val="-3"/>
        </w:rPr>
        <w:t xml:space="preserve"> </w:t>
      </w:r>
      <w:r>
        <w:t>identical Arbitrum wallet sample?</w:t>
      </w:r>
    </w:p>
    <w:p w14:paraId="00DC1CAB" w14:textId="77777777" w:rsidR="00350CFB" w:rsidRDefault="00350CFB">
      <w:pPr>
        <w:pStyle w:val="a3"/>
        <w:spacing w:line="396" w:lineRule="auto"/>
        <w:jc w:val="both"/>
        <w:sectPr w:rsidR="00350CFB">
          <w:type w:val="continuous"/>
          <w:pgSz w:w="11910" w:h="16840"/>
          <w:pgMar w:top="1920" w:right="708" w:bottom="280" w:left="992" w:header="0" w:footer="2115" w:gutter="0"/>
          <w:cols w:space="720"/>
        </w:sectPr>
      </w:pPr>
    </w:p>
    <w:p w14:paraId="00DC1CAC" w14:textId="77777777" w:rsidR="00350CFB" w:rsidRDefault="00350CFB">
      <w:pPr>
        <w:pStyle w:val="a3"/>
      </w:pPr>
    </w:p>
    <w:p w14:paraId="00DC1CAD" w14:textId="77777777" w:rsidR="00350CFB" w:rsidRDefault="00350CFB">
      <w:pPr>
        <w:pStyle w:val="a3"/>
      </w:pPr>
    </w:p>
    <w:p w14:paraId="00DC1CAE" w14:textId="77777777" w:rsidR="00350CFB" w:rsidRDefault="00350CFB">
      <w:pPr>
        <w:pStyle w:val="a3"/>
      </w:pPr>
    </w:p>
    <w:p w14:paraId="00DC1CAF" w14:textId="77777777" w:rsidR="00350CFB" w:rsidRDefault="00350CFB">
      <w:pPr>
        <w:pStyle w:val="a3"/>
      </w:pPr>
    </w:p>
    <w:p w14:paraId="00DC1CB0" w14:textId="77777777" w:rsidR="00350CFB" w:rsidRDefault="00350CFB">
      <w:pPr>
        <w:pStyle w:val="a3"/>
      </w:pPr>
    </w:p>
    <w:p w14:paraId="00DC1CB1" w14:textId="77777777" w:rsidR="00350CFB" w:rsidRDefault="00350CFB">
      <w:pPr>
        <w:pStyle w:val="a3"/>
      </w:pPr>
    </w:p>
    <w:p w14:paraId="00DC1CB2" w14:textId="77777777" w:rsidR="00350CFB" w:rsidRDefault="00350CFB">
      <w:pPr>
        <w:pStyle w:val="a3"/>
      </w:pPr>
    </w:p>
    <w:p w14:paraId="00DC1CB3" w14:textId="77777777" w:rsidR="00350CFB" w:rsidRDefault="00350CFB">
      <w:pPr>
        <w:pStyle w:val="a3"/>
      </w:pPr>
    </w:p>
    <w:p w14:paraId="00DC1CB4" w14:textId="77777777" w:rsidR="00350CFB" w:rsidRDefault="00350CFB">
      <w:pPr>
        <w:pStyle w:val="a3"/>
      </w:pPr>
    </w:p>
    <w:p w14:paraId="00DC1CB5" w14:textId="77777777" w:rsidR="00350CFB" w:rsidRDefault="00350CFB">
      <w:pPr>
        <w:pStyle w:val="a3"/>
        <w:spacing w:before="215"/>
      </w:pPr>
    </w:p>
    <w:p w14:paraId="00DC1CB6" w14:textId="77777777" w:rsidR="00350CFB" w:rsidRDefault="00283FFF">
      <w:pPr>
        <w:pStyle w:val="a3"/>
        <w:ind w:right="288"/>
        <w:jc w:val="center"/>
      </w:pPr>
      <w:bookmarkStart w:id="78" w:name="_bookmark13"/>
      <w:bookmarkEnd w:id="78"/>
      <w:r>
        <w:t>Table</w:t>
      </w:r>
      <w:r>
        <w:rPr>
          <w:spacing w:val="-10"/>
        </w:rPr>
        <w:t xml:space="preserve"> </w:t>
      </w:r>
      <w:r>
        <w:t>1.3:</w:t>
      </w:r>
      <w:r>
        <w:rPr>
          <w:spacing w:val="8"/>
        </w:rPr>
        <w:t xml:space="preserve"> </w:t>
      </w:r>
      <w:r>
        <w:t>Summary</w:t>
      </w:r>
      <w:r>
        <w:rPr>
          <w:spacing w:val="-10"/>
        </w:rPr>
        <w:t xml:space="preserve"> </w:t>
      </w:r>
      <w:r>
        <w:t>of</w:t>
      </w:r>
      <w:r>
        <w:rPr>
          <w:spacing w:val="-9"/>
        </w:rPr>
        <w:t xml:space="preserve"> </w:t>
      </w:r>
      <w:r>
        <w:t>hypotheses,</w:t>
      </w:r>
      <w:r>
        <w:rPr>
          <w:spacing w:val="-10"/>
        </w:rPr>
        <w:t xml:space="preserve"> </w:t>
      </w:r>
      <w:r>
        <w:t>research</w:t>
      </w:r>
      <w:r>
        <w:rPr>
          <w:spacing w:val="-9"/>
        </w:rPr>
        <w:t xml:space="preserve"> </w:t>
      </w:r>
      <w:r>
        <w:t>questions,</w:t>
      </w:r>
      <w:r>
        <w:rPr>
          <w:spacing w:val="-10"/>
        </w:rPr>
        <w:t xml:space="preserve"> </w:t>
      </w:r>
      <w:r>
        <w:t>and</w:t>
      </w:r>
      <w:r>
        <w:rPr>
          <w:spacing w:val="-9"/>
        </w:rPr>
        <w:t xml:space="preserve"> </w:t>
      </w:r>
      <w:r>
        <w:t>empirical</w:t>
      </w:r>
      <w:r>
        <w:rPr>
          <w:spacing w:val="-9"/>
        </w:rPr>
        <w:t xml:space="preserve"> </w:t>
      </w:r>
      <w:r>
        <w:rPr>
          <w:spacing w:val="-2"/>
        </w:rPr>
        <w:t>claims.</w:t>
      </w:r>
    </w:p>
    <w:p w14:paraId="00DC1CB7" w14:textId="77777777" w:rsidR="00350CFB" w:rsidRDefault="00283FFF">
      <w:pPr>
        <w:pStyle w:val="a3"/>
        <w:spacing w:before="1"/>
        <w:rPr>
          <w:sz w:val="19"/>
        </w:rPr>
      </w:pPr>
      <w:r>
        <w:rPr>
          <w:noProof/>
          <w:sz w:val="19"/>
        </w:rPr>
        <mc:AlternateContent>
          <mc:Choice Requires="wps">
            <w:drawing>
              <wp:anchor distT="0" distB="0" distL="0" distR="0" simplePos="0" relativeHeight="487594496" behindDoc="1" locked="0" layoutInCell="1" allowOverlap="1" wp14:anchorId="00DC26F2" wp14:editId="00DC26F3">
                <wp:simplePos x="0" y="0"/>
                <wp:positionH relativeFrom="page">
                  <wp:posOffset>854671</wp:posOffset>
                </wp:positionH>
                <wp:positionV relativeFrom="paragraph">
                  <wp:posOffset>155129</wp:posOffset>
                </wp:positionV>
                <wp:extent cx="5850890"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50890" cy="1270"/>
                        </a:xfrm>
                        <a:custGeom>
                          <a:avLst/>
                          <a:gdLst/>
                          <a:ahLst/>
                          <a:cxnLst/>
                          <a:rect l="l" t="t" r="r" b="b"/>
                          <a:pathLst>
                            <a:path w="5850890">
                              <a:moveTo>
                                <a:pt x="0" y="0"/>
                              </a:moveTo>
                              <a:lnTo>
                                <a:pt x="5850661"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09699A" id="Graphic 17" o:spid="_x0000_s1026" style="position:absolute;margin-left:67.3pt;margin-top:12.2pt;width:460.7pt;height:.1pt;z-index:-15721984;visibility:visible;mso-wrap-style:square;mso-wrap-distance-left:0;mso-wrap-distance-top:0;mso-wrap-distance-right:0;mso-wrap-distance-bottom:0;mso-position-horizontal:absolute;mso-position-horizontal-relative:page;mso-position-vertical:absolute;mso-position-vertical-relative:text;v-text-anchor:top" coordsize="58508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" path="m,l5850661,e" filled="f" strokeweight=".33739mm">
                <v:path arrowok="t"/>
                <w10:wrap type="topAndBottom" anchorx="page"/>
              </v:shape>
            </w:pict>
          </mc:Fallback>
        </mc:AlternateContent>
      </w:r>
    </w:p>
    <w:p w14:paraId="00DC1CB8" w14:textId="77777777" w:rsidR="00350CFB" w:rsidRDefault="00283FFF">
      <w:pPr>
        <w:tabs>
          <w:tab w:val="left" w:pos="1685"/>
          <w:tab w:val="left" w:pos="5755"/>
        </w:tabs>
        <w:spacing w:before="54"/>
        <w:ind w:left="423"/>
      </w:pPr>
      <w:r>
        <w:rPr>
          <w:spacing w:val="-4"/>
        </w:rPr>
        <w:t>Item</w:t>
      </w:r>
      <w:r>
        <w:tab/>
      </w:r>
      <w:r>
        <w:rPr>
          <w:spacing w:val="-2"/>
        </w:rPr>
        <w:t>Addresses</w:t>
      </w:r>
      <w:r>
        <w:tab/>
        <w:t>Reported</w:t>
      </w:r>
      <w:r>
        <w:rPr>
          <w:spacing w:val="-10"/>
        </w:rPr>
        <w:t xml:space="preserve"> </w:t>
      </w:r>
      <w:r>
        <w:rPr>
          <w:spacing w:val="-5"/>
        </w:rPr>
        <w:t>in</w:t>
      </w:r>
    </w:p>
    <w:p w14:paraId="00DC1CB9" w14:textId="77777777" w:rsidR="00350CFB" w:rsidRDefault="00350CFB">
      <w:pPr>
        <w:sectPr w:rsidR="00350CFB">
          <w:pgSz w:w="11910" w:h="16840"/>
          <w:pgMar w:top="1920" w:right="708" w:bottom="2300" w:left="992" w:header="0" w:footer="2115" w:gutter="0"/>
          <w:cols w:space="720"/>
        </w:sectPr>
      </w:pPr>
    </w:p>
    <w:p w14:paraId="00DC1CBA" w14:textId="77777777" w:rsidR="00350CFB" w:rsidRDefault="00283FFF">
      <w:pPr>
        <w:tabs>
          <w:tab w:val="left" w:pos="1685"/>
        </w:tabs>
        <w:spacing w:before="142" w:line="256" w:lineRule="auto"/>
        <w:ind w:left="1685" w:hanging="1263"/>
      </w:pPr>
      <w:r>
        <w:rPr>
          <w:noProof/>
        </w:rPr>
        <mc:AlternateContent>
          <mc:Choice Requires="wps">
            <w:drawing>
              <wp:anchor distT="0" distB="0" distL="0" distR="0" simplePos="0" relativeHeight="15736320" behindDoc="0" locked="0" layoutInCell="1" allowOverlap="1" wp14:anchorId="00DC26F4" wp14:editId="00DC26F5">
                <wp:simplePos x="0" y="0"/>
                <wp:positionH relativeFrom="page">
                  <wp:posOffset>854671</wp:posOffset>
                </wp:positionH>
                <wp:positionV relativeFrom="paragraph">
                  <wp:posOffset>52233</wp:posOffset>
                </wp:positionV>
                <wp:extent cx="5850890"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50890" cy="1270"/>
                        </a:xfrm>
                        <a:custGeom>
                          <a:avLst/>
                          <a:gdLst/>
                          <a:ahLst/>
                          <a:cxnLst/>
                          <a:rect l="l" t="t" r="r" b="b"/>
                          <a:pathLst>
                            <a:path w="5850890">
                              <a:moveTo>
                                <a:pt x="0" y="0"/>
                              </a:moveTo>
                              <a:lnTo>
                                <a:pt x="5850661" y="0"/>
                              </a:lnTo>
                            </a:path>
                          </a:pathLst>
                        </a:custGeom>
                        <a:ln w="75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306A3E" id="Graphic 18" o:spid="_x0000_s1026" style="position:absolute;margin-left:67.3pt;margin-top:4.1pt;width:460.7pt;height:.1pt;z-index:15736320;visibility:visible;mso-wrap-style:square;mso-wrap-distance-left:0;mso-wrap-distance-top:0;mso-wrap-distance-right:0;mso-wrap-distance-bottom:0;mso-position-horizontal:absolute;mso-position-horizontal-relative:page;mso-position-vertical:absolute;mso-position-vertical-relative:text;v-text-anchor:top" coordsize="58508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" path="m,l5850661,e" filled="f" strokeweight=".21089mm">
                <v:path arrowok="t"/>
                <w10:wrap anchorx="page"/>
              </v:shape>
            </w:pict>
          </mc:Fallback>
        </mc:AlternateContent>
      </w:r>
      <w:r>
        <w:t>H1 / RQ1</w:t>
      </w:r>
      <w:r>
        <w:tab/>
      </w:r>
      <w:r>
        <w:rPr>
          <w:spacing w:val="-2"/>
        </w:rPr>
        <w:t>Do</w:t>
      </w:r>
      <w:r>
        <w:rPr>
          <w:spacing w:val="-12"/>
        </w:rPr>
        <w:t xml:space="preserve"> </w:t>
      </w:r>
      <w:r>
        <w:rPr>
          <w:spacing w:val="-2"/>
        </w:rPr>
        <w:t>EndorseRank</w:t>
      </w:r>
      <w:r>
        <w:rPr>
          <w:spacing w:val="-12"/>
        </w:rPr>
        <w:t xml:space="preserve"> </w:t>
      </w:r>
      <w:r>
        <w:rPr>
          <w:spacing w:val="-2"/>
        </w:rPr>
        <w:t>and</w:t>
      </w:r>
      <w:r>
        <w:rPr>
          <w:spacing w:val="-12"/>
        </w:rPr>
        <w:t xml:space="preserve"> </w:t>
      </w:r>
      <w:r>
        <w:rPr>
          <w:spacing w:val="-2"/>
        </w:rPr>
        <w:t>AWP</w:t>
      </w:r>
      <w:r>
        <w:rPr>
          <w:spacing w:val="-11"/>
        </w:rPr>
        <w:t xml:space="preserve"> </w:t>
      </w:r>
      <w:r>
        <w:rPr>
          <w:spacing w:val="-2"/>
        </w:rPr>
        <w:t>yield</w:t>
      </w:r>
      <w:r>
        <w:rPr>
          <w:spacing w:val="-12"/>
        </w:rPr>
        <w:t xml:space="preserve"> </w:t>
      </w:r>
      <w:r>
        <w:rPr>
          <w:spacing w:val="-2"/>
        </w:rPr>
        <w:t>distinct</w:t>
      </w:r>
      <w:r>
        <w:rPr>
          <w:spacing w:val="-11"/>
        </w:rPr>
        <w:t xml:space="preserve"> </w:t>
      </w:r>
      <w:r>
        <w:rPr>
          <w:spacing w:val="-2"/>
        </w:rPr>
        <w:t>wal-</w:t>
      </w:r>
      <w:r>
        <w:t>let orderings?</w:t>
      </w:r>
    </w:p>
    <w:p w14:paraId="00DC1CBB" w14:textId="77777777" w:rsidR="00350CFB" w:rsidRDefault="00283FFF">
      <w:pPr>
        <w:tabs>
          <w:tab w:val="left" w:pos="1685"/>
        </w:tabs>
        <w:spacing w:line="256" w:lineRule="auto"/>
        <w:ind w:left="1678" w:right="29" w:hanging="1255"/>
      </w:pPr>
      <w:r>
        <w:t>H2 / RQ2</w:t>
      </w:r>
      <w:r>
        <w:tab/>
      </w:r>
      <w:r>
        <w:tab/>
        <w:t>Which</w:t>
      </w:r>
      <w:r>
        <w:rPr>
          <w:spacing w:val="33"/>
        </w:rPr>
        <w:t xml:space="preserve"> </w:t>
      </w:r>
      <w:r>
        <w:t>social</w:t>
      </w:r>
      <w:r>
        <w:rPr>
          <w:spacing w:val="33"/>
        </w:rPr>
        <w:t xml:space="preserve"> </w:t>
      </w:r>
      <w:r>
        <w:t>method</w:t>
      </w:r>
      <w:r>
        <w:rPr>
          <w:spacing w:val="33"/>
        </w:rPr>
        <w:t xml:space="preserve"> </w:t>
      </w:r>
      <w:r>
        <w:t>aligns</w:t>
      </w:r>
      <w:r>
        <w:rPr>
          <w:spacing w:val="33"/>
        </w:rPr>
        <w:t xml:space="preserve"> </w:t>
      </w:r>
      <w:r>
        <w:t>more</w:t>
      </w:r>
      <w:r>
        <w:rPr>
          <w:spacing w:val="33"/>
        </w:rPr>
        <w:t xml:space="preserve"> </w:t>
      </w:r>
      <w:r>
        <w:t>strongly with which proxy families?</w:t>
      </w:r>
    </w:p>
    <w:p w14:paraId="00DC1CBC" w14:textId="77777777" w:rsidR="00350CFB" w:rsidRDefault="00283FFF">
      <w:pPr>
        <w:spacing w:before="142"/>
        <w:ind w:left="62"/>
      </w:pPr>
      <w:r>
        <w:br w:type="column"/>
        <w:t>§</w:t>
      </w:r>
      <w:hyperlink w:anchor="_bookmark109" w:history="1">
        <w:r>
          <w:t>4.6</w:t>
        </w:r>
      </w:hyperlink>
      <w:r>
        <w:t>;</w:t>
      </w:r>
      <w:r>
        <w:rPr>
          <w:spacing w:val="7"/>
        </w:rPr>
        <w:t xml:space="preserve"> </w:t>
      </w:r>
      <w:r>
        <w:t>inter-method</w:t>
      </w:r>
      <w:r>
        <w:rPr>
          <w:spacing w:val="8"/>
        </w:rPr>
        <w:t xml:space="preserve"> </w:t>
      </w:r>
      <w:r>
        <w:rPr>
          <w:i/>
        </w:rPr>
        <w:t>τ</w:t>
      </w:r>
      <w:r>
        <w:rPr>
          <w:i/>
          <w:spacing w:val="43"/>
        </w:rPr>
        <w:t xml:space="preserve"> </w:t>
      </w:r>
      <w:r>
        <w:t>=</w:t>
      </w:r>
      <w:r>
        <w:rPr>
          <w:spacing w:val="15"/>
        </w:rPr>
        <w:t xml:space="preserve"> </w:t>
      </w:r>
      <w:r>
        <w:rPr>
          <w:spacing w:val="-4"/>
        </w:rPr>
        <w:t>0</w:t>
      </w:r>
      <w:r>
        <w:rPr>
          <w:i/>
          <w:spacing w:val="-4"/>
        </w:rPr>
        <w:t>.</w:t>
      </w:r>
      <w:r>
        <w:rPr>
          <w:spacing w:val="-4"/>
        </w:rPr>
        <w:t>316</w:t>
      </w:r>
    </w:p>
    <w:p w14:paraId="00DC1CBD" w14:textId="77777777" w:rsidR="00350CFB" w:rsidRDefault="00350CFB">
      <w:pPr>
        <w:pStyle w:val="a3"/>
        <w:spacing w:before="36"/>
        <w:rPr>
          <w:sz w:val="22"/>
        </w:rPr>
      </w:pPr>
    </w:p>
    <w:p w14:paraId="00DC1CBE" w14:textId="77777777" w:rsidR="00350CFB" w:rsidRDefault="00283FFF">
      <w:pPr>
        <w:ind w:left="62"/>
      </w:pPr>
      <w:r>
        <w:rPr>
          <w:spacing w:val="-2"/>
        </w:rPr>
        <w:t xml:space="preserve">Tables </w:t>
      </w:r>
      <w:hyperlink w:anchor="_bookmark101" w:history="1">
        <w:r>
          <w:rPr>
            <w:spacing w:val="-2"/>
          </w:rPr>
          <w:t>4.7</w:t>
        </w:r>
      </w:hyperlink>
      <w:r>
        <w:rPr>
          <w:spacing w:val="-2"/>
        </w:rPr>
        <w:t>–</w:t>
      </w:r>
      <w:hyperlink w:anchor="_bookmark108" w:history="1">
        <w:r>
          <w:rPr>
            <w:spacing w:val="-2"/>
          </w:rPr>
          <w:t>4.12</w:t>
        </w:r>
      </w:hyperlink>
      <w:r>
        <w:rPr>
          <w:spacing w:val="-2"/>
        </w:rPr>
        <w:t>;</w:t>
      </w:r>
      <w:r>
        <w:rPr>
          <w:spacing w:val="-1"/>
        </w:rPr>
        <w:t xml:space="preserve"> </w:t>
      </w:r>
      <w:r>
        <w:rPr>
          <w:spacing w:val="-2"/>
        </w:rPr>
        <w:t>Claims C2–</w:t>
      </w:r>
      <w:r>
        <w:rPr>
          <w:spacing w:val="-5"/>
        </w:rPr>
        <w:t>C3</w:t>
      </w:r>
    </w:p>
    <w:p w14:paraId="00DC1CBF" w14:textId="77777777" w:rsidR="00350CFB" w:rsidRDefault="00350CFB">
      <w:pPr>
        <w:sectPr w:rsidR="00350CFB">
          <w:type w:val="continuous"/>
          <w:pgSz w:w="11910" w:h="16840"/>
          <w:pgMar w:top="1920" w:right="708" w:bottom="280" w:left="992" w:header="0" w:footer="2115" w:gutter="0"/>
          <w:cols w:num="2" w:space="720" w:equalWidth="0">
            <w:col w:w="5653" w:space="40"/>
            <w:col w:w="4517"/>
          </w:cols>
        </w:sectPr>
      </w:pPr>
    </w:p>
    <w:p w14:paraId="00DC1CC0" w14:textId="77777777" w:rsidR="00350CFB" w:rsidRDefault="00283FFF">
      <w:pPr>
        <w:tabs>
          <w:tab w:val="left" w:pos="1685"/>
        </w:tabs>
        <w:spacing w:before="1"/>
        <w:ind w:left="423"/>
      </w:pPr>
      <w:r>
        <w:t>H3</w:t>
      </w:r>
      <w:r>
        <w:rPr>
          <w:spacing w:val="-3"/>
        </w:rPr>
        <w:t xml:space="preserve"> </w:t>
      </w:r>
      <w:r>
        <w:t>/</w:t>
      </w:r>
      <w:r>
        <w:rPr>
          <w:spacing w:val="-3"/>
        </w:rPr>
        <w:t xml:space="preserve"> </w:t>
      </w:r>
      <w:r>
        <w:rPr>
          <w:spacing w:val="-5"/>
        </w:rPr>
        <w:t>RQ3</w:t>
      </w:r>
      <w:r>
        <w:tab/>
        <w:t>Is</w:t>
      </w:r>
      <w:r>
        <w:rPr>
          <w:spacing w:val="-7"/>
        </w:rPr>
        <w:t xml:space="preserve"> </w:t>
      </w:r>
      <w:r>
        <w:t>EndorseRank</w:t>
      </w:r>
      <w:r>
        <w:rPr>
          <w:spacing w:val="-7"/>
        </w:rPr>
        <w:t xml:space="preserve"> </w:t>
      </w:r>
      <w:r>
        <w:t>faster</w:t>
      </w:r>
      <w:r>
        <w:rPr>
          <w:spacing w:val="-7"/>
        </w:rPr>
        <w:t xml:space="preserve"> </w:t>
      </w:r>
      <w:r>
        <w:t>than</w:t>
      </w:r>
      <w:r>
        <w:rPr>
          <w:spacing w:val="-6"/>
        </w:rPr>
        <w:t xml:space="preserve"> </w:t>
      </w:r>
      <w:r>
        <w:t>AWP</w:t>
      </w:r>
      <w:r>
        <w:rPr>
          <w:spacing w:val="-7"/>
        </w:rPr>
        <w:t xml:space="preserve"> </w:t>
      </w:r>
      <w:r>
        <w:t>at</w:t>
      </w:r>
      <w:r>
        <w:rPr>
          <w:spacing w:val="-7"/>
        </w:rPr>
        <w:t xml:space="preserve"> </w:t>
      </w:r>
      <w:r>
        <w:t>equal</w:t>
      </w:r>
      <w:r>
        <w:rPr>
          <w:spacing w:val="-7"/>
        </w:rPr>
        <w:t xml:space="preserve"> </w:t>
      </w:r>
      <w:r>
        <w:rPr>
          <w:i/>
        </w:rPr>
        <w:t>n</w:t>
      </w:r>
      <w:r>
        <w:t>?</w:t>
      </w:r>
      <w:r>
        <w:rPr>
          <w:spacing w:val="69"/>
          <w:w w:val="150"/>
        </w:rPr>
        <w:t xml:space="preserve"> </w:t>
      </w:r>
      <w:r>
        <w:t>Tables</w:t>
      </w:r>
      <w:r>
        <w:rPr>
          <w:spacing w:val="-7"/>
        </w:rPr>
        <w:t xml:space="preserve"> </w:t>
      </w:r>
      <w:hyperlink w:anchor="_bookmark91" w:history="1">
        <w:r>
          <w:t>4.2</w:t>
        </w:r>
      </w:hyperlink>
      <w:r>
        <w:t>–</w:t>
      </w:r>
      <w:hyperlink w:anchor="_bookmark93" w:history="1">
        <w:r>
          <w:t>4.3</w:t>
        </w:r>
      </w:hyperlink>
      <w:r>
        <w:t>;</w:t>
      </w:r>
      <w:r>
        <w:rPr>
          <w:spacing w:val="-6"/>
        </w:rPr>
        <w:t xml:space="preserve"> </w:t>
      </w:r>
      <w:r>
        <w:t>Claims</w:t>
      </w:r>
      <w:r>
        <w:rPr>
          <w:spacing w:val="-7"/>
        </w:rPr>
        <w:t xml:space="preserve"> </w:t>
      </w:r>
      <w:r>
        <w:t>C1,</w:t>
      </w:r>
      <w:r>
        <w:rPr>
          <w:spacing w:val="-7"/>
        </w:rPr>
        <w:t xml:space="preserve"> </w:t>
      </w:r>
      <w:r>
        <w:rPr>
          <w:spacing w:val="-5"/>
        </w:rPr>
        <w:t>C4</w:t>
      </w:r>
    </w:p>
    <w:p w14:paraId="00DC1CC1" w14:textId="77777777" w:rsidR="00350CFB" w:rsidRDefault="00350CFB">
      <w:pPr>
        <w:sectPr w:rsidR="00350CFB">
          <w:type w:val="continuous"/>
          <w:pgSz w:w="11910" w:h="16840"/>
          <w:pgMar w:top="1920" w:right="708" w:bottom="280" w:left="992" w:header="0" w:footer="2115" w:gutter="0"/>
          <w:cols w:space="720"/>
        </w:sectPr>
      </w:pPr>
    </w:p>
    <w:p w14:paraId="00DC1CC2" w14:textId="77777777" w:rsidR="00350CFB" w:rsidRDefault="00283FFF">
      <w:pPr>
        <w:tabs>
          <w:tab w:val="left" w:pos="1685"/>
        </w:tabs>
        <w:spacing w:before="18" w:line="256" w:lineRule="auto"/>
        <w:ind w:left="1685" w:right="36" w:hanging="1263"/>
      </w:pPr>
      <w:r>
        <w:rPr>
          <w:spacing w:val="-4"/>
          <w:color w:val="FF0000"/>
        </w:rPr>
        <w:t>RQ4 Temporal holdout of future new approvals</w:t>
      </w:r>
    </w:p>
    <w:p w14:paraId="00DC1CC3" w14:textId="77777777" w:rsidR="00350CFB" w:rsidRDefault="00283FFF">
      <w:pPr>
        <w:tabs>
          <w:tab w:val="left" w:pos="1685"/>
        </w:tabs>
        <w:spacing w:before="1" w:line="256" w:lineRule="auto"/>
        <w:ind w:left="1685" w:hanging="1263"/>
      </w:pPr>
      <w:r>
        <w:rPr>
          <w:spacing w:val="-4"/>
          <w:color w:val="FF0000"/>
        </w:rPr>
        <w:t>RQ4. After scores are frozen at 28 February 2026, does EndorseRank predict t2 new owner–spender approvals?</w:t>
      </w:r>
    </w:p>
    <w:p w14:paraId="00DC1CC4" w14:textId="77777777" w:rsidR="00350CFB" w:rsidRDefault="00283FFF">
      <w:pPr>
        <w:tabs>
          <w:tab w:val="left" w:pos="1685"/>
        </w:tabs>
        <w:spacing w:line="256" w:lineRule="auto"/>
        <w:ind w:left="1685" w:right="36" w:hanging="1263"/>
      </w:pPr>
      <w:r>
        <w:rPr>
          <w:spacing w:val="-6"/>
        </w:rPr>
        <w:t>C1</w:t>
      </w:r>
      <w:r>
        <w:tab/>
        <w:t>EndorseRank</w:t>
      </w:r>
      <w:r>
        <w:rPr>
          <w:spacing w:val="38"/>
        </w:rPr>
        <w:t xml:space="preserve"> </w:t>
      </w:r>
      <w:r>
        <w:t>vs.</w:t>
      </w:r>
      <w:r>
        <w:rPr>
          <w:spacing w:val="38"/>
        </w:rPr>
        <w:t xml:space="preserve"> </w:t>
      </w:r>
      <w:r>
        <w:t>AWP</w:t>
      </w:r>
      <w:r>
        <w:rPr>
          <w:spacing w:val="38"/>
        </w:rPr>
        <w:t xml:space="preserve"> </w:t>
      </w:r>
      <w:r>
        <w:t>runtime</w:t>
      </w:r>
      <w:r>
        <w:rPr>
          <w:spacing w:val="38"/>
        </w:rPr>
        <w:t xml:space="preserve"> </w:t>
      </w:r>
      <w:r>
        <w:t>and</w:t>
      </w:r>
      <w:r>
        <w:rPr>
          <w:spacing w:val="38"/>
        </w:rPr>
        <w:t xml:space="preserve"> </w:t>
      </w:r>
      <w:r>
        <w:t xml:space="preserve">graph </w:t>
      </w:r>
      <w:r>
        <w:rPr>
          <w:spacing w:val="-4"/>
        </w:rPr>
        <w:t>size</w:t>
      </w:r>
    </w:p>
    <w:p w14:paraId="00DC1CC5" w14:textId="77777777" w:rsidR="00350CFB" w:rsidRDefault="00283FFF">
      <w:pPr>
        <w:tabs>
          <w:tab w:val="left" w:pos="1685"/>
        </w:tabs>
        <w:spacing w:before="1" w:line="256" w:lineRule="auto"/>
        <w:ind w:left="1685" w:right="36" w:hanging="1263"/>
      </w:pPr>
      <w:r>
        <w:rPr>
          <w:spacing w:val="-6"/>
        </w:rPr>
        <w:t>C2</w:t>
      </w:r>
      <w:r>
        <w:tab/>
        <w:t>Credible</w:t>
      </w:r>
      <w:r>
        <w:rPr>
          <w:spacing w:val="29"/>
        </w:rPr>
        <w:t xml:space="preserve"> </w:t>
      </w:r>
      <w:r>
        <w:t>EndorseRank–AWP</w:t>
      </w:r>
      <w:r>
        <w:rPr>
          <w:spacing w:val="29"/>
        </w:rPr>
        <w:t xml:space="preserve"> </w:t>
      </w:r>
      <w:r>
        <w:t>alignment</w:t>
      </w:r>
      <w:r>
        <w:rPr>
          <w:spacing w:val="29"/>
        </w:rPr>
        <w:t xml:space="preserve"> </w:t>
      </w:r>
      <w:r>
        <w:t>on selected proxies</w:t>
      </w:r>
    </w:p>
    <w:p w14:paraId="00DC1CC6" w14:textId="77777777" w:rsidR="00350CFB" w:rsidRDefault="00283FFF">
      <w:pPr>
        <w:tabs>
          <w:tab w:val="left" w:pos="1685"/>
        </w:tabs>
        <w:ind w:left="423"/>
      </w:pPr>
      <w:r>
        <w:rPr>
          <w:spacing w:val="-5"/>
        </w:rPr>
        <w:t>C3</w:t>
      </w:r>
      <w:r>
        <w:tab/>
        <w:t>Construct-specific</w:t>
      </w:r>
      <w:r>
        <w:rPr>
          <w:spacing w:val="-9"/>
        </w:rPr>
        <w:t xml:space="preserve"> </w:t>
      </w:r>
      <w:r>
        <w:t>winners</w:t>
      </w:r>
      <w:r>
        <w:rPr>
          <w:spacing w:val="-9"/>
        </w:rPr>
        <w:t xml:space="preserve"> </w:t>
      </w:r>
      <w:r>
        <w:t>(EndorseRank</w:t>
      </w:r>
      <w:r>
        <w:rPr>
          <w:spacing w:val="-9"/>
        </w:rPr>
        <w:t xml:space="preserve"> </w:t>
      </w:r>
      <w:r>
        <w:rPr>
          <w:spacing w:val="-5"/>
        </w:rPr>
        <w:t>vs.</w:t>
      </w:r>
    </w:p>
    <w:p w14:paraId="00DC1CC7" w14:textId="77777777" w:rsidR="00350CFB" w:rsidRDefault="00283FFF">
      <w:pPr>
        <w:spacing w:before="18"/>
        <w:ind w:left="1678"/>
      </w:pPr>
      <w:r>
        <w:rPr>
          <w:spacing w:val="-4"/>
        </w:rPr>
        <w:t>AWP)</w:t>
      </w:r>
    </w:p>
    <w:p w14:paraId="00DC1CC8" w14:textId="77777777" w:rsidR="00350CFB" w:rsidRDefault="00283FFF">
      <w:pPr>
        <w:tabs>
          <w:tab w:val="left" w:pos="1685"/>
        </w:tabs>
        <w:spacing w:before="18" w:line="256" w:lineRule="auto"/>
        <w:ind w:left="1685" w:right="1" w:hanging="1263"/>
      </w:pPr>
      <w:r>
        <w:rPr>
          <w:spacing w:val="-6"/>
        </w:rPr>
        <w:t>C4</w:t>
      </w:r>
      <w:r>
        <w:tab/>
      </w:r>
      <w:r>
        <w:rPr>
          <w:spacing w:val="-2"/>
        </w:rPr>
        <w:t>Efficiency–alignment</w:t>
      </w:r>
      <w:r>
        <w:rPr>
          <w:spacing w:val="-9"/>
        </w:rPr>
        <w:t xml:space="preserve"> </w:t>
      </w:r>
      <w:r>
        <w:rPr>
          <w:spacing w:val="-2"/>
        </w:rPr>
        <w:t>trade-off</w:t>
      </w:r>
      <w:r>
        <w:rPr>
          <w:spacing w:val="-9"/>
        </w:rPr>
        <w:t xml:space="preserve"> </w:t>
      </w:r>
      <w:r>
        <w:rPr>
          <w:spacing w:val="-2"/>
        </w:rPr>
        <w:t>for</w:t>
      </w:r>
      <w:r>
        <w:rPr>
          <w:spacing w:val="-9"/>
        </w:rPr>
        <w:t xml:space="preserve"> </w:t>
      </w:r>
      <w:r>
        <w:rPr>
          <w:spacing w:val="-2"/>
        </w:rPr>
        <w:t>EndorseR-</w:t>
      </w:r>
      <w:r>
        <w:rPr>
          <w:spacing w:val="-4"/>
        </w:rPr>
        <w:t>ank</w:t>
      </w:r>
    </w:p>
    <w:p w14:paraId="00DC1CC9" w14:textId="77777777" w:rsidR="00350CFB" w:rsidRDefault="00283FFF">
      <w:pPr>
        <w:tabs>
          <w:tab w:val="left" w:pos="1685"/>
        </w:tabs>
        <w:spacing w:before="1" w:line="256" w:lineRule="auto"/>
        <w:ind w:left="1685" w:right="1" w:hanging="1263"/>
      </w:pPr>
      <w:r>
        <w:rPr>
          <w:spacing w:val="-4"/>
          <w:color w:val="FF0000"/>
        </w:rPr>
        <w:t>C4 Spender holdout of future new approvals</w:t>
      </w:r>
    </w:p>
    <w:p w14:paraId="00DC1CCA" w14:textId="77777777" w:rsidR="00350CFB" w:rsidRDefault="00283FFF">
      <w:pPr>
        <w:spacing w:before="18"/>
        <w:ind w:left="61"/>
      </w:pPr>
      <w:r>
        <w:br w:type="column"/>
      </w:r>
      <w:r>
        <w:rPr>
          <w:spacing w:val="-4"/>
        </w:rPr>
        <w:t xml:space="preserve">Table </w:t>
      </w:r>
      <w:hyperlink w:anchor="_bookmark101" w:history="1">
        <w:r>
          <w:rPr>
            <w:spacing w:val="-5"/>
          </w:rPr>
          <w:t>4.7</w:t>
        </w:r>
      </w:hyperlink>
    </w:p>
    <w:p w14:paraId="00DC1CCB" w14:textId="77777777" w:rsidR="00350CFB" w:rsidRDefault="00350CFB">
      <w:pPr>
        <w:pStyle w:val="a3"/>
        <w:spacing w:before="36"/>
        <w:rPr>
          <w:sz w:val="22"/>
        </w:rPr>
      </w:pPr>
    </w:p>
    <w:p w14:paraId="00DC1CCC" w14:textId="77777777" w:rsidR="00350CFB" w:rsidRDefault="00283FFF">
      <w:pPr>
        <w:spacing w:line="513" w:lineRule="auto"/>
        <w:ind w:left="61" w:right="2987"/>
      </w:pPr>
      <w:r>
        <w:rPr>
          <w:color w:val="FF0000"/>
        </w:rPr>
        <w:t>§4.7 Holdout of future new approvals. Table 4.2</w:t>
      </w:r>
    </w:p>
    <w:p w14:paraId="00DC1CCD" w14:textId="77777777" w:rsidR="00350CFB" w:rsidRDefault="00283FFF">
      <w:pPr>
        <w:spacing w:before="1"/>
        <w:ind w:left="61"/>
      </w:pPr>
      <w:r>
        <w:rPr>
          <w:spacing w:val="-2"/>
        </w:rPr>
        <w:t>Tables</w:t>
      </w:r>
      <w:r>
        <w:rPr>
          <w:spacing w:val="-11"/>
        </w:rPr>
        <w:t xml:space="preserve"> </w:t>
      </w:r>
      <w:hyperlink w:anchor="_bookmark104" w:history="1">
        <w:r>
          <w:rPr>
            <w:spacing w:val="-2"/>
          </w:rPr>
          <w:t>4.8</w:t>
        </w:r>
      </w:hyperlink>
      <w:r>
        <w:rPr>
          <w:spacing w:val="-2"/>
        </w:rPr>
        <w:t>–</w:t>
      </w:r>
      <w:hyperlink w:anchor="_bookmark108" w:history="1">
        <w:r>
          <w:rPr>
            <w:spacing w:val="-4"/>
          </w:rPr>
          <w:t>4.12</w:t>
        </w:r>
      </w:hyperlink>
    </w:p>
    <w:p w14:paraId="00DC1CCE" w14:textId="77777777" w:rsidR="00350CFB" w:rsidRDefault="00350CFB">
      <w:pPr>
        <w:pStyle w:val="a3"/>
        <w:spacing w:before="36"/>
        <w:rPr>
          <w:sz w:val="22"/>
        </w:rPr>
      </w:pPr>
    </w:p>
    <w:p w14:paraId="00DC1CCF" w14:textId="77777777" w:rsidR="00350CFB" w:rsidRDefault="00283FFF">
      <w:pPr>
        <w:ind w:left="61"/>
      </w:pPr>
      <w:r>
        <w:rPr>
          <w:spacing w:val="-4"/>
        </w:rPr>
        <w:t xml:space="preserve">Table </w:t>
      </w:r>
      <w:hyperlink w:anchor="_bookmark101" w:history="1">
        <w:r>
          <w:rPr>
            <w:spacing w:val="-5"/>
          </w:rPr>
          <w:t>4.7</w:t>
        </w:r>
      </w:hyperlink>
    </w:p>
    <w:p w14:paraId="00DC1CD0" w14:textId="77777777" w:rsidR="00350CFB" w:rsidRDefault="00350CFB">
      <w:pPr>
        <w:pStyle w:val="a3"/>
        <w:spacing w:before="36"/>
        <w:rPr>
          <w:sz w:val="22"/>
        </w:rPr>
      </w:pPr>
    </w:p>
    <w:p w14:paraId="00DC1CD1" w14:textId="77777777" w:rsidR="00350CFB" w:rsidRDefault="00283FFF">
      <w:pPr>
        <w:ind w:left="61"/>
      </w:pPr>
      <w:r>
        <w:rPr>
          <w:spacing w:val="-2"/>
        </w:rPr>
        <w:t>Tables</w:t>
      </w:r>
      <w:r>
        <w:rPr>
          <w:spacing w:val="-11"/>
        </w:rPr>
        <w:t xml:space="preserve"> </w:t>
      </w:r>
      <w:hyperlink w:anchor="_bookmark91" w:history="1">
        <w:r>
          <w:rPr>
            <w:spacing w:val="-2"/>
          </w:rPr>
          <w:t>4.2</w:t>
        </w:r>
      </w:hyperlink>
      <w:r>
        <w:rPr>
          <w:spacing w:val="-2"/>
        </w:rPr>
        <w:t>–</w:t>
      </w:r>
      <w:hyperlink w:anchor="_bookmark93" w:history="1">
        <w:r>
          <w:rPr>
            <w:spacing w:val="-5"/>
          </w:rPr>
          <w:t>4.3</w:t>
        </w:r>
      </w:hyperlink>
    </w:p>
    <w:p w14:paraId="00DC1CD2" w14:textId="77777777" w:rsidR="00350CFB" w:rsidRDefault="00350CFB">
      <w:pPr>
        <w:pStyle w:val="a3"/>
        <w:spacing w:before="36"/>
        <w:rPr>
          <w:sz w:val="22"/>
        </w:rPr>
      </w:pPr>
    </w:p>
    <w:p w14:paraId="00DC1CD3" w14:textId="77777777" w:rsidR="00350CFB" w:rsidRDefault="00283FFF">
      <w:pPr>
        <w:ind w:left="61"/>
      </w:pPr>
      <w:r>
        <w:rPr>
          <w:spacing w:val="-4"/>
        </w:rPr>
        <w:t>§</w:t>
      </w:r>
      <w:hyperlink w:anchor="_bookmark112" w:history="1">
        <w:r>
          <w:rPr>
            <w:spacing w:val="-4"/>
          </w:rPr>
          <w:t>4.7</w:t>
        </w:r>
      </w:hyperlink>
    </w:p>
    <w:p w14:paraId="00DC1CD4" w14:textId="77777777" w:rsidR="00350CFB" w:rsidRDefault="00350CFB">
      <w:pPr>
        <w:sectPr w:rsidR="00350CFB">
          <w:type w:val="continuous"/>
          <w:pgSz w:w="11910" w:h="16840"/>
          <w:pgMar w:top="1920" w:right="708" w:bottom="280" w:left="992" w:header="0" w:footer="2115" w:gutter="0"/>
          <w:cols w:num="2" w:space="720" w:equalWidth="0">
            <w:col w:w="5655" w:space="40"/>
            <w:col w:w="4515"/>
          </w:cols>
        </w:sectPr>
      </w:pPr>
    </w:p>
    <w:p w14:paraId="00DC1CD5" w14:textId="77777777" w:rsidR="00350CFB" w:rsidRDefault="00350CFB">
      <w:pPr>
        <w:pStyle w:val="a3"/>
        <w:spacing w:before="11"/>
        <w:rPr>
          <w:sz w:val="5"/>
        </w:rPr>
      </w:pPr>
    </w:p>
    <w:p w14:paraId="00DC1CD6" w14:textId="77777777" w:rsidR="00350CFB" w:rsidRDefault="00283FFF">
      <w:pPr>
        <w:spacing w:line="20" w:lineRule="exact"/>
        <w:ind w:left="353"/>
        <w:rPr>
          <w:sz w:val="2"/>
        </w:rPr>
      </w:pPr>
      <w:r>
        <w:rPr>
          <w:noProof/>
          <w:sz w:val="2"/>
        </w:rPr>
        <mc:AlternateContent>
          <mc:Choice Requires="wpg">
            <w:drawing>
              <wp:inline distT="0" distB="0" distL="0" distR="0" wp14:anchorId="00DC26F6" wp14:editId="00DC26F7">
                <wp:extent cx="5850890" cy="12700"/>
                <wp:effectExtent l="9525" t="0" r="0" b="6350"/>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0890" cy="12700"/>
                          <a:chOff x="0" y="0"/>
                          <a:chExt cx="5850890" cy="12700"/>
                        </a:xfrm>
                      </wpg:grpSpPr>
                      <wps:wsp>
                        <wps:cNvPr id="20" name="Graphic 20"/>
                        <wps:cNvSpPr/>
                        <wps:spPr>
                          <a:xfrm>
                            <a:off x="0" y="6073"/>
                            <a:ext cx="5850890" cy="1270"/>
                          </a:xfrm>
                          <a:custGeom>
                            <a:avLst/>
                            <a:gdLst/>
                            <a:ahLst/>
                            <a:cxnLst/>
                            <a:rect l="l" t="t" r="r" b="b"/>
                            <a:pathLst>
                              <a:path w="5850890">
                                <a:moveTo>
                                  <a:pt x="0" y="0"/>
                                </a:moveTo>
                                <a:lnTo>
                                  <a:pt x="5850661" y="0"/>
                                </a:lnTo>
                              </a:path>
                            </a:pathLst>
                          </a:custGeom>
                          <a:ln w="1214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C58C61F" id="Group 19" o:spid="_x0000_s1026" style="width:460.7pt;height:1pt;mso-position-horizontal-relative:char;mso-position-vertical-relative:line" coordsize="5850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">
                <v:shape id="Graphic 20" o:spid="_x0000_s1027" style="position:absolute;top:60;width:58508;height:13;visibility:visible;mso-wrap-style:square;v-text-anchor:top" coordsize="58508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" path="m,l5850661,e" filled="f" strokeweight=".33739mm">
                  <v:path arrowok="t"/>
                </v:shape>
                <w10:anchorlock/>
              </v:group>
            </w:pict>
          </mc:Fallback>
        </mc:AlternateContent>
      </w:r>
    </w:p>
    <w:p w14:paraId="00DC1CD7" w14:textId="77777777" w:rsidR="00350CFB" w:rsidRDefault="00350CFB">
      <w:pPr>
        <w:spacing w:line="20" w:lineRule="exact"/>
        <w:rPr>
          <w:sz w:val="2"/>
        </w:rPr>
        <w:sectPr w:rsidR="00350CFB">
          <w:type w:val="continuous"/>
          <w:pgSz w:w="11910" w:h="16840"/>
          <w:pgMar w:top="1920" w:right="708" w:bottom="280" w:left="992" w:header="0" w:footer="2115" w:gutter="0"/>
          <w:cols w:space="720"/>
        </w:sectPr>
      </w:pPr>
    </w:p>
    <w:p w14:paraId="00DC1CD8" w14:textId="77777777" w:rsidR="00350CFB" w:rsidRDefault="00283FFF">
      <w:pPr>
        <w:pStyle w:val="a3"/>
        <w:spacing w:before="72" w:line="396" w:lineRule="auto"/>
        <w:ind w:left="856" w:right="564" w:hanging="670"/>
        <w:jc w:val="both"/>
      </w:pPr>
      <w:r>
        <w:rPr>
          <w:color w:val="FF0000"/>
        </w:rPr>
        <w:t>RQ2. Between EndorseRank and AWP, which social method aligns more strongly with contemporaneous allowance checks and with transfer checks (Spearman’s ρ, Kendall’s τ)?</w:t>
      </w:r>
    </w:p>
    <w:p w14:paraId="00DC1CD9" w14:textId="77777777" w:rsidR="00350CFB" w:rsidRDefault="00283FFF">
      <w:pPr>
        <w:pStyle w:val="a3"/>
        <w:spacing w:before="39" w:line="396" w:lineRule="auto"/>
        <w:ind w:left="856" w:right="523" w:hanging="670"/>
        <w:jc w:val="both"/>
      </w:pPr>
      <w:r>
        <w:rPr>
          <w:b/>
        </w:rPr>
        <w:t>RQ3.</w:t>
      </w:r>
      <w:r>
        <w:rPr>
          <w:b/>
          <w:spacing w:val="54"/>
        </w:rPr>
        <w:t xml:space="preserve"> </w:t>
      </w:r>
      <w:r>
        <w:t>Is</w:t>
      </w:r>
      <w:r>
        <w:rPr>
          <w:spacing w:val="-15"/>
        </w:rPr>
        <w:t xml:space="preserve"> </w:t>
      </w:r>
      <w:r>
        <w:t>EndorseRank</w:t>
      </w:r>
      <w:r>
        <w:rPr>
          <w:spacing w:val="-15"/>
        </w:rPr>
        <w:t xml:space="preserve"> </w:t>
      </w:r>
      <w:r>
        <w:t>computationally</w:t>
      </w:r>
      <w:r>
        <w:rPr>
          <w:spacing w:val="-15"/>
        </w:rPr>
        <w:t xml:space="preserve"> </w:t>
      </w:r>
      <w:r>
        <w:t>more</w:t>
      </w:r>
      <w:r>
        <w:rPr>
          <w:spacing w:val="-15"/>
        </w:rPr>
        <w:t xml:space="preserve"> </w:t>
      </w:r>
      <w:r>
        <w:t>efficient</w:t>
      </w:r>
      <w:r>
        <w:rPr>
          <w:spacing w:val="-15"/>
        </w:rPr>
        <w:t xml:space="preserve"> </w:t>
      </w:r>
      <w:r>
        <w:t>than</w:t>
      </w:r>
      <w:r>
        <w:rPr>
          <w:spacing w:val="-15"/>
        </w:rPr>
        <w:t xml:space="preserve"> </w:t>
      </w:r>
      <w:r>
        <w:t>AWP</w:t>
      </w:r>
      <w:r>
        <w:rPr>
          <w:spacing w:val="-15"/>
        </w:rPr>
        <w:t xml:space="preserve"> </w:t>
      </w:r>
      <w:r>
        <w:t>on</w:t>
      </w:r>
      <w:r>
        <w:rPr>
          <w:spacing w:val="-15"/>
        </w:rPr>
        <w:t xml:space="preserve"> </w:t>
      </w:r>
      <w:r>
        <w:t>the</w:t>
      </w:r>
      <w:r>
        <w:rPr>
          <w:spacing w:val="-15"/>
        </w:rPr>
        <w:t xml:space="preserve"> </w:t>
      </w:r>
      <w:r>
        <w:t>same</w:t>
      </w:r>
      <w:r>
        <w:rPr>
          <w:spacing w:val="-15"/>
        </w:rPr>
        <w:t xml:space="preserve"> </w:t>
      </w:r>
      <w:r>
        <w:t>matched</w:t>
      </w:r>
      <w:r>
        <w:rPr>
          <w:spacing w:val="-15"/>
        </w:rPr>
        <w:t xml:space="preserve"> </w:t>
      </w:r>
      <w:r>
        <w:t>sample</w:t>
      </w:r>
      <w:r>
        <w:rPr>
          <w:spacing w:val="-15"/>
        </w:rPr>
        <w:t xml:space="preserve"> </w:t>
      </w:r>
      <w:r>
        <w:t>(run-time, memory, iterations)?</w:t>
      </w:r>
    </w:p>
    <w:p w14:paraId="00DC1CDA" w14:textId="77777777" w:rsidR="00350CFB" w:rsidRDefault="00283FFF">
      <w:pPr>
        <w:pStyle w:val="a3"/>
        <w:spacing w:before="39" w:line="396" w:lineRule="auto"/>
        <w:ind w:left="847" w:right="556" w:hanging="661"/>
        <w:jc w:val="both"/>
      </w:pPr>
      <w:commentRangeStart w:id="79"/>
      <w:commentRangeStart w:id="80"/>
      <w:r>
        <w:rPr>
          <w:color w:val="FF0000"/>
        </w:rPr>
        <w:t>RQ4. After scores are frozen at 28 February 2026, does EndorseRank predict new owner–spender approvals in March–May 2026 on t1 inbound spenders more strongly than AWP?</w:t>
      </w:r>
      <w:commentRangeEnd w:id="79"/>
      <w:r>
        <w:rPr>
          <w:rStyle w:val="a5"/>
          <w:sz w:val="24"/>
          <w:szCs w:val="24"/>
        </w:rPr>
        <w:commentReference w:id="79"/>
      </w:r>
      <w:commentRangeEnd w:id="80"/>
      <w:r w:rsidR="00F50D42">
        <w:rPr>
          <w:rStyle w:val="a5"/>
          <w:sz w:val="24"/>
          <w:szCs w:val="24"/>
        </w:rPr>
        <w:commentReference w:id="80"/>
      </w:r>
    </w:p>
    <w:p w14:paraId="00DC1CDB" w14:textId="77777777" w:rsidR="00350CFB" w:rsidRDefault="00283FFF">
      <w:pPr>
        <w:pStyle w:val="a3"/>
        <w:spacing w:before="40" w:line="396" w:lineRule="auto"/>
        <w:ind w:left="856" w:right="524" w:hanging="803"/>
        <w:jc w:val="both"/>
      </w:pPr>
      <w:r>
        <w:rPr>
          <w:color w:val="FF0000"/>
        </w:rPr>
        <w:t>SRQ1 is withdrawn. The external check is the temporal holdout under RQ4.</w:t>
      </w:r>
    </w:p>
    <w:p w14:paraId="00DC1CDC" w14:textId="77777777" w:rsidR="00350CFB" w:rsidRDefault="00283FFF">
      <w:pPr>
        <w:pStyle w:val="a3"/>
        <w:spacing w:before="121" w:line="396" w:lineRule="auto"/>
        <w:ind w:left="282" w:right="524"/>
        <w:jc w:val="both"/>
      </w:pPr>
      <w:bookmarkStart w:id="81" w:name="Contributions"/>
      <w:bookmarkStart w:id="82" w:name="_bookmark14"/>
      <w:r>
        <w:rPr>
          <w:color w:val="FF0000"/>
        </w:rPr>
        <w:t>RQ1 tests whether allowance and transfer graphs induce distinct centrality structures, operationalized by inter-method Kendall τ between score vectors. RQ2 evaluates contemporaneous allowance versus transfer checks. RQ3 compares PageRank wall-clock time on identical wallet sets. RQ4 tests whether t1 scores predict t2 new owner–spender approvals on inbound spenders.</w:t>
      </w:r>
      <w:bookmarkEnd w:id="81"/>
      <w:bookmarkEnd w:id="82"/>
    </w:p>
    <w:p w14:paraId="00DC1CDD" w14:textId="77777777" w:rsidR="00350CFB" w:rsidRDefault="00350CFB">
      <w:pPr>
        <w:pStyle w:val="a3"/>
        <w:spacing w:before="167"/>
      </w:pPr>
    </w:p>
    <w:p w14:paraId="00DC1CDE" w14:textId="77777777" w:rsidR="00350CFB" w:rsidRDefault="00283FFF">
      <w:pPr>
        <w:pStyle w:val="2"/>
        <w:numPr>
          <w:ilvl w:val="1"/>
          <w:numId w:val="26"/>
        </w:numPr>
        <w:tabs>
          <w:tab w:val="left" w:pos="783"/>
        </w:tabs>
        <w:ind w:left="783" w:hanging="501"/>
      </w:pPr>
      <w:commentRangeStart w:id="83"/>
      <w:commentRangeStart w:id="84"/>
      <w:r>
        <w:rPr>
          <w:spacing w:val="-2"/>
        </w:rPr>
        <w:t>Contributions</w:t>
      </w:r>
      <w:commentRangeEnd w:id="83"/>
      <w:r>
        <w:rPr>
          <w:rStyle w:val="a5"/>
          <w:sz w:val="28"/>
          <w:szCs w:val="28"/>
        </w:rPr>
        <w:commentReference w:id="83"/>
      </w:r>
      <w:commentRangeEnd w:id="84"/>
      <w:r w:rsidR="00F50D42">
        <w:rPr>
          <w:rStyle w:val="a5"/>
          <w:sz w:val="28"/>
          <w:szCs w:val="28"/>
        </w:rPr>
        <w:commentReference w:id="84"/>
      </w:r>
    </w:p>
    <w:p w14:paraId="00DC1CDF" w14:textId="77777777" w:rsidR="00350CFB" w:rsidRDefault="00350CFB">
      <w:pPr>
        <w:pStyle w:val="a3"/>
        <w:spacing w:before="24"/>
        <w:rPr>
          <w:b/>
          <w:sz w:val="28"/>
        </w:rPr>
      </w:pPr>
    </w:p>
    <w:p w14:paraId="00DC1CE0" w14:textId="0E71DA29" w:rsidR="00350CFB" w:rsidRDefault="00283FFF">
      <w:pPr>
        <w:pStyle w:val="a3"/>
        <w:spacing w:line="396" w:lineRule="auto"/>
        <w:ind w:left="282" w:right="525" w:hanging="8"/>
        <w:jc w:val="both"/>
      </w:pPr>
      <w:commentRangeStart w:id="85"/>
      <w:commentRangeStart w:id="86"/>
      <w:r>
        <w:rPr>
          <w:color w:val="FF0000"/>
        </w:rPr>
        <w:t>The originality claimed here is not a new ranking algorithm. EndorseRank applies stock PageRank to latest ERC-20 allowance edges, compares that score with AWP on same-window allowance and transfer checks, and tests whether t1 scores predict t2 new approvals on inbound spenders. Whether that time-split check is a sufficient doctoral contribution is for the supervisory meeting; this draft only makes the present scope explicit.</w:t>
      </w:r>
      <w:commentRangeEnd w:id="85"/>
      <w:r>
        <w:rPr>
          <w:rStyle w:val="a5"/>
          <w:sz w:val="24"/>
          <w:szCs w:val="24"/>
        </w:rPr>
        <w:commentReference w:id="85"/>
      </w:r>
      <w:commentRangeEnd w:id="86"/>
      <w:r w:rsidR="00F50D42">
        <w:rPr>
          <w:rStyle w:val="a5"/>
          <w:sz w:val="24"/>
          <w:szCs w:val="24"/>
        </w:rPr>
        <w:commentReference w:id="86"/>
      </w:r>
    </w:p>
    <w:p w14:paraId="00DC1CE1" w14:textId="77777777" w:rsidR="00350CFB" w:rsidRDefault="00283FFF">
      <w:pPr>
        <w:pStyle w:val="a4"/>
        <w:numPr>
          <w:ilvl w:val="0"/>
          <w:numId w:val="23"/>
        </w:numPr>
        <w:tabs>
          <w:tab w:val="left" w:pos="806"/>
          <w:tab w:val="left" w:pos="808"/>
        </w:tabs>
        <w:spacing w:before="62" w:line="388" w:lineRule="auto"/>
        <w:ind w:right="524"/>
        <w:jc w:val="both"/>
        <w:rPr>
          <w:sz w:val="24"/>
        </w:rPr>
      </w:pPr>
      <w:r>
        <w:rPr>
          <w:b/>
          <w:sz w:val="24"/>
        </w:rPr>
        <w:t xml:space="preserve">EndorseRank: </w:t>
      </w:r>
      <w:r>
        <w:rPr>
          <w:sz w:val="24"/>
        </w:rPr>
        <w:t>An</w:t>
      </w:r>
      <w:r>
        <w:rPr>
          <w:spacing w:val="-6"/>
          <w:sz w:val="24"/>
        </w:rPr>
        <w:t xml:space="preserve"> </w:t>
      </w:r>
      <w:r>
        <w:rPr>
          <w:sz w:val="24"/>
        </w:rPr>
        <w:t>allowance-based</w:t>
      </w:r>
      <w:r>
        <w:rPr>
          <w:spacing w:val="-6"/>
          <w:sz w:val="24"/>
        </w:rPr>
        <w:t xml:space="preserve"> </w:t>
      </w:r>
      <w:r>
        <w:rPr>
          <w:sz w:val="24"/>
        </w:rPr>
        <w:t>endorsement</w:t>
      </w:r>
      <w:r>
        <w:rPr>
          <w:spacing w:val="-6"/>
          <w:sz w:val="24"/>
        </w:rPr>
        <w:t xml:space="preserve"> </w:t>
      </w:r>
      <w:r>
        <w:rPr>
          <w:sz w:val="24"/>
        </w:rPr>
        <w:t>graph</w:t>
      </w:r>
      <w:r>
        <w:rPr>
          <w:spacing w:val="-6"/>
          <w:sz w:val="24"/>
        </w:rPr>
        <w:t xml:space="preserve"> </w:t>
      </w:r>
      <w:r>
        <w:rPr>
          <w:sz w:val="24"/>
        </w:rPr>
        <w:t>model</w:t>
      </w:r>
      <w:r>
        <w:rPr>
          <w:spacing w:val="-6"/>
          <w:sz w:val="24"/>
        </w:rPr>
        <w:t xml:space="preserve"> </w:t>
      </w:r>
      <w:r>
        <w:rPr>
          <w:sz w:val="24"/>
        </w:rPr>
        <w:t>that</w:t>
      </w:r>
      <w:r>
        <w:rPr>
          <w:spacing w:val="-6"/>
          <w:sz w:val="24"/>
        </w:rPr>
        <w:t xml:space="preserve"> </w:t>
      </w:r>
      <w:r>
        <w:rPr>
          <w:sz w:val="24"/>
        </w:rPr>
        <w:t>applies</w:t>
      </w:r>
      <w:r>
        <w:rPr>
          <w:spacing w:val="-6"/>
          <w:sz w:val="24"/>
        </w:rPr>
        <w:t xml:space="preserve"> </w:t>
      </w:r>
      <w:r>
        <w:rPr>
          <w:sz w:val="24"/>
        </w:rPr>
        <w:t>PageRank</w:t>
      </w:r>
      <w:r>
        <w:rPr>
          <w:spacing w:val="-6"/>
          <w:sz w:val="24"/>
        </w:rPr>
        <w:t xml:space="preserve"> </w:t>
      </w:r>
      <w:r>
        <w:rPr>
          <w:sz w:val="24"/>
        </w:rPr>
        <w:t>to</w:t>
      </w:r>
      <w:r>
        <w:rPr>
          <w:spacing w:val="-6"/>
          <w:sz w:val="24"/>
        </w:rPr>
        <w:t xml:space="preserve"> </w:t>
      </w:r>
      <w:r>
        <w:rPr>
          <w:sz w:val="24"/>
        </w:rPr>
        <w:t>lat-</w:t>
      </w:r>
      <w:r>
        <w:rPr>
          <w:spacing w:val="-2"/>
          <w:sz w:val="24"/>
        </w:rPr>
        <w:t>est</w:t>
      </w:r>
      <w:r>
        <w:rPr>
          <w:spacing w:val="-15"/>
          <w:sz w:val="24"/>
        </w:rPr>
        <w:t xml:space="preserve"> </w:t>
      </w:r>
      <w:r>
        <w:rPr>
          <w:spacing w:val="-2"/>
          <w:sz w:val="24"/>
        </w:rPr>
        <w:t>ERC-20</w:t>
      </w:r>
      <w:r>
        <w:rPr>
          <w:spacing w:val="-13"/>
          <w:sz w:val="24"/>
        </w:rPr>
        <w:t xml:space="preserve"> </w:t>
      </w:r>
      <w:r>
        <w:rPr>
          <w:rFonts w:ascii="Courier New" w:hAnsi="Courier New"/>
          <w:spacing w:val="-2"/>
          <w:sz w:val="24"/>
        </w:rPr>
        <w:t>approve</w:t>
      </w:r>
      <w:r>
        <w:rPr>
          <w:spacing w:val="-2"/>
          <w:sz w:val="24"/>
        </w:rPr>
        <w:t>/</w:t>
      </w:r>
      <w:r>
        <w:rPr>
          <w:rFonts w:ascii="Courier New" w:hAnsi="Courier New"/>
          <w:spacing w:val="-2"/>
          <w:sz w:val="24"/>
        </w:rPr>
        <w:t>permit</w:t>
      </w:r>
      <w:r>
        <w:rPr>
          <w:rFonts w:ascii="Courier New" w:hAnsi="Courier New"/>
          <w:spacing w:val="-34"/>
          <w:sz w:val="24"/>
        </w:rPr>
        <w:t xml:space="preserve"> </w:t>
      </w:r>
      <w:r>
        <w:rPr>
          <w:spacing w:val="-2"/>
          <w:sz w:val="24"/>
        </w:rPr>
        <w:t>edges.</w:t>
      </w:r>
      <w:r>
        <w:rPr>
          <w:spacing w:val="-13"/>
          <w:sz w:val="24"/>
        </w:rPr>
        <w:t xml:space="preserve"> </w:t>
      </w:r>
      <w:r>
        <w:rPr>
          <w:spacing w:val="-2"/>
          <w:sz w:val="24"/>
        </w:rPr>
        <w:t>The</w:t>
      </w:r>
      <w:r>
        <w:rPr>
          <w:spacing w:val="-13"/>
          <w:sz w:val="24"/>
        </w:rPr>
        <w:t xml:space="preserve"> </w:t>
      </w:r>
      <w:r>
        <w:rPr>
          <w:spacing w:val="-2"/>
          <w:sz w:val="24"/>
        </w:rPr>
        <w:t>model</w:t>
      </w:r>
      <w:r>
        <w:rPr>
          <w:spacing w:val="-13"/>
          <w:sz w:val="24"/>
        </w:rPr>
        <w:t xml:space="preserve"> </w:t>
      </w:r>
      <w:r>
        <w:rPr>
          <w:spacing w:val="-2"/>
          <w:sz w:val="24"/>
        </w:rPr>
        <w:t>treats</w:t>
      </w:r>
      <w:r>
        <w:rPr>
          <w:spacing w:val="-13"/>
          <w:sz w:val="24"/>
        </w:rPr>
        <w:t xml:space="preserve"> </w:t>
      </w:r>
      <w:r>
        <w:rPr>
          <w:spacing w:val="-2"/>
          <w:sz w:val="24"/>
        </w:rPr>
        <w:t>current</w:t>
      </w:r>
      <w:r>
        <w:rPr>
          <w:spacing w:val="-13"/>
          <w:sz w:val="24"/>
        </w:rPr>
        <w:t xml:space="preserve"> </w:t>
      </w:r>
      <w:r>
        <w:rPr>
          <w:spacing w:val="-2"/>
          <w:sz w:val="24"/>
        </w:rPr>
        <w:t>spending</w:t>
      </w:r>
      <w:r>
        <w:rPr>
          <w:spacing w:val="-13"/>
          <w:sz w:val="24"/>
        </w:rPr>
        <w:t xml:space="preserve"> </w:t>
      </w:r>
      <w:r>
        <w:rPr>
          <w:spacing w:val="-2"/>
          <w:sz w:val="24"/>
        </w:rPr>
        <w:t>authorization</w:t>
      </w:r>
      <w:r>
        <w:rPr>
          <w:spacing w:val="-13"/>
          <w:sz w:val="24"/>
        </w:rPr>
        <w:t xml:space="preserve"> </w:t>
      </w:r>
      <w:r>
        <w:rPr>
          <w:spacing w:val="-2"/>
          <w:sz w:val="24"/>
        </w:rPr>
        <w:t>as</w:t>
      </w:r>
      <w:r>
        <w:rPr>
          <w:spacing w:val="-13"/>
          <w:sz w:val="24"/>
        </w:rPr>
        <w:t xml:space="preserve"> </w:t>
      </w:r>
      <w:r>
        <w:rPr>
          <w:spacing w:val="-2"/>
          <w:sz w:val="24"/>
        </w:rPr>
        <w:t>en-</w:t>
      </w:r>
      <w:r>
        <w:rPr>
          <w:sz w:val="24"/>
        </w:rPr>
        <w:t>dorsement strength, eliminates temporal decay by relying on allowance override semantics, and produces a sparse graph suitable for frequent refresh.</w:t>
      </w:r>
    </w:p>
    <w:p w14:paraId="00DC1CE2" w14:textId="77777777" w:rsidR="00350CFB" w:rsidRDefault="00283FFF">
      <w:pPr>
        <w:pStyle w:val="a4"/>
        <w:numPr>
          <w:ilvl w:val="0"/>
          <w:numId w:val="23"/>
        </w:numPr>
        <w:tabs>
          <w:tab w:val="left" w:pos="807"/>
        </w:tabs>
        <w:spacing w:before="54"/>
        <w:ind w:left="807" w:hanging="214"/>
        <w:jc w:val="both"/>
        <w:rPr>
          <w:sz w:val="24"/>
        </w:rPr>
      </w:pPr>
      <w:r>
        <w:rPr>
          <w:color w:val="FF0000"/>
          <w:spacing w:val="-2"/>
          <w:sz w:val="24"/>
        </w:rPr>
        <w:t>Holdout of future approvals: After scores freeze at 28 February 2026, new owner–spender pairs in March–May 2026 are the external check on t1 inbound spenders (n = 1,335).</w:t>
      </w:r>
    </w:p>
    <w:p w14:paraId="00DC1CE3" w14:textId="77777777" w:rsidR="00350CFB" w:rsidRDefault="00350CFB">
      <w:pPr>
        <w:pStyle w:val="a4"/>
        <w:jc w:val="both"/>
        <w:rPr>
          <w:sz w:val="24"/>
        </w:rPr>
        <w:sectPr w:rsidR="00350CFB">
          <w:pgSz w:w="11910" w:h="16840"/>
          <w:pgMar w:top="1840" w:right="708" w:bottom="2300" w:left="992" w:header="0" w:footer="2115" w:gutter="0"/>
          <w:cols w:space="720"/>
        </w:sectPr>
      </w:pPr>
    </w:p>
    <w:p w14:paraId="00DC1CE4" w14:textId="77777777" w:rsidR="00350CFB" w:rsidRDefault="00283FFF">
      <w:pPr>
        <w:pStyle w:val="a3"/>
        <w:spacing w:before="92" w:line="396" w:lineRule="auto"/>
        <w:ind w:left="799" w:right="558" w:firstLine="8"/>
        <w:jc w:val="both"/>
      </w:pPr>
      <w:r>
        <w:rPr>
          <w:color w:val="FF0000"/>
          <w:spacing w:val="-2"/>
        </w:rPr>
        <w:t xml:space="preserve">EndorseRank Kendall tau = 0.479 (bootstrap 95% CI 0.426–0.529); AWP is 0.044. Same-window checks remain allowance versus transfer. </w:t>
      </w:r>
    </w:p>
    <w:p w14:paraId="00DC1CE5" w14:textId="77777777" w:rsidR="00350CFB" w:rsidRDefault="00283FFF">
      <w:pPr>
        <w:pStyle w:val="a4"/>
        <w:numPr>
          <w:ilvl w:val="0"/>
          <w:numId w:val="23"/>
        </w:numPr>
        <w:tabs>
          <w:tab w:val="left" w:pos="806"/>
          <w:tab w:val="left" w:pos="808"/>
        </w:tabs>
        <w:spacing w:before="41" w:line="396" w:lineRule="auto"/>
        <w:ind w:right="523"/>
        <w:jc w:val="both"/>
        <w:rPr>
          <w:sz w:val="24"/>
        </w:rPr>
      </w:pPr>
      <w:commentRangeStart w:id="87"/>
      <w:commentRangeStart w:id="88"/>
      <w:r>
        <w:rPr>
          <w:color w:val="FF0000"/>
          <w:sz w:val="24"/>
        </w:rPr>
        <w:t>Open reproducible evaluation pipeline: Links BigQuery extraction, graph construction, PageRank scoring, proxy computation, and LaTeX result tables to a machine-readable summary (Appendix 8.1). The pipeline supports independent verification of claims C1–C4. Repository: https://github.com/abitocodes/phd_works (commit 0c70518a35540c8b56be66b52452cb94ca3fb916). Versioned configuration: A-Skill-Programs/margin_rank/config/margin_config.yaml. Tables are transcribed from the pipeline’s machine-readable evaluation summary. An anonymised archive can be supplied if a private snapshot is required.</w:t>
      </w:r>
      <w:commentRangeEnd w:id="87"/>
      <w:r>
        <w:rPr>
          <w:rStyle w:val="a5"/>
          <w:sz w:val="24"/>
          <w:szCs w:val="22"/>
        </w:rPr>
        <w:commentReference w:id="87"/>
      </w:r>
      <w:commentRangeEnd w:id="88"/>
      <w:r w:rsidR="00F50D42">
        <w:rPr>
          <w:rStyle w:val="a5"/>
          <w:sz w:val="24"/>
          <w:szCs w:val="22"/>
        </w:rPr>
        <w:commentReference w:id="88"/>
      </w:r>
    </w:p>
    <w:p w14:paraId="00DC1CE6" w14:textId="77777777" w:rsidR="00350CFB" w:rsidRDefault="00283FFF">
      <w:pPr>
        <w:pStyle w:val="a4"/>
        <w:numPr>
          <w:ilvl w:val="0"/>
          <w:numId w:val="23"/>
        </w:numPr>
        <w:tabs>
          <w:tab w:val="left" w:pos="806"/>
          <w:tab w:val="left" w:pos="808"/>
        </w:tabs>
        <w:spacing w:before="41" w:line="396" w:lineRule="auto"/>
        <w:ind w:right="524"/>
        <w:jc w:val="both"/>
        <w:rPr>
          <w:sz w:val="24"/>
        </w:rPr>
      </w:pPr>
      <w:r>
        <w:rPr>
          <w:color w:val="FF0000"/>
          <w:w w:val="105"/>
          <w:sz w:val="24"/>
        </w:rPr>
        <w:t>Temporal holdout: The external check is future new approvals on t1 inbound spenders.</w:t>
      </w:r>
    </w:p>
    <w:p w14:paraId="00DC1CE7" w14:textId="77777777" w:rsidR="00350CFB" w:rsidRDefault="00283FFF">
      <w:pPr>
        <w:pStyle w:val="a3"/>
        <w:spacing w:before="64" w:line="326" w:lineRule="auto"/>
        <w:ind w:left="282" w:right="521"/>
      </w:pPr>
      <w:commentRangeStart w:id="89"/>
      <w:commentRangeStart w:id="90"/>
      <w:r>
        <w:rPr>
          <w:color w:val="FF0000"/>
        </w:rPr>
        <w:t>Empirically, the primary comparison is reported once in Chapter 4 (inter-method rank correlation, allowance alignment, transfer alignment, and matched-cohort runtime). Those Chapter 4 quantities are not restated here.</w:t>
      </w:r>
      <w:commentRangeEnd w:id="89"/>
      <w:r>
        <w:rPr>
          <w:rStyle w:val="a5"/>
          <w:sz w:val="24"/>
          <w:szCs w:val="24"/>
        </w:rPr>
        <w:commentReference w:id="89"/>
      </w:r>
      <w:commentRangeEnd w:id="90"/>
      <w:r w:rsidR="00F50D42">
        <w:rPr>
          <w:rStyle w:val="a5"/>
          <w:sz w:val="24"/>
          <w:szCs w:val="24"/>
        </w:rPr>
        <w:commentReference w:id="90"/>
      </w:r>
    </w:p>
    <w:p w14:paraId="00DC1CE8" w14:textId="77777777" w:rsidR="00350CFB" w:rsidRDefault="00283FFF">
      <w:pPr>
        <w:pStyle w:val="a3"/>
        <w:spacing w:line="307" w:lineRule="exact"/>
        <w:ind w:left="282"/>
      </w:pPr>
      <w:r>
        <w:rPr>
          <w:color w:val="FF0000"/>
          <w:w w:val="105"/>
        </w:rPr>
        <w:t>Pool-scaling runtimes are likewise those already established in Chapter 4 and are not repeated as headline numbers here.</w:t>
      </w:r>
    </w:p>
    <w:p w14:paraId="00DC1CE9" w14:textId="77777777" w:rsidR="00350CFB" w:rsidRDefault="00283FFF">
      <w:pPr>
        <w:pStyle w:val="a3"/>
        <w:spacing w:before="119" w:line="396" w:lineRule="auto"/>
        <w:ind w:left="282" w:right="521" w:hanging="8"/>
      </w:pPr>
      <w:r>
        <w:t xml:space="preserve">These results support an efficiency–alignment trade-off rather than universal dominance of either </w:t>
      </w:r>
      <w:bookmarkStart w:id="91" w:name="Scope_and_limitations"/>
      <w:bookmarkStart w:id="92" w:name="_bookmark15"/>
      <w:bookmarkEnd w:id="91"/>
      <w:bookmarkEnd w:id="92"/>
      <w:r>
        <w:t>social method.</w:t>
      </w:r>
    </w:p>
    <w:p w14:paraId="00DC1CEA" w14:textId="77777777" w:rsidR="00350CFB" w:rsidRDefault="00350CFB">
      <w:pPr>
        <w:pStyle w:val="a3"/>
        <w:spacing w:before="160"/>
      </w:pPr>
    </w:p>
    <w:p w14:paraId="00DC1CEB" w14:textId="77777777" w:rsidR="00350CFB" w:rsidRDefault="00283FFF">
      <w:pPr>
        <w:pStyle w:val="2"/>
        <w:numPr>
          <w:ilvl w:val="1"/>
          <w:numId w:val="26"/>
        </w:numPr>
        <w:tabs>
          <w:tab w:val="left" w:pos="783"/>
        </w:tabs>
        <w:ind w:left="783" w:hanging="501"/>
      </w:pPr>
      <w:r>
        <w:t>Scope</w:t>
      </w:r>
      <w:r>
        <w:rPr>
          <w:spacing w:val="11"/>
        </w:rPr>
        <w:t xml:space="preserve"> </w:t>
      </w:r>
      <w:r>
        <w:t>and</w:t>
      </w:r>
      <w:r>
        <w:rPr>
          <w:spacing w:val="12"/>
        </w:rPr>
        <w:t xml:space="preserve"> </w:t>
      </w:r>
      <w:r>
        <w:rPr>
          <w:spacing w:val="-2"/>
        </w:rPr>
        <w:t>limitations</w:t>
      </w:r>
    </w:p>
    <w:p w14:paraId="00DC1CEC" w14:textId="77777777" w:rsidR="00350CFB" w:rsidRDefault="00350CFB">
      <w:pPr>
        <w:pStyle w:val="a3"/>
        <w:spacing w:before="24"/>
        <w:rPr>
          <w:b/>
          <w:sz w:val="28"/>
        </w:rPr>
      </w:pPr>
    </w:p>
    <w:p w14:paraId="00DC1CED" w14:textId="62BD5EA6" w:rsidR="00350CFB" w:rsidRDefault="00283FFF">
      <w:pPr>
        <w:pStyle w:val="a3"/>
        <w:spacing w:line="391" w:lineRule="auto"/>
        <w:ind w:left="270" w:right="524" w:firstLine="4"/>
        <w:jc w:val="both"/>
      </w:pPr>
      <w:r>
        <w:rPr>
          <w:color w:val="FF0000"/>
        </w:rPr>
        <w:t>This thesis focuses on Arbitrum One over the observation window 2025-12-01 to 2026-05-31. The primary empirical sample is a matched wallet cohort of n = 5,521 addresses with non-zero endorsement- and transfer-graph connectivity and non-zero reputa-tion subgraph connectivity, comprising the connectivity cohort, 14,727 EndorseRank edges, and 137,087 AWP edges. Runtime scaling is reported on an expanded wallet pool (N = 31,612). Ro-bustness checks examine damping sensitivity, top-token subgraphs, and sample-size sensitivity.</w:t>
      </w:r>
    </w:p>
    <w:p w14:paraId="00DC1CEE" w14:textId="77777777" w:rsidR="00350CFB" w:rsidRDefault="00283FFF">
      <w:pPr>
        <w:pStyle w:val="a3"/>
        <w:spacing w:before="34"/>
        <w:ind w:left="282"/>
        <w:jc w:val="both"/>
      </w:pPr>
      <w:r>
        <w:t>Unsecured</w:t>
      </w:r>
      <w:r>
        <w:rPr>
          <w:spacing w:val="-14"/>
        </w:rPr>
        <w:t xml:space="preserve"> </w:t>
      </w:r>
      <w:r>
        <w:t>lending</w:t>
      </w:r>
      <w:r>
        <w:rPr>
          <w:spacing w:val="-13"/>
        </w:rPr>
        <w:t xml:space="preserve"> </w:t>
      </w:r>
      <w:r>
        <w:t>default</w:t>
      </w:r>
      <w:r>
        <w:rPr>
          <w:spacing w:val="-13"/>
        </w:rPr>
        <w:t xml:space="preserve"> </w:t>
      </w:r>
      <w:r>
        <w:t>labels</w:t>
      </w:r>
      <w:r>
        <w:rPr>
          <w:spacing w:val="-13"/>
        </w:rPr>
        <w:t xml:space="preserve"> </w:t>
      </w:r>
      <w:r>
        <w:t>are</w:t>
      </w:r>
      <w:r>
        <w:rPr>
          <w:spacing w:val="-13"/>
        </w:rPr>
        <w:t xml:space="preserve"> </w:t>
      </w:r>
      <w:r>
        <w:t>out</w:t>
      </w:r>
      <w:r>
        <w:rPr>
          <w:spacing w:val="-13"/>
        </w:rPr>
        <w:t xml:space="preserve"> </w:t>
      </w:r>
      <w:r>
        <w:t>of</w:t>
      </w:r>
      <w:r>
        <w:rPr>
          <w:spacing w:val="-13"/>
        </w:rPr>
        <w:t xml:space="preserve"> </w:t>
      </w:r>
      <w:r>
        <w:t>scope:</w:t>
      </w:r>
      <w:r>
        <w:rPr>
          <w:spacing w:val="6"/>
        </w:rPr>
        <w:t xml:space="preserve"> </w:t>
      </w:r>
      <w:r>
        <w:t>under-collateralized</w:t>
      </w:r>
      <w:r>
        <w:rPr>
          <w:spacing w:val="-13"/>
        </w:rPr>
        <w:t xml:space="preserve"> </w:t>
      </w:r>
      <w:r>
        <w:t>credit</w:t>
      </w:r>
      <w:r>
        <w:rPr>
          <w:spacing w:val="-13"/>
        </w:rPr>
        <w:t xml:space="preserve"> </w:t>
      </w:r>
      <w:r>
        <w:t>events</w:t>
      </w:r>
      <w:r>
        <w:rPr>
          <w:spacing w:val="-13"/>
        </w:rPr>
        <w:t xml:space="preserve"> </w:t>
      </w:r>
      <w:r>
        <w:t>are</w:t>
      </w:r>
      <w:r>
        <w:rPr>
          <w:spacing w:val="-13"/>
        </w:rPr>
        <w:t xml:space="preserve"> </w:t>
      </w:r>
      <w:r>
        <w:t>too</w:t>
      </w:r>
      <w:r>
        <w:rPr>
          <w:spacing w:val="-13"/>
        </w:rPr>
        <w:t xml:space="preserve"> </w:t>
      </w:r>
      <w:r>
        <w:rPr>
          <w:spacing w:val="-2"/>
        </w:rPr>
        <w:t>sparse</w:t>
      </w:r>
    </w:p>
    <w:p w14:paraId="00DC1CEF" w14:textId="77777777" w:rsidR="00350CFB" w:rsidRDefault="00350CFB">
      <w:pPr>
        <w:pStyle w:val="a3"/>
        <w:jc w:val="both"/>
        <w:sectPr w:rsidR="00350CFB">
          <w:pgSz w:w="11910" w:h="16840"/>
          <w:pgMar w:top="1820" w:right="708" w:bottom="2300" w:left="992" w:header="0" w:footer="2115" w:gutter="0"/>
          <w:cols w:space="720"/>
        </w:sectPr>
      </w:pPr>
    </w:p>
    <w:p w14:paraId="00DC1CF0" w14:textId="77777777" w:rsidR="00350CFB" w:rsidRDefault="00283FFF">
      <w:pPr>
        <w:pStyle w:val="a3"/>
        <w:spacing w:before="72" w:line="396" w:lineRule="auto"/>
        <w:ind w:left="282" w:right="561"/>
        <w:jc w:val="both"/>
      </w:pPr>
      <w:r>
        <w:rPr>
          <w:color w:val="FF0000"/>
        </w:rPr>
        <w:t>Constructs and ethics are defined in Chapters 1 and 3. Same-window transfer alignment does not diminish EndorseRank’s allowance-specific validity or runtime advantage. The external check is the temporal holdout. Extended baselines archived for future comparison are excluded from the main narrative (Appendix 8.1).</w:t>
      </w:r>
    </w:p>
    <w:p w14:paraId="00DC1CF1" w14:textId="77777777" w:rsidR="00350CFB" w:rsidRDefault="00283FFF">
      <w:pPr>
        <w:pStyle w:val="a3"/>
        <w:spacing w:before="21" w:line="396" w:lineRule="auto"/>
        <w:ind w:left="273" w:right="520" w:firstLine="8"/>
        <w:jc w:val="both"/>
      </w:pPr>
      <w:bookmarkStart w:id="95" w:name="Dissertation_roadmap"/>
      <w:bookmarkStart w:id="96" w:name="_bookmark16"/>
      <w:r>
        <w:rPr>
          <w:color w:val="FF0000"/>
        </w:rPr>
        <w:t>Generalization beyond Arbitrum One and the six-month window is not claimed. Token-decimal normalization, price oracles, and permit-versus-approve coverage may affect edge weights. Adversarial manipulation of allowances or transfers remains a threat discussed in Chapter 5; Sybil-adjusted proxies partially address but do not eliminate that risk [17].</w:t>
      </w:r>
      <w:bookmarkEnd w:id="95"/>
      <w:bookmarkEnd w:id="96"/>
    </w:p>
    <w:p w14:paraId="00DC1CF2" w14:textId="77777777" w:rsidR="00350CFB" w:rsidRDefault="00350CFB">
      <w:pPr>
        <w:pStyle w:val="a3"/>
        <w:spacing w:before="162"/>
      </w:pPr>
    </w:p>
    <w:p w14:paraId="00DC1CF3" w14:textId="5B24A89F" w:rsidR="00350CFB" w:rsidRDefault="00283FFF">
      <w:pPr>
        <w:pStyle w:val="2"/>
        <w:numPr>
          <w:ilvl w:val="1"/>
          <w:numId w:val="26"/>
        </w:numPr>
        <w:tabs>
          <w:tab w:val="left" w:pos="783"/>
        </w:tabs>
        <w:ind w:left="783" w:hanging="501"/>
      </w:pPr>
      <w:del w:id="97" w:author="Moulla, Donatien Koulla" w:date="2026-08-27T14:15:00Z">
        <w:r>
          <w:delText>Dissertation</w:delText>
        </w:r>
        <w:r>
          <w:rPr>
            <w:spacing w:val="18"/>
          </w:rPr>
          <w:delText xml:space="preserve"> </w:delText>
        </w:r>
        <w:r>
          <w:rPr>
            <w:spacing w:val="-2"/>
          </w:rPr>
          <w:delText>roadmap</w:delText>
        </w:r>
      </w:del>
      <w:ins w:id="98" w:author="Moulla, Donatien Koulla" w:date="2026-08-27T14:15:00Z">
        <w:r>
          <w:t xml:space="preserve">Thesis </w:t>
        </w:r>
      </w:ins>
      <w:ins w:id="99" w:author="Moulla, Donatien Koulla" w:date="2026-08-27T14:16:00Z">
        <w:r>
          <w:t>organization</w:t>
        </w:r>
      </w:ins>
    </w:p>
    <w:p w14:paraId="00DC1CF4" w14:textId="77777777" w:rsidR="00350CFB" w:rsidRDefault="00350CFB">
      <w:pPr>
        <w:pStyle w:val="a3"/>
        <w:spacing w:before="24"/>
        <w:rPr>
          <w:b/>
          <w:sz w:val="28"/>
        </w:rPr>
      </w:pPr>
    </w:p>
    <w:p w14:paraId="00DC1CF5" w14:textId="527478A6" w:rsidR="00350CFB" w:rsidRDefault="00283FFF">
      <w:pPr>
        <w:pStyle w:val="a3"/>
        <w:ind w:left="274"/>
        <w:jc w:val="both"/>
      </w:pPr>
      <w:r>
        <w:t>The</w:t>
      </w:r>
      <w:r>
        <w:rPr>
          <w:spacing w:val="-10"/>
        </w:rPr>
        <w:t xml:space="preserve"> </w:t>
      </w:r>
      <w:del w:id="100" w:author="Moulla, Donatien Koulla" w:date="2026-08-27T14:16:00Z">
        <w:r>
          <w:delText>dissertation</w:delText>
        </w:r>
        <w:r>
          <w:rPr>
            <w:spacing w:val="-9"/>
          </w:rPr>
          <w:delText xml:space="preserve"> </w:delText>
        </w:r>
      </w:del>
      <w:ins w:id="101" w:author="Moulla, Donatien Koulla" w:date="2026-08-27T14:16:00Z">
        <w:r>
          <w:t>thesis</w:t>
        </w:r>
        <w:r>
          <w:rPr>
            <w:spacing w:val="-9"/>
          </w:rPr>
          <w:t xml:space="preserve"> </w:t>
        </w:r>
      </w:ins>
      <w:r>
        <w:t>proceeds</w:t>
      </w:r>
      <w:r>
        <w:rPr>
          <w:spacing w:val="-9"/>
        </w:rPr>
        <w:t xml:space="preserve"> </w:t>
      </w:r>
      <w:r>
        <w:t>as</w:t>
      </w:r>
      <w:r>
        <w:rPr>
          <w:spacing w:val="-10"/>
        </w:rPr>
        <w:t xml:space="preserve"> </w:t>
      </w:r>
      <w:r>
        <w:rPr>
          <w:spacing w:val="-2"/>
        </w:rPr>
        <w:t>follows.</w:t>
      </w:r>
    </w:p>
    <w:p w14:paraId="00DC1CF6" w14:textId="77777777" w:rsidR="00350CFB" w:rsidRDefault="00283FFF">
      <w:pPr>
        <w:pStyle w:val="a3"/>
        <w:spacing w:before="194" w:line="396" w:lineRule="auto"/>
        <w:ind w:left="282" w:right="563"/>
        <w:jc w:val="both"/>
      </w:pPr>
      <w:r>
        <w:rPr>
          <w:color w:val="FF0000"/>
        </w:rPr>
        <w:t>Chapter 2 reviews graph-based on-chain reputation and ERC-20 allowance semantics. It develops the theoretical framework—hyperlink propagation, domain alignment, and computational complexity—that motivates the primary EndorseRank versus AWP comparison.</w:t>
      </w:r>
    </w:p>
    <w:p w14:paraId="00DC1CF7" w14:textId="77777777" w:rsidR="00350CFB" w:rsidRDefault="00283FFF">
      <w:pPr>
        <w:pStyle w:val="a3"/>
        <w:spacing w:before="19" w:line="396" w:lineRule="auto"/>
        <w:ind w:left="282" w:right="524"/>
        <w:jc w:val="both"/>
      </w:pPr>
      <w:r>
        <w:rPr>
          <w:color w:val="FF0000"/>
          <w:spacing w:val="-2"/>
        </w:rPr>
        <w:t>Chapter 3 specifies data sources, sampling, graph construction for EndorseRank and AWP, same-window allowance and transfer checks, the temporal holdout, computational benchmarks, robustness checks, reproducibility practices, and ethics. It defines the matched wallet cohort, the expanded wallet pool used for scaling, and the operational procedures that produce the Chapter 4 tables.</w:t>
      </w:r>
    </w:p>
    <w:p w14:paraId="00DC1CF8" w14:textId="77777777" w:rsidR="00350CFB" w:rsidRDefault="00283FFF">
      <w:pPr>
        <w:pStyle w:val="a3"/>
        <w:spacing w:before="18" w:line="396" w:lineRule="auto"/>
        <w:ind w:left="274" w:right="522" w:firstLine="7"/>
        <w:jc w:val="both"/>
      </w:pPr>
      <w:r>
        <w:rPr>
          <w:color w:val="FF0000"/>
        </w:rPr>
        <w:t>Chapter 4 reports empirical results: cohort characteristics, runtime and scaling benchmarks (Claim C1), robustness checks, same-window allowance and transfer checks (Claims C2–C3), rank divergence (H1/RQ1), and the temporal holdout of future new approvals (RQ4 / C4). Primary claims are C1–C4. SRQ1 and SC1 are withdrawn.</w:t>
      </w:r>
    </w:p>
    <w:p w14:paraId="00DC1CF9" w14:textId="77777777" w:rsidR="00350CFB" w:rsidRDefault="00283FFF">
      <w:pPr>
        <w:pStyle w:val="a3"/>
        <w:spacing w:before="18"/>
        <w:ind w:left="282"/>
        <w:jc w:val="both"/>
      </w:pPr>
      <w:r>
        <w:t>Chapter</w:t>
      </w:r>
      <w:r>
        <w:rPr>
          <w:spacing w:val="-10"/>
        </w:rPr>
        <w:t xml:space="preserve"> </w:t>
      </w:r>
      <w:hyperlink w:anchor="_bookmark114" w:history="1">
        <w:r>
          <w:t>5</w:t>
        </w:r>
      </w:hyperlink>
      <w:r>
        <w:rPr>
          <w:spacing w:val="-11"/>
        </w:rPr>
        <w:t xml:space="preserve"> </w:t>
      </w:r>
      <w:r>
        <w:t>interprets</w:t>
      </w:r>
      <w:r>
        <w:rPr>
          <w:spacing w:val="-11"/>
        </w:rPr>
        <w:t xml:space="preserve"> </w:t>
      </w:r>
      <w:r>
        <w:t>findings</w:t>
      </w:r>
      <w:r>
        <w:rPr>
          <w:spacing w:val="-10"/>
        </w:rPr>
        <w:t xml:space="preserve"> </w:t>
      </w:r>
      <w:r>
        <w:t>by</w:t>
      </w:r>
      <w:r>
        <w:rPr>
          <w:spacing w:val="-10"/>
        </w:rPr>
        <w:t xml:space="preserve"> </w:t>
      </w:r>
      <w:r>
        <w:t>research</w:t>
      </w:r>
      <w:r>
        <w:rPr>
          <w:spacing w:val="-11"/>
        </w:rPr>
        <w:t xml:space="preserve"> </w:t>
      </w:r>
      <w:r>
        <w:t>question,</w:t>
      </w:r>
      <w:r>
        <w:rPr>
          <w:spacing w:val="-10"/>
        </w:rPr>
        <w:t xml:space="preserve"> </w:t>
      </w:r>
      <w:r>
        <w:t>develops</w:t>
      </w:r>
      <w:r>
        <w:rPr>
          <w:spacing w:val="-11"/>
        </w:rPr>
        <w:t xml:space="preserve"> </w:t>
      </w:r>
      <w:r>
        <w:t>theoretical</w:t>
      </w:r>
      <w:r>
        <w:rPr>
          <w:spacing w:val="-10"/>
        </w:rPr>
        <w:t xml:space="preserve"> </w:t>
      </w:r>
      <w:r>
        <w:t>and</w:t>
      </w:r>
      <w:r>
        <w:rPr>
          <w:spacing w:val="-10"/>
        </w:rPr>
        <w:t xml:space="preserve"> </w:t>
      </w:r>
      <w:r>
        <w:t>practical</w:t>
      </w:r>
      <w:r>
        <w:rPr>
          <w:spacing w:val="-10"/>
        </w:rPr>
        <w:t xml:space="preserve"> </w:t>
      </w:r>
      <w:r>
        <w:rPr>
          <w:spacing w:val="-2"/>
        </w:rPr>
        <w:t>implications,</w:t>
      </w:r>
    </w:p>
    <w:p w14:paraId="00DC1CFA" w14:textId="77777777" w:rsidR="00350CFB" w:rsidRDefault="00350CFB">
      <w:pPr>
        <w:pStyle w:val="a3"/>
        <w:jc w:val="both"/>
        <w:sectPr w:rsidR="00350CFB">
          <w:pgSz w:w="11910" w:h="16840"/>
          <w:pgMar w:top="1840" w:right="708" w:bottom="2300" w:left="992" w:header="0" w:footer="2115" w:gutter="0"/>
          <w:cols w:space="720"/>
        </w:sectPr>
      </w:pPr>
    </w:p>
    <w:p w14:paraId="00DC1CFB" w14:textId="77777777" w:rsidR="00350CFB" w:rsidRDefault="00283FFF">
      <w:pPr>
        <w:pStyle w:val="a3"/>
        <w:spacing w:before="72" w:line="396" w:lineRule="auto"/>
        <w:ind w:left="282" w:right="524"/>
        <w:jc w:val="both"/>
      </w:pPr>
      <w:r>
        <w:t>formulates</w:t>
      </w:r>
      <w:r>
        <w:rPr>
          <w:spacing w:val="-8"/>
        </w:rPr>
        <w:t xml:space="preserve"> </w:t>
      </w:r>
      <w:r>
        <w:t>a</w:t>
      </w:r>
      <w:r>
        <w:rPr>
          <w:spacing w:val="-8"/>
        </w:rPr>
        <w:t xml:space="preserve"> </w:t>
      </w:r>
      <w:r>
        <w:t>Sybil</w:t>
      </w:r>
      <w:r>
        <w:rPr>
          <w:spacing w:val="-8"/>
        </w:rPr>
        <w:t xml:space="preserve"> </w:t>
      </w:r>
      <w:r>
        <w:t>attack</w:t>
      </w:r>
      <w:r>
        <w:rPr>
          <w:spacing w:val="-8"/>
        </w:rPr>
        <w:t xml:space="preserve"> </w:t>
      </w:r>
      <w:r>
        <w:t>cost</w:t>
      </w:r>
      <w:r>
        <w:rPr>
          <w:spacing w:val="-8"/>
        </w:rPr>
        <w:t xml:space="preserve"> </w:t>
      </w:r>
      <w:r>
        <w:t>model</w:t>
      </w:r>
      <w:r>
        <w:rPr>
          <w:spacing w:val="-8"/>
        </w:rPr>
        <w:t xml:space="preserve"> </w:t>
      </w:r>
      <w:r>
        <w:t>on</w:t>
      </w:r>
      <w:r>
        <w:rPr>
          <w:spacing w:val="-8"/>
        </w:rPr>
        <w:t xml:space="preserve"> </w:t>
      </w:r>
      <w:r>
        <w:t>allowance</w:t>
      </w:r>
      <w:r>
        <w:rPr>
          <w:spacing w:val="-8"/>
        </w:rPr>
        <w:t xml:space="preserve"> </w:t>
      </w:r>
      <w:r>
        <w:t>graphs,</w:t>
      </w:r>
      <w:r>
        <w:rPr>
          <w:spacing w:val="-8"/>
        </w:rPr>
        <w:t xml:space="preserve"> </w:t>
      </w:r>
      <w:r>
        <w:t>discusses</w:t>
      </w:r>
      <w:r>
        <w:rPr>
          <w:spacing w:val="-8"/>
        </w:rPr>
        <w:t xml:space="preserve"> </w:t>
      </w:r>
      <w:r>
        <w:t>regulatory</w:t>
      </w:r>
      <w:r>
        <w:rPr>
          <w:spacing w:val="-8"/>
        </w:rPr>
        <w:t xml:space="preserve"> </w:t>
      </w:r>
      <w:r>
        <w:t>and</w:t>
      </w:r>
      <w:r>
        <w:rPr>
          <w:spacing w:val="-8"/>
        </w:rPr>
        <w:t xml:space="preserve"> </w:t>
      </w:r>
      <w:r>
        <w:t>ethical</w:t>
      </w:r>
      <w:r>
        <w:rPr>
          <w:spacing w:val="-8"/>
        </w:rPr>
        <w:t xml:space="preserve"> </w:t>
      </w:r>
      <w:r>
        <w:t>consid-erations, and evaluates threats to validity and limitations.</w:t>
      </w:r>
    </w:p>
    <w:p w14:paraId="00DC1CFC" w14:textId="77777777" w:rsidR="00350CFB" w:rsidRDefault="00283FFF">
      <w:pPr>
        <w:pStyle w:val="a3"/>
        <w:spacing w:before="16" w:line="396" w:lineRule="auto"/>
        <w:ind w:left="282" w:right="523"/>
        <w:jc w:val="both"/>
      </w:pPr>
      <w:r>
        <w:t>Chapter</w:t>
      </w:r>
      <w:r>
        <w:rPr>
          <w:spacing w:val="-2"/>
        </w:rPr>
        <w:t xml:space="preserve"> </w:t>
      </w:r>
      <w:hyperlink w:anchor="_bookmark128" w:history="1">
        <w:r>
          <w:t>6</w:t>
        </w:r>
      </w:hyperlink>
      <w:r>
        <w:rPr>
          <w:spacing w:val="-2"/>
        </w:rPr>
        <w:t xml:space="preserve"> </w:t>
      </w:r>
      <w:r>
        <w:t>synthesizes</w:t>
      </w:r>
      <w:r>
        <w:rPr>
          <w:spacing w:val="-2"/>
        </w:rPr>
        <w:t xml:space="preserve"> </w:t>
      </w:r>
      <w:r>
        <w:t>the</w:t>
      </w:r>
      <w:r>
        <w:rPr>
          <w:spacing w:val="-2"/>
        </w:rPr>
        <w:t xml:space="preserve"> </w:t>
      </w:r>
      <w:r>
        <w:t>contribution</w:t>
      </w:r>
      <w:r>
        <w:rPr>
          <w:spacing w:val="-2"/>
        </w:rPr>
        <w:t xml:space="preserve"> </w:t>
      </w:r>
      <w:r>
        <w:t>to</w:t>
      </w:r>
      <w:r>
        <w:rPr>
          <w:spacing w:val="-2"/>
        </w:rPr>
        <w:t xml:space="preserve"> </w:t>
      </w:r>
      <w:r>
        <w:t>knowledge,</w:t>
      </w:r>
      <w:r>
        <w:rPr>
          <w:spacing w:val="-2"/>
        </w:rPr>
        <w:t xml:space="preserve"> </w:t>
      </w:r>
      <w:r>
        <w:t>summarizes</w:t>
      </w:r>
      <w:r>
        <w:rPr>
          <w:spacing w:val="-2"/>
        </w:rPr>
        <w:t xml:space="preserve"> </w:t>
      </w:r>
      <w:r>
        <w:t>findings</w:t>
      </w:r>
      <w:r>
        <w:rPr>
          <w:spacing w:val="-2"/>
        </w:rPr>
        <w:t xml:space="preserve"> </w:t>
      </w:r>
      <w:r>
        <w:t>against</w:t>
      </w:r>
      <w:r>
        <w:rPr>
          <w:spacing w:val="-2"/>
        </w:rPr>
        <w:t xml:space="preserve"> </w:t>
      </w:r>
      <w:r>
        <w:t>RQ1–RQ4</w:t>
      </w:r>
      <w:r>
        <w:rPr>
          <w:spacing w:val="-2"/>
        </w:rPr>
        <w:t xml:space="preserve"> </w:t>
      </w:r>
      <w:r>
        <w:t>and SRQ1,</w:t>
      </w:r>
      <w:r>
        <w:rPr>
          <w:spacing w:val="-6"/>
        </w:rPr>
        <w:t xml:space="preserve"> </w:t>
      </w:r>
      <w:r>
        <w:t>and</w:t>
      </w:r>
      <w:r>
        <w:rPr>
          <w:spacing w:val="-6"/>
        </w:rPr>
        <w:t xml:space="preserve"> </w:t>
      </w:r>
      <w:r>
        <w:t>outlines</w:t>
      </w:r>
      <w:r>
        <w:rPr>
          <w:spacing w:val="-6"/>
        </w:rPr>
        <w:t xml:space="preserve"> </w:t>
      </w:r>
      <w:r>
        <w:t>future</w:t>
      </w:r>
      <w:r>
        <w:rPr>
          <w:spacing w:val="-6"/>
        </w:rPr>
        <w:t xml:space="preserve"> </w:t>
      </w:r>
      <w:r>
        <w:t>work</w:t>
      </w:r>
      <w:r>
        <w:rPr>
          <w:spacing w:val="-6"/>
        </w:rPr>
        <w:t xml:space="preserve"> </w:t>
      </w:r>
      <w:r>
        <w:t>on</w:t>
      </w:r>
      <w:r>
        <w:rPr>
          <w:spacing w:val="-6"/>
        </w:rPr>
        <w:t xml:space="preserve"> </w:t>
      </w:r>
      <w:r>
        <w:t>cross-protocol</w:t>
      </w:r>
      <w:r>
        <w:rPr>
          <w:spacing w:val="-6"/>
        </w:rPr>
        <w:t xml:space="preserve"> </w:t>
      </w:r>
      <w:r>
        <w:t>validation,</w:t>
      </w:r>
      <w:r>
        <w:rPr>
          <w:spacing w:val="-6"/>
        </w:rPr>
        <w:t xml:space="preserve"> </w:t>
      </w:r>
      <w:r>
        <w:t>adversarial</w:t>
      </w:r>
      <w:r>
        <w:rPr>
          <w:spacing w:val="-6"/>
        </w:rPr>
        <w:t xml:space="preserve"> </w:t>
      </w:r>
      <w:r>
        <w:t>robustness,</w:t>
      </w:r>
      <w:r>
        <w:rPr>
          <w:spacing w:val="-6"/>
        </w:rPr>
        <w:t xml:space="preserve"> </w:t>
      </w:r>
      <w:r>
        <w:t>hybrid</w:t>
      </w:r>
      <w:r>
        <w:rPr>
          <w:spacing w:val="-6"/>
        </w:rPr>
        <w:t xml:space="preserve"> </w:t>
      </w:r>
      <w:r>
        <w:t>meth-ods, and live oracle integration.</w:t>
      </w:r>
    </w:p>
    <w:p w14:paraId="00DC1CFD" w14:textId="77777777" w:rsidR="00350CFB" w:rsidRDefault="00350CFB">
      <w:pPr>
        <w:pStyle w:val="a3"/>
        <w:spacing w:line="396" w:lineRule="auto"/>
        <w:jc w:val="both"/>
        <w:sectPr w:rsidR="00350CFB">
          <w:pgSz w:w="11910" w:h="16840"/>
          <w:pgMar w:top="1840" w:right="708" w:bottom="2300" w:left="992" w:header="0" w:footer="2115" w:gutter="0"/>
          <w:cols w:space="720"/>
        </w:sectPr>
      </w:pPr>
    </w:p>
    <w:p w14:paraId="00DC1CFE" w14:textId="77777777" w:rsidR="00350CFB" w:rsidRDefault="00350CFB">
      <w:pPr>
        <w:pStyle w:val="a3"/>
        <w:rPr>
          <w:sz w:val="34"/>
        </w:rPr>
      </w:pPr>
    </w:p>
    <w:p w14:paraId="00DC1CFF" w14:textId="77777777" w:rsidR="00350CFB" w:rsidRDefault="00350CFB">
      <w:pPr>
        <w:pStyle w:val="a3"/>
        <w:spacing w:before="197"/>
        <w:rPr>
          <w:sz w:val="34"/>
        </w:rPr>
      </w:pPr>
    </w:p>
    <w:p w14:paraId="00DC1D00" w14:textId="77777777" w:rsidR="00350CFB" w:rsidRDefault="00283FFF">
      <w:pPr>
        <w:pStyle w:val="1"/>
        <w:numPr>
          <w:ilvl w:val="0"/>
          <w:numId w:val="26"/>
        </w:numPr>
        <w:tabs>
          <w:tab w:val="left" w:pos="625"/>
        </w:tabs>
        <w:ind w:left="625" w:hanging="343"/>
        <w:jc w:val="both"/>
      </w:pPr>
      <w:bookmarkStart w:id="102" w:name="Literature_Review_and_Theoretical_Framew"/>
      <w:bookmarkStart w:id="103" w:name="_bookmark17"/>
      <w:bookmarkEnd w:id="102"/>
      <w:bookmarkEnd w:id="103"/>
      <w:r>
        <w:t>Literature</w:t>
      </w:r>
      <w:r>
        <w:rPr>
          <w:spacing w:val="7"/>
        </w:rPr>
        <w:t xml:space="preserve"> </w:t>
      </w:r>
      <w:r>
        <w:t>Review</w:t>
      </w:r>
      <w:r>
        <w:rPr>
          <w:spacing w:val="8"/>
        </w:rPr>
        <w:t xml:space="preserve"> </w:t>
      </w:r>
      <w:r>
        <w:t>and</w:t>
      </w:r>
      <w:r>
        <w:rPr>
          <w:spacing w:val="8"/>
        </w:rPr>
        <w:t xml:space="preserve"> </w:t>
      </w:r>
      <w:r>
        <w:t>Theoretical</w:t>
      </w:r>
      <w:r>
        <w:rPr>
          <w:spacing w:val="7"/>
        </w:rPr>
        <w:t xml:space="preserve"> </w:t>
      </w:r>
      <w:r>
        <w:rPr>
          <w:spacing w:val="-2"/>
        </w:rPr>
        <w:t>Framework</w:t>
      </w:r>
    </w:p>
    <w:p w14:paraId="00DC1D01" w14:textId="77777777" w:rsidR="00350CFB" w:rsidRDefault="00350CFB">
      <w:pPr>
        <w:pStyle w:val="a3"/>
        <w:spacing w:before="28"/>
        <w:rPr>
          <w:b/>
          <w:sz w:val="34"/>
        </w:rPr>
      </w:pPr>
    </w:p>
    <w:p w14:paraId="00DC1D02" w14:textId="77777777" w:rsidR="00350CFB" w:rsidRDefault="00283FFF">
      <w:pPr>
        <w:pStyle w:val="a3"/>
        <w:spacing w:line="396" w:lineRule="auto"/>
        <w:ind w:left="273" w:right="521" w:firstLine="1"/>
        <w:jc w:val="both"/>
      </w:pPr>
      <w:bookmarkStart w:id="104" w:name="Blockchain_and_DeFi_foundations"/>
      <w:bookmarkStart w:id="105" w:name="_bookmark18"/>
      <w:r>
        <w:rPr>
          <w:color w:val="FF0000"/>
        </w:rPr>
        <w:t>This chapter reviews the conceptual and technical foundations required to interpret EndorseRank and Adaptive Weighted PageRank (AWP). It begins with blockchain and DeFi primitives for readers who may not specialize in distributed ledgers, then develops graph ranking theory, reputation-system lineage, ERC-20 allowance semantics, and rank-correlation statistics. A theoretical framework—hyperlink–citation propagation, domain alignment, and computational complexity—motivates the primary EndorseRank versus AWP comparison. Later sections supply a terminology guide, worked example, risk taxonomy, AWP in depth, method comparison, and open problems that lead into Chapters 3 and 4.</w:t>
      </w:r>
      <w:bookmarkEnd w:id="104"/>
      <w:bookmarkEnd w:id="105"/>
    </w:p>
    <w:p w14:paraId="00DC1D03" w14:textId="77777777" w:rsidR="00350CFB" w:rsidRDefault="00350CFB">
      <w:pPr>
        <w:pStyle w:val="a3"/>
        <w:spacing w:before="168"/>
      </w:pPr>
    </w:p>
    <w:p w14:paraId="00DC1D04" w14:textId="77777777" w:rsidR="00350CFB" w:rsidRDefault="00283FFF">
      <w:pPr>
        <w:pStyle w:val="2"/>
        <w:numPr>
          <w:ilvl w:val="1"/>
          <w:numId w:val="26"/>
        </w:numPr>
        <w:tabs>
          <w:tab w:val="left" w:pos="783"/>
        </w:tabs>
        <w:ind w:left="783" w:hanging="501"/>
      </w:pPr>
      <w:r>
        <w:t>Blockchain</w:t>
      </w:r>
      <w:r>
        <w:rPr>
          <w:spacing w:val="13"/>
        </w:rPr>
        <w:t xml:space="preserve"> </w:t>
      </w:r>
      <w:r>
        <w:t>and</w:t>
      </w:r>
      <w:r>
        <w:rPr>
          <w:spacing w:val="13"/>
        </w:rPr>
        <w:t xml:space="preserve"> </w:t>
      </w:r>
      <w:r>
        <w:t>DeFi</w:t>
      </w:r>
      <w:r>
        <w:rPr>
          <w:spacing w:val="13"/>
        </w:rPr>
        <w:t xml:space="preserve"> </w:t>
      </w:r>
      <w:r>
        <w:rPr>
          <w:spacing w:val="-2"/>
        </w:rPr>
        <w:t>foundations</w:t>
      </w:r>
    </w:p>
    <w:p w14:paraId="00DC1D05" w14:textId="77777777" w:rsidR="00350CFB" w:rsidRDefault="00350CFB">
      <w:pPr>
        <w:pStyle w:val="a3"/>
        <w:spacing w:before="24"/>
        <w:rPr>
          <w:b/>
          <w:sz w:val="28"/>
        </w:rPr>
      </w:pPr>
    </w:p>
    <w:p w14:paraId="00DC1D06" w14:textId="77777777" w:rsidR="00350CFB" w:rsidRDefault="00283FFF">
      <w:pPr>
        <w:pStyle w:val="a3"/>
        <w:spacing w:line="396" w:lineRule="auto"/>
        <w:ind w:left="282" w:right="524" w:hanging="9"/>
        <w:jc w:val="both"/>
      </w:pPr>
      <w:r>
        <w:t>A</w:t>
      </w:r>
      <w:r>
        <w:rPr>
          <w:spacing w:val="-15"/>
        </w:rPr>
        <w:t xml:space="preserve"> </w:t>
      </w:r>
      <w:r>
        <w:t>blockchain</w:t>
      </w:r>
      <w:r>
        <w:rPr>
          <w:spacing w:val="-15"/>
        </w:rPr>
        <w:t xml:space="preserve"> </w:t>
      </w:r>
      <w:r>
        <w:t>is</w:t>
      </w:r>
      <w:r>
        <w:rPr>
          <w:spacing w:val="-15"/>
        </w:rPr>
        <w:t xml:space="preserve"> </w:t>
      </w:r>
      <w:r>
        <w:t>a</w:t>
      </w:r>
      <w:r>
        <w:rPr>
          <w:spacing w:val="-15"/>
        </w:rPr>
        <w:t xml:space="preserve"> </w:t>
      </w:r>
      <w:r>
        <w:t>replicated</w:t>
      </w:r>
      <w:r>
        <w:rPr>
          <w:spacing w:val="-15"/>
        </w:rPr>
        <w:t xml:space="preserve"> </w:t>
      </w:r>
      <w:r>
        <w:t>append-only</w:t>
      </w:r>
      <w:r>
        <w:rPr>
          <w:spacing w:val="-15"/>
        </w:rPr>
        <w:t xml:space="preserve"> </w:t>
      </w:r>
      <w:r>
        <w:t>ledger</w:t>
      </w:r>
      <w:r>
        <w:rPr>
          <w:spacing w:val="-15"/>
        </w:rPr>
        <w:t xml:space="preserve"> </w:t>
      </w:r>
      <w:r>
        <w:t>in</w:t>
      </w:r>
      <w:r>
        <w:rPr>
          <w:spacing w:val="-15"/>
        </w:rPr>
        <w:t xml:space="preserve"> </w:t>
      </w:r>
      <w:r>
        <w:t>which</w:t>
      </w:r>
      <w:r>
        <w:rPr>
          <w:spacing w:val="-15"/>
        </w:rPr>
        <w:t xml:space="preserve"> </w:t>
      </w:r>
      <w:r>
        <w:t>batches</w:t>
      </w:r>
      <w:r>
        <w:rPr>
          <w:spacing w:val="-15"/>
        </w:rPr>
        <w:t xml:space="preserve"> </w:t>
      </w:r>
      <w:r>
        <w:t>of</w:t>
      </w:r>
      <w:r>
        <w:rPr>
          <w:spacing w:val="-15"/>
        </w:rPr>
        <w:t xml:space="preserve"> </w:t>
      </w:r>
      <w:r>
        <w:t>transactions</w:t>
      </w:r>
      <w:r>
        <w:rPr>
          <w:spacing w:val="-15"/>
        </w:rPr>
        <w:t xml:space="preserve"> </w:t>
      </w:r>
      <w:r>
        <w:t>(blocks)</w:t>
      </w:r>
      <w:r>
        <w:rPr>
          <w:spacing w:val="-15"/>
        </w:rPr>
        <w:t xml:space="preserve"> </w:t>
      </w:r>
      <w:r>
        <w:t>are</w:t>
      </w:r>
      <w:r>
        <w:rPr>
          <w:spacing w:val="-15"/>
        </w:rPr>
        <w:t xml:space="preserve"> </w:t>
      </w:r>
      <w:r>
        <w:t xml:space="preserve">linked by cryptographic hashes </w:t>
      </w:r>
      <w:hyperlink w:anchor="_bookmark179" w:history="1">
        <w:r>
          <w:rPr>
            <w:vertAlign w:val="superscript"/>
          </w:rPr>
          <w:t>[46]</w:t>
        </w:r>
      </w:hyperlink>
      <w:r>
        <w:t>.</w:t>
      </w:r>
      <w:r>
        <w:rPr>
          <w:spacing w:val="27"/>
        </w:rPr>
        <w:t xml:space="preserve"> </w:t>
      </w:r>
      <w:r>
        <w:t>Participants agree on a canonical history through a consensus mech-anism; once</w:t>
      </w:r>
      <w:r>
        <w:rPr>
          <w:spacing w:val="-2"/>
        </w:rPr>
        <w:t xml:space="preserve"> </w:t>
      </w:r>
      <w:r>
        <w:t>confirmed,</w:t>
      </w:r>
      <w:r>
        <w:rPr>
          <w:spacing w:val="-1"/>
        </w:rPr>
        <w:t xml:space="preserve"> </w:t>
      </w:r>
      <w:r>
        <w:t>entries</w:t>
      </w:r>
      <w:r>
        <w:rPr>
          <w:spacing w:val="-2"/>
        </w:rPr>
        <w:t xml:space="preserve"> </w:t>
      </w:r>
      <w:r>
        <w:t>are</w:t>
      </w:r>
      <w:r>
        <w:rPr>
          <w:spacing w:val="-2"/>
        </w:rPr>
        <w:t xml:space="preserve"> </w:t>
      </w:r>
      <w:r>
        <w:t>costly</w:t>
      </w:r>
      <w:r>
        <w:rPr>
          <w:spacing w:val="-2"/>
        </w:rPr>
        <w:t xml:space="preserve"> </w:t>
      </w:r>
      <w:r>
        <w:t>to</w:t>
      </w:r>
      <w:r>
        <w:rPr>
          <w:spacing w:val="-2"/>
        </w:rPr>
        <w:t xml:space="preserve"> </w:t>
      </w:r>
      <w:r>
        <w:t>rewrite.</w:t>
      </w:r>
      <w:r>
        <w:rPr>
          <w:spacing w:val="24"/>
        </w:rPr>
        <w:t xml:space="preserve"> </w:t>
      </w:r>
      <w:r>
        <w:t>This</w:t>
      </w:r>
      <w:r>
        <w:rPr>
          <w:spacing w:val="-2"/>
        </w:rPr>
        <w:t xml:space="preserve"> </w:t>
      </w:r>
      <w:r>
        <w:t>property</w:t>
      </w:r>
      <w:r>
        <w:rPr>
          <w:spacing w:val="-2"/>
        </w:rPr>
        <w:t xml:space="preserve"> </w:t>
      </w:r>
      <w:r>
        <w:t>enables</w:t>
      </w:r>
      <w:r>
        <w:rPr>
          <w:spacing w:val="-2"/>
        </w:rPr>
        <w:t xml:space="preserve"> </w:t>
      </w:r>
      <w:r>
        <w:rPr>
          <w:i/>
        </w:rPr>
        <w:t xml:space="preserve">trust-minimized </w:t>
      </w:r>
      <w:r>
        <w:t>settle-ment: counterparties need not share a legal identity if they can verify the ledger state.</w:t>
      </w:r>
    </w:p>
    <w:p w14:paraId="00DC1D07" w14:textId="77777777" w:rsidR="00350CFB" w:rsidRDefault="00283FFF">
      <w:pPr>
        <w:pStyle w:val="a3"/>
        <w:spacing w:before="18" w:line="396" w:lineRule="auto"/>
        <w:ind w:left="282" w:right="524"/>
        <w:jc w:val="both"/>
      </w:pPr>
      <w:r>
        <w:t>Bitcoin</w:t>
      </w:r>
      <w:r>
        <w:rPr>
          <w:spacing w:val="-3"/>
        </w:rPr>
        <w:t xml:space="preserve"> </w:t>
      </w:r>
      <w:r>
        <w:t>demonstrated</w:t>
      </w:r>
      <w:r>
        <w:rPr>
          <w:spacing w:val="-3"/>
        </w:rPr>
        <w:t xml:space="preserve"> </w:t>
      </w:r>
      <w:r>
        <w:t>peer-to-peer</w:t>
      </w:r>
      <w:r>
        <w:rPr>
          <w:spacing w:val="-3"/>
        </w:rPr>
        <w:t xml:space="preserve"> </w:t>
      </w:r>
      <w:r>
        <w:t>electronic</w:t>
      </w:r>
      <w:r>
        <w:rPr>
          <w:spacing w:val="-3"/>
        </w:rPr>
        <w:t xml:space="preserve"> </w:t>
      </w:r>
      <w:r>
        <w:t>cash</w:t>
      </w:r>
      <w:r>
        <w:rPr>
          <w:spacing w:val="-3"/>
        </w:rPr>
        <w:t xml:space="preserve"> </w:t>
      </w:r>
      <w:hyperlink w:anchor="_bookmark179" w:history="1">
        <w:r>
          <w:rPr>
            <w:vertAlign w:val="superscript"/>
          </w:rPr>
          <w:t>[46]</w:t>
        </w:r>
      </w:hyperlink>
      <w:r>
        <w:t>. Ethereum</w:t>
      </w:r>
      <w:r>
        <w:rPr>
          <w:spacing w:val="-3"/>
        </w:rPr>
        <w:t xml:space="preserve"> </w:t>
      </w:r>
      <w:r>
        <w:t>generalized</w:t>
      </w:r>
      <w:r>
        <w:rPr>
          <w:spacing w:val="-3"/>
        </w:rPr>
        <w:t xml:space="preserve"> </w:t>
      </w:r>
      <w:r>
        <w:t>the</w:t>
      </w:r>
      <w:r>
        <w:rPr>
          <w:spacing w:val="-3"/>
        </w:rPr>
        <w:t xml:space="preserve"> </w:t>
      </w:r>
      <w:r>
        <w:t>model</w:t>
      </w:r>
      <w:r>
        <w:rPr>
          <w:spacing w:val="-3"/>
        </w:rPr>
        <w:t xml:space="preserve"> </w:t>
      </w:r>
      <w:r>
        <w:t>to</w:t>
      </w:r>
      <w:r>
        <w:rPr>
          <w:spacing w:val="-3"/>
        </w:rPr>
        <w:t xml:space="preserve"> </w:t>
      </w:r>
      <w:r>
        <w:t>a</w:t>
      </w:r>
      <w:r>
        <w:rPr>
          <w:spacing w:val="-3"/>
        </w:rPr>
        <w:t xml:space="preserve"> </w:t>
      </w:r>
      <w:r>
        <w:t>world computer:</w:t>
      </w:r>
      <w:r>
        <w:rPr>
          <w:spacing w:val="40"/>
        </w:rPr>
        <w:t xml:space="preserve"> </w:t>
      </w:r>
      <w:r>
        <w:t xml:space="preserve">accounts hold balances and code, and transactions invoke functions that update state according to the Ethereum Virtual Machine (EVM) </w:t>
      </w:r>
      <w:hyperlink w:anchor="_bookmark136" w:history="1">
        <w:r>
          <w:rPr>
            <w:vertAlign w:val="superscript"/>
          </w:rPr>
          <w:t>[3]</w:t>
        </w:r>
      </w:hyperlink>
      <w:r>
        <w:rPr>
          <w:vertAlign w:val="superscript"/>
        </w:rPr>
        <w:t>,</w:t>
      </w:r>
      <w:hyperlink w:anchor="_bookmark142" w:history="1">
        <w:r>
          <w:rPr>
            <w:vertAlign w:val="superscript"/>
          </w:rPr>
          <w:t>[9]</w:t>
        </w:r>
      </w:hyperlink>
      <w:r>
        <w:rPr>
          <w:vertAlign w:val="superscript"/>
        </w:rPr>
        <w:t>,</w:t>
      </w:r>
      <w:hyperlink w:anchor="_bookmark193" w:history="1">
        <w:r>
          <w:rPr>
            <w:vertAlign w:val="superscript"/>
          </w:rPr>
          <w:t>[60]</w:t>
        </w:r>
      </w:hyperlink>
      <w:r>
        <w:t>.</w:t>
      </w:r>
      <w:r>
        <w:rPr>
          <w:spacing w:val="30"/>
        </w:rPr>
        <w:t xml:space="preserve"> </w:t>
      </w:r>
      <w:r>
        <w:t xml:space="preserve">Smart contracts are programs stored on-chain that execute deterministically when called </w:t>
      </w:r>
      <w:hyperlink w:anchor="_bookmark188" w:history="1">
        <w:r>
          <w:rPr>
            <w:vertAlign w:val="superscript"/>
          </w:rPr>
          <w:t>[55]</w:t>
        </w:r>
      </w:hyperlink>
      <w:r>
        <w:t>.</w:t>
      </w:r>
      <w:r>
        <w:rPr>
          <w:spacing w:val="40"/>
        </w:rPr>
        <w:t xml:space="preserve"> </w:t>
      </w:r>
      <w:r>
        <w:t xml:space="preserve">Because execution is public and repro-ducible, financial logic—collateral checks, liquidations, fee accrual—can be encoded without a central operator </w:t>
      </w:r>
      <w:hyperlink w:anchor="_bookmark186" w:history="1">
        <w:r>
          <w:rPr>
            <w:vertAlign w:val="superscript"/>
          </w:rPr>
          <w:t>[53]</w:t>
        </w:r>
      </w:hyperlink>
      <w:r>
        <w:t>.</w:t>
      </w:r>
    </w:p>
    <w:p w14:paraId="00DC1D08" w14:textId="77777777" w:rsidR="00350CFB" w:rsidRDefault="00283FFF">
      <w:pPr>
        <w:pStyle w:val="a3"/>
        <w:spacing w:before="21"/>
        <w:ind w:left="282"/>
        <w:jc w:val="both"/>
      </w:pPr>
      <w:r>
        <w:rPr>
          <w:spacing w:val="-2"/>
        </w:rPr>
        <w:t>Decentralized</w:t>
      </w:r>
      <w:r>
        <w:rPr>
          <w:spacing w:val="-3"/>
        </w:rPr>
        <w:t xml:space="preserve"> </w:t>
      </w:r>
      <w:r>
        <w:rPr>
          <w:spacing w:val="-2"/>
        </w:rPr>
        <w:t>Finance (DeFi) refers to the</w:t>
      </w:r>
      <w:r>
        <w:rPr>
          <w:spacing w:val="-3"/>
        </w:rPr>
        <w:t xml:space="preserve"> </w:t>
      </w:r>
      <w:r>
        <w:rPr>
          <w:spacing w:val="-2"/>
        </w:rPr>
        <w:t>ecosystem of such contracts offering</w:t>
      </w:r>
      <w:r>
        <w:rPr>
          <w:spacing w:val="-3"/>
        </w:rPr>
        <w:t xml:space="preserve"> </w:t>
      </w:r>
      <w:r>
        <w:rPr>
          <w:spacing w:val="-2"/>
        </w:rPr>
        <w:t>exchange, lending,</w:t>
      </w:r>
    </w:p>
    <w:p w14:paraId="00DC1D09" w14:textId="77777777" w:rsidR="00350CFB" w:rsidRDefault="00350CFB">
      <w:pPr>
        <w:pStyle w:val="a3"/>
        <w:jc w:val="both"/>
        <w:sectPr w:rsidR="00350CFB">
          <w:pgSz w:w="11910" w:h="16840"/>
          <w:pgMar w:top="1920" w:right="708" w:bottom="2300" w:left="992" w:header="0" w:footer="2115" w:gutter="0"/>
          <w:cols w:space="720"/>
        </w:sectPr>
      </w:pPr>
    </w:p>
    <w:p w14:paraId="00DC1D0A" w14:textId="77777777" w:rsidR="00350CFB" w:rsidRDefault="00283FFF">
      <w:pPr>
        <w:pStyle w:val="a3"/>
        <w:spacing w:before="92" w:line="396" w:lineRule="auto"/>
        <w:ind w:left="274" w:right="563" w:firstLine="7"/>
        <w:jc w:val="both"/>
      </w:pPr>
      <w:r>
        <w:t xml:space="preserve">derivatives, and asset management </w:t>
      </w:r>
      <w:hyperlink w:anchor="_bookmark137" w:history="1">
        <w:r>
          <w:rPr>
            <w:vertAlign w:val="superscript"/>
          </w:rPr>
          <w:t>[4]</w:t>
        </w:r>
      </w:hyperlink>
      <w:r>
        <w:rPr>
          <w:vertAlign w:val="superscript"/>
        </w:rPr>
        <w:t>,</w:t>
      </w:r>
      <w:hyperlink w:anchor="_bookmark145" w:history="1">
        <w:r>
          <w:rPr>
            <w:vertAlign w:val="superscript"/>
          </w:rPr>
          <w:t>[12]</w:t>
        </w:r>
      </w:hyperlink>
      <w:r>
        <w:rPr>
          <w:vertAlign w:val="superscript"/>
        </w:rPr>
        <w:t>,</w:t>
      </w:r>
      <w:hyperlink w:anchor="_bookmark161" w:history="1">
        <w:r>
          <w:rPr>
            <w:vertAlign w:val="superscript"/>
          </w:rPr>
          <w:t>[28]</w:t>
        </w:r>
      </w:hyperlink>
      <w:r>
        <w:rPr>
          <w:vertAlign w:val="superscript"/>
        </w:rPr>
        <w:t>,</w:t>
      </w:r>
      <w:hyperlink w:anchor="_bookmark166" w:history="1">
        <w:r>
          <w:rPr>
            <w:vertAlign w:val="superscript"/>
          </w:rPr>
          <w:t>[33]</w:t>
        </w:r>
      </w:hyperlink>
      <w:r>
        <w:rPr>
          <w:vertAlign w:val="superscript"/>
        </w:rPr>
        <w:t>,</w:t>
      </w:r>
      <w:hyperlink w:anchor="_bookmark192" w:history="1">
        <w:r>
          <w:rPr>
            <w:vertAlign w:val="superscript"/>
          </w:rPr>
          <w:t>[59]</w:t>
        </w:r>
      </w:hyperlink>
      <w:r>
        <w:t>.</w:t>
      </w:r>
      <w:r>
        <w:rPr>
          <w:spacing w:val="40"/>
        </w:rPr>
        <w:t xml:space="preserve"> </w:t>
      </w:r>
      <w:r>
        <w:t>Composability—the ability of one protocol</w:t>
      </w:r>
      <w:r>
        <w:rPr>
          <w:spacing w:val="80"/>
        </w:rPr>
        <w:t xml:space="preserve"> </w:t>
      </w:r>
      <w:r>
        <w:t>to call another—creates powerful products but also systemic risk pathways, including flash-loan attacks</w:t>
      </w:r>
      <w:r>
        <w:rPr>
          <w:spacing w:val="-6"/>
        </w:rPr>
        <w:t xml:space="preserve"> </w:t>
      </w:r>
      <w:r>
        <w:t>and</w:t>
      </w:r>
      <w:r>
        <w:rPr>
          <w:spacing w:val="-6"/>
        </w:rPr>
        <w:t xml:space="preserve"> </w:t>
      </w:r>
      <w:r>
        <w:t>oracle</w:t>
      </w:r>
      <w:r>
        <w:rPr>
          <w:spacing w:val="-6"/>
        </w:rPr>
        <w:t xml:space="preserve"> </w:t>
      </w:r>
      <w:r>
        <w:t>manipulation</w:t>
      </w:r>
      <w:r>
        <w:rPr>
          <w:spacing w:val="-6"/>
        </w:rPr>
        <w:t xml:space="preserve"> </w:t>
      </w:r>
      <w:hyperlink w:anchor="_bookmark148" w:history="1">
        <w:r>
          <w:rPr>
            <w:vertAlign w:val="superscript"/>
          </w:rPr>
          <w:t>[15]</w:t>
        </w:r>
      </w:hyperlink>
      <w:r>
        <w:rPr>
          <w:vertAlign w:val="superscript"/>
        </w:rPr>
        <w:t>,</w:t>
      </w:r>
      <w:hyperlink w:anchor="_bookmark184" w:history="1">
        <w:r>
          <w:rPr>
            <w:vertAlign w:val="superscript"/>
          </w:rPr>
          <w:t>[51]</w:t>
        </w:r>
      </w:hyperlink>
      <w:r>
        <w:rPr>
          <w:vertAlign w:val="superscript"/>
        </w:rPr>
        <w:t>,</w:t>
      </w:r>
      <w:hyperlink w:anchor="_bookmark191" w:history="1">
        <w:r>
          <w:rPr>
            <w:vertAlign w:val="superscript"/>
          </w:rPr>
          <w:t>[58]</w:t>
        </w:r>
      </w:hyperlink>
      <w:r>
        <w:t>.</w:t>
      </w:r>
      <w:r>
        <w:rPr>
          <w:spacing w:val="17"/>
        </w:rPr>
        <w:t xml:space="preserve"> </w:t>
      </w:r>
      <w:r>
        <w:t>For</w:t>
      </w:r>
      <w:r>
        <w:rPr>
          <w:spacing w:val="-6"/>
        </w:rPr>
        <w:t xml:space="preserve"> </w:t>
      </w:r>
      <w:r>
        <w:t>reputation</w:t>
      </w:r>
      <w:r>
        <w:rPr>
          <w:spacing w:val="-6"/>
        </w:rPr>
        <w:t xml:space="preserve"> </w:t>
      </w:r>
      <w:r>
        <w:t>research,</w:t>
      </w:r>
      <w:r>
        <w:rPr>
          <w:spacing w:val="-5"/>
        </w:rPr>
        <w:t xml:space="preserve"> </w:t>
      </w:r>
      <w:r>
        <w:t>the</w:t>
      </w:r>
      <w:r>
        <w:rPr>
          <w:spacing w:val="-6"/>
        </w:rPr>
        <w:t xml:space="preserve"> </w:t>
      </w:r>
      <w:r>
        <w:t>relevant</w:t>
      </w:r>
      <w:r>
        <w:rPr>
          <w:spacing w:val="-6"/>
        </w:rPr>
        <w:t xml:space="preserve"> </w:t>
      </w:r>
      <w:r>
        <w:t>implication</w:t>
      </w:r>
      <w:r>
        <w:rPr>
          <w:spacing w:val="-6"/>
        </w:rPr>
        <w:t xml:space="preserve"> </w:t>
      </w:r>
      <w:r>
        <w:t>is</w:t>
      </w:r>
      <w:r>
        <w:rPr>
          <w:spacing w:val="-6"/>
        </w:rPr>
        <w:t xml:space="preserve"> </w:t>
      </w:r>
      <w:r>
        <w:t xml:space="preserve">that </w:t>
      </w:r>
      <w:r>
        <w:rPr>
          <w:i/>
        </w:rPr>
        <w:t xml:space="preserve">wallet-level histories </w:t>
      </w:r>
      <w:r>
        <w:t>on public chains are rich, machine-readable, and incomplete:</w:t>
      </w:r>
      <w:r>
        <w:rPr>
          <w:spacing w:val="40"/>
        </w:rPr>
        <w:t xml:space="preserve"> </w:t>
      </w:r>
      <w:r>
        <w:t xml:space="preserve">they reveal </w:t>
      </w:r>
      <w:bookmarkStart w:id="106" w:name="Pseudonymity_and_the_credit_problem"/>
      <w:bookmarkEnd w:id="106"/>
      <w:r>
        <w:t xml:space="preserve">actions, not legal identities </w:t>
      </w:r>
      <w:hyperlink w:anchor="_bookmark181" w:history="1">
        <w:r>
          <w:rPr>
            <w:vertAlign w:val="superscript"/>
          </w:rPr>
          <w:t>[48]</w:t>
        </w:r>
      </w:hyperlink>
      <w:r>
        <w:t>.</w:t>
      </w:r>
    </w:p>
    <w:p w14:paraId="00DC1D0B" w14:textId="77777777" w:rsidR="00350CFB" w:rsidRDefault="00350CFB">
      <w:pPr>
        <w:pStyle w:val="a3"/>
        <w:spacing w:before="11"/>
      </w:pPr>
    </w:p>
    <w:p w14:paraId="00DC1D0C" w14:textId="77777777" w:rsidR="00350CFB" w:rsidRDefault="00283FFF">
      <w:pPr>
        <w:pStyle w:val="3"/>
        <w:numPr>
          <w:ilvl w:val="2"/>
          <w:numId w:val="26"/>
        </w:numPr>
        <w:tabs>
          <w:tab w:val="left" w:pos="879"/>
        </w:tabs>
        <w:ind w:left="879" w:hanging="597"/>
      </w:pPr>
      <w:r>
        <w:t>Pseudonymity</w:t>
      </w:r>
      <w:r>
        <w:rPr>
          <w:spacing w:val="-10"/>
        </w:rPr>
        <w:t xml:space="preserve"> </w:t>
      </w:r>
      <w:r>
        <w:t>and</w:t>
      </w:r>
      <w:r>
        <w:rPr>
          <w:spacing w:val="-10"/>
        </w:rPr>
        <w:t xml:space="preserve"> </w:t>
      </w:r>
      <w:r>
        <w:t>the</w:t>
      </w:r>
      <w:r>
        <w:rPr>
          <w:spacing w:val="-9"/>
        </w:rPr>
        <w:t xml:space="preserve"> </w:t>
      </w:r>
      <w:r>
        <w:t>credit</w:t>
      </w:r>
      <w:r>
        <w:rPr>
          <w:spacing w:val="-10"/>
        </w:rPr>
        <w:t xml:space="preserve"> </w:t>
      </w:r>
      <w:r>
        <w:rPr>
          <w:spacing w:val="-2"/>
        </w:rPr>
        <w:t>problem</w:t>
      </w:r>
    </w:p>
    <w:p w14:paraId="00DC1D0D" w14:textId="77777777" w:rsidR="00350CFB" w:rsidRDefault="00350CFB">
      <w:pPr>
        <w:pStyle w:val="a3"/>
        <w:spacing w:before="46"/>
        <w:rPr>
          <w:b/>
        </w:rPr>
      </w:pPr>
    </w:p>
    <w:p w14:paraId="00DC1D0E" w14:textId="77777777" w:rsidR="00350CFB" w:rsidRDefault="00283FFF">
      <w:pPr>
        <w:pStyle w:val="a3"/>
        <w:spacing w:line="396" w:lineRule="auto"/>
        <w:ind w:left="282" w:right="557" w:hanging="8"/>
        <w:jc w:val="both"/>
      </w:pPr>
      <w:r>
        <w:t>Traditional credit scoring links legal persons to repayment histories.</w:t>
      </w:r>
      <w:r>
        <w:rPr>
          <w:spacing w:val="40"/>
        </w:rPr>
        <w:t xml:space="preserve"> </w:t>
      </w:r>
      <w:r>
        <w:t>On public blockchains, the unit of analysis is an address (wallet).</w:t>
      </w:r>
      <w:r>
        <w:rPr>
          <w:spacing w:val="40"/>
        </w:rPr>
        <w:t xml:space="preserve"> </w:t>
      </w:r>
      <w:r>
        <w:t>An address may represent an individual,</w:t>
      </w:r>
      <w:r>
        <w:rPr>
          <w:spacing w:val="11"/>
        </w:rPr>
        <w:t xml:space="preserve"> </w:t>
      </w:r>
      <w:r>
        <w:t>a fund,</w:t>
      </w:r>
      <w:r>
        <w:rPr>
          <w:spacing w:val="11"/>
        </w:rPr>
        <w:t xml:space="preserve"> </w:t>
      </w:r>
      <w:r>
        <w:t>a bot,</w:t>
      </w:r>
      <w:r>
        <w:rPr>
          <w:spacing w:val="11"/>
        </w:rPr>
        <w:t xml:space="preserve"> </w:t>
      </w:r>
      <w:r>
        <w:t>or</w:t>
      </w:r>
      <w:r>
        <w:rPr>
          <w:spacing w:val="80"/>
        </w:rPr>
        <w:t xml:space="preserve"> </w:t>
      </w:r>
      <w:r>
        <w:t>a smart contract.</w:t>
      </w:r>
      <w:r>
        <w:rPr>
          <w:spacing w:val="40"/>
        </w:rPr>
        <w:t xml:space="preserve"> </w:t>
      </w:r>
      <w:r>
        <w:t xml:space="preserve">Multiple addresses may be controlled by one entity </w:t>
      </w:r>
      <w:hyperlink w:anchor="_bookmark150" w:history="1">
        <w:r>
          <w:rPr>
            <w:vertAlign w:val="superscript"/>
          </w:rPr>
          <w:t>[17]</w:t>
        </w:r>
      </w:hyperlink>
      <w:r>
        <w:t>.</w:t>
      </w:r>
      <w:r>
        <w:rPr>
          <w:spacing w:val="40"/>
        </w:rPr>
        <w:t xml:space="preserve"> </w:t>
      </w:r>
      <w:r>
        <w:t>Consequently, DeFi lending markets typically require over-collateralization:</w:t>
      </w:r>
      <w:r>
        <w:rPr>
          <w:spacing w:val="40"/>
        </w:rPr>
        <w:t xml:space="preserve"> </w:t>
      </w:r>
      <w:r>
        <w:t xml:space="preserve">borrowers lock assets worth more than the loan, and liquidators seize collateral when health factors fall </w:t>
      </w:r>
      <w:hyperlink w:anchor="_bookmark138" w:history="1">
        <w:r>
          <w:rPr>
            <w:vertAlign w:val="superscript"/>
          </w:rPr>
          <w:t>[5]</w:t>
        </w:r>
      </w:hyperlink>
      <w:r>
        <w:rPr>
          <w:vertAlign w:val="superscript"/>
        </w:rPr>
        <w:t>,</w:t>
      </w:r>
      <w:hyperlink w:anchor="_bookmark186" w:history="1">
        <w:r>
          <w:rPr>
            <w:vertAlign w:val="superscript"/>
          </w:rPr>
          <w:t>[53]</w:t>
        </w:r>
      </w:hyperlink>
      <w:r>
        <w:t>.</w:t>
      </w:r>
      <w:r>
        <w:rPr>
          <w:spacing w:val="40"/>
        </w:rPr>
        <w:t xml:space="preserve"> </w:t>
      </w:r>
      <w:r>
        <w:t>Over-collateralization is robust but capital-inefficient.</w:t>
      </w:r>
      <w:r>
        <w:rPr>
          <w:spacing w:val="34"/>
        </w:rPr>
        <w:t xml:space="preserve"> </w:t>
      </w:r>
      <w:r>
        <w:t>On-chain reputation scores aim to summarize behavioral reliability so</w:t>
      </w:r>
      <w:r>
        <w:rPr>
          <w:spacing w:val="11"/>
        </w:rPr>
        <w:t xml:space="preserve"> </w:t>
      </w:r>
      <w:r>
        <w:t>that</w:t>
      </w:r>
      <w:r>
        <w:rPr>
          <w:spacing w:val="11"/>
        </w:rPr>
        <w:t xml:space="preserve"> </w:t>
      </w:r>
      <w:r>
        <w:t>protocols—or</w:t>
      </w:r>
      <w:r>
        <w:rPr>
          <w:spacing w:val="12"/>
        </w:rPr>
        <w:t xml:space="preserve"> </w:t>
      </w:r>
      <w:r>
        <w:t>researchers</w:t>
      </w:r>
      <w:r>
        <w:rPr>
          <w:spacing w:val="11"/>
        </w:rPr>
        <w:t xml:space="preserve"> </w:t>
      </w:r>
      <w:r>
        <w:t>studying</w:t>
      </w:r>
      <w:r>
        <w:rPr>
          <w:spacing w:val="11"/>
        </w:rPr>
        <w:t xml:space="preserve"> </w:t>
      </w:r>
      <w:r>
        <w:t>them—can</w:t>
      </w:r>
      <w:r>
        <w:rPr>
          <w:spacing w:val="12"/>
        </w:rPr>
        <w:t xml:space="preserve"> </w:t>
      </w:r>
      <w:r>
        <w:t>reason</w:t>
      </w:r>
      <w:r>
        <w:rPr>
          <w:spacing w:val="11"/>
        </w:rPr>
        <w:t xml:space="preserve"> </w:t>
      </w:r>
      <w:r>
        <w:t>about</w:t>
      </w:r>
      <w:r>
        <w:rPr>
          <w:spacing w:val="11"/>
        </w:rPr>
        <w:t xml:space="preserve"> </w:t>
      </w:r>
      <w:r>
        <w:t>risk</w:t>
      </w:r>
      <w:r>
        <w:rPr>
          <w:spacing w:val="12"/>
        </w:rPr>
        <w:t xml:space="preserve"> </w:t>
      </w:r>
      <w:r>
        <w:t>without</w:t>
      </w:r>
      <w:r>
        <w:rPr>
          <w:spacing w:val="11"/>
        </w:rPr>
        <w:t xml:space="preserve"> </w:t>
      </w:r>
      <w:r>
        <w:t>off-chain</w:t>
      </w:r>
      <w:r>
        <w:rPr>
          <w:spacing w:val="12"/>
        </w:rPr>
        <w:t xml:space="preserve"> </w:t>
      </w:r>
      <w:r>
        <w:rPr>
          <w:spacing w:val="-5"/>
        </w:rPr>
        <w:t>KYC</w:t>
      </w:r>
    </w:p>
    <w:p w14:paraId="00DC1D0F" w14:textId="77777777" w:rsidR="00350CFB" w:rsidRDefault="0071403D">
      <w:pPr>
        <w:spacing w:before="43" w:line="153" w:lineRule="auto"/>
        <w:ind w:left="282"/>
        <w:rPr>
          <w:position w:val="-8"/>
          <w:sz w:val="24"/>
        </w:rPr>
      </w:pPr>
      <w:hyperlink w:anchor="_bookmark162" w:history="1">
        <w:r>
          <w:rPr>
            <w:spacing w:val="-2"/>
            <w:sz w:val="16"/>
          </w:rPr>
          <w:t>[29]</w:t>
        </w:r>
      </w:hyperlink>
      <w:r>
        <w:rPr>
          <w:spacing w:val="-2"/>
          <w:sz w:val="16"/>
        </w:rPr>
        <w:t>,</w:t>
      </w:r>
      <w:hyperlink w:anchor="_bookmark172" w:history="1">
        <w:r>
          <w:rPr>
            <w:spacing w:val="-2"/>
            <w:sz w:val="16"/>
          </w:rPr>
          <w:t>[39]</w:t>
        </w:r>
      </w:hyperlink>
      <w:r>
        <w:rPr>
          <w:spacing w:val="-2"/>
          <w:sz w:val="16"/>
        </w:rPr>
        <w:t>,</w:t>
      </w:r>
      <w:hyperlink w:anchor="_bookmark177" w:history="1">
        <w:r>
          <w:rPr>
            <w:spacing w:val="-2"/>
            <w:sz w:val="16"/>
          </w:rPr>
          <w:t>[44]</w:t>
        </w:r>
        <w:bookmarkStart w:id="107" w:name="Ethereum,_Layer-2_rollups,_and_Arbitrum_"/>
        <w:bookmarkStart w:id="108" w:name="_bookmark19"/>
        <w:bookmarkEnd w:id="107"/>
        <w:bookmarkEnd w:id="108"/>
      </w:hyperlink>
      <w:r>
        <w:rPr>
          <w:spacing w:val="-2"/>
          <w:position w:val="-8"/>
          <w:sz w:val="24"/>
        </w:rPr>
        <w:t>.</w:t>
      </w:r>
    </w:p>
    <w:p w14:paraId="00DC1D10" w14:textId="77777777" w:rsidR="00350CFB" w:rsidRDefault="00350CFB">
      <w:pPr>
        <w:pStyle w:val="a3"/>
        <w:rPr>
          <w:sz w:val="16"/>
        </w:rPr>
      </w:pPr>
    </w:p>
    <w:p w14:paraId="00DC1D11" w14:textId="77777777" w:rsidR="00350CFB" w:rsidRDefault="00350CFB">
      <w:pPr>
        <w:pStyle w:val="a3"/>
        <w:rPr>
          <w:sz w:val="16"/>
        </w:rPr>
      </w:pPr>
    </w:p>
    <w:p w14:paraId="00DC1D12" w14:textId="77777777" w:rsidR="00350CFB" w:rsidRDefault="00350CFB">
      <w:pPr>
        <w:pStyle w:val="a3"/>
        <w:spacing w:before="109"/>
        <w:rPr>
          <w:sz w:val="16"/>
        </w:rPr>
      </w:pPr>
    </w:p>
    <w:p w14:paraId="00DC1D13" w14:textId="77777777" w:rsidR="00350CFB" w:rsidRDefault="00283FFF">
      <w:pPr>
        <w:pStyle w:val="2"/>
        <w:numPr>
          <w:ilvl w:val="1"/>
          <w:numId w:val="26"/>
        </w:numPr>
        <w:tabs>
          <w:tab w:val="left" w:pos="783"/>
        </w:tabs>
        <w:ind w:left="783" w:hanging="501"/>
      </w:pPr>
      <w:r>
        <w:t>Ethereum,</w:t>
      </w:r>
      <w:r>
        <w:rPr>
          <w:spacing w:val="15"/>
        </w:rPr>
        <w:t xml:space="preserve"> </w:t>
      </w:r>
      <w:r>
        <w:t>Layer-2</w:t>
      </w:r>
      <w:r>
        <w:rPr>
          <w:spacing w:val="15"/>
        </w:rPr>
        <w:t xml:space="preserve"> </w:t>
      </w:r>
      <w:r>
        <w:t>rollups,</w:t>
      </w:r>
      <w:r>
        <w:rPr>
          <w:spacing w:val="15"/>
        </w:rPr>
        <w:t xml:space="preserve"> </w:t>
      </w:r>
      <w:r>
        <w:t>and</w:t>
      </w:r>
      <w:r>
        <w:rPr>
          <w:spacing w:val="15"/>
        </w:rPr>
        <w:t xml:space="preserve"> </w:t>
      </w:r>
      <w:r>
        <w:t>Arbitrum</w:t>
      </w:r>
      <w:r>
        <w:rPr>
          <w:spacing w:val="15"/>
        </w:rPr>
        <w:t xml:space="preserve"> </w:t>
      </w:r>
      <w:r>
        <w:rPr>
          <w:spacing w:val="-5"/>
        </w:rPr>
        <w:t>One</w:t>
      </w:r>
    </w:p>
    <w:p w14:paraId="00DC1D14" w14:textId="77777777" w:rsidR="00350CFB" w:rsidRDefault="00350CFB">
      <w:pPr>
        <w:pStyle w:val="a3"/>
        <w:spacing w:before="24"/>
        <w:rPr>
          <w:b/>
          <w:sz w:val="28"/>
        </w:rPr>
      </w:pPr>
    </w:p>
    <w:p w14:paraId="00DC1D15" w14:textId="77777777" w:rsidR="00350CFB" w:rsidRDefault="00283FFF">
      <w:pPr>
        <w:pStyle w:val="a3"/>
        <w:spacing w:line="396" w:lineRule="auto"/>
        <w:ind w:left="282" w:right="560"/>
        <w:jc w:val="both"/>
      </w:pPr>
      <w:r>
        <w:t xml:space="preserve">Ethereum mainnet provides security and liquidity but faces throughput and fee constraints under demand </w:t>
      </w:r>
      <w:hyperlink w:anchor="_bookmark140" w:history="1">
        <w:r>
          <w:rPr>
            <w:vertAlign w:val="superscript"/>
          </w:rPr>
          <w:t>[7]</w:t>
        </w:r>
      </w:hyperlink>
      <w:r>
        <w:rPr>
          <w:vertAlign w:val="superscript"/>
        </w:rPr>
        <w:t>,</w:t>
      </w:r>
      <w:hyperlink w:anchor="_bookmark155" w:history="1">
        <w:r>
          <w:rPr>
            <w:vertAlign w:val="superscript"/>
          </w:rPr>
          <w:t>[22]</w:t>
        </w:r>
      </w:hyperlink>
      <w:r>
        <w:t>.</w:t>
      </w:r>
      <w:r>
        <w:rPr>
          <w:spacing w:val="25"/>
        </w:rPr>
        <w:t xml:space="preserve"> </w:t>
      </w:r>
      <w:r>
        <w:t>Layer-2</w:t>
      </w:r>
      <w:r>
        <w:rPr>
          <w:spacing w:val="-1"/>
        </w:rPr>
        <w:t xml:space="preserve"> </w:t>
      </w:r>
      <w:r>
        <w:t>(L2) protocols execute transactions off</w:t>
      </w:r>
      <w:r>
        <w:rPr>
          <w:spacing w:val="-1"/>
        </w:rPr>
        <w:t xml:space="preserve"> </w:t>
      </w:r>
      <w:r>
        <w:t xml:space="preserve">the base layer (or in a compressed form) and periodically post commitments to Ethereum, aiming to inherit security while reducing cost </w:t>
      </w:r>
      <w:hyperlink w:anchor="_bookmark158" w:history="1">
        <w:r>
          <w:rPr>
            <w:vertAlign w:val="superscript"/>
          </w:rPr>
          <w:t>[25]</w:t>
        </w:r>
      </w:hyperlink>
      <w:r>
        <w:rPr>
          <w:vertAlign w:val="superscript"/>
        </w:rPr>
        <w:t>,</w:t>
      </w:r>
      <w:hyperlink w:anchor="_bookmark159" w:history="1">
        <w:r>
          <w:rPr>
            <w:vertAlign w:val="superscript"/>
          </w:rPr>
          <w:t>[26]</w:t>
        </w:r>
      </w:hyperlink>
      <w:r>
        <w:t>.</w:t>
      </w:r>
      <w:r>
        <w:rPr>
          <w:spacing w:val="40"/>
        </w:rPr>
        <w:t xml:space="preserve"> </w:t>
      </w:r>
      <w:r>
        <w:t xml:space="preserve">Optimistic rollups such as Arbitrum assume correctness unless challenged during a dispute window </w:t>
      </w:r>
      <w:hyperlink w:anchor="_bookmark167" w:history="1">
        <w:r>
          <w:rPr>
            <w:vertAlign w:val="superscript"/>
          </w:rPr>
          <w:t>[34]</w:t>
        </w:r>
      </w:hyperlink>
      <w:r>
        <w:t>.</w:t>
      </w:r>
    </w:p>
    <w:p w14:paraId="00DC1D16" w14:textId="77777777" w:rsidR="00350CFB" w:rsidRDefault="00283FFF">
      <w:pPr>
        <w:pStyle w:val="a3"/>
        <w:spacing w:before="20" w:line="388" w:lineRule="auto"/>
        <w:ind w:left="282" w:right="524" w:hanging="9"/>
        <w:jc w:val="both"/>
      </w:pPr>
      <w:r>
        <w:rPr>
          <w:color w:val="FF0000"/>
        </w:rPr>
        <w:t>Arbitrum One is an EVM-compatible optimistic rollup widely used for DeFi activity [23]. For this research, Arbitrum One is the empirical setting because (i) ERC-20 Approval and Transfer logs are available in public BigQuery datasets and (ii) fee levels permit dense activity within a six-month window.</w:t>
      </w:r>
    </w:p>
    <w:p w14:paraId="00DC1D17" w14:textId="77777777" w:rsidR="00350CFB" w:rsidRDefault="00350CFB">
      <w:pPr>
        <w:pStyle w:val="a3"/>
        <w:spacing w:line="388" w:lineRule="auto"/>
        <w:jc w:val="both"/>
        <w:sectPr w:rsidR="00350CFB">
          <w:pgSz w:w="11910" w:h="16840"/>
          <w:pgMar w:top="1820" w:right="708" w:bottom="2300" w:left="992" w:header="0" w:footer="2115" w:gutter="0"/>
          <w:cols w:space="720"/>
        </w:sectPr>
      </w:pPr>
    </w:p>
    <w:p w14:paraId="00DC1D18" w14:textId="77777777" w:rsidR="00350CFB" w:rsidRDefault="00283FFF">
      <w:pPr>
        <w:pStyle w:val="a3"/>
        <w:spacing w:before="72" w:line="396" w:lineRule="auto"/>
        <w:ind w:left="282" w:right="533"/>
        <w:jc w:val="both"/>
      </w:pPr>
      <w:r>
        <w:t>permit dense retail and professional trading activity within a six-month window.</w:t>
      </w:r>
      <w:r>
        <w:rPr>
          <w:spacing w:val="40"/>
        </w:rPr>
        <w:t xml:space="preserve"> </w:t>
      </w:r>
      <w:r>
        <w:t>Results should not</w:t>
      </w:r>
      <w:r>
        <w:rPr>
          <w:spacing w:val="-15"/>
        </w:rPr>
        <w:t xml:space="preserve"> </w:t>
      </w:r>
      <w:r>
        <w:t>be</w:t>
      </w:r>
      <w:r>
        <w:rPr>
          <w:spacing w:val="-15"/>
        </w:rPr>
        <w:t xml:space="preserve"> </w:t>
      </w:r>
      <w:r>
        <w:t>assumed</w:t>
      </w:r>
      <w:r>
        <w:rPr>
          <w:spacing w:val="-15"/>
        </w:rPr>
        <w:t xml:space="preserve"> </w:t>
      </w:r>
      <w:r>
        <w:t>to</w:t>
      </w:r>
      <w:r>
        <w:rPr>
          <w:spacing w:val="-15"/>
        </w:rPr>
        <w:t xml:space="preserve"> </w:t>
      </w:r>
      <w:r>
        <w:t>transfer</w:t>
      </w:r>
      <w:r>
        <w:rPr>
          <w:spacing w:val="-15"/>
        </w:rPr>
        <w:t xml:space="preserve"> </w:t>
      </w:r>
      <w:r>
        <w:t>automatically</w:t>
      </w:r>
      <w:r>
        <w:rPr>
          <w:spacing w:val="-15"/>
        </w:rPr>
        <w:t xml:space="preserve"> </w:t>
      </w:r>
      <w:r>
        <w:t>to</w:t>
      </w:r>
      <w:r>
        <w:rPr>
          <w:spacing w:val="-15"/>
        </w:rPr>
        <w:t xml:space="preserve"> </w:t>
      </w:r>
      <w:r>
        <w:t>other</w:t>
      </w:r>
      <w:r>
        <w:rPr>
          <w:spacing w:val="-15"/>
        </w:rPr>
        <w:t xml:space="preserve"> </w:t>
      </w:r>
      <w:r>
        <w:t>L2s</w:t>
      </w:r>
      <w:r>
        <w:rPr>
          <w:spacing w:val="-15"/>
        </w:rPr>
        <w:t xml:space="preserve"> </w:t>
      </w:r>
      <w:r>
        <w:t>or</w:t>
      </w:r>
      <w:r>
        <w:rPr>
          <w:spacing w:val="-15"/>
        </w:rPr>
        <w:t xml:space="preserve"> </w:t>
      </w:r>
      <w:r>
        <w:t>to</w:t>
      </w:r>
      <w:r>
        <w:rPr>
          <w:spacing w:val="-15"/>
        </w:rPr>
        <w:t xml:space="preserve"> </w:t>
      </w:r>
      <w:r>
        <w:t>Ethereum</w:t>
      </w:r>
      <w:r>
        <w:rPr>
          <w:spacing w:val="-15"/>
        </w:rPr>
        <w:t xml:space="preserve"> </w:t>
      </w:r>
      <w:r>
        <w:t>mainnet</w:t>
      </w:r>
      <w:r>
        <w:rPr>
          <w:spacing w:val="-15"/>
        </w:rPr>
        <w:t xml:space="preserve"> </w:t>
      </w:r>
      <w:r>
        <w:t>without</w:t>
      </w:r>
      <w:r>
        <w:rPr>
          <w:spacing w:val="-15"/>
        </w:rPr>
        <w:t xml:space="preserve"> </w:t>
      </w:r>
      <w:r>
        <w:t xml:space="preserve">re-validation, but the methodological template—allowance graph versus transfer graph, proxy families, rank </w:t>
      </w:r>
      <w:bookmarkStart w:id="109" w:name="ERC-20_tokens_and_the_allowance_lifecycl"/>
      <w:bookmarkStart w:id="110" w:name="_bookmark20"/>
      <w:bookmarkEnd w:id="109"/>
      <w:bookmarkEnd w:id="110"/>
      <w:r>
        <w:t>correlation—is chain-agnostic wherever equivalent logs exist.</w:t>
      </w:r>
    </w:p>
    <w:p w14:paraId="00DC1D19" w14:textId="77777777" w:rsidR="00350CFB" w:rsidRDefault="00350CFB">
      <w:pPr>
        <w:pStyle w:val="a3"/>
        <w:spacing w:before="163"/>
      </w:pPr>
    </w:p>
    <w:p w14:paraId="00DC1D1A" w14:textId="77777777" w:rsidR="00350CFB" w:rsidRDefault="00283FFF">
      <w:pPr>
        <w:pStyle w:val="2"/>
        <w:numPr>
          <w:ilvl w:val="1"/>
          <w:numId w:val="26"/>
        </w:numPr>
        <w:tabs>
          <w:tab w:val="left" w:pos="783"/>
        </w:tabs>
        <w:ind w:left="783" w:hanging="501"/>
      </w:pPr>
      <w:r>
        <w:t>ERC-20</w:t>
      </w:r>
      <w:r>
        <w:rPr>
          <w:spacing w:val="14"/>
        </w:rPr>
        <w:t xml:space="preserve"> </w:t>
      </w:r>
      <w:r>
        <w:t>tokens</w:t>
      </w:r>
      <w:r>
        <w:rPr>
          <w:spacing w:val="15"/>
        </w:rPr>
        <w:t xml:space="preserve"> </w:t>
      </w:r>
      <w:r>
        <w:t>and</w:t>
      </w:r>
      <w:r>
        <w:rPr>
          <w:spacing w:val="14"/>
        </w:rPr>
        <w:t xml:space="preserve"> </w:t>
      </w:r>
      <w:r>
        <w:t>the</w:t>
      </w:r>
      <w:r>
        <w:rPr>
          <w:spacing w:val="15"/>
        </w:rPr>
        <w:t xml:space="preserve"> </w:t>
      </w:r>
      <w:r>
        <w:t>allowance</w:t>
      </w:r>
      <w:r>
        <w:rPr>
          <w:spacing w:val="14"/>
        </w:rPr>
        <w:t xml:space="preserve"> </w:t>
      </w:r>
      <w:r>
        <w:rPr>
          <w:spacing w:val="-2"/>
        </w:rPr>
        <w:t>lifecycle</w:t>
      </w:r>
    </w:p>
    <w:p w14:paraId="00DC1D1B" w14:textId="77777777" w:rsidR="00350CFB" w:rsidRDefault="00350CFB">
      <w:pPr>
        <w:pStyle w:val="a3"/>
        <w:spacing w:before="24"/>
        <w:rPr>
          <w:b/>
          <w:sz w:val="28"/>
        </w:rPr>
      </w:pPr>
    </w:p>
    <w:p w14:paraId="00DC1D1C" w14:textId="77777777" w:rsidR="00350CFB" w:rsidRDefault="00283FFF">
      <w:pPr>
        <w:pStyle w:val="a3"/>
        <w:spacing w:line="374" w:lineRule="auto"/>
        <w:ind w:left="282" w:right="558" w:hanging="8"/>
        <w:jc w:val="both"/>
      </w:pPr>
      <w:r>
        <w:t>The</w:t>
      </w:r>
      <w:r>
        <w:rPr>
          <w:spacing w:val="-15"/>
        </w:rPr>
        <w:t xml:space="preserve"> </w:t>
      </w:r>
      <w:r>
        <w:t>ERC-20</w:t>
      </w:r>
      <w:r>
        <w:rPr>
          <w:spacing w:val="-15"/>
        </w:rPr>
        <w:t xml:space="preserve"> </w:t>
      </w:r>
      <w:r>
        <w:t>standard</w:t>
      </w:r>
      <w:r>
        <w:rPr>
          <w:spacing w:val="-15"/>
        </w:rPr>
        <w:t xml:space="preserve"> </w:t>
      </w:r>
      <w:r>
        <w:t>defines</w:t>
      </w:r>
      <w:r>
        <w:rPr>
          <w:spacing w:val="-15"/>
        </w:rPr>
        <w:t xml:space="preserve"> </w:t>
      </w:r>
      <w:r>
        <w:t>a</w:t>
      </w:r>
      <w:r>
        <w:rPr>
          <w:spacing w:val="-15"/>
        </w:rPr>
        <w:t xml:space="preserve"> </w:t>
      </w:r>
      <w:r>
        <w:t>common</w:t>
      </w:r>
      <w:r>
        <w:rPr>
          <w:spacing w:val="-15"/>
        </w:rPr>
        <w:t xml:space="preserve"> </w:t>
      </w:r>
      <w:r>
        <w:t>interface</w:t>
      </w:r>
      <w:r>
        <w:rPr>
          <w:spacing w:val="-15"/>
        </w:rPr>
        <w:t xml:space="preserve"> </w:t>
      </w:r>
      <w:r>
        <w:t>for</w:t>
      </w:r>
      <w:r>
        <w:rPr>
          <w:spacing w:val="-15"/>
        </w:rPr>
        <w:t xml:space="preserve"> </w:t>
      </w:r>
      <w:r>
        <w:t>fungible</w:t>
      </w:r>
      <w:r>
        <w:rPr>
          <w:spacing w:val="-15"/>
        </w:rPr>
        <w:t xml:space="preserve"> </w:t>
      </w:r>
      <w:r>
        <w:t>tokens:</w:t>
      </w:r>
      <w:r>
        <w:rPr>
          <w:spacing w:val="-12"/>
        </w:rPr>
        <w:t xml:space="preserve"> </w:t>
      </w:r>
      <w:r>
        <w:rPr>
          <w:rFonts w:ascii="Courier New"/>
        </w:rPr>
        <w:t>transfer</w:t>
      </w:r>
      <w:r>
        <w:t>,</w:t>
      </w:r>
      <w:r>
        <w:rPr>
          <w:spacing w:val="-14"/>
        </w:rPr>
        <w:t xml:space="preserve"> </w:t>
      </w:r>
      <w:r>
        <w:rPr>
          <w:rFonts w:ascii="Courier New"/>
        </w:rPr>
        <w:t>approve</w:t>
      </w:r>
      <w:r>
        <w:t>,</w:t>
      </w:r>
      <w:r>
        <w:rPr>
          <w:spacing w:val="-15"/>
        </w:rPr>
        <w:t xml:space="preserve"> </w:t>
      </w:r>
      <w:r>
        <w:rPr>
          <w:rFonts w:ascii="Courier New"/>
        </w:rPr>
        <w:t xml:space="preserve">tr </w:t>
      </w:r>
      <w:r>
        <w:rPr>
          <w:rFonts w:ascii="Courier New"/>
          <w:w w:val="90"/>
        </w:rPr>
        <w:t>ansferFrom</w:t>
      </w:r>
      <w:r>
        <w:rPr>
          <w:w w:val="90"/>
        </w:rPr>
        <w:t xml:space="preserve">, </w:t>
      </w:r>
      <w:r>
        <w:rPr>
          <w:rFonts w:ascii="Courier New"/>
          <w:w w:val="90"/>
        </w:rPr>
        <w:t>allowance</w:t>
      </w:r>
      <w:r>
        <w:rPr>
          <w:w w:val="90"/>
        </w:rPr>
        <w:t xml:space="preserve">, and related events </w:t>
      </w:r>
      <w:hyperlink w:anchor="_bookmark151" w:history="1">
        <w:r>
          <w:rPr>
            <w:w w:val="90"/>
            <w:vertAlign w:val="superscript"/>
          </w:rPr>
          <w:t>[18]</w:t>
        </w:r>
      </w:hyperlink>
      <w:r>
        <w:rPr>
          <w:w w:val="90"/>
        </w:rPr>
        <w:t>.</w:t>
      </w:r>
      <w:r>
        <w:rPr>
          <w:spacing w:val="40"/>
        </w:rPr>
        <w:t xml:space="preserve"> </w:t>
      </w:r>
      <w:r>
        <w:rPr>
          <w:w w:val="90"/>
        </w:rPr>
        <w:t xml:space="preserve">When an owner calls </w:t>
      </w:r>
      <w:r>
        <w:rPr>
          <w:rFonts w:ascii="Courier New"/>
          <w:w w:val="90"/>
        </w:rPr>
        <w:t xml:space="preserve">approve(spender,amo </w:t>
      </w:r>
      <w:r>
        <w:rPr>
          <w:rFonts w:ascii="Courier New"/>
        </w:rPr>
        <w:t>unt)</w:t>
      </w:r>
      <w:r>
        <w:t>,</w:t>
      </w:r>
      <w:r>
        <w:rPr>
          <w:spacing w:val="-15"/>
        </w:rPr>
        <w:t xml:space="preserve"> </w:t>
      </w:r>
      <w:r>
        <w:t>the</w:t>
      </w:r>
      <w:r>
        <w:rPr>
          <w:spacing w:val="-15"/>
        </w:rPr>
        <w:t xml:space="preserve"> </w:t>
      </w:r>
      <w:r>
        <w:t>token</w:t>
      </w:r>
      <w:r>
        <w:rPr>
          <w:spacing w:val="-15"/>
        </w:rPr>
        <w:t xml:space="preserve"> </w:t>
      </w:r>
      <w:r>
        <w:t>contract</w:t>
      </w:r>
      <w:r>
        <w:rPr>
          <w:spacing w:val="-15"/>
        </w:rPr>
        <w:t xml:space="preserve"> </w:t>
      </w:r>
      <w:r>
        <w:t>records</w:t>
      </w:r>
      <w:r>
        <w:rPr>
          <w:spacing w:val="-15"/>
        </w:rPr>
        <w:t xml:space="preserve"> </w:t>
      </w:r>
      <w:r>
        <w:t>that</w:t>
      </w:r>
      <w:r>
        <w:rPr>
          <w:spacing w:val="-15"/>
        </w:rPr>
        <w:t xml:space="preserve"> </w:t>
      </w:r>
      <w:r>
        <w:rPr>
          <w:rFonts w:ascii="Courier New"/>
        </w:rPr>
        <w:t>spender</w:t>
      </w:r>
      <w:r>
        <w:rPr>
          <w:rFonts w:ascii="Courier New"/>
          <w:spacing w:val="-36"/>
        </w:rPr>
        <w:t xml:space="preserve"> </w:t>
      </w:r>
      <w:r>
        <w:t>may</w:t>
      </w:r>
      <w:r>
        <w:rPr>
          <w:spacing w:val="-15"/>
        </w:rPr>
        <w:t xml:space="preserve"> </w:t>
      </w:r>
      <w:r>
        <w:t>transfer</w:t>
      </w:r>
      <w:r>
        <w:rPr>
          <w:spacing w:val="-15"/>
        </w:rPr>
        <w:t xml:space="preserve"> </w:t>
      </w:r>
      <w:r>
        <w:t>up</w:t>
      </w:r>
      <w:r>
        <w:rPr>
          <w:spacing w:val="-15"/>
        </w:rPr>
        <w:t xml:space="preserve"> </w:t>
      </w:r>
      <w:r>
        <w:t>to</w:t>
      </w:r>
      <w:r>
        <w:rPr>
          <w:spacing w:val="-15"/>
        </w:rPr>
        <w:t xml:space="preserve"> </w:t>
      </w:r>
      <w:r>
        <w:rPr>
          <w:rFonts w:ascii="Courier New"/>
        </w:rPr>
        <w:t>amount</w:t>
      </w:r>
      <w:r>
        <w:rPr>
          <w:rFonts w:ascii="Courier New"/>
          <w:spacing w:val="-37"/>
        </w:rPr>
        <w:t xml:space="preserve"> </w:t>
      </w:r>
      <w:r>
        <w:t>from</w:t>
      </w:r>
      <w:r>
        <w:rPr>
          <w:spacing w:val="-15"/>
        </w:rPr>
        <w:t xml:space="preserve"> </w:t>
      </w:r>
      <w:r>
        <w:t>the</w:t>
      </w:r>
      <w:r>
        <w:rPr>
          <w:spacing w:val="-15"/>
        </w:rPr>
        <w:t xml:space="preserve"> </w:t>
      </w:r>
      <w:r>
        <w:t>owner.</w:t>
      </w:r>
      <w:r>
        <w:rPr>
          <w:spacing w:val="-15"/>
        </w:rPr>
        <w:t xml:space="preserve"> </w:t>
      </w:r>
      <w:r>
        <w:t xml:space="preserve">The </w:t>
      </w:r>
      <w:r>
        <w:rPr>
          <w:spacing w:val="-8"/>
        </w:rPr>
        <w:t>spender</w:t>
      </w:r>
      <w:r>
        <w:rPr>
          <w:spacing w:val="-7"/>
        </w:rPr>
        <w:t xml:space="preserve"> </w:t>
      </w:r>
      <w:r>
        <w:rPr>
          <w:spacing w:val="-8"/>
        </w:rPr>
        <w:t>later</w:t>
      </w:r>
      <w:r>
        <w:rPr>
          <w:spacing w:val="-7"/>
        </w:rPr>
        <w:t xml:space="preserve"> </w:t>
      </w:r>
      <w:r>
        <w:rPr>
          <w:spacing w:val="-8"/>
        </w:rPr>
        <w:t>calls</w:t>
      </w:r>
      <w:r>
        <w:rPr>
          <w:spacing w:val="-7"/>
        </w:rPr>
        <w:t xml:space="preserve"> </w:t>
      </w:r>
      <w:r>
        <w:rPr>
          <w:rFonts w:ascii="Courier New"/>
          <w:spacing w:val="-8"/>
        </w:rPr>
        <w:t>transferFrom</w:t>
      </w:r>
      <w:r>
        <w:rPr>
          <w:rFonts w:ascii="Courier New"/>
          <w:spacing w:val="-28"/>
        </w:rPr>
        <w:t xml:space="preserve"> </w:t>
      </w:r>
      <w:r>
        <w:rPr>
          <w:spacing w:val="-8"/>
        </w:rPr>
        <w:t>to</w:t>
      </w:r>
      <w:r>
        <w:rPr>
          <w:spacing w:val="-7"/>
        </w:rPr>
        <w:t xml:space="preserve"> </w:t>
      </w:r>
      <w:r>
        <w:rPr>
          <w:spacing w:val="-8"/>
        </w:rPr>
        <w:t>move</w:t>
      </w:r>
      <w:r>
        <w:rPr>
          <w:spacing w:val="-7"/>
        </w:rPr>
        <w:t xml:space="preserve"> </w:t>
      </w:r>
      <w:r>
        <w:rPr>
          <w:spacing w:val="-8"/>
        </w:rPr>
        <w:t>tokens.</w:t>
      </w:r>
      <w:r>
        <w:rPr>
          <w:spacing w:val="3"/>
        </w:rPr>
        <w:t xml:space="preserve"> </w:t>
      </w:r>
      <w:r>
        <w:rPr>
          <w:spacing w:val="-8"/>
        </w:rPr>
        <w:t>EIP-2612</w:t>
      </w:r>
      <w:r>
        <w:rPr>
          <w:spacing w:val="5"/>
        </w:rPr>
        <w:t xml:space="preserve"> </w:t>
      </w:r>
      <w:r>
        <w:rPr>
          <w:rFonts w:ascii="Courier New"/>
          <w:spacing w:val="-8"/>
        </w:rPr>
        <w:t>permit</w:t>
      </w:r>
      <w:r>
        <w:rPr>
          <w:rFonts w:ascii="Courier New"/>
          <w:spacing w:val="-28"/>
        </w:rPr>
        <w:t xml:space="preserve"> </w:t>
      </w:r>
      <w:r>
        <w:rPr>
          <w:spacing w:val="-8"/>
        </w:rPr>
        <w:t>allows</w:t>
      </w:r>
      <w:r>
        <w:rPr>
          <w:spacing w:val="5"/>
        </w:rPr>
        <w:t xml:space="preserve"> </w:t>
      </w:r>
      <w:r>
        <w:rPr>
          <w:spacing w:val="-8"/>
        </w:rPr>
        <w:t>allowance</w:t>
      </w:r>
      <w:r>
        <w:rPr>
          <w:spacing w:val="5"/>
        </w:rPr>
        <w:t xml:space="preserve"> </w:t>
      </w:r>
      <w:r>
        <w:rPr>
          <w:spacing w:val="-8"/>
        </w:rPr>
        <w:t>updates</w:t>
      </w:r>
      <w:r>
        <w:rPr>
          <w:spacing w:val="5"/>
        </w:rPr>
        <w:t xml:space="preserve"> </w:t>
      </w:r>
      <w:r>
        <w:rPr>
          <w:spacing w:val="-8"/>
        </w:rPr>
        <w:t xml:space="preserve">via </w:t>
      </w:r>
      <w:r>
        <w:t>off-chain</w:t>
      </w:r>
      <w:r>
        <w:rPr>
          <w:spacing w:val="-15"/>
        </w:rPr>
        <w:t xml:space="preserve"> </w:t>
      </w:r>
      <w:r>
        <w:t>signatures</w:t>
      </w:r>
      <w:r>
        <w:rPr>
          <w:spacing w:val="-15"/>
        </w:rPr>
        <w:t xml:space="preserve"> </w:t>
      </w:r>
      <w:r>
        <w:t>settled</w:t>
      </w:r>
      <w:r>
        <w:rPr>
          <w:spacing w:val="-15"/>
        </w:rPr>
        <w:t xml:space="preserve"> </w:t>
      </w:r>
      <w:r>
        <w:t>in</w:t>
      </w:r>
      <w:r>
        <w:rPr>
          <w:spacing w:val="-15"/>
        </w:rPr>
        <w:t xml:space="preserve"> </w:t>
      </w:r>
      <w:r>
        <w:t>a</w:t>
      </w:r>
      <w:r>
        <w:rPr>
          <w:spacing w:val="-15"/>
        </w:rPr>
        <w:t xml:space="preserve"> </w:t>
      </w:r>
      <w:r>
        <w:t>single</w:t>
      </w:r>
      <w:r>
        <w:rPr>
          <w:spacing w:val="-15"/>
        </w:rPr>
        <w:t xml:space="preserve"> </w:t>
      </w:r>
      <w:r>
        <w:t>transaction</w:t>
      </w:r>
      <w:r>
        <w:rPr>
          <w:spacing w:val="-15"/>
        </w:rPr>
        <w:t xml:space="preserve"> </w:t>
      </w:r>
      <w:hyperlink w:anchor="_bookmark152" w:history="1">
        <w:r>
          <w:rPr>
            <w:vertAlign w:val="superscript"/>
          </w:rPr>
          <w:t>[19]</w:t>
        </w:r>
      </w:hyperlink>
      <w:r>
        <w:t>,</w:t>
      </w:r>
      <w:r>
        <w:rPr>
          <w:spacing w:val="-13"/>
        </w:rPr>
        <w:t xml:space="preserve"> </w:t>
      </w:r>
      <w:r>
        <w:t>improving</w:t>
      </w:r>
      <w:r>
        <w:rPr>
          <w:spacing w:val="-15"/>
        </w:rPr>
        <w:t xml:space="preserve"> </w:t>
      </w:r>
      <w:r>
        <w:t>user</w:t>
      </w:r>
      <w:r>
        <w:rPr>
          <w:spacing w:val="-15"/>
        </w:rPr>
        <w:t xml:space="preserve"> </w:t>
      </w:r>
      <w:r>
        <w:t>experience</w:t>
      </w:r>
      <w:r>
        <w:rPr>
          <w:spacing w:val="-15"/>
        </w:rPr>
        <w:t xml:space="preserve"> </w:t>
      </w:r>
      <w:r>
        <w:t>without</w:t>
      </w:r>
      <w:r>
        <w:rPr>
          <w:spacing w:val="-15"/>
        </w:rPr>
        <w:t xml:space="preserve"> </w:t>
      </w:r>
      <w:r>
        <w:t>changing the fundamental authorization semantics.</w:t>
      </w:r>
    </w:p>
    <w:p w14:paraId="00DC1D1D" w14:textId="77777777" w:rsidR="00350CFB" w:rsidRDefault="00283FFF">
      <w:pPr>
        <w:pStyle w:val="a3"/>
        <w:spacing w:before="89" w:line="396" w:lineRule="auto"/>
        <w:ind w:left="273" w:right="524" w:firstLine="8"/>
        <w:jc w:val="both"/>
      </w:pPr>
      <w:r>
        <w:t>Figure</w:t>
      </w:r>
      <w:r>
        <w:rPr>
          <w:spacing w:val="-4"/>
        </w:rPr>
        <w:t xml:space="preserve"> </w:t>
      </w:r>
      <w:hyperlink w:anchor="_bookmark22" w:history="1">
        <w:r>
          <w:t>2.1</w:t>
        </w:r>
      </w:hyperlink>
      <w:r>
        <w:rPr>
          <w:spacing w:val="-4"/>
        </w:rPr>
        <w:t xml:space="preserve"> </w:t>
      </w:r>
      <w:r>
        <w:t>illustrates</w:t>
      </w:r>
      <w:r>
        <w:rPr>
          <w:spacing w:val="-4"/>
        </w:rPr>
        <w:t xml:space="preserve"> </w:t>
      </w:r>
      <w:r>
        <w:t>the</w:t>
      </w:r>
      <w:r>
        <w:rPr>
          <w:spacing w:val="-4"/>
        </w:rPr>
        <w:t xml:space="preserve"> </w:t>
      </w:r>
      <w:r>
        <w:t>lifecycle.</w:t>
      </w:r>
      <w:r>
        <w:rPr>
          <w:spacing w:val="18"/>
        </w:rPr>
        <w:t xml:space="preserve"> </w:t>
      </w:r>
      <w:r>
        <w:t>Critically,</w:t>
      </w:r>
      <w:r>
        <w:rPr>
          <w:spacing w:val="-4"/>
        </w:rPr>
        <w:t xml:space="preserve"> </w:t>
      </w:r>
      <w:r>
        <w:t>an</w:t>
      </w:r>
      <w:r>
        <w:rPr>
          <w:spacing w:val="-4"/>
        </w:rPr>
        <w:t xml:space="preserve"> </w:t>
      </w:r>
      <w:r>
        <w:t>allowance</w:t>
      </w:r>
      <w:r>
        <w:rPr>
          <w:spacing w:val="-4"/>
        </w:rPr>
        <w:t xml:space="preserve"> </w:t>
      </w:r>
      <w:r>
        <w:t>is</w:t>
      </w:r>
      <w:r>
        <w:rPr>
          <w:spacing w:val="-4"/>
        </w:rPr>
        <w:t xml:space="preserve"> </w:t>
      </w:r>
      <w:r>
        <w:t>an</w:t>
      </w:r>
      <w:r>
        <w:rPr>
          <w:spacing w:val="-4"/>
        </w:rPr>
        <w:t xml:space="preserve"> </w:t>
      </w:r>
      <w:r>
        <w:rPr>
          <w:i/>
        </w:rPr>
        <w:t>explicit</w:t>
      </w:r>
      <w:r>
        <w:rPr>
          <w:i/>
          <w:spacing w:val="-4"/>
        </w:rPr>
        <w:t xml:space="preserve"> </w:t>
      </w:r>
      <w:r>
        <w:rPr>
          <w:i/>
        </w:rPr>
        <w:t>authorization</w:t>
      </w:r>
      <w:r>
        <w:t>,</w:t>
      </w:r>
      <w:r>
        <w:rPr>
          <w:spacing w:val="-4"/>
        </w:rPr>
        <w:t xml:space="preserve"> </w:t>
      </w:r>
      <w:r>
        <w:t>not</w:t>
      </w:r>
      <w:r>
        <w:rPr>
          <w:spacing w:val="-4"/>
        </w:rPr>
        <w:t xml:space="preserve"> </w:t>
      </w:r>
      <w:r>
        <w:t>a</w:t>
      </w:r>
      <w:r>
        <w:rPr>
          <w:spacing w:val="-4"/>
        </w:rPr>
        <w:t xml:space="preserve"> </w:t>
      </w:r>
      <w:r>
        <w:t>com-pleted</w:t>
      </w:r>
      <w:r>
        <w:rPr>
          <w:spacing w:val="-2"/>
        </w:rPr>
        <w:t xml:space="preserve"> </w:t>
      </w:r>
      <w:r>
        <w:t>transfer.</w:t>
      </w:r>
      <w:r>
        <w:rPr>
          <w:spacing w:val="20"/>
        </w:rPr>
        <w:t xml:space="preserve"> </w:t>
      </w:r>
      <w:r>
        <w:t>Owners</w:t>
      </w:r>
      <w:r>
        <w:rPr>
          <w:spacing w:val="-2"/>
        </w:rPr>
        <w:t xml:space="preserve"> </w:t>
      </w:r>
      <w:r>
        <w:t>may</w:t>
      </w:r>
      <w:r>
        <w:rPr>
          <w:spacing w:val="-2"/>
        </w:rPr>
        <w:t xml:space="preserve"> </w:t>
      </w:r>
      <w:r>
        <w:t>set</w:t>
      </w:r>
      <w:r>
        <w:rPr>
          <w:spacing w:val="-2"/>
        </w:rPr>
        <w:t xml:space="preserve"> </w:t>
      </w:r>
      <w:r>
        <w:t>allowances</w:t>
      </w:r>
      <w:r>
        <w:rPr>
          <w:spacing w:val="-2"/>
        </w:rPr>
        <w:t xml:space="preserve"> </w:t>
      </w:r>
      <w:r>
        <w:t>to</w:t>
      </w:r>
      <w:r>
        <w:rPr>
          <w:spacing w:val="-2"/>
        </w:rPr>
        <w:t xml:space="preserve"> </w:t>
      </w:r>
      <w:r>
        <w:t>routers,</w:t>
      </w:r>
      <w:r>
        <w:rPr>
          <w:spacing w:val="-2"/>
        </w:rPr>
        <w:t xml:space="preserve"> </w:t>
      </w:r>
      <w:r>
        <w:t>vaults,</w:t>
      </w:r>
      <w:r>
        <w:rPr>
          <w:spacing w:val="-2"/>
        </w:rPr>
        <w:t xml:space="preserve"> </w:t>
      </w:r>
      <w:r>
        <w:t>or</w:t>
      </w:r>
      <w:r>
        <w:rPr>
          <w:spacing w:val="-2"/>
        </w:rPr>
        <w:t xml:space="preserve"> </w:t>
      </w:r>
      <w:r>
        <w:t>trading</w:t>
      </w:r>
      <w:r>
        <w:rPr>
          <w:spacing w:val="-2"/>
        </w:rPr>
        <w:t xml:space="preserve"> </w:t>
      </w:r>
      <w:r>
        <w:t>contracts</w:t>
      </w:r>
      <w:r>
        <w:rPr>
          <w:spacing w:val="-2"/>
        </w:rPr>
        <w:t xml:space="preserve"> </w:t>
      </w:r>
      <w:r>
        <w:t>they</w:t>
      </w:r>
      <w:r>
        <w:rPr>
          <w:spacing w:val="-2"/>
        </w:rPr>
        <w:t xml:space="preserve"> </w:t>
      </w:r>
      <w:r>
        <w:t>trust</w:t>
      </w:r>
      <w:r>
        <w:rPr>
          <w:spacing w:val="-2"/>
        </w:rPr>
        <w:t xml:space="preserve"> </w:t>
      </w:r>
      <w:r>
        <w:t>to</w:t>
      </w:r>
      <w:r>
        <w:rPr>
          <w:spacing w:val="-2"/>
        </w:rPr>
        <w:t xml:space="preserve"> </w:t>
      </w:r>
      <w:r>
        <w:t>act within limits.</w:t>
      </w:r>
      <w:r>
        <w:rPr>
          <w:spacing w:val="40"/>
        </w:rPr>
        <w:t xml:space="preserve"> </w:t>
      </w:r>
      <w:r>
        <w:t>Revocation (approving zero) and replacement (a new non-zero allowance) update the live authorization state.</w:t>
      </w:r>
      <w:r>
        <w:rPr>
          <w:spacing w:val="40"/>
        </w:rPr>
        <w:t xml:space="preserve"> </w:t>
      </w:r>
      <w:r>
        <w:t xml:space="preserve">EndorseRank therefore uses the </w:t>
      </w:r>
      <w:r>
        <w:rPr>
          <w:i/>
        </w:rPr>
        <w:t xml:space="preserve">latest </w:t>
      </w:r>
      <w:r>
        <w:t>allowance per owner–spender pair as edge strength: older approvals are superseded rather than decayed continuously.</w:t>
      </w:r>
    </w:p>
    <w:p w14:paraId="00DC1D1E" w14:textId="77777777" w:rsidR="00350CFB" w:rsidRDefault="00283FFF">
      <w:pPr>
        <w:pStyle w:val="a3"/>
        <w:spacing w:before="19" w:line="396" w:lineRule="auto"/>
        <w:ind w:left="282" w:right="533"/>
        <w:jc w:val="both"/>
      </w:pPr>
      <w:r>
        <w:t>From</w:t>
      </w:r>
      <w:r>
        <w:rPr>
          <w:spacing w:val="-15"/>
        </w:rPr>
        <w:t xml:space="preserve"> </w:t>
      </w:r>
      <w:r>
        <w:t>a</w:t>
      </w:r>
      <w:r>
        <w:rPr>
          <w:spacing w:val="-15"/>
        </w:rPr>
        <w:t xml:space="preserve"> </w:t>
      </w:r>
      <w:r>
        <w:t>measurement</w:t>
      </w:r>
      <w:r>
        <w:rPr>
          <w:spacing w:val="-15"/>
        </w:rPr>
        <w:t xml:space="preserve"> </w:t>
      </w:r>
      <w:r>
        <w:t>perspective,</w:t>
      </w:r>
      <w:r>
        <w:rPr>
          <w:spacing w:val="-15"/>
        </w:rPr>
        <w:t xml:space="preserve"> </w:t>
      </w:r>
      <w:r>
        <w:t>allowances</w:t>
      </w:r>
      <w:r>
        <w:rPr>
          <w:spacing w:val="-15"/>
        </w:rPr>
        <w:t xml:space="preserve"> </w:t>
      </w:r>
      <w:r>
        <w:t>are</w:t>
      </w:r>
      <w:r>
        <w:rPr>
          <w:spacing w:val="-15"/>
        </w:rPr>
        <w:t xml:space="preserve"> </w:t>
      </w:r>
      <w:r>
        <w:t>sparser</w:t>
      </w:r>
      <w:r>
        <w:rPr>
          <w:spacing w:val="-15"/>
        </w:rPr>
        <w:t xml:space="preserve"> </w:t>
      </w:r>
      <w:r>
        <w:t>than</w:t>
      </w:r>
      <w:r>
        <w:rPr>
          <w:spacing w:val="-15"/>
        </w:rPr>
        <w:t xml:space="preserve"> </w:t>
      </w:r>
      <w:r>
        <w:t>transfers:</w:t>
      </w:r>
      <w:r>
        <w:rPr>
          <w:spacing w:val="-15"/>
        </w:rPr>
        <w:t xml:space="preserve"> </w:t>
      </w:r>
      <w:r>
        <w:t>many</w:t>
      </w:r>
      <w:r>
        <w:rPr>
          <w:spacing w:val="-15"/>
        </w:rPr>
        <w:t xml:space="preserve"> </w:t>
      </w:r>
      <w:r>
        <w:t>transfers</w:t>
      </w:r>
      <w:r>
        <w:rPr>
          <w:spacing w:val="-15"/>
        </w:rPr>
        <w:t xml:space="preserve"> </w:t>
      </w:r>
      <w:r>
        <w:t>occur</w:t>
      </w:r>
      <w:r>
        <w:rPr>
          <w:spacing w:val="-15"/>
        </w:rPr>
        <w:t xml:space="preserve"> </w:t>
      </w:r>
      <w:r>
        <w:t>under a single approval, and many wallets never approve third-party spenders.</w:t>
      </w:r>
      <w:r>
        <w:rPr>
          <w:spacing w:val="40"/>
        </w:rPr>
        <w:t xml:space="preserve"> </w:t>
      </w:r>
      <w:r>
        <w:t xml:space="preserve">This sparsity is both a computational advantage and a semantic claim—EndorseRank measures authorization networks, </w:t>
      </w:r>
      <w:bookmarkStart w:id="111" w:name="Graph-based_on-chain_reputation"/>
      <w:bookmarkStart w:id="112" w:name="_bookmark21"/>
      <w:bookmarkEnd w:id="111"/>
      <w:bookmarkEnd w:id="112"/>
      <w:r>
        <w:t>not payment networks.</w:t>
      </w:r>
    </w:p>
    <w:p w14:paraId="00DC1D1F" w14:textId="77777777" w:rsidR="00350CFB" w:rsidRDefault="00350CFB">
      <w:pPr>
        <w:pStyle w:val="a3"/>
        <w:spacing w:before="162"/>
      </w:pPr>
    </w:p>
    <w:p w14:paraId="00DC1D20" w14:textId="77777777" w:rsidR="00350CFB" w:rsidRDefault="00283FFF">
      <w:pPr>
        <w:pStyle w:val="2"/>
        <w:numPr>
          <w:ilvl w:val="1"/>
          <w:numId w:val="26"/>
        </w:numPr>
        <w:tabs>
          <w:tab w:val="left" w:pos="783"/>
        </w:tabs>
        <w:spacing w:before="1"/>
        <w:ind w:left="783" w:hanging="501"/>
      </w:pPr>
      <w:r>
        <w:t>Graph-based</w:t>
      </w:r>
      <w:r>
        <w:rPr>
          <w:spacing w:val="18"/>
        </w:rPr>
        <w:t xml:space="preserve"> </w:t>
      </w:r>
      <w:r>
        <w:t>on-chain</w:t>
      </w:r>
      <w:r>
        <w:rPr>
          <w:spacing w:val="19"/>
        </w:rPr>
        <w:t xml:space="preserve"> </w:t>
      </w:r>
      <w:r>
        <w:rPr>
          <w:spacing w:val="-2"/>
        </w:rPr>
        <w:t>reputation</w:t>
      </w:r>
    </w:p>
    <w:p w14:paraId="00DC1D21" w14:textId="77777777" w:rsidR="00350CFB" w:rsidRDefault="00350CFB">
      <w:pPr>
        <w:pStyle w:val="a3"/>
        <w:spacing w:before="23"/>
        <w:rPr>
          <w:b/>
          <w:sz w:val="28"/>
        </w:rPr>
      </w:pPr>
    </w:p>
    <w:p w14:paraId="00DC1D22" w14:textId="77777777" w:rsidR="00350CFB" w:rsidRDefault="00283FFF">
      <w:pPr>
        <w:pStyle w:val="a3"/>
        <w:spacing w:before="1" w:line="396" w:lineRule="auto"/>
        <w:ind w:left="282" w:right="528"/>
        <w:jc w:val="both"/>
      </w:pPr>
      <w:r>
        <w:t xml:space="preserve">PageRank and variants rank nodes by propagated influence through directed edges </w:t>
      </w:r>
      <w:hyperlink w:anchor="_bookmark141" w:history="1">
        <w:r>
          <w:rPr>
            <w:vertAlign w:val="superscript"/>
          </w:rPr>
          <w:t>[8]</w:t>
        </w:r>
      </w:hyperlink>
      <w:r>
        <w:rPr>
          <w:vertAlign w:val="superscript"/>
        </w:rPr>
        <w:t>,</w:t>
      </w:r>
      <w:hyperlink w:anchor="_bookmark182" w:history="1">
        <w:r>
          <w:rPr>
            <w:vertAlign w:val="superscript"/>
          </w:rPr>
          <w:t>[49]</w:t>
        </w:r>
      </w:hyperlink>
      <w:r>
        <w:t>.</w:t>
      </w:r>
      <w:r>
        <w:rPr>
          <w:spacing w:val="40"/>
        </w:rPr>
        <w:t xml:space="preserve"> </w:t>
      </w:r>
      <w:r>
        <w:t>Do et al.</w:t>
      </w:r>
      <w:hyperlink w:anchor="_bookmark149" w:history="1">
        <w:r>
          <w:rPr>
            <w:vertAlign w:val="superscript"/>
          </w:rPr>
          <w:t>[16]</w:t>
        </w:r>
      </w:hyperlink>
      <w:r>
        <w:rPr>
          <w:spacing w:val="-15"/>
        </w:rPr>
        <w:t xml:space="preserve"> </w:t>
      </w:r>
      <w:r>
        <w:t>apply</w:t>
      </w:r>
      <w:r>
        <w:rPr>
          <w:spacing w:val="-15"/>
        </w:rPr>
        <w:t xml:space="preserve"> </w:t>
      </w:r>
      <w:r>
        <w:t>Adaptive</w:t>
      </w:r>
      <w:r>
        <w:rPr>
          <w:spacing w:val="-15"/>
        </w:rPr>
        <w:t xml:space="preserve"> </w:t>
      </w:r>
      <w:r>
        <w:t>Weighted</w:t>
      </w:r>
      <w:r>
        <w:rPr>
          <w:spacing w:val="-15"/>
        </w:rPr>
        <w:t xml:space="preserve"> </w:t>
      </w:r>
      <w:r>
        <w:t>PageRank</w:t>
      </w:r>
      <w:r>
        <w:rPr>
          <w:spacing w:val="-15"/>
        </w:rPr>
        <w:t xml:space="preserve"> </w:t>
      </w:r>
      <w:r>
        <w:t>(AWP)</w:t>
      </w:r>
      <w:r>
        <w:rPr>
          <w:spacing w:val="-15"/>
        </w:rPr>
        <w:t xml:space="preserve"> </w:t>
      </w:r>
      <w:r>
        <w:t>to</w:t>
      </w:r>
      <w:r>
        <w:rPr>
          <w:spacing w:val="-15"/>
        </w:rPr>
        <w:t xml:space="preserve"> </w:t>
      </w:r>
      <w:r>
        <w:t>Ethereum</w:t>
      </w:r>
      <w:r>
        <w:rPr>
          <w:spacing w:val="-15"/>
        </w:rPr>
        <w:t xml:space="preserve"> </w:t>
      </w:r>
      <w:r>
        <w:t>transaction</w:t>
      </w:r>
      <w:r>
        <w:rPr>
          <w:spacing w:val="-15"/>
        </w:rPr>
        <w:t xml:space="preserve"> </w:t>
      </w:r>
      <w:r>
        <w:t>graphs,</w:t>
      </w:r>
      <w:r>
        <w:rPr>
          <w:spacing w:val="-15"/>
        </w:rPr>
        <w:t xml:space="preserve"> </w:t>
      </w:r>
      <w:r>
        <w:t>weighting</w:t>
      </w:r>
      <w:r>
        <w:rPr>
          <w:spacing w:val="-15"/>
        </w:rPr>
        <w:t xml:space="preserve"> </w:t>
      </w:r>
      <w:r>
        <w:t>edges by</w:t>
      </w:r>
      <w:r>
        <w:rPr>
          <w:spacing w:val="-1"/>
        </w:rPr>
        <w:t xml:space="preserve"> </w:t>
      </w:r>
      <w:r>
        <w:t>transfer</w:t>
      </w:r>
      <w:r>
        <w:rPr>
          <w:spacing w:val="1"/>
        </w:rPr>
        <w:t xml:space="preserve"> </w:t>
      </w:r>
      <w:r>
        <w:t>value and logistic</w:t>
      </w:r>
      <w:r>
        <w:rPr>
          <w:spacing w:val="1"/>
        </w:rPr>
        <w:t xml:space="preserve"> </w:t>
      </w:r>
      <w:r>
        <w:t>time-decay.</w:t>
      </w:r>
      <w:r>
        <w:rPr>
          <w:spacing w:val="34"/>
        </w:rPr>
        <w:t xml:space="preserve"> </w:t>
      </w:r>
      <w:r>
        <w:t>They validate</w:t>
      </w:r>
      <w:r>
        <w:rPr>
          <w:spacing w:val="1"/>
        </w:rPr>
        <w:t xml:space="preserve"> </w:t>
      </w:r>
      <w:r>
        <w:t xml:space="preserve">scores against </w:t>
      </w:r>
      <w:r>
        <w:rPr>
          <w:b/>
        </w:rPr>
        <w:t xml:space="preserve">in-degree </w:t>
      </w:r>
      <w:r>
        <w:t>and</w:t>
      </w:r>
      <w:r>
        <w:rPr>
          <w:spacing w:val="1"/>
        </w:rPr>
        <w:t xml:space="preserve"> </w:t>
      </w:r>
      <w:r>
        <w:rPr>
          <w:b/>
        </w:rPr>
        <w:t>in-</w:t>
      </w:r>
      <w:r>
        <w:rPr>
          <w:b/>
          <w:spacing w:val="-2"/>
        </w:rPr>
        <w:t>value</w:t>
      </w:r>
      <w:r>
        <w:rPr>
          <w:spacing w:val="-2"/>
        </w:rPr>
        <w:t>—</w:t>
      </w:r>
    </w:p>
    <w:p w14:paraId="00DC1D23" w14:textId="77777777" w:rsidR="00350CFB" w:rsidRDefault="00350CFB">
      <w:pPr>
        <w:pStyle w:val="a3"/>
        <w:spacing w:line="396" w:lineRule="auto"/>
        <w:jc w:val="both"/>
        <w:sectPr w:rsidR="00350CFB">
          <w:pgSz w:w="11910" w:h="16840"/>
          <w:pgMar w:top="1840" w:right="708" w:bottom="2300" w:left="992" w:header="0" w:footer="2115" w:gutter="0"/>
          <w:cols w:space="720"/>
        </w:sectPr>
      </w:pPr>
    </w:p>
    <w:p w14:paraId="00DC1D24" w14:textId="77777777" w:rsidR="00350CFB" w:rsidRDefault="00283FFF">
      <w:pPr>
        <w:ind w:left="1158"/>
        <w:rPr>
          <w:sz w:val="20"/>
        </w:rPr>
      </w:pPr>
      <w:r>
        <w:rPr>
          <w:noProof/>
          <w:sz w:val="20"/>
        </w:rPr>
        <mc:AlternateContent>
          <mc:Choice Requires="wpg">
            <w:drawing>
              <wp:inline distT="0" distB="0" distL="0" distR="0" wp14:anchorId="00DC26F8" wp14:editId="00DC26F9">
                <wp:extent cx="4829175" cy="2147570"/>
                <wp:effectExtent l="9525" t="0" r="0" b="5080"/>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29175" cy="2147570"/>
                          <a:chOff x="0" y="0"/>
                          <a:chExt cx="4829175" cy="2147570"/>
                        </a:xfrm>
                      </wpg:grpSpPr>
                      <wps:wsp>
                        <wps:cNvPr id="22" name="Graphic 22"/>
                        <wps:cNvSpPr/>
                        <wps:spPr>
                          <a:xfrm>
                            <a:off x="2530" y="2530"/>
                            <a:ext cx="4824095" cy="270510"/>
                          </a:xfrm>
                          <a:custGeom>
                            <a:avLst/>
                            <a:gdLst/>
                            <a:ahLst/>
                            <a:cxnLst/>
                            <a:rect l="l" t="t" r="r" b="b"/>
                            <a:pathLst>
                              <a:path w="4824095" h="270510">
                                <a:moveTo>
                                  <a:pt x="813398" y="0"/>
                                </a:moveTo>
                                <a:lnTo>
                                  <a:pt x="50610" y="0"/>
                                </a:lnTo>
                                <a:lnTo>
                                  <a:pt x="30910" y="3977"/>
                                </a:lnTo>
                                <a:lnTo>
                                  <a:pt x="14823" y="14823"/>
                                </a:lnTo>
                                <a:lnTo>
                                  <a:pt x="3977" y="30910"/>
                                </a:lnTo>
                                <a:lnTo>
                                  <a:pt x="0" y="50610"/>
                                </a:lnTo>
                                <a:lnTo>
                                  <a:pt x="0" y="219392"/>
                                </a:lnTo>
                                <a:lnTo>
                                  <a:pt x="3977" y="239092"/>
                                </a:lnTo>
                                <a:lnTo>
                                  <a:pt x="14823" y="255179"/>
                                </a:lnTo>
                                <a:lnTo>
                                  <a:pt x="30910" y="266025"/>
                                </a:lnTo>
                                <a:lnTo>
                                  <a:pt x="50610" y="270003"/>
                                </a:lnTo>
                                <a:lnTo>
                                  <a:pt x="813398" y="270003"/>
                                </a:lnTo>
                                <a:lnTo>
                                  <a:pt x="833098" y="266025"/>
                                </a:lnTo>
                                <a:lnTo>
                                  <a:pt x="849185" y="255179"/>
                                </a:lnTo>
                                <a:lnTo>
                                  <a:pt x="860031" y="239092"/>
                                </a:lnTo>
                                <a:lnTo>
                                  <a:pt x="864008" y="219392"/>
                                </a:lnTo>
                                <a:lnTo>
                                  <a:pt x="864008" y="50610"/>
                                </a:lnTo>
                                <a:lnTo>
                                  <a:pt x="860031" y="30910"/>
                                </a:lnTo>
                                <a:lnTo>
                                  <a:pt x="849185" y="14823"/>
                                </a:lnTo>
                                <a:lnTo>
                                  <a:pt x="833098" y="3977"/>
                                </a:lnTo>
                                <a:lnTo>
                                  <a:pt x="813398" y="0"/>
                                </a:lnTo>
                                <a:close/>
                              </a:path>
                              <a:path w="4824095" h="270510">
                                <a:moveTo>
                                  <a:pt x="2810313" y="0"/>
                                </a:moveTo>
                                <a:lnTo>
                                  <a:pt x="2013745" y="0"/>
                                </a:lnTo>
                                <a:lnTo>
                                  <a:pt x="1994044" y="3977"/>
                                </a:lnTo>
                                <a:lnTo>
                                  <a:pt x="1977957" y="14823"/>
                                </a:lnTo>
                                <a:lnTo>
                                  <a:pt x="1967111" y="30910"/>
                                </a:lnTo>
                                <a:lnTo>
                                  <a:pt x="1963134" y="50610"/>
                                </a:lnTo>
                                <a:lnTo>
                                  <a:pt x="1963134" y="219392"/>
                                </a:lnTo>
                                <a:lnTo>
                                  <a:pt x="1967111" y="239092"/>
                                </a:lnTo>
                                <a:lnTo>
                                  <a:pt x="1977957" y="255179"/>
                                </a:lnTo>
                                <a:lnTo>
                                  <a:pt x="1994044" y="266025"/>
                                </a:lnTo>
                                <a:lnTo>
                                  <a:pt x="2013745" y="270003"/>
                                </a:lnTo>
                                <a:lnTo>
                                  <a:pt x="2810313" y="270003"/>
                                </a:lnTo>
                                <a:lnTo>
                                  <a:pt x="2830013" y="266025"/>
                                </a:lnTo>
                                <a:lnTo>
                                  <a:pt x="2846100" y="255179"/>
                                </a:lnTo>
                                <a:lnTo>
                                  <a:pt x="2856946" y="239092"/>
                                </a:lnTo>
                                <a:lnTo>
                                  <a:pt x="2860923" y="219392"/>
                                </a:lnTo>
                                <a:lnTo>
                                  <a:pt x="2860923" y="50610"/>
                                </a:lnTo>
                                <a:lnTo>
                                  <a:pt x="2856946" y="30910"/>
                                </a:lnTo>
                                <a:lnTo>
                                  <a:pt x="2846100" y="14823"/>
                                </a:lnTo>
                                <a:lnTo>
                                  <a:pt x="2830013" y="3977"/>
                                </a:lnTo>
                                <a:lnTo>
                                  <a:pt x="2810313" y="0"/>
                                </a:lnTo>
                                <a:close/>
                              </a:path>
                              <a:path w="4824095" h="270510">
                                <a:moveTo>
                                  <a:pt x="4773447" y="0"/>
                                </a:moveTo>
                                <a:lnTo>
                                  <a:pt x="4010660" y="0"/>
                                </a:lnTo>
                                <a:lnTo>
                                  <a:pt x="3990959" y="3977"/>
                                </a:lnTo>
                                <a:lnTo>
                                  <a:pt x="3974872" y="14823"/>
                                </a:lnTo>
                                <a:lnTo>
                                  <a:pt x="3964026" y="30910"/>
                                </a:lnTo>
                                <a:lnTo>
                                  <a:pt x="3960049" y="50610"/>
                                </a:lnTo>
                                <a:lnTo>
                                  <a:pt x="3960049" y="219392"/>
                                </a:lnTo>
                                <a:lnTo>
                                  <a:pt x="3964026" y="239092"/>
                                </a:lnTo>
                                <a:lnTo>
                                  <a:pt x="3974872" y="255179"/>
                                </a:lnTo>
                                <a:lnTo>
                                  <a:pt x="3990959" y="266025"/>
                                </a:lnTo>
                                <a:lnTo>
                                  <a:pt x="4010660" y="270003"/>
                                </a:lnTo>
                                <a:lnTo>
                                  <a:pt x="4773447" y="270003"/>
                                </a:lnTo>
                                <a:lnTo>
                                  <a:pt x="4793147" y="266025"/>
                                </a:lnTo>
                                <a:lnTo>
                                  <a:pt x="4809234" y="255179"/>
                                </a:lnTo>
                                <a:lnTo>
                                  <a:pt x="4820080" y="239092"/>
                                </a:lnTo>
                                <a:lnTo>
                                  <a:pt x="4824058" y="219392"/>
                                </a:lnTo>
                                <a:lnTo>
                                  <a:pt x="4824058" y="50610"/>
                                </a:lnTo>
                                <a:lnTo>
                                  <a:pt x="4820080" y="30910"/>
                                </a:lnTo>
                                <a:lnTo>
                                  <a:pt x="4809234" y="14823"/>
                                </a:lnTo>
                                <a:lnTo>
                                  <a:pt x="4793147" y="3977"/>
                                </a:lnTo>
                                <a:lnTo>
                                  <a:pt x="4773447" y="0"/>
                                </a:lnTo>
                                <a:close/>
                              </a:path>
                            </a:pathLst>
                          </a:custGeom>
                          <a:ln w="5060">
                            <a:solidFill>
                              <a:srgbClr val="000000"/>
                            </a:solidFill>
                            <a:prstDash val="solid"/>
                          </a:ln>
                        </wps:spPr>
                        <wps:bodyPr wrap="square" lIns="0" tIns="0" rIns="0" bIns="0" rtlCol="0">
                          <a:prstTxWarp prst="textNoShape">
                            <a:avLst/>
                          </a:prstTxWarp>
                          <a:noAutofit/>
                        </wps:bodyPr>
                      </wps:wsp>
                      <wps:wsp>
                        <wps:cNvPr id="23" name="Graphic 23"/>
                        <wps:cNvSpPr/>
                        <wps:spPr>
                          <a:xfrm>
                            <a:off x="434534" y="275063"/>
                            <a:ext cx="3960495" cy="1872614"/>
                          </a:xfrm>
                          <a:custGeom>
                            <a:avLst/>
                            <a:gdLst/>
                            <a:ahLst/>
                            <a:cxnLst/>
                            <a:rect l="l" t="t" r="r" b="b"/>
                            <a:pathLst>
                              <a:path w="3960495" h="1872614">
                                <a:moveTo>
                                  <a:pt x="0" y="0"/>
                                </a:moveTo>
                                <a:lnTo>
                                  <a:pt x="0" y="1872022"/>
                                </a:lnTo>
                              </a:path>
                              <a:path w="3960495" h="1872614">
                                <a:moveTo>
                                  <a:pt x="1980024" y="0"/>
                                </a:moveTo>
                                <a:lnTo>
                                  <a:pt x="1980024" y="1872022"/>
                                </a:lnTo>
                              </a:path>
                              <a:path w="3960495" h="1872614">
                                <a:moveTo>
                                  <a:pt x="3960049" y="0"/>
                                </a:moveTo>
                                <a:lnTo>
                                  <a:pt x="3960049" y="1872022"/>
                                </a:lnTo>
                              </a:path>
                            </a:pathLst>
                          </a:custGeom>
                          <a:ln w="5060">
                            <a:solidFill>
                              <a:srgbClr val="7F7F7F"/>
                            </a:solidFill>
                            <a:prstDash val="dash"/>
                          </a:ln>
                        </wps:spPr>
                        <wps:bodyPr wrap="square" lIns="0" tIns="0" rIns="0" bIns="0" rtlCol="0">
                          <a:prstTxWarp prst="textNoShape">
                            <a:avLst/>
                          </a:prstTxWarp>
                          <a:noAutofit/>
                        </wps:bodyPr>
                      </wps:wsp>
                      <wps:wsp>
                        <wps:cNvPr id="24" name="Graphic 24"/>
                        <wps:cNvSpPr/>
                        <wps:spPr>
                          <a:xfrm>
                            <a:off x="434534" y="569536"/>
                            <a:ext cx="1924050" cy="1270"/>
                          </a:xfrm>
                          <a:custGeom>
                            <a:avLst/>
                            <a:gdLst/>
                            <a:ahLst/>
                            <a:cxnLst/>
                            <a:rect l="l" t="t" r="r" b="b"/>
                            <a:pathLst>
                              <a:path w="1924050">
                                <a:moveTo>
                                  <a:pt x="0" y="0"/>
                                </a:moveTo>
                                <a:lnTo>
                                  <a:pt x="1923440" y="0"/>
                                </a:lnTo>
                              </a:path>
                            </a:pathLst>
                          </a:custGeom>
                          <a:ln w="10122">
                            <a:solidFill>
                              <a:srgbClr val="000000"/>
                            </a:solidFill>
                            <a:prstDash val="solid"/>
                          </a:ln>
                        </wps:spPr>
                        <wps:bodyPr wrap="square" lIns="0" tIns="0" rIns="0" bIns="0" rtlCol="0">
                          <a:prstTxWarp prst="textNoShape">
                            <a:avLst/>
                          </a:prstTxWarp>
                          <a:noAutofit/>
                        </wps:bodyPr>
                      </wps:wsp>
                      <wps:wsp>
                        <wps:cNvPr id="25" name="Graphic 25"/>
                        <wps:cNvSpPr/>
                        <wps:spPr>
                          <a:xfrm>
                            <a:off x="2340902" y="547154"/>
                            <a:ext cx="59690" cy="45085"/>
                          </a:xfrm>
                          <a:custGeom>
                            <a:avLst/>
                            <a:gdLst/>
                            <a:ahLst/>
                            <a:cxnLst/>
                            <a:rect l="l" t="t" r="r" b="b"/>
                            <a:pathLst>
                              <a:path w="59690" h="45085">
                                <a:moveTo>
                                  <a:pt x="0" y="0"/>
                                </a:moveTo>
                                <a:lnTo>
                                  <a:pt x="19602" y="22382"/>
                                </a:lnTo>
                                <a:lnTo>
                                  <a:pt x="0" y="44764"/>
                                </a:lnTo>
                                <a:lnTo>
                                  <a:pt x="59242" y="22382"/>
                                </a:lnTo>
                                <a:lnTo>
                                  <a:pt x="0" y="0"/>
                                </a:lnTo>
                                <a:close/>
                              </a:path>
                            </a:pathLst>
                          </a:custGeom>
                          <a:solidFill>
                            <a:srgbClr val="000000"/>
                          </a:solidFill>
                        </wps:spPr>
                        <wps:bodyPr wrap="square" lIns="0" tIns="0" rIns="0" bIns="0" rtlCol="0">
                          <a:prstTxWarp prst="textNoShape">
                            <a:avLst/>
                          </a:prstTxWarp>
                          <a:noAutofit/>
                        </wps:bodyPr>
                      </wps:wsp>
                      <wps:wsp>
                        <wps:cNvPr id="26" name="Graphic 26"/>
                        <wps:cNvSpPr/>
                        <wps:spPr>
                          <a:xfrm>
                            <a:off x="2340902" y="547154"/>
                            <a:ext cx="59690" cy="45085"/>
                          </a:xfrm>
                          <a:custGeom>
                            <a:avLst/>
                            <a:gdLst/>
                            <a:ahLst/>
                            <a:cxnLst/>
                            <a:rect l="l" t="t" r="r" b="b"/>
                            <a:pathLst>
                              <a:path w="59690" h="45085">
                                <a:moveTo>
                                  <a:pt x="59242" y="22382"/>
                                </a:moveTo>
                                <a:lnTo>
                                  <a:pt x="0" y="0"/>
                                </a:lnTo>
                                <a:lnTo>
                                  <a:pt x="19602" y="22382"/>
                                </a:lnTo>
                                <a:lnTo>
                                  <a:pt x="0" y="44764"/>
                                </a:lnTo>
                                <a:lnTo>
                                  <a:pt x="59242" y="22382"/>
                                </a:lnTo>
                                <a:close/>
                              </a:path>
                            </a:pathLst>
                          </a:custGeom>
                          <a:ln w="10122">
                            <a:solidFill>
                              <a:srgbClr val="000000"/>
                            </a:solidFill>
                            <a:prstDash val="solid"/>
                          </a:ln>
                        </wps:spPr>
                        <wps:bodyPr wrap="square" lIns="0" tIns="0" rIns="0" bIns="0" rtlCol="0">
                          <a:prstTxWarp prst="textNoShape">
                            <a:avLst/>
                          </a:prstTxWarp>
                          <a:noAutofit/>
                        </wps:bodyPr>
                      </wps:wsp>
                      <wps:wsp>
                        <wps:cNvPr id="27" name="Graphic 27"/>
                        <wps:cNvSpPr/>
                        <wps:spPr>
                          <a:xfrm>
                            <a:off x="2471144" y="1145545"/>
                            <a:ext cx="1924050" cy="1270"/>
                          </a:xfrm>
                          <a:custGeom>
                            <a:avLst/>
                            <a:gdLst/>
                            <a:ahLst/>
                            <a:cxnLst/>
                            <a:rect l="l" t="t" r="r" b="b"/>
                            <a:pathLst>
                              <a:path w="1924050">
                                <a:moveTo>
                                  <a:pt x="1923440" y="0"/>
                                </a:moveTo>
                                <a:lnTo>
                                  <a:pt x="0" y="0"/>
                                </a:lnTo>
                              </a:path>
                            </a:pathLst>
                          </a:custGeom>
                          <a:ln w="10122">
                            <a:solidFill>
                              <a:srgbClr val="000000"/>
                            </a:solidFill>
                            <a:prstDash val="solid"/>
                          </a:ln>
                        </wps:spPr>
                        <wps:bodyPr wrap="square" lIns="0" tIns="0" rIns="0" bIns="0" rtlCol="0">
                          <a:prstTxWarp prst="textNoShape">
                            <a:avLst/>
                          </a:prstTxWarp>
                          <a:noAutofit/>
                        </wps:bodyPr>
                      </wps:wsp>
                      <wps:wsp>
                        <wps:cNvPr id="28" name="Graphic 28"/>
                        <wps:cNvSpPr/>
                        <wps:spPr>
                          <a:xfrm>
                            <a:off x="2428973" y="1123163"/>
                            <a:ext cx="59690" cy="45085"/>
                          </a:xfrm>
                          <a:custGeom>
                            <a:avLst/>
                            <a:gdLst/>
                            <a:ahLst/>
                            <a:cxnLst/>
                            <a:rect l="l" t="t" r="r" b="b"/>
                            <a:pathLst>
                              <a:path w="59690" h="45085">
                                <a:moveTo>
                                  <a:pt x="59242" y="44764"/>
                                </a:moveTo>
                                <a:lnTo>
                                  <a:pt x="39640" y="22382"/>
                                </a:lnTo>
                                <a:lnTo>
                                  <a:pt x="59242" y="0"/>
                                </a:lnTo>
                                <a:lnTo>
                                  <a:pt x="0" y="22382"/>
                                </a:lnTo>
                                <a:lnTo>
                                  <a:pt x="59242" y="44764"/>
                                </a:lnTo>
                                <a:close/>
                              </a:path>
                            </a:pathLst>
                          </a:custGeom>
                          <a:solidFill>
                            <a:srgbClr val="000000"/>
                          </a:solidFill>
                        </wps:spPr>
                        <wps:bodyPr wrap="square" lIns="0" tIns="0" rIns="0" bIns="0" rtlCol="0">
                          <a:prstTxWarp prst="textNoShape">
                            <a:avLst/>
                          </a:prstTxWarp>
                          <a:noAutofit/>
                        </wps:bodyPr>
                      </wps:wsp>
                      <wps:wsp>
                        <wps:cNvPr id="29" name="Graphic 29"/>
                        <wps:cNvSpPr/>
                        <wps:spPr>
                          <a:xfrm>
                            <a:off x="2428973" y="1123163"/>
                            <a:ext cx="59690" cy="45085"/>
                          </a:xfrm>
                          <a:custGeom>
                            <a:avLst/>
                            <a:gdLst/>
                            <a:ahLst/>
                            <a:cxnLst/>
                            <a:rect l="l" t="t" r="r" b="b"/>
                            <a:pathLst>
                              <a:path w="59690" h="45085">
                                <a:moveTo>
                                  <a:pt x="0" y="22382"/>
                                </a:moveTo>
                                <a:lnTo>
                                  <a:pt x="59242" y="44764"/>
                                </a:lnTo>
                                <a:lnTo>
                                  <a:pt x="39640" y="22382"/>
                                </a:lnTo>
                                <a:lnTo>
                                  <a:pt x="59242" y="0"/>
                                </a:lnTo>
                                <a:lnTo>
                                  <a:pt x="0" y="22382"/>
                                </a:lnTo>
                                <a:close/>
                              </a:path>
                            </a:pathLst>
                          </a:custGeom>
                          <a:ln w="10122">
                            <a:solidFill>
                              <a:srgbClr val="000000"/>
                            </a:solidFill>
                            <a:prstDash val="solid"/>
                          </a:ln>
                        </wps:spPr>
                        <wps:bodyPr wrap="square" lIns="0" tIns="0" rIns="0" bIns="0" rtlCol="0">
                          <a:prstTxWarp prst="textNoShape">
                            <a:avLst/>
                          </a:prstTxWarp>
                          <a:noAutofit/>
                        </wps:bodyPr>
                      </wps:wsp>
                      <wps:wsp>
                        <wps:cNvPr id="30" name="Graphic 30"/>
                        <wps:cNvSpPr/>
                        <wps:spPr>
                          <a:xfrm>
                            <a:off x="434534" y="1721549"/>
                            <a:ext cx="1924050" cy="1270"/>
                          </a:xfrm>
                          <a:custGeom>
                            <a:avLst/>
                            <a:gdLst/>
                            <a:ahLst/>
                            <a:cxnLst/>
                            <a:rect l="l" t="t" r="r" b="b"/>
                            <a:pathLst>
                              <a:path w="1924050">
                                <a:moveTo>
                                  <a:pt x="0" y="0"/>
                                </a:moveTo>
                                <a:lnTo>
                                  <a:pt x="1923440" y="0"/>
                                </a:lnTo>
                              </a:path>
                            </a:pathLst>
                          </a:custGeom>
                          <a:ln w="10122">
                            <a:solidFill>
                              <a:srgbClr val="000000"/>
                            </a:solidFill>
                            <a:prstDash val="dash"/>
                          </a:ln>
                        </wps:spPr>
                        <wps:bodyPr wrap="square" lIns="0" tIns="0" rIns="0" bIns="0" rtlCol="0">
                          <a:prstTxWarp prst="textNoShape">
                            <a:avLst/>
                          </a:prstTxWarp>
                          <a:noAutofit/>
                        </wps:bodyPr>
                      </wps:wsp>
                      <wps:wsp>
                        <wps:cNvPr id="31" name="Graphic 31"/>
                        <wps:cNvSpPr/>
                        <wps:spPr>
                          <a:xfrm>
                            <a:off x="2340902" y="1699167"/>
                            <a:ext cx="59690" cy="45085"/>
                          </a:xfrm>
                          <a:custGeom>
                            <a:avLst/>
                            <a:gdLst/>
                            <a:ahLst/>
                            <a:cxnLst/>
                            <a:rect l="l" t="t" r="r" b="b"/>
                            <a:pathLst>
                              <a:path w="59690" h="45085">
                                <a:moveTo>
                                  <a:pt x="0" y="0"/>
                                </a:moveTo>
                                <a:lnTo>
                                  <a:pt x="19602" y="22382"/>
                                </a:lnTo>
                                <a:lnTo>
                                  <a:pt x="0" y="44764"/>
                                </a:lnTo>
                                <a:lnTo>
                                  <a:pt x="59242" y="22382"/>
                                </a:lnTo>
                                <a:lnTo>
                                  <a:pt x="0" y="0"/>
                                </a:lnTo>
                                <a:close/>
                              </a:path>
                            </a:pathLst>
                          </a:custGeom>
                          <a:solidFill>
                            <a:srgbClr val="000000"/>
                          </a:solidFill>
                        </wps:spPr>
                        <wps:bodyPr wrap="square" lIns="0" tIns="0" rIns="0" bIns="0" rtlCol="0">
                          <a:prstTxWarp prst="textNoShape">
                            <a:avLst/>
                          </a:prstTxWarp>
                          <a:noAutofit/>
                        </wps:bodyPr>
                      </wps:wsp>
                      <wps:wsp>
                        <wps:cNvPr id="32" name="Graphic 32"/>
                        <wps:cNvSpPr/>
                        <wps:spPr>
                          <a:xfrm>
                            <a:off x="2340902" y="1699167"/>
                            <a:ext cx="59690" cy="45085"/>
                          </a:xfrm>
                          <a:custGeom>
                            <a:avLst/>
                            <a:gdLst/>
                            <a:ahLst/>
                            <a:cxnLst/>
                            <a:rect l="l" t="t" r="r" b="b"/>
                            <a:pathLst>
                              <a:path w="59690" h="45085">
                                <a:moveTo>
                                  <a:pt x="59242" y="22382"/>
                                </a:moveTo>
                                <a:lnTo>
                                  <a:pt x="0" y="0"/>
                                </a:lnTo>
                                <a:lnTo>
                                  <a:pt x="19602" y="22382"/>
                                </a:lnTo>
                                <a:lnTo>
                                  <a:pt x="0" y="44764"/>
                                </a:lnTo>
                                <a:lnTo>
                                  <a:pt x="59242" y="22382"/>
                                </a:lnTo>
                                <a:close/>
                              </a:path>
                            </a:pathLst>
                          </a:custGeom>
                          <a:ln w="10122">
                            <a:solidFill>
                              <a:srgbClr val="000000"/>
                            </a:solidFill>
                            <a:prstDash val="solid"/>
                          </a:ln>
                        </wps:spPr>
                        <wps:bodyPr wrap="square" lIns="0" tIns="0" rIns="0" bIns="0" rtlCol="0">
                          <a:prstTxWarp prst="textNoShape">
                            <a:avLst/>
                          </a:prstTxWarp>
                          <a:noAutofit/>
                        </wps:bodyPr>
                      </wps:wsp>
                      <wps:wsp>
                        <wps:cNvPr id="33" name="Textbox 33"/>
                        <wps:cNvSpPr txBox="1"/>
                        <wps:spPr>
                          <a:xfrm>
                            <a:off x="246028" y="59944"/>
                            <a:ext cx="389890" cy="153670"/>
                          </a:xfrm>
                          <a:prstGeom prst="rect">
                            <a:avLst/>
                          </a:prstGeom>
                        </wps:spPr>
                        <wps:txbx>
                          <w:txbxContent>
                            <w:p w14:paraId="00DC27FF" w14:textId="77777777" w:rsidR="00350CFB" w:rsidRDefault="00283FFF">
                              <w:pPr>
                                <w:spacing w:line="242" w:lineRule="exact"/>
                              </w:pPr>
                              <w:bookmarkStart w:id="113" w:name="_bookmark22"/>
                              <w:bookmarkEnd w:id="113"/>
                              <w:r>
                                <w:rPr>
                                  <w:spacing w:val="-2"/>
                                </w:rPr>
                                <w:t>Owner</w:t>
                              </w:r>
                            </w:p>
                          </w:txbxContent>
                        </wps:txbx>
                        <wps:bodyPr wrap="square" lIns="0" tIns="0" rIns="0" bIns="0" rtlCol="0">
                          <a:noAutofit/>
                        </wps:bodyPr>
                      </wps:wsp>
                      <wps:wsp>
                        <wps:cNvPr id="34" name="Textbox 34"/>
                        <wps:cNvSpPr txBox="1"/>
                        <wps:spPr>
                          <a:xfrm>
                            <a:off x="2016269" y="61125"/>
                            <a:ext cx="809625" cy="153670"/>
                          </a:xfrm>
                          <a:prstGeom prst="rect">
                            <a:avLst/>
                          </a:prstGeom>
                        </wps:spPr>
                        <wps:txbx>
                          <w:txbxContent>
                            <w:p w14:paraId="00DC2800" w14:textId="77777777" w:rsidR="00350CFB" w:rsidRDefault="00283FFF">
                              <w:pPr>
                                <w:spacing w:line="242" w:lineRule="exact"/>
                              </w:pPr>
                              <w:r>
                                <w:t>ERC-20</w:t>
                              </w:r>
                              <w:r>
                                <w:rPr>
                                  <w:spacing w:val="-9"/>
                                </w:rPr>
                                <w:t xml:space="preserve"> </w:t>
                              </w:r>
                              <w:r>
                                <w:rPr>
                                  <w:spacing w:val="-4"/>
                                </w:rPr>
                                <w:t>token</w:t>
                              </w:r>
                            </w:p>
                          </w:txbxContent>
                        </wps:txbx>
                        <wps:bodyPr wrap="square" lIns="0" tIns="0" rIns="0" bIns="0" rtlCol="0">
                          <a:noAutofit/>
                        </wps:bodyPr>
                      </wps:wsp>
                      <wps:wsp>
                        <wps:cNvPr id="35" name="Textbox 35"/>
                        <wps:cNvSpPr txBox="1"/>
                        <wps:spPr>
                          <a:xfrm>
                            <a:off x="4167585" y="47358"/>
                            <a:ext cx="466725" cy="153670"/>
                          </a:xfrm>
                          <a:prstGeom prst="rect">
                            <a:avLst/>
                          </a:prstGeom>
                        </wps:spPr>
                        <wps:txbx>
                          <w:txbxContent>
                            <w:p w14:paraId="00DC2801" w14:textId="77777777" w:rsidR="00350CFB" w:rsidRDefault="00283FFF">
                              <w:pPr>
                                <w:spacing w:line="242" w:lineRule="exact"/>
                              </w:pPr>
                              <w:r>
                                <w:rPr>
                                  <w:spacing w:val="-2"/>
                                </w:rPr>
                                <w:t>Spender</w:t>
                              </w:r>
                            </w:p>
                          </w:txbxContent>
                        </wps:txbx>
                        <wps:bodyPr wrap="square" lIns="0" tIns="0" rIns="0" bIns="0" rtlCol="0">
                          <a:noAutofit/>
                        </wps:bodyPr>
                      </wps:wsp>
                      <wps:wsp>
                        <wps:cNvPr id="36" name="Textbox 36"/>
                        <wps:cNvSpPr txBox="1"/>
                        <wps:spPr>
                          <a:xfrm>
                            <a:off x="749964" y="388767"/>
                            <a:ext cx="1369695" cy="429895"/>
                          </a:xfrm>
                          <a:prstGeom prst="rect">
                            <a:avLst/>
                          </a:prstGeom>
                        </wps:spPr>
                        <wps:txbx>
                          <w:txbxContent>
                            <w:p w14:paraId="00DC2802" w14:textId="77777777" w:rsidR="00350CFB" w:rsidRDefault="00283FFF">
                              <w:pPr>
                                <w:spacing w:before="13"/>
                                <w:ind w:right="29"/>
                                <w:jc w:val="center"/>
                                <w:rPr>
                                  <w:rFonts w:ascii="Courier New"/>
                                  <w:sz w:val="16"/>
                                </w:rPr>
                              </w:pPr>
                              <w:r>
                                <w:rPr>
                                  <w:rFonts w:ascii="Courier New"/>
                                  <w:spacing w:val="-2"/>
                                  <w:sz w:val="16"/>
                                </w:rPr>
                                <w:t>approve(spender,</w:t>
                              </w:r>
                              <w:r>
                                <w:rPr>
                                  <w:rFonts w:ascii="Menlo"/>
                                  <w:i/>
                                  <w:spacing w:val="-2"/>
                                  <w:sz w:val="16"/>
                                </w:rPr>
                                <w:t>a</w:t>
                              </w:r>
                              <w:r>
                                <w:rPr>
                                  <w:rFonts w:ascii="Courier New"/>
                                  <w:spacing w:val="-2"/>
                                  <w:sz w:val="16"/>
                                </w:rPr>
                                <w:t>)</w:t>
                              </w:r>
                            </w:p>
                            <w:p w14:paraId="00DC2803" w14:textId="77777777" w:rsidR="00350CFB" w:rsidRDefault="00350CFB">
                              <w:pPr>
                                <w:spacing w:before="65"/>
                                <w:rPr>
                                  <w:rFonts w:ascii="Courier New"/>
                                  <w:sz w:val="16"/>
                                </w:rPr>
                              </w:pPr>
                            </w:p>
                            <w:p w14:paraId="00DC2804" w14:textId="77777777" w:rsidR="00350CFB" w:rsidRDefault="00283FFF">
                              <w:pPr>
                                <w:ind w:right="29"/>
                                <w:jc w:val="center"/>
                                <w:rPr>
                                  <w:i/>
                                  <w:sz w:val="16"/>
                                </w:rPr>
                              </w:pPr>
                              <w:r>
                                <w:rPr>
                                  <w:i/>
                                  <w:color w:val="4C4C4C"/>
                                  <w:w w:val="90"/>
                                  <w:sz w:val="16"/>
                                </w:rPr>
                                <w:t>emit</w:t>
                              </w:r>
                              <w:r>
                                <w:rPr>
                                  <w:i/>
                                  <w:color w:val="4C4C4C"/>
                                  <w:spacing w:val="7"/>
                                  <w:sz w:val="16"/>
                                </w:rPr>
                                <w:t xml:space="preserve"> </w:t>
                              </w:r>
                              <w:r>
                                <w:rPr>
                                  <w:rFonts w:ascii="Courier New" w:hAnsi="Courier New"/>
                                  <w:i/>
                                  <w:color w:val="4C4C4C"/>
                                  <w:w w:val="90"/>
                                  <w:sz w:val="16"/>
                                </w:rPr>
                                <w:t>Approval</w:t>
                              </w:r>
                              <w:r>
                                <w:rPr>
                                  <w:i/>
                                  <w:color w:val="4C4C4C"/>
                                  <w:w w:val="90"/>
                                  <w:sz w:val="16"/>
                                </w:rPr>
                                <w:t>;</w:t>
                              </w:r>
                              <w:r>
                                <w:rPr>
                                  <w:i/>
                                  <w:color w:val="4C4C4C"/>
                                  <w:spacing w:val="8"/>
                                  <w:sz w:val="16"/>
                                </w:rPr>
                                <w:t xml:space="preserve"> </w:t>
                              </w:r>
                              <w:r>
                                <w:rPr>
                                  <w:i/>
                                  <w:color w:val="4C4C4C"/>
                                  <w:w w:val="90"/>
                                  <w:sz w:val="16"/>
                                </w:rPr>
                                <w:t>store</w:t>
                              </w:r>
                              <w:r>
                                <w:rPr>
                                  <w:i/>
                                  <w:color w:val="4C4C4C"/>
                                  <w:spacing w:val="8"/>
                                  <w:sz w:val="16"/>
                                </w:rPr>
                                <w:t xml:space="preserve"> </w:t>
                              </w:r>
                              <w:r>
                                <w:rPr>
                                  <w:i/>
                                  <w:color w:val="4C4C4C"/>
                                  <w:spacing w:val="-2"/>
                                  <w:w w:val="90"/>
                                  <w:sz w:val="16"/>
                                </w:rPr>
                                <w:t>allowance</w:t>
                              </w:r>
                            </w:p>
                          </w:txbxContent>
                        </wps:txbx>
                        <wps:bodyPr wrap="square" lIns="0" tIns="0" rIns="0" bIns="0" rtlCol="0">
                          <a:noAutofit/>
                        </wps:bodyPr>
                      </wps:wsp>
                      <wps:wsp>
                        <wps:cNvPr id="37" name="Textbox 37"/>
                        <wps:cNvSpPr txBox="1"/>
                        <wps:spPr>
                          <a:xfrm>
                            <a:off x="2645503" y="957473"/>
                            <a:ext cx="1530985" cy="431800"/>
                          </a:xfrm>
                          <a:prstGeom prst="rect">
                            <a:avLst/>
                          </a:prstGeom>
                        </wps:spPr>
                        <wps:txbx>
                          <w:txbxContent>
                            <w:p w14:paraId="00DC2805" w14:textId="77777777" w:rsidR="00350CFB" w:rsidRDefault="00283FFF">
                              <w:pPr>
                                <w:spacing w:before="33"/>
                                <w:ind w:right="18"/>
                                <w:jc w:val="center"/>
                                <w:rPr>
                                  <w:rFonts w:ascii="Courier New" w:hAnsi="Courier New"/>
                                  <w:sz w:val="16"/>
                                </w:rPr>
                              </w:pPr>
                              <w:r>
                                <w:rPr>
                                  <w:rFonts w:ascii="Courier New" w:hAnsi="Courier New"/>
                                  <w:w w:val="90"/>
                                  <w:sz w:val="16"/>
                                </w:rPr>
                                <w:t>transferFrom(owner,to,</w:t>
                              </w:r>
                              <w:r>
                                <w:rPr>
                                  <w:rFonts w:ascii="Menlo" w:hAnsi="Menlo"/>
                                  <w:i/>
                                  <w:w w:val="90"/>
                                  <w:sz w:val="16"/>
                                </w:rPr>
                                <w:t>v</w:t>
                              </w:r>
                              <w:r>
                                <w:rPr>
                                  <w:rFonts w:ascii="Menlo" w:hAnsi="Menlo"/>
                                  <w:i/>
                                  <w:spacing w:val="-35"/>
                                  <w:w w:val="90"/>
                                  <w:sz w:val="16"/>
                                </w:rPr>
                                <w:t xml:space="preserve"> </w:t>
                              </w:r>
                              <w:r>
                                <w:rPr>
                                  <w:rFonts w:ascii="Apple Symbols" w:hAnsi="Apple Symbols"/>
                                  <w:w w:val="90"/>
                                  <w:sz w:val="16"/>
                                </w:rPr>
                                <w:t>≤</w:t>
                              </w:r>
                              <w:r>
                                <w:rPr>
                                  <w:rFonts w:ascii="Apple Symbols" w:hAnsi="Apple Symbols"/>
                                  <w:spacing w:val="-2"/>
                                  <w:w w:val="90"/>
                                  <w:sz w:val="16"/>
                                </w:rPr>
                                <w:t xml:space="preserve"> </w:t>
                              </w:r>
                              <w:r>
                                <w:rPr>
                                  <w:rFonts w:ascii="Menlo" w:hAnsi="Menlo"/>
                                  <w:i/>
                                  <w:spacing w:val="-5"/>
                                  <w:w w:val="90"/>
                                  <w:sz w:val="16"/>
                                </w:rPr>
                                <w:t>a</w:t>
                              </w:r>
                              <w:r>
                                <w:rPr>
                                  <w:rFonts w:ascii="Courier New" w:hAnsi="Courier New"/>
                                  <w:spacing w:val="-5"/>
                                  <w:w w:val="90"/>
                                  <w:sz w:val="16"/>
                                </w:rPr>
                                <w:t>)</w:t>
                              </w:r>
                            </w:p>
                            <w:p w14:paraId="00DC2806" w14:textId="77777777" w:rsidR="00350CFB" w:rsidRDefault="00350CFB">
                              <w:pPr>
                                <w:spacing w:before="64"/>
                                <w:rPr>
                                  <w:rFonts w:ascii="Courier New"/>
                                  <w:sz w:val="16"/>
                                </w:rPr>
                              </w:pPr>
                            </w:p>
                            <w:p w14:paraId="00DC2807" w14:textId="77777777" w:rsidR="00350CFB" w:rsidRDefault="00283FFF">
                              <w:pPr>
                                <w:ind w:left="1" w:right="18"/>
                                <w:jc w:val="center"/>
                                <w:rPr>
                                  <w:i/>
                                  <w:sz w:val="16"/>
                                </w:rPr>
                              </w:pPr>
                              <w:r>
                                <w:rPr>
                                  <w:i/>
                                  <w:color w:val="4C4C4C"/>
                                  <w:sz w:val="16"/>
                                </w:rPr>
                                <w:t>move</w:t>
                              </w:r>
                              <w:r>
                                <w:rPr>
                                  <w:i/>
                                  <w:color w:val="4C4C4C"/>
                                  <w:spacing w:val="-8"/>
                                  <w:sz w:val="16"/>
                                </w:rPr>
                                <w:t xml:space="preserve"> </w:t>
                              </w:r>
                              <w:r>
                                <w:rPr>
                                  <w:i/>
                                  <w:color w:val="4C4C4C"/>
                                  <w:sz w:val="16"/>
                                </w:rPr>
                                <w:t>tokens;</w:t>
                              </w:r>
                              <w:r>
                                <w:rPr>
                                  <w:i/>
                                  <w:color w:val="4C4C4C"/>
                                  <w:spacing w:val="-7"/>
                                  <w:sz w:val="16"/>
                                </w:rPr>
                                <w:t xml:space="preserve"> </w:t>
                              </w:r>
                              <w:r>
                                <w:rPr>
                                  <w:i/>
                                  <w:color w:val="4C4C4C"/>
                                  <w:sz w:val="16"/>
                                </w:rPr>
                                <w:t>reduce</w:t>
                              </w:r>
                              <w:r>
                                <w:rPr>
                                  <w:i/>
                                  <w:color w:val="4C4C4C"/>
                                  <w:spacing w:val="-7"/>
                                  <w:sz w:val="16"/>
                                </w:rPr>
                                <w:t xml:space="preserve"> </w:t>
                              </w:r>
                              <w:r>
                                <w:rPr>
                                  <w:i/>
                                  <w:color w:val="4C4C4C"/>
                                  <w:spacing w:val="-2"/>
                                  <w:sz w:val="16"/>
                                </w:rPr>
                                <w:t>allowance</w:t>
                              </w:r>
                            </w:p>
                          </w:txbxContent>
                        </wps:txbx>
                        <wps:bodyPr wrap="square" lIns="0" tIns="0" rIns="0" bIns="0" rtlCol="0">
                          <a:noAutofit/>
                        </wps:bodyPr>
                      </wps:wsp>
                      <wps:wsp>
                        <wps:cNvPr id="38" name="Textbox 38"/>
                        <wps:cNvSpPr txBox="1"/>
                        <wps:spPr>
                          <a:xfrm>
                            <a:off x="744033" y="1528071"/>
                            <a:ext cx="1374140" cy="160655"/>
                          </a:xfrm>
                          <a:prstGeom prst="rect">
                            <a:avLst/>
                          </a:prstGeom>
                        </wps:spPr>
                        <wps:txbx>
                          <w:txbxContent>
                            <w:p w14:paraId="00DC2808" w14:textId="77777777" w:rsidR="00350CFB" w:rsidRDefault="00283FFF">
                              <w:pPr>
                                <w:spacing w:before="32"/>
                                <w:ind w:left="20"/>
                                <w:rPr>
                                  <w:sz w:val="16"/>
                                </w:rPr>
                              </w:pPr>
                              <w:r>
                                <w:rPr>
                                  <w:rFonts w:ascii="Courier New"/>
                                  <w:w w:val="85"/>
                                  <w:sz w:val="16"/>
                                </w:rPr>
                                <w:t>approve(spender,</w:t>
                              </w:r>
                              <w:r>
                                <w:rPr>
                                  <w:w w:val="85"/>
                                  <w:sz w:val="16"/>
                                </w:rPr>
                                <w:t>0</w:t>
                              </w:r>
                              <w:r>
                                <w:rPr>
                                  <w:rFonts w:ascii="Courier New"/>
                                  <w:w w:val="85"/>
                                  <w:sz w:val="16"/>
                                </w:rPr>
                                <w:t>)</w:t>
                              </w:r>
                              <w:r>
                                <w:rPr>
                                  <w:rFonts w:ascii="Courier New"/>
                                  <w:spacing w:val="7"/>
                                  <w:sz w:val="16"/>
                                </w:rPr>
                                <w:t xml:space="preserve"> </w:t>
                              </w:r>
                              <w:r>
                                <w:rPr>
                                  <w:spacing w:val="-2"/>
                                  <w:w w:val="95"/>
                                  <w:sz w:val="16"/>
                                </w:rPr>
                                <w:t>(revoke)</w:t>
                              </w:r>
                            </w:p>
                          </w:txbxContent>
                        </wps:txbx>
                        <wps:bodyPr wrap="square" lIns="0" tIns="0" rIns="0" bIns="0" rtlCol="0">
                          <a:noAutofit/>
                        </wps:bodyPr>
                      </wps:wsp>
                    </wpg:wgp>
                  </a:graphicData>
                </a:graphic>
              </wp:inline>
            </w:drawing>
          </mc:Choice>
          <mc:Fallback>
            <w:pict>
              <v:group w14:anchorId="00DC26F8" id="Group 21" o:spid="_x0000_s1026" style="width:380.25pt;height:169.1pt;mso-position-horizontal-relative:char;mso-position-vertical-relative:line" coordsize="48291,2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">
                <v:shape id="Graphic 22" o:spid="_x0000_s1027" style="position:absolute;left:25;top:25;width:48241;height:2705;visibility:visible;mso-wrap-style:square;v-text-anchor:top" coordsize="4824095,270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" path="m813398,l50610,,30910,3977,14823,14823,3977,30910,,50610,,219392r3977,19700l14823,255179r16087,10846l50610,270003r762788,l833098,266025r16087,-10846l860031,239092r3977,-19700l864008,50610,860031,30910,849185,14823,833098,3977,813398,xem2810313,l2013745,r-19701,3977l1977957,14823r-10846,16087l1963134,50610r,168782l1967111,239092r10846,16087l1994044,266025r19701,3978l2810313,270003r19700,-3978l2846100,255179r10846,-16087l2860923,219392r,-168782l2856946,30910,2846100,14823,2830013,3977,2810313,xem4773447,l4010660,r-19701,3977l3974872,14823r-10846,16087l3960049,50610r,168782l3964026,239092r10846,16087l3990959,266025r19701,3978l4773447,270003r19700,-3978l4809234,255179r10846,-16087l4824058,219392r,-168782l4820080,30910,4809234,14823,4793147,3977,4773447,xe" filled="f" strokeweight=".14056mm">
                  <v:path arrowok="t"/>
                </v:shape>
                <v:shape id="Graphic 23" o:spid="_x0000_s1028" style="position:absolute;left:4345;top:2750;width:39605;height:18726;visibility:visible;mso-wrap-style:square;v-text-anchor:top" coordsize="3960495,1872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" path="m,l,1872022em1980024,r,1872022em3960049,r,1872022e" filled="f" strokecolor="#7f7f7f" strokeweight=".14056mm">
                  <v:stroke dashstyle="dash"/>
                  <v:path arrowok="t"/>
                </v:shape>
                <v:shape id="Graphic 24" o:spid="_x0000_s1029" style="position:absolute;left:4345;top:5695;width:19240;height:13;visibility:visible;mso-wrap-style:square;v-text-anchor:top" coordsize="192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" path="m,l1923440,e" filled="f" strokeweight=".28117mm">
                  <v:path arrowok="t"/>
                </v:shape>
                <v:shape id="Graphic 25" o:spid="_x0000_s1030" style="position:absolute;left:23409;top:5471;width:596;height:451;visibility:visible;mso-wrap-style:square;v-text-anchor:top" coordsize="59690,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" path="m,l19602,22382,,44764,59242,22382,,xe" fillcolor="black" stroked="f">
                  <v:path arrowok="t"/>
                </v:shape>
                <v:shape id="Graphic 26" o:spid="_x0000_s1031" style="position:absolute;left:23409;top:5471;width:596;height:451;visibility:visible;mso-wrap-style:square;v-text-anchor:top" coordsize="59690,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" path="m59242,22382l,,19602,22382,,44764,59242,22382xe" filled="f" strokeweight=".28117mm">
                  <v:path arrowok="t"/>
                </v:shape>
                <v:shape id="Graphic 27" o:spid="_x0000_s1032" style="position:absolute;left:24711;top:11455;width:19240;height:13;visibility:visible;mso-wrap-style:square;v-text-anchor:top" coordsize="192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" path="m1923440,l,e" filled="f" strokeweight=".28117mm">
                  <v:path arrowok="t"/>
                </v:shape>
                <v:shape id="Graphic 28" o:spid="_x0000_s1033" style="position:absolute;left:24289;top:11231;width:597;height:451;visibility:visible;mso-wrap-style:square;v-text-anchor:top" coordsize="59690,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" path="m59242,44764l39640,22382,59242,,,22382,59242,44764xe" fillcolor="black" stroked="f">
                  <v:path arrowok="t"/>
                </v:shape>
                <v:shape id="Graphic 29" o:spid="_x0000_s1034" style="position:absolute;left:24289;top:11231;width:597;height:451;visibility:visible;mso-wrap-style:square;v-text-anchor:top" coordsize="59690,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" path="m,22382l59242,44764,39640,22382,59242,,,22382xe" filled="f" strokeweight=".28117mm">
                  <v:path arrowok="t"/>
                </v:shape>
                <v:shape id="Graphic 30" o:spid="_x0000_s1035" style="position:absolute;left:4345;top:17215;width:19240;height:13;visibility:visible;mso-wrap-style:square;v-text-anchor:top" coordsize="192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" path="m,l1923440,e" filled="f" strokeweight=".28117mm">
                  <v:stroke dashstyle="dash"/>
                  <v:path arrowok="t"/>
                </v:shape>
                <v:shape id="Graphic 31" o:spid="_x0000_s1036" style="position:absolute;left:23409;top:16991;width:596;height:451;visibility:visible;mso-wrap-style:square;v-text-anchor:top" coordsize="59690,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" path="m,l19602,22382,,44764,59242,22382,,xe" fillcolor="black" stroked="f">
                  <v:path arrowok="t"/>
                </v:shape>
                <v:shape id="Graphic 32" o:spid="_x0000_s1037" style="position:absolute;left:23409;top:16991;width:596;height:451;visibility:visible;mso-wrap-style:square;v-text-anchor:top" coordsize="59690,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" path="m59242,22382l,,19602,22382,,44764,59242,22382xe" filled="f" strokeweight=".28117mm">
                  <v:path arrowok="t"/>
                </v:shape>
                <v:shapetype id="_x0000_t202" coordsize="21600,21600" o:spt="202" path="m,l,21600r21600,l21600,xe">
                  <v:stroke joinstyle="miter"/>
                  <v:path gradientshapeok="t" o:connecttype="rect"/>
                </v:shapetype>
                <v:shape id="Textbox 33" o:spid="_x0000_s1038" type="#_x0000_t202" style="position:absolute;left:2460;top:599;width:3899;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00DC27FF" w14:textId="77777777" w:rsidR="00350CFB" w:rsidRDefault="00283FFF">
                        <w:pPr>
                          <w:spacing w:line="242" w:lineRule="exact"/>
                        </w:pPr>
                        <w:bookmarkStart w:id="114" w:name="_bookmark22"/>
                        <w:bookmarkEnd w:id="114"/>
                        <w:r>
                          <w:rPr>
                            <w:spacing w:val="-2"/>
                          </w:rPr>
                          <w:t>Owner</w:t>
                        </w:r>
                      </w:p>
                    </w:txbxContent>
                  </v:textbox>
                </v:shape>
                <v:shape id="Textbox 34" o:spid="_x0000_s1039" type="#_x0000_t202" style="position:absolute;left:20162;top:611;width:8096;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00DC2800" w14:textId="77777777" w:rsidR="00350CFB" w:rsidRDefault="00283FFF">
                        <w:pPr>
                          <w:spacing w:line="242" w:lineRule="exact"/>
                        </w:pPr>
                        <w:r>
                          <w:t>ERC-20</w:t>
                        </w:r>
                        <w:r>
                          <w:rPr>
                            <w:spacing w:val="-9"/>
                          </w:rPr>
                          <w:t xml:space="preserve"> </w:t>
                        </w:r>
                        <w:r>
                          <w:rPr>
                            <w:spacing w:val="-4"/>
                          </w:rPr>
                          <w:t>token</w:t>
                        </w:r>
                      </w:p>
                    </w:txbxContent>
                  </v:textbox>
                </v:shape>
                <v:shape id="Textbox 35" o:spid="_x0000_s1040" type="#_x0000_t202" style="position:absolute;left:41675;top:473;width:4668;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00DC2801" w14:textId="77777777" w:rsidR="00350CFB" w:rsidRDefault="00283FFF">
                        <w:pPr>
                          <w:spacing w:line="242" w:lineRule="exact"/>
                        </w:pPr>
                        <w:r>
                          <w:rPr>
                            <w:spacing w:val="-2"/>
                          </w:rPr>
                          <w:t>Spender</w:t>
                        </w:r>
                      </w:p>
                    </w:txbxContent>
                  </v:textbox>
                </v:shape>
                <v:shape id="Textbox 36" o:spid="_x0000_s1041" type="#_x0000_t202" style="position:absolute;left:7499;top:3887;width:13697;height:4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00DC2802" w14:textId="77777777" w:rsidR="00350CFB" w:rsidRDefault="00283FFF">
                        <w:pPr>
                          <w:spacing w:before="13"/>
                          <w:ind w:right="29"/>
                          <w:jc w:val="center"/>
                          <w:rPr>
                            <w:rFonts w:ascii="Courier New"/>
                            <w:sz w:val="16"/>
                          </w:rPr>
                        </w:pPr>
                        <w:r>
                          <w:rPr>
                            <w:rFonts w:ascii="Courier New"/>
                            <w:spacing w:val="-2"/>
                            <w:sz w:val="16"/>
                          </w:rPr>
                          <w:t>approve(spender,</w:t>
                        </w:r>
                        <w:r>
                          <w:rPr>
                            <w:rFonts w:ascii="Menlo"/>
                            <w:i/>
                            <w:spacing w:val="-2"/>
                            <w:sz w:val="16"/>
                          </w:rPr>
                          <w:t>a</w:t>
                        </w:r>
                        <w:r>
                          <w:rPr>
                            <w:rFonts w:ascii="Courier New"/>
                            <w:spacing w:val="-2"/>
                            <w:sz w:val="16"/>
                          </w:rPr>
                          <w:t>)</w:t>
                        </w:r>
                      </w:p>
                      <w:p w14:paraId="00DC2803" w14:textId="77777777" w:rsidR="00350CFB" w:rsidRDefault="00350CFB">
                        <w:pPr>
                          <w:spacing w:before="65"/>
                          <w:rPr>
                            <w:rFonts w:ascii="Courier New"/>
                            <w:sz w:val="16"/>
                          </w:rPr>
                        </w:pPr>
                      </w:p>
                      <w:p w14:paraId="00DC2804" w14:textId="77777777" w:rsidR="00350CFB" w:rsidRDefault="00283FFF">
                        <w:pPr>
                          <w:ind w:right="29"/>
                          <w:jc w:val="center"/>
                          <w:rPr>
                            <w:i/>
                            <w:sz w:val="16"/>
                          </w:rPr>
                        </w:pPr>
                        <w:r>
                          <w:rPr>
                            <w:i/>
                            <w:color w:val="4C4C4C"/>
                            <w:w w:val="90"/>
                            <w:sz w:val="16"/>
                          </w:rPr>
                          <w:t>emit</w:t>
                        </w:r>
                        <w:r>
                          <w:rPr>
                            <w:i/>
                            <w:color w:val="4C4C4C"/>
                            <w:spacing w:val="7"/>
                            <w:sz w:val="16"/>
                          </w:rPr>
                          <w:t xml:space="preserve"> </w:t>
                        </w:r>
                        <w:r>
                          <w:rPr>
                            <w:rFonts w:ascii="Courier New" w:hAnsi="Courier New"/>
                            <w:i/>
                            <w:color w:val="4C4C4C"/>
                            <w:w w:val="90"/>
                            <w:sz w:val="16"/>
                          </w:rPr>
                          <w:t>Approval</w:t>
                        </w:r>
                        <w:r>
                          <w:rPr>
                            <w:i/>
                            <w:color w:val="4C4C4C"/>
                            <w:w w:val="90"/>
                            <w:sz w:val="16"/>
                          </w:rPr>
                          <w:t>;</w:t>
                        </w:r>
                        <w:r>
                          <w:rPr>
                            <w:i/>
                            <w:color w:val="4C4C4C"/>
                            <w:spacing w:val="8"/>
                            <w:sz w:val="16"/>
                          </w:rPr>
                          <w:t xml:space="preserve"> </w:t>
                        </w:r>
                        <w:r>
                          <w:rPr>
                            <w:i/>
                            <w:color w:val="4C4C4C"/>
                            <w:w w:val="90"/>
                            <w:sz w:val="16"/>
                          </w:rPr>
                          <w:t>store</w:t>
                        </w:r>
                        <w:r>
                          <w:rPr>
                            <w:i/>
                            <w:color w:val="4C4C4C"/>
                            <w:spacing w:val="8"/>
                            <w:sz w:val="16"/>
                          </w:rPr>
                          <w:t xml:space="preserve"> </w:t>
                        </w:r>
                        <w:r>
                          <w:rPr>
                            <w:i/>
                            <w:color w:val="4C4C4C"/>
                            <w:spacing w:val="-2"/>
                            <w:w w:val="90"/>
                            <w:sz w:val="16"/>
                          </w:rPr>
                          <w:t>allowance</w:t>
                        </w:r>
                      </w:p>
                    </w:txbxContent>
                  </v:textbox>
                </v:shape>
                <v:shape id="Textbox 37" o:spid="_x0000_s1042" type="#_x0000_t202" style="position:absolute;left:26455;top:9574;width:15309;height:4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00DC2805" w14:textId="77777777" w:rsidR="00350CFB" w:rsidRDefault="00283FFF">
                        <w:pPr>
                          <w:spacing w:before="33"/>
                          <w:ind w:right="18"/>
                          <w:jc w:val="center"/>
                          <w:rPr>
                            <w:rFonts w:ascii="Courier New" w:hAnsi="Courier New"/>
                            <w:sz w:val="16"/>
                          </w:rPr>
                        </w:pPr>
                        <w:r>
                          <w:rPr>
                            <w:rFonts w:ascii="Courier New" w:hAnsi="Courier New"/>
                            <w:w w:val="90"/>
                            <w:sz w:val="16"/>
                          </w:rPr>
                          <w:t>transferFrom(owner,to,</w:t>
                        </w:r>
                        <w:r>
                          <w:rPr>
                            <w:rFonts w:ascii="Menlo" w:hAnsi="Menlo"/>
                            <w:i/>
                            <w:w w:val="90"/>
                            <w:sz w:val="16"/>
                          </w:rPr>
                          <w:t>v</w:t>
                        </w:r>
                        <w:r>
                          <w:rPr>
                            <w:rFonts w:ascii="Menlo" w:hAnsi="Menlo"/>
                            <w:i/>
                            <w:spacing w:val="-35"/>
                            <w:w w:val="90"/>
                            <w:sz w:val="16"/>
                          </w:rPr>
                          <w:t xml:space="preserve"> </w:t>
                        </w:r>
                        <w:r>
                          <w:rPr>
                            <w:rFonts w:ascii="Apple Symbols" w:hAnsi="Apple Symbols"/>
                            <w:w w:val="90"/>
                            <w:sz w:val="16"/>
                          </w:rPr>
                          <w:t>≤</w:t>
                        </w:r>
                        <w:r>
                          <w:rPr>
                            <w:rFonts w:ascii="Apple Symbols" w:hAnsi="Apple Symbols"/>
                            <w:spacing w:val="-2"/>
                            <w:w w:val="90"/>
                            <w:sz w:val="16"/>
                          </w:rPr>
                          <w:t xml:space="preserve"> </w:t>
                        </w:r>
                        <w:r>
                          <w:rPr>
                            <w:rFonts w:ascii="Menlo" w:hAnsi="Menlo"/>
                            <w:i/>
                            <w:spacing w:val="-5"/>
                            <w:w w:val="90"/>
                            <w:sz w:val="16"/>
                          </w:rPr>
                          <w:t>a</w:t>
                        </w:r>
                        <w:r>
                          <w:rPr>
                            <w:rFonts w:ascii="Courier New" w:hAnsi="Courier New"/>
                            <w:spacing w:val="-5"/>
                            <w:w w:val="90"/>
                            <w:sz w:val="16"/>
                          </w:rPr>
                          <w:t>)</w:t>
                        </w:r>
                      </w:p>
                      <w:p w14:paraId="00DC2806" w14:textId="77777777" w:rsidR="00350CFB" w:rsidRDefault="00350CFB">
                        <w:pPr>
                          <w:spacing w:before="64"/>
                          <w:rPr>
                            <w:rFonts w:ascii="Courier New"/>
                            <w:sz w:val="16"/>
                          </w:rPr>
                        </w:pPr>
                      </w:p>
                      <w:p w14:paraId="00DC2807" w14:textId="77777777" w:rsidR="00350CFB" w:rsidRDefault="00283FFF">
                        <w:pPr>
                          <w:ind w:left="1" w:right="18"/>
                          <w:jc w:val="center"/>
                          <w:rPr>
                            <w:i/>
                            <w:sz w:val="16"/>
                          </w:rPr>
                        </w:pPr>
                        <w:r>
                          <w:rPr>
                            <w:i/>
                            <w:color w:val="4C4C4C"/>
                            <w:sz w:val="16"/>
                          </w:rPr>
                          <w:t>move</w:t>
                        </w:r>
                        <w:r>
                          <w:rPr>
                            <w:i/>
                            <w:color w:val="4C4C4C"/>
                            <w:spacing w:val="-8"/>
                            <w:sz w:val="16"/>
                          </w:rPr>
                          <w:t xml:space="preserve"> </w:t>
                        </w:r>
                        <w:r>
                          <w:rPr>
                            <w:i/>
                            <w:color w:val="4C4C4C"/>
                            <w:sz w:val="16"/>
                          </w:rPr>
                          <w:t>tokens;</w:t>
                        </w:r>
                        <w:r>
                          <w:rPr>
                            <w:i/>
                            <w:color w:val="4C4C4C"/>
                            <w:spacing w:val="-7"/>
                            <w:sz w:val="16"/>
                          </w:rPr>
                          <w:t xml:space="preserve"> </w:t>
                        </w:r>
                        <w:r>
                          <w:rPr>
                            <w:i/>
                            <w:color w:val="4C4C4C"/>
                            <w:sz w:val="16"/>
                          </w:rPr>
                          <w:t>reduce</w:t>
                        </w:r>
                        <w:r>
                          <w:rPr>
                            <w:i/>
                            <w:color w:val="4C4C4C"/>
                            <w:spacing w:val="-7"/>
                            <w:sz w:val="16"/>
                          </w:rPr>
                          <w:t xml:space="preserve"> </w:t>
                        </w:r>
                        <w:r>
                          <w:rPr>
                            <w:i/>
                            <w:color w:val="4C4C4C"/>
                            <w:spacing w:val="-2"/>
                            <w:sz w:val="16"/>
                          </w:rPr>
                          <w:t>allowance</w:t>
                        </w:r>
                      </w:p>
                    </w:txbxContent>
                  </v:textbox>
                </v:shape>
                <v:shape id="Textbox 38" o:spid="_x0000_s1043" type="#_x0000_t202" style="position:absolute;left:7440;top:15280;width:13741;height:1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14:paraId="00DC2808" w14:textId="77777777" w:rsidR="00350CFB" w:rsidRDefault="00283FFF">
                        <w:pPr>
                          <w:spacing w:before="32"/>
                          <w:ind w:left="20"/>
                          <w:rPr>
                            <w:sz w:val="16"/>
                          </w:rPr>
                        </w:pPr>
                        <w:r>
                          <w:rPr>
                            <w:rFonts w:ascii="Courier New"/>
                            <w:w w:val="85"/>
                            <w:sz w:val="16"/>
                          </w:rPr>
                          <w:t>approve(spender,</w:t>
                        </w:r>
                        <w:r>
                          <w:rPr>
                            <w:w w:val="85"/>
                            <w:sz w:val="16"/>
                          </w:rPr>
                          <w:t>0</w:t>
                        </w:r>
                        <w:r>
                          <w:rPr>
                            <w:rFonts w:ascii="Courier New"/>
                            <w:w w:val="85"/>
                            <w:sz w:val="16"/>
                          </w:rPr>
                          <w:t>)</w:t>
                        </w:r>
                        <w:r>
                          <w:rPr>
                            <w:rFonts w:ascii="Courier New"/>
                            <w:spacing w:val="7"/>
                            <w:sz w:val="16"/>
                          </w:rPr>
                          <w:t xml:space="preserve"> </w:t>
                        </w:r>
                        <w:r>
                          <w:rPr>
                            <w:spacing w:val="-2"/>
                            <w:w w:val="95"/>
                            <w:sz w:val="16"/>
                          </w:rPr>
                          <w:t>(revoke)</w:t>
                        </w:r>
                      </w:p>
                    </w:txbxContent>
                  </v:textbox>
                </v:shape>
                <w10:anchorlock/>
              </v:group>
            </w:pict>
          </mc:Fallback>
        </mc:AlternateContent>
      </w:r>
    </w:p>
    <w:p w14:paraId="00DC1D25" w14:textId="77777777" w:rsidR="00350CFB" w:rsidRDefault="00283FFF">
      <w:pPr>
        <w:pStyle w:val="a3"/>
        <w:spacing w:before="151" w:line="242" w:lineRule="auto"/>
        <w:ind w:left="282" w:right="522"/>
        <w:jc w:val="both"/>
      </w:pPr>
      <w:r>
        <w:rPr>
          <w:spacing w:val="-4"/>
        </w:rPr>
        <w:t>Figure</w:t>
      </w:r>
      <w:r>
        <w:rPr>
          <w:spacing w:val="-11"/>
        </w:rPr>
        <w:t xml:space="preserve"> </w:t>
      </w:r>
      <w:r>
        <w:rPr>
          <w:spacing w:val="-4"/>
        </w:rPr>
        <w:t>2.1:</w:t>
      </w:r>
      <w:r>
        <w:rPr>
          <w:spacing w:val="16"/>
        </w:rPr>
        <w:t xml:space="preserve"> </w:t>
      </w:r>
      <w:r>
        <w:rPr>
          <w:spacing w:val="-4"/>
        </w:rPr>
        <w:t>ERC-20</w:t>
      </w:r>
      <w:r>
        <w:rPr>
          <w:spacing w:val="-11"/>
        </w:rPr>
        <w:t xml:space="preserve"> </w:t>
      </w:r>
      <w:r>
        <w:rPr>
          <w:spacing w:val="-4"/>
        </w:rPr>
        <w:t>allowance</w:t>
      </w:r>
      <w:r>
        <w:rPr>
          <w:spacing w:val="-11"/>
        </w:rPr>
        <w:t xml:space="preserve"> </w:t>
      </w:r>
      <w:r>
        <w:rPr>
          <w:spacing w:val="-4"/>
        </w:rPr>
        <w:t>lifecycle:</w:t>
      </w:r>
      <w:r>
        <w:rPr>
          <w:spacing w:val="17"/>
        </w:rPr>
        <w:t xml:space="preserve"> </w:t>
      </w:r>
      <w:r>
        <w:rPr>
          <w:spacing w:val="-4"/>
        </w:rPr>
        <w:t>approve</w:t>
      </w:r>
      <w:r>
        <w:rPr>
          <w:spacing w:val="-11"/>
        </w:rPr>
        <w:t xml:space="preserve"> </w:t>
      </w:r>
      <w:r>
        <w:rPr>
          <w:spacing w:val="-4"/>
        </w:rPr>
        <w:t>(or</w:t>
      </w:r>
      <w:r>
        <w:rPr>
          <w:spacing w:val="-11"/>
        </w:rPr>
        <w:t xml:space="preserve"> </w:t>
      </w:r>
      <w:r>
        <w:rPr>
          <w:spacing w:val="-4"/>
        </w:rPr>
        <w:t>permit),</w:t>
      </w:r>
      <w:r>
        <w:rPr>
          <w:spacing w:val="-9"/>
        </w:rPr>
        <w:t xml:space="preserve"> </w:t>
      </w:r>
      <w:r>
        <w:rPr>
          <w:spacing w:val="-4"/>
        </w:rPr>
        <w:t>optional</w:t>
      </w:r>
      <w:r>
        <w:rPr>
          <w:spacing w:val="-11"/>
        </w:rPr>
        <w:t xml:space="preserve"> </w:t>
      </w:r>
      <w:r>
        <w:rPr>
          <w:rFonts w:ascii="Courier New" w:hAnsi="Courier New"/>
          <w:spacing w:val="-4"/>
        </w:rPr>
        <w:t>transferFrom</w:t>
      </w:r>
      <w:r>
        <w:rPr>
          <w:spacing w:val="-4"/>
        </w:rPr>
        <w:t>,</w:t>
      </w:r>
      <w:r>
        <w:rPr>
          <w:spacing w:val="-9"/>
        </w:rPr>
        <w:t xml:space="preserve"> </w:t>
      </w:r>
      <w:r>
        <w:rPr>
          <w:spacing w:val="-4"/>
        </w:rPr>
        <w:t>and</w:t>
      </w:r>
      <w:r>
        <w:rPr>
          <w:spacing w:val="-11"/>
        </w:rPr>
        <w:t xml:space="preserve"> </w:t>
      </w:r>
      <w:r>
        <w:rPr>
          <w:spacing w:val="-4"/>
        </w:rPr>
        <w:t xml:space="preserve">revoke. </w:t>
      </w:r>
      <w:r>
        <w:t>EndorseRank edges reflect the latest live allowance snapshot per owner–spender pair (historical approvals superseded, not time-decayed).</w:t>
      </w:r>
    </w:p>
    <w:p w14:paraId="00DC1D26" w14:textId="77777777" w:rsidR="00350CFB" w:rsidRDefault="00350CFB">
      <w:pPr>
        <w:pStyle w:val="a3"/>
        <w:spacing w:before="169"/>
      </w:pPr>
    </w:p>
    <w:p w14:paraId="00DC1D27" w14:textId="77777777" w:rsidR="00350CFB" w:rsidRDefault="00283FFF">
      <w:pPr>
        <w:pStyle w:val="a3"/>
        <w:spacing w:line="396" w:lineRule="auto"/>
        <w:ind w:left="282" w:right="522"/>
        <w:jc w:val="both"/>
      </w:pPr>
      <w:r>
        <w:t>count and sum of inbound transfers—as domain-intuition proxies for economic importance.</w:t>
      </w:r>
      <w:r>
        <w:rPr>
          <w:spacing w:val="40"/>
        </w:rPr>
        <w:t xml:space="preserve"> </w:t>
      </w:r>
      <w:r>
        <w:t>Lin et al.</w:t>
      </w:r>
      <w:hyperlink w:anchor="_bookmark177" w:history="1">
        <w:r>
          <w:rPr>
            <w:vertAlign w:val="superscript"/>
          </w:rPr>
          <w:t>[44]</w:t>
        </w:r>
      </w:hyperlink>
      <w:r>
        <w:t xml:space="preserve"> show that transaction connectivity alone can miss risk-relevant structure unless risk sig-nals</w:t>
      </w:r>
      <w:r>
        <w:rPr>
          <w:spacing w:val="-12"/>
        </w:rPr>
        <w:t xml:space="preserve"> </w:t>
      </w:r>
      <w:r>
        <w:t>propagate</w:t>
      </w:r>
      <w:r>
        <w:rPr>
          <w:spacing w:val="-11"/>
        </w:rPr>
        <w:t xml:space="preserve"> </w:t>
      </w:r>
      <w:r>
        <w:t>through</w:t>
      </w:r>
      <w:r>
        <w:rPr>
          <w:spacing w:val="-11"/>
        </w:rPr>
        <w:t xml:space="preserve"> </w:t>
      </w:r>
      <w:r>
        <w:t>the</w:t>
      </w:r>
      <w:r>
        <w:rPr>
          <w:spacing w:val="-11"/>
        </w:rPr>
        <w:t xml:space="preserve"> </w:t>
      </w:r>
      <w:r>
        <w:t>network,</w:t>
      </w:r>
      <w:r>
        <w:rPr>
          <w:spacing w:val="-11"/>
        </w:rPr>
        <w:t xml:space="preserve"> </w:t>
      </w:r>
      <w:r>
        <w:t>motivating</w:t>
      </w:r>
      <w:r>
        <w:rPr>
          <w:spacing w:val="-11"/>
        </w:rPr>
        <w:t xml:space="preserve"> </w:t>
      </w:r>
      <w:r>
        <w:t>refined</w:t>
      </w:r>
      <w:r>
        <w:rPr>
          <w:spacing w:val="-11"/>
        </w:rPr>
        <w:t xml:space="preserve"> </w:t>
      </w:r>
      <w:r>
        <w:t>graph</w:t>
      </w:r>
      <w:r>
        <w:rPr>
          <w:spacing w:val="-11"/>
        </w:rPr>
        <w:t xml:space="preserve"> </w:t>
      </w:r>
      <w:r>
        <w:t>semantics</w:t>
      </w:r>
      <w:r>
        <w:rPr>
          <w:spacing w:val="-11"/>
        </w:rPr>
        <w:t xml:space="preserve"> </w:t>
      </w:r>
      <w:r>
        <w:t>beyond</w:t>
      </w:r>
      <w:r>
        <w:rPr>
          <w:spacing w:val="-11"/>
        </w:rPr>
        <w:t xml:space="preserve"> </w:t>
      </w:r>
      <w:r>
        <w:t>vanilla</w:t>
      </w:r>
      <w:r>
        <w:rPr>
          <w:spacing w:val="-11"/>
        </w:rPr>
        <w:t xml:space="preserve"> </w:t>
      </w:r>
      <w:r>
        <w:t xml:space="preserve">PageRank. Broader DeFi credit-scoring literature includes prospect-theory and blockchain-based models </w:t>
      </w:r>
      <w:hyperlink w:anchor="_bookmark162" w:history="1">
        <w:r>
          <w:rPr>
            <w:vertAlign w:val="superscript"/>
          </w:rPr>
          <w:t>[29]</w:t>
        </w:r>
      </w:hyperlink>
      <w:r>
        <w:t xml:space="preserve"> and machine-learning pipelines on lending protocols </w:t>
      </w:r>
      <w:hyperlink w:anchor="_bookmark172" w:history="1">
        <w:r>
          <w:rPr>
            <w:vertAlign w:val="superscript"/>
          </w:rPr>
          <w:t>[39]</w:t>
        </w:r>
      </w:hyperlink>
      <w:r>
        <w:t>; Packin and Lev-Aretz</w:t>
      </w:r>
      <w:hyperlink w:anchor="_bookmark181" w:history="1">
        <w:r>
          <w:rPr>
            <w:vertAlign w:val="superscript"/>
          </w:rPr>
          <w:t>[48]</w:t>
        </w:r>
      </w:hyperlink>
      <w:r>
        <w:t xml:space="preserve"> emphasize au-ditability</w:t>
      </w:r>
      <w:r>
        <w:rPr>
          <w:spacing w:val="-8"/>
        </w:rPr>
        <w:t xml:space="preserve"> </w:t>
      </w:r>
      <w:r>
        <w:t>constraints</w:t>
      </w:r>
      <w:r>
        <w:rPr>
          <w:spacing w:val="-8"/>
        </w:rPr>
        <w:t xml:space="preserve"> </w:t>
      </w:r>
      <w:r>
        <w:t>under</w:t>
      </w:r>
      <w:r>
        <w:rPr>
          <w:spacing w:val="-8"/>
        </w:rPr>
        <w:t xml:space="preserve"> </w:t>
      </w:r>
      <w:r>
        <w:t>pseudonymity. EndorseRank</w:t>
      </w:r>
      <w:r>
        <w:rPr>
          <w:spacing w:val="-8"/>
        </w:rPr>
        <w:t xml:space="preserve"> </w:t>
      </w:r>
      <w:r>
        <w:t>stays</w:t>
      </w:r>
      <w:r>
        <w:rPr>
          <w:spacing w:val="-8"/>
        </w:rPr>
        <w:t xml:space="preserve"> </w:t>
      </w:r>
      <w:r>
        <w:t>within</w:t>
      </w:r>
      <w:r>
        <w:rPr>
          <w:spacing w:val="-8"/>
        </w:rPr>
        <w:t xml:space="preserve"> </w:t>
      </w:r>
      <w:r>
        <w:t>interpretable</w:t>
      </w:r>
      <w:r>
        <w:rPr>
          <w:spacing w:val="-8"/>
        </w:rPr>
        <w:t xml:space="preserve"> </w:t>
      </w:r>
      <w:r>
        <w:t>graph</w:t>
      </w:r>
      <w:r>
        <w:rPr>
          <w:spacing w:val="-8"/>
        </w:rPr>
        <w:t xml:space="preserve"> </w:t>
      </w:r>
      <w:r>
        <w:t>propaga-tion rather than black-box predictive scoring.</w:t>
      </w:r>
    </w:p>
    <w:p w14:paraId="00DC1D28" w14:textId="77777777" w:rsidR="00350CFB" w:rsidRDefault="00283FFF">
      <w:pPr>
        <w:pStyle w:val="a3"/>
        <w:spacing w:before="22" w:line="396" w:lineRule="auto"/>
        <w:ind w:left="282" w:right="558"/>
        <w:jc w:val="both"/>
      </w:pPr>
      <w:bookmarkStart w:id="115" w:name="PageRank_formalism"/>
      <w:bookmarkStart w:id="116" w:name="_bookmark23"/>
      <w:r>
        <w:rPr>
          <w:color w:val="FF0000"/>
          <w:spacing w:val="-2"/>
        </w:rPr>
        <w:t>Graph-based approaches are attractive because they (i) use only public data, (ii) produce continuous scores suitable for ranking, and (iii) admit complexity analysis in terms of edge counts. They are limited by Sybil attacks [17], wash trading, and the gap between graph centrality and economic default risk. This research does not claim that PageRank scores are credit scores in the regulatory sense; it claims that allowance-based and transfer-based rankings can be compared rigorously on shared proxies.</w:t>
      </w:r>
      <w:bookmarkEnd w:id="115"/>
      <w:bookmarkEnd w:id="116"/>
    </w:p>
    <w:p w14:paraId="00DC1D29" w14:textId="77777777" w:rsidR="00350CFB" w:rsidRDefault="00350CFB">
      <w:pPr>
        <w:pStyle w:val="a3"/>
        <w:spacing w:line="396" w:lineRule="auto"/>
        <w:jc w:val="both"/>
        <w:sectPr w:rsidR="00350CFB">
          <w:pgSz w:w="11910" w:h="16840"/>
          <w:pgMar w:top="1900" w:right="708" w:bottom="2300" w:left="992" w:header="0" w:footer="2115" w:gutter="0"/>
          <w:cols w:space="720"/>
        </w:sectPr>
      </w:pPr>
    </w:p>
    <w:p w14:paraId="00DC1D2A" w14:textId="77777777" w:rsidR="00350CFB" w:rsidRDefault="00283FFF">
      <w:pPr>
        <w:pStyle w:val="2"/>
        <w:numPr>
          <w:ilvl w:val="1"/>
          <w:numId w:val="26"/>
        </w:numPr>
        <w:tabs>
          <w:tab w:val="left" w:pos="783"/>
        </w:tabs>
        <w:spacing w:before="112"/>
        <w:ind w:left="783" w:hanging="501"/>
      </w:pPr>
      <w:r>
        <w:t>PageRank</w:t>
      </w:r>
      <w:r>
        <w:rPr>
          <w:spacing w:val="18"/>
        </w:rPr>
        <w:t xml:space="preserve"> </w:t>
      </w:r>
      <w:r>
        <w:rPr>
          <w:spacing w:val="-2"/>
        </w:rPr>
        <w:t>formalism</w:t>
      </w:r>
    </w:p>
    <w:p w14:paraId="00DC1D2B" w14:textId="77777777" w:rsidR="00350CFB" w:rsidRDefault="00283FFF">
      <w:pPr>
        <w:pStyle w:val="a3"/>
        <w:spacing w:before="266"/>
        <w:ind w:left="282"/>
        <w:rPr>
          <w:i/>
        </w:rPr>
      </w:pPr>
      <w:r>
        <w:t>Let</w:t>
      </w:r>
      <w:r>
        <w:rPr>
          <w:spacing w:val="-12"/>
        </w:rPr>
        <w:t xml:space="preserve"> </w:t>
      </w:r>
      <w:r>
        <w:rPr>
          <w:i/>
        </w:rPr>
        <w:t>G</w:t>
      </w:r>
      <w:r>
        <w:rPr>
          <w:i/>
          <w:spacing w:val="14"/>
        </w:rPr>
        <w:t xml:space="preserve"> </w:t>
      </w:r>
      <w:r>
        <w:t>=</w:t>
      </w:r>
      <w:r>
        <w:rPr>
          <w:spacing w:val="14"/>
        </w:rPr>
        <w:t xml:space="preserve"> </w:t>
      </w:r>
      <w:r>
        <w:t>(</w:t>
      </w:r>
      <w:r>
        <w:rPr>
          <w:i/>
        </w:rPr>
        <w:t>V,</w:t>
      </w:r>
      <w:r>
        <w:rPr>
          <w:i/>
          <w:spacing w:val="-16"/>
        </w:rPr>
        <w:t xml:space="preserve"> </w:t>
      </w:r>
      <w:r>
        <w:rPr>
          <w:i/>
        </w:rPr>
        <w:t>E</w:t>
      </w:r>
      <w:r>
        <w:t>)</w:t>
      </w:r>
      <w:r>
        <w:rPr>
          <w:spacing w:val="-11"/>
        </w:rPr>
        <w:t xml:space="preserve"> </w:t>
      </w:r>
      <w:r>
        <w:t>be</w:t>
      </w:r>
      <w:r>
        <w:rPr>
          <w:spacing w:val="-12"/>
        </w:rPr>
        <w:t xml:space="preserve"> </w:t>
      </w:r>
      <w:r>
        <w:t>a</w:t>
      </w:r>
      <w:r>
        <w:rPr>
          <w:spacing w:val="-12"/>
        </w:rPr>
        <w:t xml:space="preserve"> </w:t>
      </w:r>
      <w:r>
        <w:t>directed</w:t>
      </w:r>
      <w:r>
        <w:rPr>
          <w:spacing w:val="-10"/>
        </w:rPr>
        <w:t xml:space="preserve"> </w:t>
      </w:r>
      <w:r>
        <w:t>graph</w:t>
      </w:r>
      <w:r>
        <w:rPr>
          <w:spacing w:val="-12"/>
        </w:rPr>
        <w:t xml:space="preserve"> </w:t>
      </w:r>
      <w:r>
        <w:t>with</w:t>
      </w:r>
      <w:r>
        <w:rPr>
          <w:spacing w:val="-12"/>
        </w:rPr>
        <w:t xml:space="preserve"> </w:t>
      </w:r>
      <w:r>
        <w:rPr>
          <w:rFonts w:ascii="Arial Unicode MS" w:hAnsi="Arial Unicode MS"/>
        </w:rPr>
        <w:t>|</w:t>
      </w:r>
      <w:r>
        <w:rPr>
          <w:i/>
        </w:rPr>
        <w:t>V</w:t>
      </w:r>
      <w:r>
        <w:rPr>
          <w:i/>
          <w:spacing w:val="-1"/>
        </w:rPr>
        <w:t xml:space="preserve"> </w:t>
      </w:r>
      <w:r>
        <w:rPr>
          <w:rFonts w:ascii="Arial Unicode MS" w:hAnsi="Arial Unicode MS"/>
        </w:rPr>
        <w:t>|</w:t>
      </w:r>
      <w:r>
        <w:rPr>
          <w:rFonts w:ascii="Arial Unicode MS" w:hAnsi="Arial Unicode MS"/>
          <w:spacing w:val="7"/>
        </w:rPr>
        <w:t xml:space="preserve"> </w:t>
      </w:r>
      <w:r>
        <w:t>=</w:t>
      </w:r>
      <w:r>
        <w:rPr>
          <w:spacing w:val="14"/>
        </w:rPr>
        <w:t xml:space="preserve"> </w:t>
      </w:r>
      <w:r>
        <w:rPr>
          <w:i/>
        </w:rPr>
        <w:t>n</w:t>
      </w:r>
      <w:r>
        <w:rPr>
          <w:i/>
          <w:spacing w:val="-12"/>
        </w:rPr>
        <w:t xml:space="preserve"> </w:t>
      </w:r>
      <w:r>
        <w:t>nodes.</w:t>
      </w:r>
      <w:r>
        <w:rPr>
          <w:spacing w:val="23"/>
        </w:rPr>
        <w:t xml:space="preserve"> </w:t>
      </w:r>
      <w:r>
        <w:t>Write</w:t>
      </w:r>
      <w:r>
        <w:rPr>
          <w:spacing w:val="-12"/>
        </w:rPr>
        <w:t xml:space="preserve"> </w:t>
      </w:r>
      <w:r>
        <w:rPr>
          <w:i/>
        </w:rPr>
        <w:t>w</w:t>
      </w:r>
      <w:r>
        <w:rPr>
          <w:rFonts w:ascii="Menlo" w:hAnsi="Menlo"/>
          <w:i/>
          <w:vertAlign w:val="subscript"/>
        </w:rPr>
        <w:t>ij</w:t>
      </w:r>
      <w:r>
        <w:rPr>
          <w:rFonts w:ascii="Menlo" w:hAnsi="Menlo"/>
          <w:i/>
          <w:spacing w:val="-48"/>
        </w:rPr>
        <w:t xml:space="preserve"> </w:t>
      </w:r>
      <w:r>
        <w:rPr>
          <w:rFonts w:ascii="Arial Unicode MS" w:hAnsi="Arial Unicode MS"/>
        </w:rPr>
        <w:t>≥</w:t>
      </w:r>
      <w:r>
        <w:rPr>
          <w:rFonts w:ascii="Arial Unicode MS" w:hAnsi="Arial Unicode MS"/>
          <w:spacing w:val="7"/>
        </w:rPr>
        <w:t xml:space="preserve"> </w:t>
      </w:r>
      <w:r>
        <w:t>0</w:t>
      </w:r>
      <w:r>
        <w:rPr>
          <w:spacing w:val="-11"/>
        </w:rPr>
        <w:t xml:space="preserve"> </w:t>
      </w:r>
      <w:r>
        <w:t>for</w:t>
      </w:r>
      <w:r>
        <w:rPr>
          <w:spacing w:val="-12"/>
        </w:rPr>
        <w:t xml:space="preserve"> </w:t>
      </w:r>
      <w:r>
        <w:t>the</w:t>
      </w:r>
      <w:r>
        <w:rPr>
          <w:spacing w:val="-12"/>
        </w:rPr>
        <w:t xml:space="preserve"> </w:t>
      </w:r>
      <w:r>
        <w:t>weight</w:t>
      </w:r>
      <w:r>
        <w:rPr>
          <w:spacing w:val="-10"/>
        </w:rPr>
        <w:t xml:space="preserve"> </w:t>
      </w:r>
      <w:r>
        <w:t>of</w:t>
      </w:r>
      <w:r>
        <w:rPr>
          <w:spacing w:val="-12"/>
        </w:rPr>
        <w:t xml:space="preserve"> </w:t>
      </w:r>
      <w:r>
        <w:t>edge</w:t>
      </w:r>
      <w:r>
        <w:rPr>
          <w:spacing w:val="-12"/>
        </w:rPr>
        <w:t xml:space="preserve"> </w:t>
      </w:r>
      <w:r>
        <w:rPr>
          <w:i/>
        </w:rPr>
        <w:t>i</w:t>
      </w:r>
      <w:r>
        <w:rPr>
          <w:i/>
          <w:spacing w:val="14"/>
        </w:rPr>
        <w:t xml:space="preserve"> </w:t>
      </w:r>
      <w:r>
        <w:rPr>
          <w:rFonts w:ascii="Arial Unicode MS" w:hAnsi="Arial Unicode MS"/>
        </w:rPr>
        <w:t>→</w:t>
      </w:r>
      <w:r>
        <w:rPr>
          <w:rFonts w:ascii="Arial Unicode MS" w:hAnsi="Arial Unicode MS"/>
          <w:spacing w:val="7"/>
        </w:rPr>
        <w:t xml:space="preserve"> </w:t>
      </w:r>
      <w:r>
        <w:rPr>
          <w:i/>
          <w:spacing w:val="-10"/>
        </w:rPr>
        <w:t>j</w:t>
      </w:r>
    </w:p>
    <w:p w14:paraId="00DC1D2C" w14:textId="77777777" w:rsidR="00350CFB" w:rsidRDefault="00283FFF">
      <w:pPr>
        <w:pStyle w:val="a3"/>
        <w:spacing w:before="119"/>
        <w:ind w:left="274"/>
      </w:pPr>
      <w:r>
        <w:t>(influence</w:t>
      </w:r>
      <w:r>
        <w:rPr>
          <w:spacing w:val="-6"/>
        </w:rPr>
        <w:t xml:space="preserve"> </w:t>
      </w:r>
      <w:r>
        <w:t>from</w:t>
      </w:r>
      <w:r>
        <w:rPr>
          <w:spacing w:val="-5"/>
        </w:rPr>
        <w:t xml:space="preserve"> </w:t>
      </w:r>
      <w:r>
        <w:rPr>
          <w:i/>
        </w:rPr>
        <w:t>i</w:t>
      </w:r>
      <w:r>
        <w:rPr>
          <w:i/>
          <w:spacing w:val="-6"/>
        </w:rPr>
        <w:t xml:space="preserve"> </w:t>
      </w:r>
      <w:r>
        <w:t>toward</w:t>
      </w:r>
      <w:r>
        <w:rPr>
          <w:spacing w:val="-5"/>
        </w:rPr>
        <w:t xml:space="preserve"> </w:t>
      </w:r>
      <w:r>
        <w:rPr>
          <w:i/>
        </w:rPr>
        <w:t>j</w:t>
      </w:r>
      <w:r>
        <w:rPr>
          <w:i/>
          <w:spacing w:val="8"/>
        </w:rPr>
        <w:t xml:space="preserve"> </w:t>
      </w:r>
      <w:r>
        <w:t>in</w:t>
      </w:r>
      <w:r>
        <w:rPr>
          <w:spacing w:val="-5"/>
        </w:rPr>
        <w:t xml:space="preserve"> </w:t>
      </w:r>
      <w:r>
        <w:t>the</w:t>
      </w:r>
      <w:r>
        <w:rPr>
          <w:spacing w:val="-6"/>
        </w:rPr>
        <w:t xml:space="preserve"> </w:t>
      </w:r>
      <w:r>
        <w:t>endorsement</w:t>
      </w:r>
      <w:r>
        <w:rPr>
          <w:spacing w:val="-4"/>
        </w:rPr>
        <w:t xml:space="preserve"> </w:t>
      </w:r>
      <w:r>
        <w:t>or</w:t>
      </w:r>
      <w:r>
        <w:rPr>
          <w:spacing w:val="-6"/>
        </w:rPr>
        <w:t xml:space="preserve"> </w:t>
      </w:r>
      <w:r>
        <w:t>transfer</w:t>
      </w:r>
      <w:r>
        <w:rPr>
          <w:spacing w:val="-5"/>
        </w:rPr>
        <w:t xml:space="preserve"> </w:t>
      </w:r>
      <w:r>
        <w:t>sense</w:t>
      </w:r>
      <w:r>
        <w:rPr>
          <w:spacing w:val="-6"/>
        </w:rPr>
        <w:t xml:space="preserve"> </w:t>
      </w:r>
      <w:r>
        <w:t>used</w:t>
      </w:r>
      <w:r>
        <w:rPr>
          <w:spacing w:val="-5"/>
        </w:rPr>
        <w:t xml:space="preserve"> </w:t>
      </w:r>
      <w:r>
        <w:t>here).</w:t>
      </w:r>
      <w:r>
        <w:rPr>
          <w:spacing w:val="17"/>
        </w:rPr>
        <w:t xml:space="preserve"> </w:t>
      </w:r>
      <w:r>
        <w:t>Let</w:t>
      </w:r>
      <w:r>
        <w:rPr>
          <w:spacing w:val="-5"/>
        </w:rPr>
        <w:t xml:space="preserve"> </w:t>
      </w:r>
      <w:r>
        <w:rPr>
          <w:i/>
        </w:rPr>
        <w:t>W</w:t>
      </w:r>
      <w:r>
        <w:rPr>
          <w:i/>
          <w:spacing w:val="27"/>
        </w:rPr>
        <w:t xml:space="preserve"> </w:t>
      </w:r>
      <w:r>
        <w:t>be</w:t>
      </w:r>
      <w:r>
        <w:rPr>
          <w:spacing w:val="-5"/>
        </w:rPr>
        <w:t xml:space="preserve"> </w:t>
      </w:r>
      <w:r>
        <w:t>the</w:t>
      </w:r>
      <w:r>
        <w:rPr>
          <w:spacing w:val="-6"/>
        </w:rPr>
        <w:t xml:space="preserve"> </w:t>
      </w:r>
      <w:r>
        <w:rPr>
          <w:spacing w:val="-2"/>
        </w:rPr>
        <w:t>weighted</w:t>
      </w:r>
    </w:p>
    <w:p w14:paraId="00DC1D2D" w14:textId="77777777" w:rsidR="00350CFB" w:rsidRDefault="00283FFF">
      <w:pPr>
        <w:pStyle w:val="a3"/>
        <w:ind w:left="282"/>
      </w:pPr>
      <w:r>
        <w:rPr>
          <w:noProof/>
        </w:rPr>
        <mc:AlternateContent>
          <mc:Choice Requires="wps">
            <w:drawing>
              <wp:anchor distT="0" distB="0" distL="0" distR="0" simplePos="0" relativeHeight="484009984" behindDoc="1" locked="0" layoutInCell="1" allowOverlap="1" wp14:anchorId="00DC26FA" wp14:editId="00DC26FB">
                <wp:simplePos x="0" y="0"/>
                <wp:positionH relativeFrom="page">
                  <wp:posOffset>3653535</wp:posOffset>
                </wp:positionH>
                <wp:positionV relativeFrom="paragraph">
                  <wp:posOffset>218553</wp:posOffset>
                </wp:positionV>
                <wp:extent cx="36830" cy="10160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30" cy="101600"/>
                        </a:xfrm>
                        <a:prstGeom prst="rect">
                          <a:avLst/>
                        </a:prstGeom>
                      </wps:spPr>
                      <wps:txbx>
                        <w:txbxContent>
                          <w:p w14:paraId="00DC2809" w14:textId="77777777" w:rsidR="00350CFB" w:rsidRDefault="00283FFF">
                            <w:pPr>
                              <w:spacing w:line="157" w:lineRule="exact"/>
                              <w:rPr>
                                <w:rFonts w:ascii="Menlo"/>
                                <w:i/>
                                <w:sz w:val="16"/>
                              </w:rPr>
                            </w:pPr>
                            <w:r>
                              <w:rPr>
                                <w:rFonts w:ascii="Menlo"/>
                                <w:i/>
                                <w:spacing w:val="-10"/>
                                <w:w w:val="60"/>
                                <w:sz w:val="16"/>
                              </w:rPr>
                              <w:t>i</w:t>
                            </w:r>
                          </w:p>
                        </w:txbxContent>
                      </wps:txbx>
                      <wps:bodyPr wrap="square" lIns="0" tIns="0" rIns="0" bIns="0" rtlCol="0">
                        <a:noAutofit/>
                      </wps:bodyPr>
                    </wps:wsp>
                  </a:graphicData>
                </a:graphic>
              </wp:anchor>
            </w:drawing>
          </mc:Choice>
          <mc:Fallback>
            <w:pict>
              <v:shape w14:anchorId="00DC26FA" id="Textbox 39" o:spid="_x0000_s1044" type="#_x0000_t202" style="position:absolute;left:0;text-align:left;margin-left:287.7pt;margin-top:17.2pt;width:2.9pt;height:8pt;z-index:-19306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" filled="f" stroked="f">
                <v:textbox inset="0,0,0,0">
                  <w:txbxContent>
                    <w:p w14:paraId="00DC2809" w14:textId="77777777" w:rsidR="00350CFB" w:rsidRDefault="00283FFF">
                      <w:pPr>
                        <w:spacing w:line="157" w:lineRule="exact"/>
                        <w:rPr>
                          <w:rFonts w:ascii="Menlo"/>
                          <w:i/>
                          <w:sz w:val="16"/>
                        </w:rPr>
                      </w:pPr>
                      <w:r>
                        <w:rPr>
                          <w:rFonts w:ascii="Menlo"/>
                          <w:i/>
                          <w:spacing w:val="-10"/>
                          <w:w w:val="60"/>
                          <w:sz w:val="16"/>
                        </w:rPr>
                        <w:t>i</w:t>
                      </w:r>
                    </w:p>
                  </w:txbxContent>
                </v:textbox>
                <w10:wrap anchorx="page"/>
              </v:shape>
            </w:pict>
          </mc:Fallback>
        </mc:AlternateContent>
      </w:r>
      <w:r>
        <w:rPr>
          <w:noProof/>
        </w:rPr>
        <mc:AlternateContent>
          <mc:Choice Requires="wps">
            <w:drawing>
              <wp:anchor distT="0" distB="0" distL="0" distR="0" simplePos="0" relativeHeight="484013056" behindDoc="1" locked="0" layoutInCell="1" allowOverlap="1" wp14:anchorId="00DC26FC" wp14:editId="00DC26FD">
                <wp:simplePos x="0" y="0"/>
                <wp:positionH relativeFrom="page">
                  <wp:posOffset>4163009</wp:posOffset>
                </wp:positionH>
                <wp:positionV relativeFrom="paragraph">
                  <wp:posOffset>225297</wp:posOffset>
                </wp:positionV>
                <wp:extent cx="43815" cy="101600"/>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815" cy="101600"/>
                        </a:xfrm>
                        <a:prstGeom prst="rect">
                          <a:avLst/>
                        </a:prstGeom>
                      </wps:spPr>
                      <wps:txbx>
                        <w:txbxContent>
                          <w:p w14:paraId="00DC280A" w14:textId="77777777" w:rsidR="00350CFB" w:rsidRDefault="00283FFF">
                            <w:pPr>
                              <w:spacing w:line="157" w:lineRule="exact"/>
                              <w:rPr>
                                <w:rFonts w:ascii="Menlo"/>
                                <w:i/>
                                <w:sz w:val="16"/>
                              </w:rPr>
                            </w:pPr>
                            <w:r>
                              <w:rPr>
                                <w:rFonts w:ascii="Menlo"/>
                                <w:i/>
                                <w:spacing w:val="-10"/>
                                <w:w w:val="70"/>
                                <w:sz w:val="16"/>
                              </w:rPr>
                              <w:t>j</w:t>
                            </w:r>
                          </w:p>
                        </w:txbxContent>
                      </wps:txbx>
                      <wps:bodyPr wrap="square" lIns="0" tIns="0" rIns="0" bIns="0" rtlCol="0">
                        <a:noAutofit/>
                      </wps:bodyPr>
                    </wps:wsp>
                  </a:graphicData>
                </a:graphic>
              </wp:anchor>
            </w:drawing>
          </mc:Choice>
          <mc:Fallback>
            <w:pict>
              <v:shape w14:anchorId="00DC26FC" id="Textbox 40" o:spid="_x0000_s1045" type="#_x0000_t202" style="position:absolute;left:0;text-align:left;margin-left:327.8pt;margin-top:17.75pt;width:3.45pt;height:8pt;z-index:-19303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" filled="f" stroked="f">
                <v:textbox inset="0,0,0,0">
                  <w:txbxContent>
                    <w:p w14:paraId="00DC280A" w14:textId="77777777" w:rsidR="00350CFB" w:rsidRDefault="00283FFF">
                      <w:pPr>
                        <w:spacing w:line="157" w:lineRule="exact"/>
                        <w:rPr>
                          <w:rFonts w:ascii="Menlo"/>
                          <w:i/>
                          <w:sz w:val="16"/>
                        </w:rPr>
                      </w:pPr>
                      <w:r>
                        <w:rPr>
                          <w:rFonts w:ascii="Menlo"/>
                          <w:i/>
                          <w:spacing w:val="-10"/>
                          <w:w w:val="70"/>
                          <w:sz w:val="16"/>
                        </w:rPr>
                        <w:t>j</w:t>
                      </w:r>
                    </w:p>
                  </w:txbxContent>
                </v:textbox>
                <w10:wrap anchorx="page"/>
              </v:shape>
            </w:pict>
          </mc:Fallback>
        </mc:AlternateContent>
      </w:r>
      <w:r>
        <w:t>adjacency matrix</w:t>
      </w:r>
      <w:r>
        <w:rPr>
          <w:spacing w:val="1"/>
        </w:rPr>
        <w:t xml:space="preserve"> </w:t>
      </w:r>
      <w:r>
        <w:t>and define</w:t>
      </w:r>
      <w:r>
        <w:rPr>
          <w:spacing w:val="1"/>
        </w:rPr>
        <w:t xml:space="preserve"> </w:t>
      </w:r>
      <w:r>
        <w:t>the</w:t>
      </w:r>
      <w:r>
        <w:rPr>
          <w:spacing w:val="1"/>
        </w:rPr>
        <w:t xml:space="preserve"> </w:t>
      </w:r>
      <w:r>
        <w:t xml:space="preserve">out-strength </w:t>
      </w:r>
      <w:r>
        <w:rPr>
          <w:i/>
        </w:rPr>
        <w:t>d</w:t>
      </w:r>
      <w:r>
        <w:rPr>
          <w:vertAlign w:val="superscript"/>
        </w:rPr>
        <w:t>out</w:t>
      </w:r>
      <w:r>
        <w:rPr>
          <w:spacing w:val="17"/>
          <w:w w:val="110"/>
        </w:rPr>
        <w:t xml:space="preserve"> </w:t>
      </w:r>
      <w:r>
        <w:rPr>
          <w:w w:val="110"/>
        </w:rPr>
        <w:t>=</w:t>
      </w:r>
      <w:r>
        <w:rPr>
          <w:spacing w:val="-14"/>
          <w:w w:val="145"/>
        </w:rPr>
        <w:t xml:space="preserve"> </w:t>
      </w:r>
      <w:r>
        <w:rPr>
          <w:w w:val="145"/>
          <w:position w:val="18"/>
        </w:rPr>
        <w:t>L</w:t>
      </w:r>
      <w:r>
        <w:rPr>
          <w:spacing w:val="33"/>
          <w:w w:val="145"/>
          <w:position w:val="18"/>
        </w:rPr>
        <w:t xml:space="preserve"> </w:t>
      </w:r>
      <w:r>
        <w:rPr>
          <w:i/>
        </w:rPr>
        <w:t>w</w:t>
      </w:r>
      <w:r>
        <w:rPr>
          <w:rFonts w:ascii="Menlo"/>
          <w:i/>
          <w:vertAlign w:val="subscript"/>
        </w:rPr>
        <w:t>ij</w:t>
      </w:r>
      <w:r>
        <w:t>.</w:t>
      </w:r>
      <w:r>
        <w:rPr>
          <w:spacing w:val="28"/>
        </w:rPr>
        <w:t xml:space="preserve"> </w:t>
      </w:r>
      <w:r>
        <w:t>The</w:t>
      </w:r>
      <w:r>
        <w:rPr>
          <w:spacing w:val="1"/>
        </w:rPr>
        <w:t xml:space="preserve"> </w:t>
      </w:r>
      <w:r>
        <w:t>row-stochastic transition</w:t>
      </w:r>
      <w:r>
        <w:rPr>
          <w:spacing w:val="1"/>
        </w:rPr>
        <w:t xml:space="preserve"> </w:t>
      </w:r>
      <w:r>
        <w:rPr>
          <w:spacing w:val="-2"/>
        </w:rPr>
        <w:t>matrix</w:t>
      </w:r>
    </w:p>
    <w:p w14:paraId="00DC1D2E" w14:textId="77777777" w:rsidR="00350CFB" w:rsidRDefault="00350CFB">
      <w:pPr>
        <w:pStyle w:val="a3"/>
        <w:sectPr w:rsidR="00350CFB">
          <w:pgSz w:w="11910" w:h="16840"/>
          <w:pgMar w:top="1920" w:right="708" w:bottom="2300" w:left="992" w:header="0" w:footer="2115" w:gutter="0"/>
          <w:cols w:space="720"/>
        </w:sectPr>
      </w:pPr>
    </w:p>
    <w:p w14:paraId="00DC1D2F" w14:textId="77777777" w:rsidR="00350CFB" w:rsidRDefault="00283FFF">
      <w:pPr>
        <w:spacing w:before="176"/>
        <w:ind w:left="282"/>
        <w:rPr>
          <w:sz w:val="24"/>
        </w:rPr>
      </w:pPr>
      <w:r>
        <w:rPr>
          <w:i/>
          <w:sz w:val="24"/>
        </w:rPr>
        <w:t>P</w:t>
      </w:r>
      <w:r>
        <w:rPr>
          <w:i/>
          <w:spacing w:val="34"/>
          <w:sz w:val="24"/>
        </w:rPr>
        <w:t xml:space="preserve"> </w:t>
      </w:r>
      <w:r>
        <w:rPr>
          <w:spacing w:val="-7"/>
          <w:sz w:val="24"/>
        </w:rPr>
        <w:t>is</w:t>
      </w:r>
    </w:p>
    <w:p w14:paraId="00DC1D30" w14:textId="77777777" w:rsidR="00350CFB" w:rsidRDefault="00283FFF">
      <w:pPr>
        <w:pStyle w:val="a3"/>
        <w:rPr>
          <w:sz w:val="16"/>
        </w:rPr>
      </w:pPr>
      <w:r>
        <w:br w:type="column"/>
      </w:r>
    </w:p>
    <w:p w14:paraId="00DC1D31" w14:textId="77777777" w:rsidR="00350CFB" w:rsidRDefault="00350CFB">
      <w:pPr>
        <w:pStyle w:val="a3"/>
        <w:rPr>
          <w:sz w:val="16"/>
        </w:rPr>
      </w:pPr>
    </w:p>
    <w:p w14:paraId="00DC1D32" w14:textId="77777777" w:rsidR="00350CFB" w:rsidRDefault="00350CFB">
      <w:pPr>
        <w:pStyle w:val="a3"/>
        <w:rPr>
          <w:sz w:val="16"/>
        </w:rPr>
      </w:pPr>
    </w:p>
    <w:p w14:paraId="00DC1D33" w14:textId="77777777" w:rsidR="00350CFB" w:rsidRDefault="00350CFB">
      <w:pPr>
        <w:pStyle w:val="a3"/>
        <w:spacing w:before="71"/>
        <w:rPr>
          <w:sz w:val="16"/>
        </w:rPr>
      </w:pPr>
    </w:p>
    <w:p w14:paraId="00DC1D34" w14:textId="77777777" w:rsidR="00350CFB" w:rsidRDefault="00283FFF">
      <w:pPr>
        <w:ind w:left="282"/>
        <w:rPr>
          <w:sz w:val="24"/>
        </w:rPr>
      </w:pPr>
      <w:bookmarkStart w:id="117" w:name="_bookmark24"/>
      <w:bookmarkEnd w:id="117"/>
      <w:r>
        <w:rPr>
          <w:i/>
          <w:w w:val="75"/>
          <w:sz w:val="24"/>
        </w:rPr>
        <w:t>P</w:t>
      </w:r>
      <w:r>
        <w:rPr>
          <w:rFonts w:ascii="Menlo"/>
          <w:i/>
          <w:w w:val="75"/>
          <w:sz w:val="24"/>
          <w:vertAlign w:val="subscript"/>
        </w:rPr>
        <w:t>ij</w:t>
      </w:r>
      <w:r>
        <w:rPr>
          <w:rFonts w:ascii="Menlo"/>
          <w:i/>
          <w:spacing w:val="-12"/>
          <w:w w:val="75"/>
          <w:sz w:val="24"/>
        </w:rPr>
        <w:t xml:space="preserve"> </w:t>
      </w:r>
      <w:r>
        <w:rPr>
          <w:spacing w:val="-10"/>
          <w:w w:val="105"/>
          <w:sz w:val="24"/>
        </w:rPr>
        <w:t>=</w:t>
      </w:r>
    </w:p>
    <w:p w14:paraId="00DC1D35" w14:textId="77777777" w:rsidR="00350CFB" w:rsidRDefault="00283FFF">
      <w:pPr>
        <w:spacing w:before="246"/>
        <w:ind w:left="26"/>
        <w:rPr>
          <w:sz w:val="16"/>
        </w:rPr>
      </w:pPr>
      <w:r>
        <w:br w:type="column"/>
      </w:r>
      <w:r>
        <w:rPr>
          <w:spacing w:val="-67"/>
          <w:position w:val="25"/>
          <w:sz w:val="24"/>
        </w:rPr>
        <w:t></w:t>
      </w:r>
      <w:r>
        <w:rPr>
          <w:spacing w:val="-67"/>
          <w:position w:val="4"/>
          <w:sz w:val="24"/>
        </w:rPr>
        <w:t></w:t>
      </w:r>
      <w:r>
        <w:rPr>
          <w:spacing w:val="-67"/>
          <w:position w:val="-3"/>
          <w:sz w:val="24"/>
        </w:rPr>
        <w:t></w:t>
      </w:r>
      <w:r>
        <w:rPr>
          <w:i/>
          <w:spacing w:val="-67"/>
          <w:position w:val="-8"/>
          <w:sz w:val="24"/>
        </w:rPr>
        <w:t>w</w:t>
      </w:r>
      <w:r>
        <w:rPr>
          <w:rFonts w:ascii="Menlo" w:hAnsi="Menlo"/>
          <w:i/>
          <w:spacing w:val="-67"/>
          <w:position w:val="-11"/>
          <w:sz w:val="16"/>
        </w:rPr>
        <w:t>ij</w:t>
      </w:r>
      <w:r>
        <w:rPr>
          <w:rFonts w:ascii="Menlo" w:hAnsi="Menlo"/>
          <w:i/>
          <w:spacing w:val="-69"/>
          <w:position w:val="-11"/>
          <w:sz w:val="16"/>
        </w:rPr>
        <w:t xml:space="preserve"> </w:t>
      </w:r>
      <w:r>
        <w:rPr>
          <w:spacing w:val="-28"/>
          <w:position w:val="-8"/>
          <w:sz w:val="24"/>
        </w:rPr>
        <w:t>/</w:t>
      </w:r>
      <w:r>
        <w:rPr>
          <w:i/>
          <w:spacing w:val="-28"/>
          <w:position w:val="-8"/>
          <w:sz w:val="24"/>
        </w:rPr>
        <w:t>d</w:t>
      </w:r>
      <w:r>
        <w:rPr>
          <w:spacing w:val="-28"/>
          <w:sz w:val="16"/>
        </w:rPr>
        <w:t>out</w:t>
      </w:r>
    </w:p>
    <w:p w14:paraId="00DC1D36" w14:textId="77777777" w:rsidR="00350CFB" w:rsidRDefault="00283FFF">
      <w:pPr>
        <w:pStyle w:val="a3"/>
      </w:pPr>
      <w:r>
        <w:br w:type="column"/>
      </w:r>
    </w:p>
    <w:p w14:paraId="00DC1D37" w14:textId="77777777" w:rsidR="00350CFB" w:rsidRDefault="00350CFB">
      <w:pPr>
        <w:pStyle w:val="a3"/>
        <w:spacing w:before="31"/>
      </w:pPr>
    </w:p>
    <w:p w14:paraId="00DC1D38" w14:textId="77777777" w:rsidR="00350CFB" w:rsidRDefault="00283FFF">
      <w:pPr>
        <w:ind w:left="208"/>
        <w:rPr>
          <w:i/>
          <w:sz w:val="24"/>
        </w:rPr>
      </w:pPr>
      <w:r>
        <w:rPr>
          <w:i/>
          <w:noProof/>
          <w:sz w:val="24"/>
        </w:rPr>
        <mc:AlternateContent>
          <mc:Choice Requires="wps">
            <w:drawing>
              <wp:anchor distT="0" distB="0" distL="0" distR="0" simplePos="0" relativeHeight="484011008" behindDoc="1" locked="0" layoutInCell="1" allowOverlap="1" wp14:anchorId="00DC26FE" wp14:editId="00DC26FF">
                <wp:simplePos x="0" y="0"/>
                <wp:positionH relativeFrom="page">
                  <wp:posOffset>4231081</wp:posOffset>
                </wp:positionH>
                <wp:positionV relativeFrom="paragraph">
                  <wp:posOffset>103938</wp:posOffset>
                </wp:positionV>
                <wp:extent cx="36830" cy="101600"/>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30" cy="101600"/>
                        </a:xfrm>
                        <a:prstGeom prst="rect">
                          <a:avLst/>
                        </a:prstGeom>
                      </wps:spPr>
                      <wps:txbx>
                        <w:txbxContent>
                          <w:p w14:paraId="00DC280B" w14:textId="77777777" w:rsidR="00350CFB" w:rsidRDefault="00283FFF">
                            <w:pPr>
                              <w:spacing w:line="157" w:lineRule="exact"/>
                              <w:rPr>
                                <w:rFonts w:ascii="Menlo"/>
                                <w:i/>
                                <w:sz w:val="16"/>
                              </w:rPr>
                            </w:pPr>
                            <w:r>
                              <w:rPr>
                                <w:rFonts w:ascii="Menlo"/>
                                <w:i/>
                                <w:spacing w:val="-10"/>
                                <w:w w:val="60"/>
                                <w:sz w:val="16"/>
                              </w:rPr>
                              <w:t>i</w:t>
                            </w:r>
                          </w:p>
                        </w:txbxContent>
                      </wps:txbx>
                      <wps:bodyPr wrap="square" lIns="0" tIns="0" rIns="0" bIns="0" rtlCol="0">
                        <a:noAutofit/>
                      </wps:bodyPr>
                    </wps:wsp>
                  </a:graphicData>
                </a:graphic>
              </wp:anchor>
            </w:drawing>
          </mc:Choice>
          <mc:Fallback>
            <w:pict>
              <v:shape w14:anchorId="00DC26FE" id="Textbox 41" o:spid="_x0000_s1046" type="#_x0000_t202" style="position:absolute;left:0;text-align:left;margin-left:333.15pt;margin-top:8.2pt;width:2.9pt;height:8pt;z-index:-19305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" filled="f" stroked="f">
                <v:textbox inset="0,0,0,0">
                  <w:txbxContent>
                    <w:p w14:paraId="00DC280B" w14:textId="77777777" w:rsidR="00350CFB" w:rsidRDefault="00283FFF">
                      <w:pPr>
                        <w:spacing w:line="157" w:lineRule="exact"/>
                        <w:rPr>
                          <w:rFonts w:ascii="Menlo"/>
                          <w:i/>
                          <w:sz w:val="16"/>
                        </w:rPr>
                      </w:pPr>
                      <w:r>
                        <w:rPr>
                          <w:rFonts w:ascii="Menlo"/>
                          <w:i/>
                          <w:spacing w:val="-10"/>
                          <w:w w:val="60"/>
                          <w:sz w:val="16"/>
                        </w:rPr>
                        <w:t>i</w:t>
                      </w:r>
                    </w:p>
                  </w:txbxContent>
                </v:textbox>
                <w10:wrap anchorx="page"/>
              </v:shape>
            </w:pict>
          </mc:Fallback>
        </mc:AlternateContent>
      </w:r>
      <w:r>
        <w:rPr>
          <w:i/>
          <w:noProof/>
          <w:sz w:val="24"/>
        </w:rPr>
        <mc:AlternateContent>
          <mc:Choice Requires="wps">
            <w:drawing>
              <wp:anchor distT="0" distB="0" distL="0" distR="0" simplePos="0" relativeHeight="484011520" behindDoc="1" locked="0" layoutInCell="1" allowOverlap="1" wp14:anchorId="00DC2700" wp14:editId="00DC2701">
                <wp:simplePos x="0" y="0"/>
                <wp:positionH relativeFrom="page">
                  <wp:posOffset>3250539</wp:posOffset>
                </wp:positionH>
                <wp:positionV relativeFrom="paragraph">
                  <wp:posOffset>269446</wp:posOffset>
                </wp:positionV>
                <wp:extent cx="1390650" cy="608965"/>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0" cy="608965"/>
                        </a:xfrm>
                        <a:prstGeom prst="rect">
                          <a:avLst/>
                        </a:prstGeom>
                      </wps:spPr>
                      <wps:txbx>
                        <w:txbxContent>
                          <w:p w14:paraId="00DC280C" w14:textId="77777777" w:rsidR="00350CFB" w:rsidRDefault="00283FFF">
                            <w:pPr>
                              <w:tabs>
                                <w:tab w:val="left" w:pos="1216"/>
                                <w:tab w:val="left" w:pos="1824"/>
                              </w:tabs>
                              <w:spacing w:line="400" w:lineRule="exact"/>
                              <w:rPr>
                                <w:sz w:val="24"/>
                              </w:rPr>
                            </w:pPr>
                            <w:r>
                              <w:rPr>
                                <w:spacing w:val="-2"/>
                                <w:w w:val="110"/>
                                <w:position w:val="17"/>
                                <w:sz w:val="24"/>
                              </w:rPr>
                              <w:t></w:t>
                            </w:r>
                            <w:r>
                              <w:rPr>
                                <w:spacing w:val="-2"/>
                                <w:w w:val="110"/>
                                <w:position w:val="10"/>
                                <w:sz w:val="24"/>
                              </w:rPr>
                              <w:t></w:t>
                            </w:r>
                            <w:r>
                              <w:rPr>
                                <w:spacing w:val="-2"/>
                                <w:w w:val="110"/>
                                <w:sz w:val="24"/>
                              </w:rPr>
                              <w:t>1/</w:t>
                            </w:r>
                            <w:r>
                              <w:rPr>
                                <w:i/>
                                <w:spacing w:val="-2"/>
                                <w:w w:val="110"/>
                                <w:sz w:val="24"/>
                              </w:rPr>
                              <w:t>n</w:t>
                            </w:r>
                            <w:r>
                              <w:rPr>
                                <w:i/>
                                <w:sz w:val="24"/>
                              </w:rPr>
                              <w:tab/>
                            </w:r>
                            <w:r>
                              <w:rPr>
                                <w:w w:val="105"/>
                                <w:sz w:val="24"/>
                              </w:rPr>
                              <w:t>if</w:t>
                            </w:r>
                            <w:r>
                              <w:rPr>
                                <w:spacing w:val="-13"/>
                                <w:w w:val="105"/>
                                <w:sz w:val="24"/>
                              </w:rPr>
                              <w:t xml:space="preserve"> </w:t>
                            </w:r>
                            <w:r>
                              <w:rPr>
                                <w:i/>
                                <w:spacing w:val="-10"/>
                                <w:w w:val="110"/>
                                <w:sz w:val="24"/>
                              </w:rPr>
                              <w:t>d</w:t>
                            </w:r>
                            <w:r>
                              <w:rPr>
                                <w:i/>
                                <w:sz w:val="24"/>
                              </w:rPr>
                              <w:tab/>
                            </w:r>
                            <w:r>
                              <w:rPr>
                                <w:w w:val="110"/>
                                <w:sz w:val="24"/>
                              </w:rPr>
                              <w:t>=</w:t>
                            </w:r>
                            <w:r>
                              <w:rPr>
                                <w:spacing w:val="32"/>
                                <w:w w:val="110"/>
                                <w:sz w:val="24"/>
                              </w:rPr>
                              <w:t xml:space="preserve"> </w:t>
                            </w:r>
                            <w:r>
                              <w:rPr>
                                <w:spacing w:val="-25"/>
                                <w:w w:val="110"/>
                                <w:sz w:val="24"/>
                              </w:rPr>
                              <w:t>0</w:t>
                            </w:r>
                          </w:p>
                        </w:txbxContent>
                      </wps:txbx>
                      <wps:bodyPr wrap="square" lIns="0" tIns="0" rIns="0" bIns="0" rtlCol="0">
                        <a:noAutofit/>
                      </wps:bodyPr>
                    </wps:wsp>
                  </a:graphicData>
                </a:graphic>
              </wp:anchor>
            </w:drawing>
          </mc:Choice>
          <mc:Fallback>
            <w:pict>
              <v:shape w14:anchorId="00DC2700" id="Textbox 42" o:spid="_x0000_s1047" type="#_x0000_t202" style="position:absolute;left:0;text-align:left;margin-left:255.95pt;margin-top:21.2pt;width:109.5pt;height:47.95pt;z-index:-19304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" filled="f" stroked="f">
                <v:textbox inset="0,0,0,0">
                  <w:txbxContent>
                    <w:p w14:paraId="00DC280C" w14:textId="77777777" w:rsidR="00350CFB" w:rsidRDefault="00283FFF">
                      <w:pPr>
                        <w:tabs>
                          <w:tab w:val="left" w:pos="1216"/>
                          <w:tab w:val="left" w:pos="1824"/>
                        </w:tabs>
                        <w:spacing w:line="400" w:lineRule="exact"/>
                        <w:rPr>
                          <w:sz w:val="24"/>
                        </w:rPr>
                      </w:pPr>
                      <w:r>
                        <w:rPr>
                          <w:spacing w:val="-2"/>
                          <w:w w:val="110"/>
                          <w:position w:val="17"/>
                          <w:sz w:val="24"/>
                        </w:rPr>
                        <w:t></w:t>
                      </w:r>
                      <w:r>
                        <w:rPr>
                          <w:spacing w:val="-2"/>
                          <w:w w:val="110"/>
                          <w:position w:val="10"/>
                          <w:sz w:val="24"/>
                        </w:rPr>
                        <w:t></w:t>
                      </w:r>
                      <w:r>
                        <w:rPr>
                          <w:spacing w:val="-2"/>
                          <w:w w:val="110"/>
                          <w:sz w:val="24"/>
                        </w:rPr>
                        <w:t>1/</w:t>
                      </w:r>
                      <w:r>
                        <w:rPr>
                          <w:i/>
                          <w:spacing w:val="-2"/>
                          <w:w w:val="110"/>
                          <w:sz w:val="24"/>
                        </w:rPr>
                        <w:t>n</w:t>
                      </w:r>
                      <w:r>
                        <w:rPr>
                          <w:i/>
                          <w:sz w:val="24"/>
                        </w:rPr>
                        <w:tab/>
                      </w:r>
                      <w:r>
                        <w:rPr>
                          <w:w w:val="105"/>
                          <w:sz w:val="24"/>
                        </w:rPr>
                        <w:t>if</w:t>
                      </w:r>
                      <w:r>
                        <w:rPr>
                          <w:spacing w:val="-13"/>
                          <w:w w:val="105"/>
                          <w:sz w:val="24"/>
                        </w:rPr>
                        <w:t xml:space="preserve"> </w:t>
                      </w:r>
                      <w:r>
                        <w:rPr>
                          <w:i/>
                          <w:spacing w:val="-10"/>
                          <w:w w:val="110"/>
                          <w:sz w:val="24"/>
                        </w:rPr>
                        <w:t>d</w:t>
                      </w:r>
                      <w:r>
                        <w:rPr>
                          <w:i/>
                          <w:sz w:val="24"/>
                        </w:rPr>
                        <w:tab/>
                      </w:r>
                      <w:r>
                        <w:rPr>
                          <w:w w:val="110"/>
                          <w:sz w:val="24"/>
                        </w:rPr>
                        <w:t>=</w:t>
                      </w:r>
                      <w:r>
                        <w:rPr>
                          <w:spacing w:val="32"/>
                          <w:w w:val="110"/>
                          <w:sz w:val="24"/>
                        </w:rPr>
                        <w:t xml:space="preserve"> </w:t>
                      </w:r>
                      <w:r>
                        <w:rPr>
                          <w:spacing w:val="-25"/>
                          <w:w w:val="110"/>
                          <w:sz w:val="24"/>
                        </w:rPr>
                        <w:t>0</w:t>
                      </w:r>
                    </w:p>
                  </w:txbxContent>
                </v:textbox>
                <w10:wrap anchorx="page"/>
              </v:shape>
            </w:pict>
          </mc:Fallback>
        </mc:AlternateContent>
      </w:r>
      <w:r>
        <w:rPr>
          <w:sz w:val="24"/>
        </w:rPr>
        <w:t>if</w:t>
      </w:r>
      <w:r>
        <w:rPr>
          <w:spacing w:val="4"/>
          <w:sz w:val="24"/>
        </w:rPr>
        <w:t xml:space="preserve"> </w:t>
      </w:r>
      <w:r>
        <w:rPr>
          <w:i/>
          <w:sz w:val="24"/>
        </w:rPr>
        <w:t>d</w:t>
      </w:r>
      <w:r>
        <w:rPr>
          <w:sz w:val="24"/>
          <w:vertAlign w:val="superscript"/>
        </w:rPr>
        <w:t>out</w:t>
      </w:r>
      <w:r>
        <w:rPr>
          <w:spacing w:val="22"/>
          <w:sz w:val="24"/>
        </w:rPr>
        <w:t xml:space="preserve"> </w:t>
      </w:r>
      <w:r>
        <w:rPr>
          <w:i/>
          <w:sz w:val="24"/>
        </w:rPr>
        <w:t>&gt;</w:t>
      </w:r>
      <w:r>
        <w:rPr>
          <w:i/>
          <w:spacing w:val="12"/>
          <w:sz w:val="24"/>
        </w:rPr>
        <w:t xml:space="preserve"> </w:t>
      </w:r>
      <w:r>
        <w:rPr>
          <w:spacing w:val="-5"/>
          <w:sz w:val="24"/>
        </w:rPr>
        <w:t>0</w:t>
      </w:r>
      <w:r>
        <w:rPr>
          <w:i/>
          <w:spacing w:val="-5"/>
          <w:sz w:val="24"/>
        </w:rPr>
        <w:t>,</w:t>
      </w:r>
    </w:p>
    <w:p w14:paraId="00DC1D39" w14:textId="77777777" w:rsidR="00350CFB" w:rsidRDefault="00283FFF">
      <w:pPr>
        <w:pStyle w:val="a3"/>
        <w:rPr>
          <w:i/>
        </w:rPr>
      </w:pPr>
      <w:r>
        <w:br w:type="column"/>
      </w:r>
    </w:p>
    <w:p w14:paraId="00DC1D3A" w14:textId="77777777" w:rsidR="00350CFB" w:rsidRDefault="00350CFB">
      <w:pPr>
        <w:pStyle w:val="a3"/>
        <w:spacing w:before="255"/>
        <w:rPr>
          <w:i/>
        </w:rPr>
      </w:pPr>
    </w:p>
    <w:p w14:paraId="00DC1D3B" w14:textId="77777777" w:rsidR="00350CFB" w:rsidRDefault="00283FFF">
      <w:pPr>
        <w:pStyle w:val="a3"/>
        <w:ind w:left="282"/>
      </w:pPr>
      <w:r>
        <w:rPr>
          <w:spacing w:val="-2"/>
        </w:rPr>
        <w:t>(2.1)</w:t>
      </w:r>
    </w:p>
    <w:p w14:paraId="00DC1D3C" w14:textId="77777777" w:rsidR="00350CFB" w:rsidRDefault="00350CFB">
      <w:pPr>
        <w:pStyle w:val="a3"/>
        <w:sectPr w:rsidR="00350CFB">
          <w:type w:val="continuous"/>
          <w:pgSz w:w="11910" w:h="16840"/>
          <w:pgMar w:top="1920" w:right="708" w:bottom="280" w:left="992" w:header="0" w:footer="2115" w:gutter="0"/>
          <w:cols w:num="5" w:space="720" w:equalWidth="0">
            <w:col w:w="725" w:space="2508"/>
            <w:col w:w="827" w:space="40"/>
            <w:col w:w="995" w:space="40"/>
            <w:col w:w="1287" w:space="2492"/>
            <w:col w:w="1296"/>
          </w:cols>
        </w:sectPr>
      </w:pPr>
    </w:p>
    <w:p w14:paraId="00DC1D3D" w14:textId="77777777" w:rsidR="00350CFB" w:rsidRDefault="00283FFF">
      <w:pPr>
        <w:spacing w:before="31" w:line="165" w:lineRule="exact"/>
        <w:ind w:left="5671"/>
        <w:rPr>
          <w:sz w:val="16"/>
        </w:rPr>
      </w:pPr>
      <w:r>
        <w:rPr>
          <w:noProof/>
          <w:sz w:val="16"/>
        </w:rPr>
        <mc:AlternateContent>
          <mc:Choice Requires="wps">
            <w:drawing>
              <wp:anchor distT="0" distB="0" distL="0" distR="0" simplePos="0" relativeHeight="484010496" behindDoc="1" locked="0" layoutInCell="1" allowOverlap="1" wp14:anchorId="00DC2702" wp14:editId="00DC2703">
                <wp:simplePos x="0" y="0"/>
                <wp:positionH relativeFrom="page">
                  <wp:posOffset>3735628</wp:posOffset>
                </wp:positionH>
                <wp:positionV relativeFrom="paragraph">
                  <wp:posOffset>-216513</wp:posOffset>
                </wp:positionV>
                <wp:extent cx="36830" cy="101600"/>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30" cy="101600"/>
                        </a:xfrm>
                        <a:prstGeom prst="rect">
                          <a:avLst/>
                        </a:prstGeom>
                      </wps:spPr>
                      <wps:txbx>
                        <w:txbxContent>
                          <w:p w14:paraId="00DC280D" w14:textId="77777777" w:rsidR="00350CFB" w:rsidRDefault="00283FFF">
                            <w:pPr>
                              <w:spacing w:line="157" w:lineRule="exact"/>
                              <w:rPr>
                                <w:rFonts w:ascii="Menlo"/>
                                <w:i/>
                                <w:sz w:val="16"/>
                              </w:rPr>
                            </w:pPr>
                            <w:r>
                              <w:rPr>
                                <w:rFonts w:ascii="Menlo"/>
                                <w:i/>
                                <w:spacing w:val="-10"/>
                                <w:w w:val="60"/>
                                <w:sz w:val="16"/>
                              </w:rPr>
                              <w:t>i</w:t>
                            </w:r>
                          </w:p>
                        </w:txbxContent>
                      </wps:txbx>
                      <wps:bodyPr wrap="square" lIns="0" tIns="0" rIns="0" bIns="0" rtlCol="0">
                        <a:noAutofit/>
                      </wps:bodyPr>
                    </wps:wsp>
                  </a:graphicData>
                </a:graphic>
              </wp:anchor>
            </w:drawing>
          </mc:Choice>
          <mc:Fallback>
            <w:pict>
              <v:shape w14:anchorId="00DC2702" id="Textbox 43" o:spid="_x0000_s1048" type="#_x0000_t202" style="position:absolute;left:0;text-align:left;margin-left:294.15pt;margin-top:-17.05pt;width:2.9pt;height:8pt;z-index:-19305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" filled="f" stroked="f">
                <v:textbox inset="0,0,0,0">
                  <w:txbxContent>
                    <w:p w14:paraId="00DC280D" w14:textId="77777777" w:rsidR="00350CFB" w:rsidRDefault="00283FFF">
                      <w:pPr>
                        <w:spacing w:line="157" w:lineRule="exact"/>
                        <w:rPr>
                          <w:rFonts w:ascii="Menlo"/>
                          <w:i/>
                          <w:sz w:val="16"/>
                        </w:rPr>
                      </w:pPr>
                      <w:r>
                        <w:rPr>
                          <w:rFonts w:ascii="Menlo"/>
                          <w:i/>
                          <w:spacing w:val="-10"/>
                          <w:w w:val="60"/>
                          <w:sz w:val="16"/>
                        </w:rPr>
                        <w:t>i</w:t>
                      </w:r>
                    </w:p>
                  </w:txbxContent>
                </v:textbox>
                <w10:wrap anchorx="page"/>
              </v:shape>
            </w:pict>
          </mc:Fallback>
        </mc:AlternateContent>
      </w:r>
      <w:r>
        <w:rPr>
          <w:spacing w:val="-5"/>
          <w:sz w:val="16"/>
        </w:rPr>
        <w:t>out</w:t>
      </w:r>
    </w:p>
    <w:p w14:paraId="00DC1D3E" w14:textId="77777777" w:rsidR="00350CFB" w:rsidRDefault="00283FFF">
      <w:pPr>
        <w:spacing w:line="168" w:lineRule="exact"/>
        <w:ind w:left="5671"/>
        <w:rPr>
          <w:rFonts w:ascii="Menlo"/>
          <w:i/>
          <w:sz w:val="16"/>
        </w:rPr>
      </w:pPr>
      <w:r>
        <w:rPr>
          <w:rFonts w:ascii="Menlo"/>
          <w:i/>
          <w:spacing w:val="-10"/>
          <w:w w:val="70"/>
          <w:sz w:val="16"/>
        </w:rPr>
        <w:t>i</w:t>
      </w:r>
    </w:p>
    <w:p w14:paraId="00DC1D3F" w14:textId="77777777" w:rsidR="00350CFB" w:rsidRDefault="00283FFF">
      <w:pPr>
        <w:pStyle w:val="a3"/>
        <w:spacing w:before="167"/>
        <w:ind w:left="274"/>
      </w:pPr>
      <w:r>
        <w:t>(dangling</w:t>
      </w:r>
      <w:r>
        <w:rPr>
          <w:spacing w:val="-5"/>
        </w:rPr>
        <w:t xml:space="preserve"> </w:t>
      </w:r>
      <w:r>
        <w:t>nodes</w:t>
      </w:r>
      <w:r>
        <w:rPr>
          <w:spacing w:val="-4"/>
        </w:rPr>
        <w:t xml:space="preserve"> </w:t>
      </w:r>
      <w:r>
        <w:t>distribute</w:t>
      </w:r>
      <w:r>
        <w:rPr>
          <w:spacing w:val="-3"/>
        </w:rPr>
        <w:t xml:space="preserve"> </w:t>
      </w:r>
      <w:r>
        <w:t>mass</w:t>
      </w:r>
      <w:r>
        <w:rPr>
          <w:spacing w:val="-3"/>
        </w:rPr>
        <w:t xml:space="preserve"> </w:t>
      </w:r>
      <w:r>
        <w:t>uniformly).</w:t>
      </w:r>
      <w:r>
        <w:rPr>
          <w:spacing w:val="16"/>
        </w:rPr>
        <w:t xml:space="preserve"> </w:t>
      </w:r>
      <w:r>
        <w:t>The</w:t>
      </w:r>
      <w:r>
        <w:rPr>
          <w:spacing w:val="-4"/>
        </w:rPr>
        <w:t xml:space="preserve"> </w:t>
      </w:r>
      <w:r>
        <w:t>Google</w:t>
      </w:r>
      <w:r>
        <w:rPr>
          <w:spacing w:val="-3"/>
        </w:rPr>
        <w:t xml:space="preserve"> </w:t>
      </w:r>
      <w:r>
        <w:t>matrix</w:t>
      </w:r>
      <w:r>
        <w:rPr>
          <w:spacing w:val="-3"/>
        </w:rPr>
        <w:t xml:space="preserve"> </w:t>
      </w:r>
      <w:r>
        <w:t>with</w:t>
      </w:r>
      <w:r>
        <w:rPr>
          <w:spacing w:val="-3"/>
        </w:rPr>
        <w:t xml:space="preserve"> </w:t>
      </w:r>
      <w:r>
        <w:t>damping</w:t>
      </w:r>
      <w:r>
        <w:rPr>
          <w:spacing w:val="-4"/>
        </w:rPr>
        <w:t xml:space="preserve"> </w:t>
      </w:r>
      <w:r>
        <w:rPr>
          <w:i/>
        </w:rPr>
        <w:t>d</w:t>
      </w:r>
      <w:r>
        <w:rPr>
          <w:i/>
          <w:spacing w:val="4"/>
        </w:rPr>
        <w:t xml:space="preserve"> </w:t>
      </w:r>
      <w:r>
        <w:rPr>
          <w:rFonts w:ascii="Arial Unicode MS" w:hAnsi="Arial Unicode MS"/>
        </w:rPr>
        <w:t>∈</w:t>
      </w:r>
      <w:r>
        <w:rPr>
          <w:rFonts w:ascii="Arial Unicode MS" w:hAnsi="Arial Unicode MS"/>
          <w:spacing w:val="-4"/>
        </w:rPr>
        <w:t xml:space="preserve"> </w:t>
      </w:r>
      <w:r>
        <w:t>(0</w:t>
      </w:r>
      <w:r>
        <w:rPr>
          <w:i/>
        </w:rPr>
        <w:t>,</w:t>
      </w:r>
      <w:r>
        <w:rPr>
          <w:i/>
          <w:spacing w:val="-20"/>
        </w:rPr>
        <w:t xml:space="preserve"> </w:t>
      </w:r>
      <w:r>
        <w:t>1)</w:t>
      </w:r>
      <w:r>
        <w:rPr>
          <w:spacing w:val="-2"/>
        </w:rPr>
        <w:t xml:space="preserve"> </w:t>
      </w:r>
      <w:r>
        <w:rPr>
          <w:spacing w:val="-5"/>
        </w:rPr>
        <w:t>is</w:t>
      </w:r>
    </w:p>
    <w:p w14:paraId="00DC1D40" w14:textId="77777777" w:rsidR="00350CFB" w:rsidRDefault="00283FFF">
      <w:pPr>
        <w:tabs>
          <w:tab w:val="left" w:pos="9196"/>
        </w:tabs>
        <w:spacing w:before="256" w:line="464" w:lineRule="exact"/>
        <w:ind w:left="3688"/>
        <w:rPr>
          <w:sz w:val="24"/>
        </w:rPr>
      </w:pPr>
      <w:r>
        <w:rPr>
          <w:noProof/>
          <w:sz w:val="24"/>
        </w:rPr>
        <mc:AlternateContent>
          <mc:Choice Requires="wps">
            <w:drawing>
              <wp:anchor distT="0" distB="0" distL="0" distR="0" simplePos="0" relativeHeight="484009472" behindDoc="1" locked="0" layoutInCell="1" allowOverlap="1" wp14:anchorId="00DC2704" wp14:editId="00DC2705">
                <wp:simplePos x="0" y="0"/>
                <wp:positionH relativeFrom="page">
                  <wp:posOffset>3926966</wp:posOffset>
                </wp:positionH>
                <wp:positionV relativeFrom="paragraph">
                  <wp:posOffset>419682</wp:posOffset>
                </wp:positionV>
                <wp:extent cx="337185" cy="1270"/>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7185" cy="1270"/>
                        </a:xfrm>
                        <a:custGeom>
                          <a:avLst/>
                          <a:gdLst/>
                          <a:ahLst/>
                          <a:cxnLst/>
                          <a:rect l="l" t="t" r="r" b="b"/>
                          <a:pathLst>
                            <a:path w="337185">
                              <a:moveTo>
                                <a:pt x="0" y="0"/>
                              </a:moveTo>
                              <a:lnTo>
                                <a:pt x="337146"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D64B27" id="Graphic 44" o:spid="_x0000_s1026" style="position:absolute;margin-left:309.2pt;margin-top:33.05pt;width:26.55pt;height:.1pt;z-index:-19307008;visibility:visible;mso-wrap-style:square;mso-wrap-distance-left:0;mso-wrap-distance-top:0;mso-wrap-distance-right:0;mso-wrap-distance-bottom:0;mso-position-horizontal:absolute;mso-position-horizontal-relative:page;mso-position-vertical:absolute;mso-position-vertical-relative:text;v-text-anchor:top" coordsize="3371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" path="m,l337146,e" filled="f" strokeweight=".16869mm">
                <v:path arrowok="t"/>
                <w10:wrap anchorx="page"/>
              </v:shape>
            </w:pict>
          </mc:Fallback>
        </mc:AlternateContent>
      </w:r>
      <w:bookmarkStart w:id="118" w:name="_bookmark25"/>
      <w:bookmarkEnd w:id="118"/>
      <w:r>
        <w:rPr>
          <w:i/>
          <w:w w:val="110"/>
          <w:sz w:val="24"/>
        </w:rPr>
        <w:t>G</w:t>
      </w:r>
      <w:r>
        <w:rPr>
          <w:w w:val="110"/>
          <w:sz w:val="24"/>
          <w:vertAlign w:val="subscript"/>
        </w:rPr>
        <w:t>PR</w:t>
      </w:r>
      <w:r>
        <w:rPr>
          <w:spacing w:val="9"/>
          <w:w w:val="115"/>
          <w:sz w:val="24"/>
        </w:rPr>
        <w:t xml:space="preserve"> </w:t>
      </w:r>
      <w:r>
        <w:rPr>
          <w:w w:val="115"/>
          <w:sz w:val="24"/>
        </w:rPr>
        <w:t xml:space="preserve">= </w:t>
      </w:r>
      <w:r>
        <w:rPr>
          <w:i/>
          <w:w w:val="110"/>
          <w:sz w:val="24"/>
        </w:rPr>
        <w:t>d</w:t>
      </w:r>
      <w:r>
        <w:rPr>
          <w:i/>
          <w:spacing w:val="-26"/>
          <w:w w:val="110"/>
          <w:sz w:val="24"/>
        </w:rPr>
        <w:t xml:space="preserve"> </w:t>
      </w:r>
      <w:r>
        <w:rPr>
          <w:i/>
          <w:w w:val="110"/>
          <w:sz w:val="24"/>
        </w:rPr>
        <w:t>P</w:t>
      </w:r>
      <w:r>
        <w:rPr>
          <w:i/>
          <w:spacing w:val="-32"/>
          <w:w w:val="110"/>
          <w:sz w:val="24"/>
        </w:rPr>
        <w:t xml:space="preserve"> </w:t>
      </w:r>
      <w:r>
        <w:rPr>
          <w:rFonts w:ascii="Apple Symbols" w:hAnsi="Apple Symbols"/>
          <w:w w:val="145"/>
          <w:sz w:val="24"/>
          <w:vertAlign w:val="superscript"/>
        </w:rPr>
        <w:t>⊤</w:t>
      </w:r>
      <w:r>
        <w:rPr>
          <w:rFonts w:ascii="Apple Symbols" w:hAnsi="Apple Symbols"/>
          <w:spacing w:val="-51"/>
          <w:w w:val="145"/>
          <w:sz w:val="24"/>
        </w:rPr>
        <w:t xml:space="preserve"> </w:t>
      </w:r>
      <w:r>
        <w:rPr>
          <w:w w:val="115"/>
          <w:sz w:val="24"/>
        </w:rPr>
        <w:t>+</w:t>
      </w:r>
      <w:r>
        <w:rPr>
          <w:spacing w:val="11"/>
          <w:w w:val="115"/>
          <w:sz w:val="24"/>
        </w:rPr>
        <w:t xml:space="preserve"> </w:t>
      </w:r>
      <w:r>
        <w:rPr>
          <w:w w:val="110"/>
          <w:position w:val="16"/>
          <w:sz w:val="24"/>
        </w:rPr>
        <w:t>1</w:t>
      </w:r>
      <w:r>
        <w:rPr>
          <w:spacing w:val="-11"/>
          <w:w w:val="110"/>
          <w:position w:val="16"/>
          <w:sz w:val="24"/>
        </w:rPr>
        <w:t xml:space="preserve"> </w:t>
      </w:r>
      <w:r>
        <w:rPr>
          <w:rFonts w:ascii="Arial Unicode MS" w:hAnsi="Arial Unicode MS"/>
          <w:w w:val="115"/>
          <w:position w:val="16"/>
          <w:sz w:val="24"/>
        </w:rPr>
        <w:t>−</w:t>
      </w:r>
      <w:r>
        <w:rPr>
          <w:rFonts w:ascii="Arial Unicode MS" w:hAnsi="Arial Unicode MS"/>
          <w:spacing w:val="-22"/>
          <w:w w:val="115"/>
          <w:position w:val="16"/>
          <w:sz w:val="24"/>
        </w:rPr>
        <w:t xml:space="preserve"> </w:t>
      </w:r>
      <w:r>
        <w:rPr>
          <w:i/>
          <w:w w:val="110"/>
          <w:position w:val="16"/>
          <w:sz w:val="24"/>
        </w:rPr>
        <w:t>d</w:t>
      </w:r>
      <w:r>
        <w:rPr>
          <w:i/>
          <w:spacing w:val="-1"/>
          <w:w w:val="110"/>
          <w:position w:val="16"/>
          <w:sz w:val="24"/>
        </w:rPr>
        <w:t xml:space="preserve"> </w:t>
      </w:r>
      <w:r>
        <w:rPr>
          <w:b/>
          <w:spacing w:val="-4"/>
          <w:w w:val="110"/>
          <w:sz w:val="24"/>
        </w:rPr>
        <w:t>11</w:t>
      </w:r>
      <w:r>
        <w:rPr>
          <w:rFonts w:ascii="Apple Symbols" w:hAnsi="Apple Symbols"/>
          <w:spacing w:val="-4"/>
          <w:w w:val="110"/>
          <w:sz w:val="24"/>
          <w:vertAlign w:val="superscript"/>
        </w:rPr>
        <w:t>⊤</w:t>
      </w:r>
      <w:r>
        <w:rPr>
          <w:i/>
          <w:spacing w:val="-4"/>
          <w:w w:val="110"/>
          <w:sz w:val="24"/>
        </w:rPr>
        <w:t>,</w:t>
      </w:r>
      <w:r>
        <w:rPr>
          <w:i/>
          <w:sz w:val="24"/>
        </w:rPr>
        <w:tab/>
      </w:r>
      <w:r>
        <w:rPr>
          <w:spacing w:val="-2"/>
          <w:w w:val="110"/>
          <w:sz w:val="24"/>
        </w:rPr>
        <w:t>(2.2)</w:t>
      </w:r>
    </w:p>
    <w:p w14:paraId="00DC1D41" w14:textId="77777777" w:rsidR="00350CFB" w:rsidRDefault="00283FFF">
      <w:pPr>
        <w:spacing w:line="216" w:lineRule="exact"/>
        <w:ind w:left="709"/>
        <w:jc w:val="center"/>
        <w:rPr>
          <w:i/>
          <w:sz w:val="24"/>
        </w:rPr>
      </w:pPr>
      <w:r>
        <w:rPr>
          <w:i/>
          <w:spacing w:val="-10"/>
          <w:w w:val="115"/>
          <w:sz w:val="24"/>
        </w:rPr>
        <w:t>n</w:t>
      </w:r>
    </w:p>
    <w:p w14:paraId="00DC1D42" w14:textId="77777777" w:rsidR="00350CFB" w:rsidRDefault="00283FFF">
      <w:pPr>
        <w:pStyle w:val="a3"/>
        <w:spacing w:before="214"/>
        <w:ind w:left="282"/>
      </w:pPr>
      <w:r>
        <w:rPr>
          <w:noProof/>
        </w:rPr>
        <mc:AlternateContent>
          <mc:Choice Requires="wps">
            <w:drawing>
              <wp:anchor distT="0" distB="0" distL="0" distR="0" simplePos="0" relativeHeight="484012032" behindDoc="1" locked="0" layoutInCell="1" allowOverlap="1" wp14:anchorId="00DC2706" wp14:editId="00DC2707">
                <wp:simplePos x="0" y="0"/>
                <wp:positionH relativeFrom="page">
                  <wp:posOffset>3397707</wp:posOffset>
                </wp:positionH>
                <wp:positionV relativeFrom="paragraph">
                  <wp:posOffset>664549</wp:posOffset>
                </wp:positionV>
                <wp:extent cx="219710" cy="563245"/>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 cy="563245"/>
                        </a:xfrm>
                        <a:prstGeom prst="rect">
                          <a:avLst/>
                        </a:prstGeom>
                      </wps:spPr>
                      <wps:txbx>
                        <w:txbxContent>
                          <w:p w14:paraId="00DC280E" w14:textId="77777777" w:rsidR="00350CFB" w:rsidRDefault="00283FFF">
                            <w:pPr>
                              <w:pStyle w:val="a3"/>
                              <w:spacing w:line="231" w:lineRule="exact"/>
                            </w:pPr>
                            <w:r>
                              <w:rPr>
                                <w:spacing w:val="-10"/>
                                <w:w w:val="235"/>
                              </w:rPr>
                              <w:t>L</w:t>
                            </w:r>
                          </w:p>
                        </w:txbxContent>
                      </wps:txbx>
                      <wps:bodyPr wrap="square" lIns="0" tIns="0" rIns="0" bIns="0" rtlCol="0">
                        <a:noAutofit/>
                      </wps:bodyPr>
                    </wps:wsp>
                  </a:graphicData>
                </a:graphic>
              </wp:anchor>
            </w:drawing>
          </mc:Choice>
          <mc:Fallback>
            <w:pict>
              <v:shape w14:anchorId="00DC2706" id="Textbox 45" o:spid="_x0000_s1049" type="#_x0000_t202" style="position:absolute;left:0;text-align:left;margin-left:267.55pt;margin-top:52.35pt;width:17.3pt;height:44.35pt;z-index:-19304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" filled="f" stroked="f">
                <v:textbox inset="0,0,0,0">
                  <w:txbxContent>
                    <w:p w14:paraId="00DC280E" w14:textId="77777777" w:rsidR="00350CFB" w:rsidRDefault="00283FFF">
                      <w:pPr>
                        <w:pStyle w:val="a3"/>
                        <w:spacing w:line="231" w:lineRule="exact"/>
                      </w:pPr>
                      <w:r>
                        <w:rPr>
                          <w:spacing w:val="-10"/>
                          <w:w w:val="235"/>
                        </w:rPr>
                        <w:t>L</w:t>
                      </w:r>
                    </w:p>
                  </w:txbxContent>
                </v:textbox>
                <w10:wrap anchorx="page"/>
              </v:shape>
            </w:pict>
          </mc:Fallback>
        </mc:AlternateContent>
      </w:r>
      <w:r>
        <w:t>and</w:t>
      </w:r>
      <w:r>
        <w:rPr>
          <w:spacing w:val="12"/>
        </w:rPr>
        <w:t xml:space="preserve"> </w:t>
      </w:r>
      <w:r>
        <w:t>the</w:t>
      </w:r>
      <w:r>
        <w:rPr>
          <w:spacing w:val="13"/>
        </w:rPr>
        <w:t xml:space="preserve"> </w:t>
      </w:r>
      <w:r>
        <w:t>PageRank</w:t>
      </w:r>
      <w:r>
        <w:rPr>
          <w:spacing w:val="12"/>
        </w:rPr>
        <w:t xml:space="preserve"> </w:t>
      </w:r>
      <w:r>
        <w:t>vector</w:t>
      </w:r>
      <w:r>
        <w:rPr>
          <w:spacing w:val="13"/>
        </w:rPr>
        <w:t xml:space="preserve"> </w:t>
      </w:r>
      <w:r>
        <w:rPr>
          <w:b/>
          <w:i/>
        </w:rPr>
        <w:t>π</w:t>
      </w:r>
      <w:r>
        <w:rPr>
          <w:b/>
          <w:i/>
          <w:spacing w:val="23"/>
        </w:rPr>
        <w:t xml:space="preserve"> </w:t>
      </w:r>
      <w:r>
        <w:t>satisfies</w:t>
      </w:r>
      <w:r>
        <w:rPr>
          <w:spacing w:val="14"/>
        </w:rPr>
        <w:t xml:space="preserve"> </w:t>
      </w:r>
      <w:r>
        <w:rPr>
          <w:b/>
          <w:i/>
        </w:rPr>
        <w:t>π</w:t>
      </w:r>
      <w:r>
        <w:rPr>
          <w:b/>
          <w:i/>
          <w:spacing w:val="33"/>
        </w:rPr>
        <w:t xml:space="preserve"> </w:t>
      </w:r>
      <w:r>
        <w:t>=</w:t>
      </w:r>
      <w:r>
        <w:rPr>
          <w:spacing w:val="21"/>
        </w:rPr>
        <w:t xml:space="preserve"> </w:t>
      </w:r>
      <w:r>
        <w:rPr>
          <w:i/>
        </w:rPr>
        <w:t>G</w:t>
      </w:r>
      <w:r>
        <w:rPr>
          <w:vertAlign w:val="subscript"/>
        </w:rPr>
        <w:t>PR</w:t>
      </w:r>
      <w:r>
        <w:rPr>
          <w:b/>
          <w:i/>
        </w:rPr>
        <w:t>π</w:t>
      </w:r>
      <w:r>
        <w:rPr>
          <w:b/>
          <w:i/>
          <w:spacing w:val="23"/>
        </w:rPr>
        <w:t xml:space="preserve"> </w:t>
      </w:r>
      <w:r>
        <w:t>with</w:t>
      </w:r>
      <w:r>
        <w:rPr>
          <w:spacing w:val="13"/>
        </w:rPr>
        <w:t xml:space="preserve"> </w:t>
      </w:r>
      <w:r>
        <w:rPr>
          <w:b/>
          <w:i/>
        </w:rPr>
        <w:t>π</w:t>
      </w:r>
      <w:r>
        <w:rPr>
          <w:b/>
          <w:i/>
          <w:spacing w:val="32"/>
        </w:rPr>
        <w:t xml:space="preserve"> </w:t>
      </w:r>
      <w:r>
        <w:rPr>
          <w:rFonts w:ascii="Arial Unicode MS" w:hAnsi="Arial Unicode MS"/>
        </w:rPr>
        <w:t>≥</w:t>
      </w:r>
      <w:r>
        <w:rPr>
          <w:rFonts w:ascii="Arial Unicode MS" w:hAnsi="Arial Unicode MS"/>
          <w:spacing w:val="14"/>
        </w:rPr>
        <w:t xml:space="preserve"> </w:t>
      </w:r>
      <w:r>
        <w:t>0</w:t>
      </w:r>
      <w:r>
        <w:rPr>
          <w:spacing w:val="13"/>
        </w:rPr>
        <w:t xml:space="preserve"> </w:t>
      </w:r>
      <w:r>
        <w:t>and</w:t>
      </w:r>
      <w:r>
        <w:rPr>
          <w:spacing w:val="12"/>
        </w:rPr>
        <w:t xml:space="preserve"> </w:t>
      </w:r>
      <w:bookmarkStart w:id="119" w:name="_bookmark26"/>
      <w:bookmarkEnd w:id="119"/>
      <w:r>
        <w:rPr>
          <w:position w:val="18"/>
        </w:rPr>
        <w:t>L</w:t>
      </w:r>
      <w:r>
        <w:rPr>
          <w:rFonts w:ascii="Menlo" w:hAnsi="Menlo"/>
          <w:i/>
          <w:position w:val="-6"/>
          <w:sz w:val="16"/>
        </w:rPr>
        <w:t>i</w:t>
      </w:r>
      <w:r>
        <w:rPr>
          <w:rFonts w:ascii="Menlo" w:hAnsi="Menlo"/>
          <w:i/>
          <w:spacing w:val="-35"/>
          <w:position w:val="-6"/>
          <w:sz w:val="16"/>
        </w:rPr>
        <w:t xml:space="preserve"> </w:t>
      </w:r>
      <w:r>
        <w:rPr>
          <w:i/>
        </w:rPr>
        <w:t>π</w:t>
      </w:r>
      <w:r>
        <w:rPr>
          <w:rFonts w:ascii="Menlo" w:hAnsi="Menlo"/>
          <w:i/>
          <w:vertAlign w:val="subscript"/>
        </w:rPr>
        <w:t>i</w:t>
      </w:r>
      <w:r>
        <w:rPr>
          <w:rFonts w:ascii="Menlo" w:hAnsi="Menlo"/>
          <w:i/>
          <w:spacing w:val="-51"/>
        </w:rPr>
        <w:t xml:space="preserve"> </w:t>
      </w:r>
      <w:r>
        <w:t>=</w:t>
      </w:r>
      <w:r>
        <w:rPr>
          <w:spacing w:val="22"/>
        </w:rPr>
        <w:t xml:space="preserve"> </w:t>
      </w:r>
      <w:r>
        <w:t>1</w:t>
      </w:r>
      <w:r>
        <w:rPr>
          <w:spacing w:val="13"/>
        </w:rPr>
        <w:t xml:space="preserve"> </w:t>
      </w:r>
      <w:hyperlink w:anchor="_bookmark173" w:history="1">
        <w:r>
          <w:rPr>
            <w:vertAlign w:val="superscript"/>
          </w:rPr>
          <w:t>[40]</w:t>
        </w:r>
      </w:hyperlink>
      <w:r>
        <w:rPr>
          <w:vertAlign w:val="superscript"/>
        </w:rPr>
        <w:t>,</w:t>
      </w:r>
      <w:hyperlink w:anchor="_bookmark182" w:history="1">
        <w:r>
          <w:rPr>
            <w:vertAlign w:val="superscript"/>
          </w:rPr>
          <w:t>[49]</w:t>
        </w:r>
      </w:hyperlink>
      <w:r>
        <w:t>.</w:t>
      </w:r>
      <w:r>
        <w:rPr>
          <w:spacing w:val="38"/>
        </w:rPr>
        <w:t xml:space="preserve"> </w:t>
      </w:r>
      <w:r>
        <w:rPr>
          <w:spacing w:val="-2"/>
        </w:rPr>
        <w:t>Equivalently,</w:t>
      </w:r>
    </w:p>
    <w:p w14:paraId="00DC1D43" w14:textId="77777777" w:rsidR="00350CFB" w:rsidRDefault="00350CFB">
      <w:pPr>
        <w:pStyle w:val="a3"/>
        <w:spacing w:before="44"/>
        <w:rPr>
          <w:sz w:val="20"/>
        </w:rPr>
      </w:pPr>
    </w:p>
    <w:p w14:paraId="00DC1D44" w14:textId="77777777" w:rsidR="00350CFB" w:rsidRDefault="00350CFB">
      <w:pPr>
        <w:pStyle w:val="a3"/>
        <w:rPr>
          <w:sz w:val="20"/>
        </w:rPr>
        <w:sectPr w:rsidR="00350CFB">
          <w:type w:val="continuous"/>
          <w:pgSz w:w="11910" w:h="16840"/>
          <w:pgMar w:top="1920" w:right="708" w:bottom="280" w:left="992" w:header="0" w:footer="2115" w:gutter="0"/>
          <w:cols w:space="720"/>
        </w:sectPr>
      </w:pPr>
    </w:p>
    <w:p w14:paraId="00DC1D45" w14:textId="77777777" w:rsidR="00350CFB" w:rsidRDefault="00283FFF">
      <w:pPr>
        <w:spacing w:before="223"/>
        <w:ind w:right="816"/>
        <w:jc w:val="right"/>
        <w:rPr>
          <w:i/>
          <w:sz w:val="24"/>
        </w:rPr>
      </w:pPr>
      <w:r>
        <w:rPr>
          <w:i/>
          <w:sz w:val="24"/>
        </w:rPr>
        <w:t>π</w:t>
      </w:r>
      <w:r>
        <w:rPr>
          <w:rFonts w:ascii="Menlo" w:hAnsi="Menlo"/>
          <w:i/>
          <w:sz w:val="24"/>
          <w:vertAlign w:val="subscript"/>
        </w:rPr>
        <w:t>j</w:t>
      </w:r>
      <w:r>
        <w:rPr>
          <w:rFonts w:ascii="Menlo" w:hAnsi="Menlo"/>
          <w:i/>
          <w:spacing w:val="-58"/>
          <w:sz w:val="24"/>
        </w:rPr>
        <w:t xml:space="preserve"> </w:t>
      </w:r>
      <w:r>
        <w:rPr>
          <w:w w:val="115"/>
          <w:sz w:val="24"/>
        </w:rPr>
        <w:t>=</w:t>
      </w:r>
      <w:r>
        <w:rPr>
          <w:spacing w:val="-2"/>
          <w:w w:val="115"/>
          <w:sz w:val="24"/>
        </w:rPr>
        <w:t xml:space="preserve"> </w:t>
      </w:r>
      <w:r>
        <w:rPr>
          <w:i/>
          <w:spacing w:val="-10"/>
          <w:sz w:val="24"/>
        </w:rPr>
        <w:t>d</w:t>
      </w:r>
    </w:p>
    <w:p w14:paraId="00DC1D46" w14:textId="77777777" w:rsidR="00350CFB" w:rsidRDefault="00283FFF">
      <w:pPr>
        <w:spacing w:before="85"/>
        <w:jc w:val="right"/>
        <w:rPr>
          <w:rFonts w:ascii="Menlo" w:hAnsi="Menlo"/>
          <w:i/>
          <w:sz w:val="16"/>
        </w:rPr>
      </w:pPr>
      <w:r>
        <w:rPr>
          <w:rFonts w:ascii="Menlo" w:hAnsi="Menlo"/>
          <w:i/>
          <w:spacing w:val="-2"/>
          <w:w w:val="105"/>
          <w:sz w:val="16"/>
        </w:rPr>
        <w:t>i</w:t>
      </w:r>
      <w:r>
        <w:rPr>
          <w:spacing w:val="-2"/>
          <w:w w:val="105"/>
          <w:sz w:val="16"/>
        </w:rPr>
        <w:t>:(</w:t>
      </w:r>
      <w:r>
        <w:rPr>
          <w:rFonts w:ascii="Menlo" w:hAnsi="Menlo"/>
          <w:i/>
          <w:spacing w:val="-2"/>
          <w:w w:val="105"/>
          <w:sz w:val="16"/>
        </w:rPr>
        <w:t>i</w:t>
      </w:r>
      <w:r>
        <w:rPr>
          <w:rFonts w:ascii="Apple Symbols" w:hAnsi="Apple Symbols"/>
          <w:spacing w:val="-2"/>
          <w:w w:val="105"/>
          <w:sz w:val="16"/>
        </w:rPr>
        <w:t>→</w:t>
      </w:r>
      <w:r>
        <w:rPr>
          <w:rFonts w:ascii="Menlo" w:hAnsi="Menlo"/>
          <w:i/>
          <w:spacing w:val="-2"/>
          <w:w w:val="105"/>
          <w:sz w:val="16"/>
        </w:rPr>
        <w:t>j</w:t>
      </w:r>
      <w:r>
        <w:rPr>
          <w:spacing w:val="-2"/>
          <w:w w:val="105"/>
          <w:sz w:val="16"/>
        </w:rPr>
        <w:t>)</w:t>
      </w:r>
      <w:r>
        <w:rPr>
          <w:rFonts w:ascii="Apple Symbols" w:hAnsi="Apple Symbols"/>
          <w:spacing w:val="-2"/>
          <w:w w:val="105"/>
          <w:sz w:val="16"/>
        </w:rPr>
        <w:t>∈</w:t>
      </w:r>
      <w:r>
        <w:rPr>
          <w:rFonts w:ascii="Menlo" w:hAnsi="Menlo"/>
          <w:i/>
          <w:spacing w:val="-2"/>
          <w:w w:val="105"/>
          <w:sz w:val="16"/>
        </w:rPr>
        <w:t>E</w:t>
      </w:r>
    </w:p>
    <w:p w14:paraId="00DC1D47" w14:textId="77777777" w:rsidR="00350CFB" w:rsidRDefault="00283FFF">
      <w:pPr>
        <w:spacing w:before="57" w:line="234" w:lineRule="exact"/>
        <w:ind w:left="223"/>
        <w:jc w:val="center"/>
        <w:rPr>
          <w:rFonts w:ascii="Menlo"/>
          <w:i/>
          <w:sz w:val="16"/>
        </w:rPr>
      </w:pPr>
      <w:r>
        <w:br w:type="column"/>
      </w:r>
      <w:r>
        <w:rPr>
          <w:i/>
          <w:spacing w:val="-5"/>
          <w:w w:val="90"/>
          <w:position w:val="4"/>
          <w:sz w:val="24"/>
          <w:u w:val="single"/>
        </w:rPr>
        <w:t>w</w:t>
      </w:r>
      <w:r>
        <w:rPr>
          <w:rFonts w:ascii="Menlo"/>
          <w:i/>
          <w:spacing w:val="-5"/>
          <w:w w:val="90"/>
          <w:sz w:val="16"/>
          <w:u w:val="single"/>
        </w:rPr>
        <w:t>ij</w:t>
      </w:r>
    </w:p>
    <w:p w14:paraId="00DC1D48" w14:textId="77777777" w:rsidR="00350CFB" w:rsidRDefault="00283FFF">
      <w:pPr>
        <w:spacing w:line="252" w:lineRule="exact"/>
        <w:ind w:left="8"/>
        <w:rPr>
          <w:sz w:val="16"/>
        </w:rPr>
      </w:pPr>
      <w:r>
        <w:rPr>
          <w:noProof/>
          <w:sz w:val="16"/>
        </w:rPr>
        <mc:AlternateContent>
          <mc:Choice Requires="wps">
            <w:drawing>
              <wp:anchor distT="0" distB="0" distL="0" distR="0" simplePos="0" relativeHeight="484012544" behindDoc="1" locked="0" layoutInCell="1" allowOverlap="1" wp14:anchorId="00DC2708" wp14:editId="00DC2709">
                <wp:simplePos x="0" y="0"/>
                <wp:positionH relativeFrom="page">
                  <wp:posOffset>3925036</wp:posOffset>
                </wp:positionH>
                <wp:positionV relativeFrom="paragraph">
                  <wp:posOffset>89734</wp:posOffset>
                </wp:positionV>
                <wp:extent cx="77470" cy="152400"/>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470" cy="152400"/>
                        </a:xfrm>
                        <a:prstGeom prst="rect">
                          <a:avLst/>
                        </a:prstGeom>
                      </wps:spPr>
                      <wps:txbx>
                        <w:txbxContent>
                          <w:p w14:paraId="00DC280F" w14:textId="77777777" w:rsidR="00350CFB" w:rsidRDefault="00283FFF">
                            <w:pPr>
                              <w:spacing w:line="231" w:lineRule="exact"/>
                              <w:rPr>
                                <w:i/>
                                <w:sz w:val="24"/>
                              </w:rPr>
                            </w:pPr>
                            <w:r>
                              <w:rPr>
                                <w:i/>
                                <w:spacing w:val="-10"/>
                                <w:sz w:val="24"/>
                              </w:rPr>
                              <w:t>d</w:t>
                            </w:r>
                          </w:p>
                        </w:txbxContent>
                      </wps:txbx>
                      <wps:bodyPr wrap="square" lIns="0" tIns="0" rIns="0" bIns="0" rtlCol="0">
                        <a:noAutofit/>
                      </wps:bodyPr>
                    </wps:wsp>
                  </a:graphicData>
                </a:graphic>
              </wp:anchor>
            </w:drawing>
          </mc:Choice>
          <mc:Fallback>
            <w:pict>
              <v:shape w14:anchorId="00DC2708" id="Textbox 46" o:spid="_x0000_s1050" type="#_x0000_t202" style="position:absolute;left:0;text-align:left;margin-left:309.05pt;margin-top:7.05pt;width:6.1pt;height:12pt;z-index:-19303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" filled="f" stroked="f">
                <v:textbox inset="0,0,0,0">
                  <w:txbxContent>
                    <w:p w14:paraId="00DC280F" w14:textId="77777777" w:rsidR="00350CFB" w:rsidRDefault="00283FFF">
                      <w:pPr>
                        <w:spacing w:line="231" w:lineRule="exact"/>
                        <w:rPr>
                          <w:i/>
                          <w:sz w:val="24"/>
                        </w:rPr>
                      </w:pPr>
                      <w:r>
                        <w:rPr>
                          <w:i/>
                          <w:spacing w:val="-10"/>
                          <w:sz w:val="24"/>
                        </w:rPr>
                        <w:t>d</w:t>
                      </w:r>
                    </w:p>
                  </w:txbxContent>
                </v:textbox>
                <w10:wrap anchorx="page"/>
              </v:shape>
            </w:pict>
          </mc:Fallback>
        </mc:AlternateContent>
      </w:r>
      <w:r>
        <w:rPr>
          <w:i/>
          <w:position w:val="8"/>
          <w:sz w:val="24"/>
        </w:rPr>
        <w:t>π</w:t>
      </w:r>
      <w:r>
        <w:rPr>
          <w:rFonts w:ascii="Menlo" w:hAnsi="Menlo"/>
          <w:i/>
          <w:position w:val="4"/>
          <w:sz w:val="16"/>
        </w:rPr>
        <w:t>i</w:t>
      </w:r>
      <w:r>
        <w:rPr>
          <w:rFonts w:ascii="Menlo" w:hAnsi="Menlo"/>
          <w:i/>
          <w:spacing w:val="31"/>
          <w:position w:val="4"/>
          <w:sz w:val="16"/>
        </w:rPr>
        <w:t xml:space="preserve"> </w:t>
      </w:r>
      <w:r>
        <w:rPr>
          <w:spacing w:val="-5"/>
          <w:sz w:val="16"/>
        </w:rPr>
        <w:t>out</w:t>
      </w:r>
    </w:p>
    <w:p w14:paraId="00DC1D49" w14:textId="77777777" w:rsidR="00350CFB" w:rsidRDefault="00283FFF">
      <w:pPr>
        <w:spacing w:line="168" w:lineRule="exact"/>
        <w:ind w:left="208"/>
        <w:jc w:val="center"/>
        <w:rPr>
          <w:rFonts w:ascii="Menlo"/>
          <w:i/>
          <w:sz w:val="16"/>
        </w:rPr>
      </w:pPr>
      <w:r>
        <w:rPr>
          <w:rFonts w:ascii="Menlo"/>
          <w:i/>
          <w:spacing w:val="-10"/>
          <w:w w:val="70"/>
          <w:sz w:val="16"/>
        </w:rPr>
        <w:t>i</w:t>
      </w:r>
    </w:p>
    <w:p w14:paraId="00DC1D4A" w14:textId="77777777" w:rsidR="00350CFB" w:rsidRDefault="00283FFF">
      <w:pPr>
        <w:pStyle w:val="a3"/>
        <w:spacing w:line="311" w:lineRule="exact"/>
        <w:ind w:right="3506"/>
        <w:jc w:val="center"/>
        <w:rPr>
          <w:i/>
        </w:rPr>
      </w:pPr>
      <w:r>
        <w:br w:type="column"/>
      </w:r>
      <w:r>
        <w:rPr>
          <w:w w:val="110"/>
          <w:u w:val="single"/>
        </w:rPr>
        <w:t>1</w:t>
      </w:r>
      <w:r>
        <w:rPr>
          <w:spacing w:val="-9"/>
          <w:w w:val="110"/>
          <w:u w:val="single"/>
        </w:rPr>
        <w:t xml:space="preserve"> </w:t>
      </w:r>
      <w:r>
        <w:rPr>
          <w:rFonts w:ascii="Arial Unicode MS" w:hAnsi="Arial Unicode MS"/>
          <w:w w:val="115"/>
          <w:u w:val="single"/>
        </w:rPr>
        <w:t>−</w:t>
      </w:r>
      <w:r>
        <w:rPr>
          <w:rFonts w:ascii="Arial Unicode MS" w:hAnsi="Arial Unicode MS"/>
          <w:spacing w:val="-20"/>
          <w:w w:val="115"/>
          <w:u w:val="single"/>
        </w:rPr>
        <w:t xml:space="preserve"> </w:t>
      </w:r>
      <w:r>
        <w:rPr>
          <w:i/>
          <w:spacing w:val="-10"/>
          <w:w w:val="110"/>
          <w:u w:val="single"/>
        </w:rPr>
        <w:t>d</w:t>
      </w:r>
    </w:p>
    <w:p w14:paraId="00DC1D4B" w14:textId="77777777" w:rsidR="00350CFB" w:rsidRDefault="00283FFF">
      <w:pPr>
        <w:tabs>
          <w:tab w:val="left" w:pos="860"/>
          <w:tab w:val="left" w:pos="3642"/>
        </w:tabs>
        <w:spacing w:line="132" w:lineRule="exact"/>
        <w:ind w:left="46"/>
        <w:rPr>
          <w:sz w:val="24"/>
        </w:rPr>
      </w:pPr>
      <w:r>
        <w:rPr>
          <w:spacing w:val="-10"/>
          <w:w w:val="110"/>
          <w:sz w:val="24"/>
        </w:rPr>
        <w:t>+</w:t>
      </w:r>
      <w:r>
        <w:rPr>
          <w:sz w:val="24"/>
        </w:rPr>
        <w:tab/>
      </w:r>
      <w:r>
        <w:rPr>
          <w:i/>
          <w:spacing w:val="-10"/>
          <w:w w:val="110"/>
          <w:sz w:val="24"/>
        </w:rPr>
        <w:t>.</w:t>
      </w:r>
      <w:r>
        <w:rPr>
          <w:i/>
          <w:sz w:val="24"/>
        </w:rPr>
        <w:tab/>
      </w:r>
      <w:r>
        <w:rPr>
          <w:spacing w:val="-2"/>
          <w:w w:val="110"/>
          <w:sz w:val="24"/>
        </w:rPr>
        <w:t>(2.3)</w:t>
      </w:r>
    </w:p>
    <w:p w14:paraId="00DC1D4C" w14:textId="77777777" w:rsidR="00350CFB" w:rsidRDefault="00283FFF">
      <w:pPr>
        <w:spacing w:line="220" w:lineRule="exact"/>
        <w:ind w:right="3506"/>
        <w:jc w:val="center"/>
        <w:rPr>
          <w:i/>
          <w:sz w:val="24"/>
        </w:rPr>
      </w:pPr>
      <w:r>
        <w:rPr>
          <w:i/>
          <w:spacing w:val="-10"/>
          <w:w w:val="115"/>
          <w:sz w:val="24"/>
        </w:rPr>
        <w:t>n</w:t>
      </w:r>
    </w:p>
    <w:p w14:paraId="00DC1D4D" w14:textId="77777777" w:rsidR="00350CFB" w:rsidRDefault="00350CFB">
      <w:pPr>
        <w:spacing w:line="220" w:lineRule="exact"/>
        <w:jc w:val="center"/>
        <w:rPr>
          <w:i/>
          <w:sz w:val="24"/>
        </w:rPr>
        <w:sectPr w:rsidR="00350CFB">
          <w:type w:val="continuous"/>
          <w:pgSz w:w="11910" w:h="16840"/>
          <w:pgMar w:top="1920" w:right="708" w:bottom="280" w:left="992" w:header="0" w:footer="2115" w:gutter="0"/>
          <w:cols w:num="3" w:space="720" w:equalWidth="0">
            <w:col w:w="4916" w:space="40"/>
            <w:col w:w="559" w:space="39"/>
            <w:col w:w="4656"/>
          </w:cols>
        </w:sectPr>
      </w:pPr>
    </w:p>
    <w:p w14:paraId="00DC1D4E" w14:textId="77777777" w:rsidR="00350CFB" w:rsidRDefault="00350CFB">
      <w:pPr>
        <w:pStyle w:val="a3"/>
        <w:spacing w:before="254"/>
        <w:rPr>
          <w:i/>
        </w:rPr>
      </w:pPr>
    </w:p>
    <w:p w14:paraId="00DC1D4F" w14:textId="77777777" w:rsidR="00350CFB" w:rsidRDefault="00283FFF">
      <w:pPr>
        <w:pStyle w:val="3"/>
        <w:numPr>
          <w:ilvl w:val="2"/>
          <w:numId w:val="26"/>
        </w:numPr>
        <w:tabs>
          <w:tab w:val="left" w:pos="879"/>
        </w:tabs>
        <w:ind w:left="879" w:hanging="597"/>
        <w:jc w:val="both"/>
      </w:pPr>
      <w:bookmarkStart w:id="120" w:name="Random-surfer_interpretation"/>
      <w:bookmarkEnd w:id="120"/>
      <w:r>
        <w:rPr>
          <w:spacing w:val="-2"/>
        </w:rPr>
        <w:t>Random-surfer</w:t>
      </w:r>
      <w:r>
        <w:rPr>
          <w:spacing w:val="9"/>
        </w:rPr>
        <w:t xml:space="preserve"> </w:t>
      </w:r>
      <w:r>
        <w:rPr>
          <w:spacing w:val="-2"/>
        </w:rPr>
        <w:t>interpretation</w:t>
      </w:r>
    </w:p>
    <w:p w14:paraId="00DC1D50" w14:textId="77777777" w:rsidR="00350CFB" w:rsidRDefault="00283FFF">
      <w:pPr>
        <w:pStyle w:val="a3"/>
        <w:spacing w:before="182" w:line="456" w:lineRule="exact"/>
        <w:ind w:left="282" w:right="558"/>
        <w:jc w:val="both"/>
      </w:pPr>
      <w:r>
        <w:rPr>
          <w:w w:val="105"/>
        </w:rPr>
        <w:t>Equation</w:t>
      </w:r>
      <w:r>
        <w:rPr>
          <w:spacing w:val="-16"/>
          <w:w w:val="105"/>
        </w:rPr>
        <w:t xml:space="preserve"> </w:t>
      </w:r>
      <w:r>
        <w:rPr>
          <w:w w:val="105"/>
        </w:rPr>
        <w:t>(</w:t>
      </w:r>
      <w:hyperlink w:anchor="_bookmark26" w:history="1">
        <w:r>
          <w:rPr>
            <w:w w:val="105"/>
          </w:rPr>
          <w:t>2.3</w:t>
        </w:r>
      </w:hyperlink>
      <w:r>
        <w:rPr>
          <w:w w:val="105"/>
        </w:rPr>
        <w:t>)</w:t>
      </w:r>
      <w:r>
        <w:rPr>
          <w:spacing w:val="-16"/>
          <w:w w:val="105"/>
        </w:rPr>
        <w:t xml:space="preserve"> </w:t>
      </w:r>
      <w:r>
        <w:rPr>
          <w:w w:val="105"/>
        </w:rPr>
        <w:t>admits</w:t>
      </w:r>
      <w:r>
        <w:rPr>
          <w:spacing w:val="-16"/>
          <w:w w:val="105"/>
        </w:rPr>
        <w:t xml:space="preserve"> </w:t>
      </w:r>
      <w:r>
        <w:rPr>
          <w:w w:val="105"/>
        </w:rPr>
        <w:t>a</w:t>
      </w:r>
      <w:r>
        <w:rPr>
          <w:spacing w:val="-15"/>
          <w:w w:val="105"/>
        </w:rPr>
        <w:t xml:space="preserve"> </w:t>
      </w:r>
      <w:r>
        <w:rPr>
          <w:w w:val="105"/>
        </w:rPr>
        <w:t>probabilistic</w:t>
      </w:r>
      <w:r>
        <w:rPr>
          <w:spacing w:val="-16"/>
          <w:w w:val="105"/>
        </w:rPr>
        <w:t xml:space="preserve"> </w:t>
      </w:r>
      <w:r>
        <w:rPr>
          <w:w w:val="105"/>
        </w:rPr>
        <w:t>reading:</w:t>
      </w:r>
      <w:r>
        <w:rPr>
          <w:spacing w:val="6"/>
          <w:w w:val="105"/>
        </w:rPr>
        <w:t xml:space="preserve"> </w:t>
      </w:r>
      <w:r>
        <w:rPr>
          <w:w w:val="105"/>
        </w:rPr>
        <w:t>a</w:t>
      </w:r>
      <w:r>
        <w:rPr>
          <w:spacing w:val="-16"/>
          <w:w w:val="105"/>
        </w:rPr>
        <w:t xml:space="preserve"> </w:t>
      </w:r>
      <w:r>
        <w:rPr>
          <w:w w:val="105"/>
        </w:rPr>
        <w:t>surfer</w:t>
      </w:r>
      <w:r>
        <w:rPr>
          <w:spacing w:val="-16"/>
          <w:w w:val="105"/>
        </w:rPr>
        <w:t xml:space="preserve"> </w:t>
      </w:r>
      <w:r>
        <w:rPr>
          <w:w w:val="105"/>
        </w:rPr>
        <w:t>follows</w:t>
      </w:r>
      <w:r>
        <w:rPr>
          <w:spacing w:val="-15"/>
          <w:w w:val="105"/>
        </w:rPr>
        <w:t xml:space="preserve"> </w:t>
      </w:r>
      <w:r>
        <w:rPr>
          <w:w w:val="105"/>
        </w:rPr>
        <w:t>outgoing</w:t>
      </w:r>
      <w:r>
        <w:rPr>
          <w:spacing w:val="-16"/>
          <w:w w:val="105"/>
        </w:rPr>
        <w:t xml:space="preserve"> </w:t>
      </w:r>
      <w:r>
        <w:rPr>
          <w:w w:val="105"/>
        </w:rPr>
        <w:t>edges</w:t>
      </w:r>
      <w:r>
        <w:rPr>
          <w:spacing w:val="-16"/>
          <w:w w:val="105"/>
        </w:rPr>
        <w:t xml:space="preserve"> </w:t>
      </w:r>
      <w:r>
        <w:rPr>
          <w:w w:val="105"/>
        </w:rPr>
        <w:t>with</w:t>
      </w:r>
      <w:r>
        <w:rPr>
          <w:spacing w:val="-16"/>
          <w:w w:val="105"/>
        </w:rPr>
        <w:t xml:space="preserve"> </w:t>
      </w:r>
      <w:r>
        <w:rPr>
          <w:w w:val="105"/>
        </w:rPr>
        <w:t xml:space="preserve">probability </w:t>
      </w:r>
      <w:r>
        <w:rPr>
          <w:i/>
          <w:w w:val="105"/>
        </w:rPr>
        <w:t>d</w:t>
      </w:r>
      <w:r>
        <w:rPr>
          <w:i/>
          <w:spacing w:val="-16"/>
          <w:w w:val="105"/>
        </w:rPr>
        <w:t xml:space="preserve"> </w:t>
      </w:r>
      <w:r>
        <w:rPr>
          <w:w w:val="105"/>
        </w:rPr>
        <w:t>and</w:t>
      </w:r>
      <w:r>
        <w:rPr>
          <w:spacing w:val="-16"/>
          <w:w w:val="105"/>
        </w:rPr>
        <w:t xml:space="preserve"> </w:t>
      </w:r>
      <w:r>
        <w:rPr>
          <w:w w:val="105"/>
        </w:rPr>
        <w:t>teleports</w:t>
      </w:r>
      <w:r>
        <w:rPr>
          <w:spacing w:val="-16"/>
          <w:w w:val="105"/>
        </w:rPr>
        <w:t xml:space="preserve"> </w:t>
      </w:r>
      <w:r>
        <w:rPr>
          <w:w w:val="105"/>
        </w:rPr>
        <w:t>uniformly</w:t>
      </w:r>
      <w:r>
        <w:rPr>
          <w:spacing w:val="-15"/>
          <w:w w:val="105"/>
        </w:rPr>
        <w:t xml:space="preserve"> </w:t>
      </w:r>
      <w:r>
        <w:rPr>
          <w:w w:val="105"/>
        </w:rPr>
        <w:t>with</w:t>
      </w:r>
      <w:r>
        <w:rPr>
          <w:spacing w:val="-16"/>
          <w:w w:val="105"/>
        </w:rPr>
        <w:t xml:space="preserve"> </w:t>
      </w:r>
      <w:r>
        <w:rPr>
          <w:w w:val="105"/>
        </w:rPr>
        <w:t>probability</w:t>
      </w:r>
      <w:r>
        <w:rPr>
          <w:spacing w:val="-16"/>
          <w:w w:val="105"/>
        </w:rPr>
        <w:t xml:space="preserve"> </w:t>
      </w:r>
      <w:r>
        <w:rPr>
          <w:w w:val="105"/>
        </w:rPr>
        <w:t>1</w:t>
      </w:r>
      <w:r>
        <w:rPr>
          <w:spacing w:val="-16"/>
          <w:w w:val="105"/>
        </w:rPr>
        <w:t xml:space="preserve"> </w:t>
      </w:r>
      <w:r>
        <w:rPr>
          <w:rFonts w:ascii="Arial Unicode MS" w:hAnsi="Arial Unicode MS"/>
          <w:w w:val="105"/>
        </w:rPr>
        <w:t>−</w:t>
      </w:r>
      <w:r>
        <w:rPr>
          <w:rFonts w:ascii="Arial Unicode MS" w:hAnsi="Arial Unicode MS"/>
          <w:spacing w:val="-17"/>
          <w:w w:val="105"/>
        </w:rPr>
        <w:t xml:space="preserve"> </w:t>
      </w:r>
      <w:r>
        <w:rPr>
          <w:i/>
          <w:w w:val="105"/>
        </w:rPr>
        <w:t>d</w:t>
      </w:r>
      <w:r>
        <w:rPr>
          <w:i/>
          <w:spacing w:val="-14"/>
          <w:w w:val="105"/>
        </w:rPr>
        <w:t xml:space="preserve"> </w:t>
      </w:r>
      <w:r>
        <w:rPr>
          <w:w w:val="105"/>
        </w:rPr>
        <w:t>(Figure</w:t>
      </w:r>
      <w:r>
        <w:rPr>
          <w:spacing w:val="-15"/>
          <w:w w:val="105"/>
        </w:rPr>
        <w:t xml:space="preserve"> </w:t>
      </w:r>
      <w:hyperlink w:anchor="_bookmark27" w:history="1">
        <w:r>
          <w:rPr>
            <w:w w:val="105"/>
          </w:rPr>
          <w:t>2.2</w:t>
        </w:r>
      </w:hyperlink>
      <w:r>
        <w:rPr>
          <w:w w:val="105"/>
        </w:rPr>
        <w:t>).</w:t>
      </w:r>
      <w:r>
        <w:rPr>
          <w:spacing w:val="21"/>
          <w:w w:val="105"/>
        </w:rPr>
        <w:t xml:space="preserve"> </w:t>
      </w:r>
      <w:r>
        <w:rPr>
          <w:w w:val="105"/>
        </w:rPr>
        <w:t>The</w:t>
      </w:r>
      <w:r>
        <w:rPr>
          <w:spacing w:val="-14"/>
          <w:w w:val="105"/>
        </w:rPr>
        <w:t xml:space="preserve"> </w:t>
      </w:r>
      <w:r>
        <w:rPr>
          <w:w w:val="105"/>
        </w:rPr>
        <w:t>stationary</w:t>
      </w:r>
      <w:r>
        <w:rPr>
          <w:spacing w:val="-14"/>
          <w:w w:val="105"/>
        </w:rPr>
        <w:t xml:space="preserve"> </w:t>
      </w:r>
      <w:r>
        <w:rPr>
          <w:w w:val="105"/>
        </w:rPr>
        <w:t>distribution</w:t>
      </w:r>
      <w:r>
        <w:rPr>
          <w:spacing w:val="-14"/>
          <w:w w:val="105"/>
        </w:rPr>
        <w:t xml:space="preserve"> </w:t>
      </w:r>
      <w:r>
        <w:rPr>
          <w:w w:val="105"/>
        </w:rPr>
        <w:t xml:space="preserve">ranks </w:t>
      </w:r>
      <w:r>
        <w:t>nodes</w:t>
      </w:r>
      <w:r>
        <w:rPr>
          <w:spacing w:val="-7"/>
        </w:rPr>
        <w:t xml:space="preserve"> </w:t>
      </w:r>
      <w:r>
        <w:t>by</w:t>
      </w:r>
      <w:r>
        <w:rPr>
          <w:spacing w:val="-7"/>
        </w:rPr>
        <w:t xml:space="preserve"> </w:t>
      </w:r>
      <w:r>
        <w:t>long-run</w:t>
      </w:r>
      <w:r>
        <w:rPr>
          <w:spacing w:val="-7"/>
        </w:rPr>
        <w:t xml:space="preserve"> </w:t>
      </w:r>
      <w:r>
        <w:t>visit</w:t>
      </w:r>
      <w:r>
        <w:rPr>
          <w:spacing w:val="-7"/>
        </w:rPr>
        <w:t xml:space="preserve"> </w:t>
      </w:r>
      <w:r>
        <w:t>frequency. Damping</w:t>
      </w:r>
      <w:r>
        <w:rPr>
          <w:spacing w:val="-7"/>
        </w:rPr>
        <w:t xml:space="preserve"> </w:t>
      </w:r>
      <w:r>
        <w:t>prevents</w:t>
      </w:r>
      <w:r>
        <w:rPr>
          <w:spacing w:val="-7"/>
        </w:rPr>
        <w:t xml:space="preserve"> </w:t>
      </w:r>
      <w:r>
        <w:t>sinks</w:t>
      </w:r>
      <w:r>
        <w:rPr>
          <w:spacing w:val="-7"/>
        </w:rPr>
        <w:t xml:space="preserve"> </w:t>
      </w:r>
      <w:r>
        <w:t>from</w:t>
      </w:r>
      <w:r>
        <w:rPr>
          <w:spacing w:val="-7"/>
        </w:rPr>
        <w:t xml:space="preserve"> </w:t>
      </w:r>
      <w:r>
        <w:t>trapping</w:t>
      </w:r>
      <w:r>
        <w:rPr>
          <w:spacing w:val="-7"/>
        </w:rPr>
        <w:t xml:space="preserve"> </w:t>
      </w:r>
      <w:r>
        <w:t>all</w:t>
      </w:r>
      <w:r>
        <w:rPr>
          <w:spacing w:val="-7"/>
        </w:rPr>
        <w:t xml:space="preserve"> </w:t>
      </w:r>
      <w:r>
        <w:t>mass</w:t>
      </w:r>
      <w:r>
        <w:rPr>
          <w:spacing w:val="-7"/>
        </w:rPr>
        <w:t xml:space="preserve"> </w:t>
      </w:r>
      <w:r>
        <w:t>and</w:t>
      </w:r>
      <w:r>
        <w:rPr>
          <w:spacing w:val="-7"/>
        </w:rPr>
        <w:t xml:space="preserve"> </w:t>
      </w:r>
      <w:r>
        <w:t xml:space="preserve">guarantees </w:t>
      </w:r>
      <w:bookmarkStart w:id="121" w:name="Power_iteration_and_complexity"/>
      <w:bookmarkEnd w:id="121"/>
      <w:r>
        <w:rPr>
          <w:w w:val="105"/>
        </w:rPr>
        <w:t>primitivity</w:t>
      </w:r>
      <w:r>
        <w:rPr>
          <w:spacing w:val="-16"/>
          <w:w w:val="105"/>
        </w:rPr>
        <w:t xml:space="preserve"> </w:t>
      </w:r>
      <w:r>
        <w:rPr>
          <w:w w:val="105"/>
        </w:rPr>
        <w:t>of</w:t>
      </w:r>
      <w:r>
        <w:rPr>
          <w:spacing w:val="-16"/>
          <w:w w:val="105"/>
        </w:rPr>
        <w:t xml:space="preserve"> </w:t>
      </w:r>
      <w:r>
        <w:rPr>
          <w:i/>
          <w:w w:val="105"/>
        </w:rPr>
        <w:t>G</w:t>
      </w:r>
      <w:r>
        <w:rPr>
          <w:w w:val="105"/>
          <w:vertAlign w:val="subscript"/>
        </w:rPr>
        <w:t>PR</w:t>
      </w:r>
      <w:r>
        <w:rPr>
          <w:spacing w:val="-16"/>
          <w:w w:val="105"/>
        </w:rPr>
        <w:t xml:space="preserve"> </w:t>
      </w:r>
      <w:r>
        <w:rPr>
          <w:w w:val="105"/>
        </w:rPr>
        <w:t>under</w:t>
      </w:r>
      <w:r>
        <w:rPr>
          <w:spacing w:val="-15"/>
          <w:w w:val="105"/>
        </w:rPr>
        <w:t xml:space="preserve"> </w:t>
      </w:r>
      <w:r>
        <w:rPr>
          <w:w w:val="105"/>
        </w:rPr>
        <w:t>mild</w:t>
      </w:r>
      <w:r>
        <w:rPr>
          <w:spacing w:val="-16"/>
          <w:w w:val="105"/>
        </w:rPr>
        <w:t xml:space="preserve"> </w:t>
      </w:r>
      <w:r>
        <w:rPr>
          <w:w w:val="105"/>
        </w:rPr>
        <w:t>conditions,</w:t>
      </w:r>
      <w:r>
        <w:rPr>
          <w:spacing w:val="-16"/>
          <w:w w:val="105"/>
        </w:rPr>
        <w:t xml:space="preserve"> </w:t>
      </w:r>
      <w:r>
        <w:rPr>
          <w:w w:val="105"/>
        </w:rPr>
        <w:t>so</w:t>
      </w:r>
      <w:r>
        <w:rPr>
          <w:spacing w:val="-16"/>
          <w:w w:val="105"/>
        </w:rPr>
        <w:t xml:space="preserve"> </w:t>
      </w:r>
      <w:r>
        <w:rPr>
          <w:w w:val="105"/>
        </w:rPr>
        <w:t>the</w:t>
      </w:r>
      <w:r>
        <w:rPr>
          <w:spacing w:val="-15"/>
          <w:w w:val="105"/>
        </w:rPr>
        <w:t xml:space="preserve"> </w:t>
      </w:r>
      <w:r>
        <w:rPr>
          <w:w w:val="105"/>
        </w:rPr>
        <w:t>Perron</w:t>
      </w:r>
      <w:r>
        <w:rPr>
          <w:spacing w:val="-16"/>
          <w:w w:val="105"/>
        </w:rPr>
        <w:t xml:space="preserve"> </w:t>
      </w:r>
      <w:r>
        <w:rPr>
          <w:w w:val="105"/>
        </w:rPr>
        <w:t>vector</w:t>
      </w:r>
      <w:r>
        <w:rPr>
          <w:spacing w:val="-16"/>
          <w:w w:val="105"/>
        </w:rPr>
        <w:t xml:space="preserve"> </w:t>
      </w:r>
      <w:r>
        <w:rPr>
          <w:w w:val="105"/>
        </w:rPr>
        <w:t>is</w:t>
      </w:r>
      <w:r>
        <w:rPr>
          <w:spacing w:val="-16"/>
          <w:w w:val="105"/>
        </w:rPr>
        <w:t xml:space="preserve"> </w:t>
      </w:r>
      <w:r>
        <w:rPr>
          <w:w w:val="105"/>
        </w:rPr>
        <w:t>unique</w:t>
      </w:r>
      <w:r>
        <w:rPr>
          <w:spacing w:val="-15"/>
          <w:w w:val="105"/>
        </w:rPr>
        <w:t xml:space="preserve"> </w:t>
      </w:r>
      <w:hyperlink w:anchor="_bookmark173" w:history="1">
        <w:r>
          <w:rPr>
            <w:w w:val="105"/>
            <w:vertAlign w:val="superscript"/>
          </w:rPr>
          <w:t>[40]</w:t>
        </w:r>
      </w:hyperlink>
      <w:r>
        <w:rPr>
          <w:w w:val="105"/>
        </w:rPr>
        <w:t>.</w:t>
      </w:r>
    </w:p>
    <w:p w14:paraId="00DC1D51" w14:textId="77777777" w:rsidR="00350CFB" w:rsidRDefault="00350CFB">
      <w:pPr>
        <w:pStyle w:val="a3"/>
        <w:spacing w:before="148"/>
      </w:pPr>
    </w:p>
    <w:p w14:paraId="00DC1D52" w14:textId="77777777" w:rsidR="00350CFB" w:rsidRDefault="00283FFF">
      <w:pPr>
        <w:pStyle w:val="3"/>
        <w:numPr>
          <w:ilvl w:val="2"/>
          <w:numId w:val="26"/>
        </w:numPr>
        <w:tabs>
          <w:tab w:val="left" w:pos="879"/>
        </w:tabs>
        <w:ind w:left="879" w:hanging="597"/>
        <w:jc w:val="both"/>
      </w:pPr>
      <w:r>
        <w:t>Power</w:t>
      </w:r>
      <w:r>
        <w:rPr>
          <w:spacing w:val="-11"/>
        </w:rPr>
        <w:t xml:space="preserve"> </w:t>
      </w:r>
      <w:r>
        <w:t>iteration</w:t>
      </w:r>
      <w:r>
        <w:rPr>
          <w:spacing w:val="-11"/>
        </w:rPr>
        <w:t xml:space="preserve"> </w:t>
      </w:r>
      <w:r>
        <w:t>and</w:t>
      </w:r>
      <w:r>
        <w:rPr>
          <w:spacing w:val="-11"/>
        </w:rPr>
        <w:t xml:space="preserve"> </w:t>
      </w:r>
      <w:r>
        <w:rPr>
          <w:spacing w:val="-2"/>
        </w:rPr>
        <w:t>complexity</w:t>
      </w:r>
    </w:p>
    <w:p w14:paraId="00DC1D53" w14:textId="77777777" w:rsidR="00350CFB" w:rsidRDefault="00350CFB">
      <w:pPr>
        <w:pStyle w:val="a3"/>
        <w:spacing w:before="46"/>
        <w:rPr>
          <w:b/>
        </w:rPr>
      </w:pPr>
    </w:p>
    <w:p w14:paraId="00DC1D54" w14:textId="77777777" w:rsidR="00350CFB" w:rsidRDefault="00283FFF">
      <w:pPr>
        <w:pStyle w:val="a3"/>
        <w:spacing w:before="1"/>
        <w:ind w:left="282"/>
        <w:jc w:val="both"/>
      </w:pPr>
      <w:r>
        <w:t>In</w:t>
      </w:r>
      <w:r>
        <w:rPr>
          <w:spacing w:val="-1"/>
        </w:rPr>
        <w:t xml:space="preserve"> </w:t>
      </w:r>
      <w:r>
        <w:t>practice</w:t>
      </w:r>
      <w:r>
        <w:rPr>
          <w:spacing w:val="-1"/>
        </w:rPr>
        <w:t xml:space="preserve"> </w:t>
      </w:r>
      <w:r>
        <w:rPr>
          <w:b/>
          <w:i/>
        </w:rPr>
        <w:t>π</w:t>
      </w:r>
      <w:r>
        <w:rPr>
          <w:b/>
          <w:i/>
          <w:spacing w:val="8"/>
        </w:rPr>
        <w:t xml:space="preserve"> </w:t>
      </w:r>
      <w:r>
        <w:t>is</w:t>
      </w:r>
      <w:r>
        <w:rPr>
          <w:spacing w:val="-1"/>
        </w:rPr>
        <w:t xml:space="preserve"> </w:t>
      </w:r>
      <w:r>
        <w:t>computed by</w:t>
      </w:r>
      <w:r>
        <w:rPr>
          <w:spacing w:val="-1"/>
        </w:rPr>
        <w:t xml:space="preserve"> </w:t>
      </w:r>
      <w:r>
        <w:t>power</w:t>
      </w:r>
      <w:r>
        <w:rPr>
          <w:spacing w:val="-1"/>
        </w:rPr>
        <w:t xml:space="preserve"> </w:t>
      </w:r>
      <w:r>
        <w:rPr>
          <w:spacing w:val="-2"/>
        </w:rPr>
        <w:t>iteration:</w:t>
      </w:r>
    </w:p>
    <w:p w14:paraId="00DC1D55" w14:textId="77777777" w:rsidR="00350CFB" w:rsidRDefault="00350CFB">
      <w:pPr>
        <w:pStyle w:val="a3"/>
        <w:spacing w:before="256"/>
      </w:pPr>
    </w:p>
    <w:p w14:paraId="00DC1D56" w14:textId="77777777" w:rsidR="00350CFB" w:rsidRDefault="00283FFF">
      <w:pPr>
        <w:tabs>
          <w:tab w:val="left" w:pos="9196"/>
        </w:tabs>
        <w:spacing w:before="1"/>
        <w:ind w:left="4092"/>
        <w:rPr>
          <w:sz w:val="24"/>
        </w:rPr>
      </w:pPr>
      <w:r>
        <w:rPr>
          <w:b/>
          <w:i/>
          <w:w w:val="115"/>
          <w:sz w:val="24"/>
        </w:rPr>
        <w:t>π</w:t>
      </w:r>
      <w:r>
        <w:rPr>
          <w:w w:val="115"/>
          <w:position w:val="10"/>
          <w:sz w:val="16"/>
        </w:rPr>
        <w:t>(</w:t>
      </w:r>
      <w:r>
        <w:rPr>
          <w:rFonts w:ascii="Menlo" w:hAnsi="Menlo"/>
          <w:i/>
          <w:w w:val="115"/>
          <w:position w:val="10"/>
          <w:sz w:val="16"/>
        </w:rPr>
        <w:t>t</w:t>
      </w:r>
      <w:r>
        <w:rPr>
          <w:w w:val="115"/>
          <w:position w:val="10"/>
          <w:sz w:val="16"/>
        </w:rPr>
        <w:t>+1)</w:t>
      </w:r>
      <w:r>
        <w:rPr>
          <w:spacing w:val="42"/>
          <w:w w:val="115"/>
          <w:position w:val="10"/>
          <w:sz w:val="16"/>
        </w:rPr>
        <w:t xml:space="preserve"> </w:t>
      </w:r>
      <w:r>
        <w:rPr>
          <w:w w:val="115"/>
          <w:sz w:val="24"/>
        </w:rPr>
        <w:t>=</w:t>
      </w:r>
      <w:r>
        <w:rPr>
          <w:spacing w:val="9"/>
          <w:w w:val="115"/>
          <w:sz w:val="24"/>
        </w:rPr>
        <w:t xml:space="preserve"> </w:t>
      </w:r>
      <w:r>
        <w:rPr>
          <w:i/>
          <w:spacing w:val="-2"/>
          <w:w w:val="115"/>
          <w:sz w:val="24"/>
        </w:rPr>
        <w:t>G</w:t>
      </w:r>
      <w:r>
        <w:rPr>
          <w:spacing w:val="-2"/>
          <w:w w:val="115"/>
          <w:position w:val="-3"/>
          <w:sz w:val="16"/>
        </w:rPr>
        <w:t>PR</w:t>
      </w:r>
      <w:r>
        <w:rPr>
          <w:b/>
          <w:i/>
          <w:spacing w:val="-2"/>
          <w:w w:val="115"/>
          <w:sz w:val="24"/>
        </w:rPr>
        <w:t>π</w:t>
      </w:r>
      <w:r>
        <w:rPr>
          <w:spacing w:val="-2"/>
          <w:w w:val="115"/>
          <w:position w:val="10"/>
          <w:sz w:val="16"/>
        </w:rPr>
        <w:t>(</w:t>
      </w:r>
      <w:r>
        <w:rPr>
          <w:rFonts w:ascii="Menlo" w:hAnsi="Menlo"/>
          <w:i/>
          <w:spacing w:val="-2"/>
          <w:w w:val="115"/>
          <w:position w:val="10"/>
          <w:sz w:val="16"/>
        </w:rPr>
        <w:t>t</w:t>
      </w:r>
      <w:r>
        <w:rPr>
          <w:spacing w:val="-2"/>
          <w:w w:val="115"/>
          <w:position w:val="10"/>
          <w:sz w:val="16"/>
        </w:rPr>
        <w:t>)</w:t>
      </w:r>
      <w:r>
        <w:rPr>
          <w:i/>
          <w:spacing w:val="-2"/>
          <w:w w:val="115"/>
          <w:sz w:val="24"/>
        </w:rPr>
        <w:t>,</w:t>
      </w:r>
      <w:r>
        <w:rPr>
          <w:i/>
          <w:sz w:val="24"/>
        </w:rPr>
        <w:tab/>
      </w:r>
      <w:r>
        <w:rPr>
          <w:spacing w:val="-2"/>
          <w:w w:val="115"/>
          <w:sz w:val="24"/>
        </w:rPr>
        <w:t>(2.4)</w:t>
      </w:r>
    </w:p>
    <w:p w14:paraId="00DC1D57" w14:textId="77777777" w:rsidR="00350CFB" w:rsidRDefault="00350CFB">
      <w:pPr>
        <w:rPr>
          <w:sz w:val="24"/>
        </w:rPr>
        <w:sectPr w:rsidR="00350CFB">
          <w:type w:val="continuous"/>
          <w:pgSz w:w="11910" w:h="16840"/>
          <w:pgMar w:top="1920" w:right="708" w:bottom="280" w:left="992" w:header="0" w:footer="2115" w:gutter="0"/>
          <w:cols w:space="720"/>
        </w:sectPr>
      </w:pPr>
    </w:p>
    <w:p w14:paraId="00DC1D58" w14:textId="77777777" w:rsidR="00350CFB" w:rsidRDefault="00283FFF">
      <w:pPr>
        <w:ind w:left="2873"/>
        <w:rPr>
          <w:sz w:val="20"/>
        </w:rPr>
      </w:pPr>
      <w:r>
        <w:rPr>
          <w:noProof/>
          <w:sz w:val="20"/>
        </w:rPr>
        <mc:AlternateContent>
          <mc:Choice Requires="wpg">
            <w:drawing>
              <wp:inline distT="0" distB="0" distL="0" distR="0" wp14:anchorId="00DC270A" wp14:editId="00DC270B">
                <wp:extent cx="2651125" cy="1355090"/>
                <wp:effectExtent l="9525" t="0" r="0" b="6984"/>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51125" cy="1355090"/>
                          <a:chOff x="0" y="0"/>
                          <a:chExt cx="2651125" cy="1355090"/>
                        </a:xfrm>
                      </wpg:grpSpPr>
                      <wps:wsp>
                        <wps:cNvPr id="48" name="Graphic 48"/>
                        <wps:cNvSpPr/>
                        <wps:spPr>
                          <a:xfrm>
                            <a:off x="2530" y="2530"/>
                            <a:ext cx="2646045" cy="1350010"/>
                          </a:xfrm>
                          <a:custGeom>
                            <a:avLst/>
                            <a:gdLst/>
                            <a:ahLst/>
                            <a:cxnLst/>
                            <a:rect l="l" t="t" r="r" b="b"/>
                            <a:pathLst>
                              <a:path w="2646045" h="1350010">
                                <a:moveTo>
                                  <a:pt x="342003" y="675005"/>
                                </a:moveTo>
                                <a:lnTo>
                                  <a:pt x="335894" y="629546"/>
                                </a:lnTo>
                                <a:lnTo>
                                  <a:pt x="318656" y="588697"/>
                                </a:lnTo>
                                <a:lnTo>
                                  <a:pt x="291918" y="554088"/>
                                </a:lnTo>
                                <a:lnTo>
                                  <a:pt x="257309" y="527350"/>
                                </a:lnTo>
                                <a:lnTo>
                                  <a:pt x="216460" y="510112"/>
                                </a:lnTo>
                                <a:lnTo>
                                  <a:pt x="171001" y="504003"/>
                                </a:lnTo>
                                <a:lnTo>
                                  <a:pt x="125542" y="510112"/>
                                </a:lnTo>
                                <a:lnTo>
                                  <a:pt x="84693" y="527350"/>
                                </a:lnTo>
                                <a:lnTo>
                                  <a:pt x="50084" y="554088"/>
                                </a:lnTo>
                                <a:lnTo>
                                  <a:pt x="23346" y="588697"/>
                                </a:lnTo>
                                <a:lnTo>
                                  <a:pt x="6108" y="629546"/>
                                </a:lnTo>
                                <a:lnTo>
                                  <a:pt x="0" y="675005"/>
                                </a:lnTo>
                                <a:lnTo>
                                  <a:pt x="6108" y="720464"/>
                                </a:lnTo>
                                <a:lnTo>
                                  <a:pt x="23346" y="761313"/>
                                </a:lnTo>
                                <a:lnTo>
                                  <a:pt x="50084" y="795922"/>
                                </a:lnTo>
                                <a:lnTo>
                                  <a:pt x="84693" y="822660"/>
                                </a:lnTo>
                                <a:lnTo>
                                  <a:pt x="125542" y="839898"/>
                                </a:lnTo>
                                <a:lnTo>
                                  <a:pt x="171001" y="846007"/>
                                </a:lnTo>
                                <a:lnTo>
                                  <a:pt x="216460" y="839898"/>
                                </a:lnTo>
                                <a:lnTo>
                                  <a:pt x="257309" y="822660"/>
                                </a:lnTo>
                                <a:lnTo>
                                  <a:pt x="291918" y="795922"/>
                                </a:lnTo>
                                <a:lnTo>
                                  <a:pt x="318656" y="761313"/>
                                </a:lnTo>
                                <a:lnTo>
                                  <a:pt x="335894" y="720464"/>
                                </a:lnTo>
                                <a:lnTo>
                                  <a:pt x="342003" y="675005"/>
                                </a:lnTo>
                                <a:close/>
                              </a:path>
                              <a:path w="2646045" h="1350010">
                                <a:moveTo>
                                  <a:pt x="1494016" y="171001"/>
                                </a:moveTo>
                                <a:lnTo>
                                  <a:pt x="1487908" y="125542"/>
                                </a:lnTo>
                                <a:lnTo>
                                  <a:pt x="1470669" y="84693"/>
                                </a:lnTo>
                                <a:lnTo>
                                  <a:pt x="1443931" y="50084"/>
                                </a:lnTo>
                                <a:lnTo>
                                  <a:pt x="1409322" y="23346"/>
                                </a:lnTo>
                                <a:lnTo>
                                  <a:pt x="1368474" y="6108"/>
                                </a:lnTo>
                                <a:lnTo>
                                  <a:pt x="1323014" y="0"/>
                                </a:lnTo>
                                <a:lnTo>
                                  <a:pt x="1277555" y="6108"/>
                                </a:lnTo>
                                <a:lnTo>
                                  <a:pt x="1236706" y="23346"/>
                                </a:lnTo>
                                <a:lnTo>
                                  <a:pt x="1202097" y="50084"/>
                                </a:lnTo>
                                <a:lnTo>
                                  <a:pt x="1175359" y="84693"/>
                                </a:lnTo>
                                <a:lnTo>
                                  <a:pt x="1158121" y="125542"/>
                                </a:lnTo>
                                <a:lnTo>
                                  <a:pt x="1152013" y="171001"/>
                                </a:lnTo>
                                <a:lnTo>
                                  <a:pt x="1158121" y="216460"/>
                                </a:lnTo>
                                <a:lnTo>
                                  <a:pt x="1175359" y="257309"/>
                                </a:lnTo>
                                <a:lnTo>
                                  <a:pt x="1202097" y="291918"/>
                                </a:lnTo>
                                <a:lnTo>
                                  <a:pt x="1236706" y="318656"/>
                                </a:lnTo>
                                <a:lnTo>
                                  <a:pt x="1277555" y="335894"/>
                                </a:lnTo>
                                <a:lnTo>
                                  <a:pt x="1323014" y="342003"/>
                                </a:lnTo>
                                <a:lnTo>
                                  <a:pt x="1368474" y="335894"/>
                                </a:lnTo>
                                <a:lnTo>
                                  <a:pt x="1409322" y="318656"/>
                                </a:lnTo>
                                <a:lnTo>
                                  <a:pt x="1443931" y="291918"/>
                                </a:lnTo>
                                <a:lnTo>
                                  <a:pt x="1470669" y="257309"/>
                                </a:lnTo>
                                <a:lnTo>
                                  <a:pt x="1487908" y="216460"/>
                                </a:lnTo>
                                <a:lnTo>
                                  <a:pt x="1494016" y="171001"/>
                                </a:lnTo>
                                <a:close/>
                              </a:path>
                              <a:path w="2646045" h="1350010">
                                <a:moveTo>
                                  <a:pt x="1494016" y="1179009"/>
                                </a:moveTo>
                                <a:lnTo>
                                  <a:pt x="1487908" y="1133550"/>
                                </a:lnTo>
                                <a:lnTo>
                                  <a:pt x="1470669" y="1092701"/>
                                </a:lnTo>
                                <a:lnTo>
                                  <a:pt x="1443931" y="1058092"/>
                                </a:lnTo>
                                <a:lnTo>
                                  <a:pt x="1409322" y="1031354"/>
                                </a:lnTo>
                                <a:lnTo>
                                  <a:pt x="1368474" y="1014116"/>
                                </a:lnTo>
                                <a:lnTo>
                                  <a:pt x="1323014" y="1008007"/>
                                </a:lnTo>
                                <a:lnTo>
                                  <a:pt x="1277555" y="1014116"/>
                                </a:lnTo>
                                <a:lnTo>
                                  <a:pt x="1236706" y="1031354"/>
                                </a:lnTo>
                                <a:lnTo>
                                  <a:pt x="1202097" y="1058092"/>
                                </a:lnTo>
                                <a:lnTo>
                                  <a:pt x="1175359" y="1092701"/>
                                </a:lnTo>
                                <a:lnTo>
                                  <a:pt x="1158121" y="1133550"/>
                                </a:lnTo>
                                <a:lnTo>
                                  <a:pt x="1152013" y="1179009"/>
                                </a:lnTo>
                                <a:lnTo>
                                  <a:pt x="1158121" y="1224468"/>
                                </a:lnTo>
                                <a:lnTo>
                                  <a:pt x="1175359" y="1265317"/>
                                </a:lnTo>
                                <a:lnTo>
                                  <a:pt x="1202097" y="1299926"/>
                                </a:lnTo>
                                <a:lnTo>
                                  <a:pt x="1236706" y="1326664"/>
                                </a:lnTo>
                                <a:lnTo>
                                  <a:pt x="1277555" y="1343902"/>
                                </a:lnTo>
                                <a:lnTo>
                                  <a:pt x="1323014" y="1350011"/>
                                </a:lnTo>
                                <a:lnTo>
                                  <a:pt x="1368474" y="1343902"/>
                                </a:lnTo>
                                <a:lnTo>
                                  <a:pt x="1409322" y="1326664"/>
                                </a:lnTo>
                                <a:lnTo>
                                  <a:pt x="1443931" y="1299926"/>
                                </a:lnTo>
                                <a:lnTo>
                                  <a:pt x="1470669" y="1265317"/>
                                </a:lnTo>
                                <a:lnTo>
                                  <a:pt x="1487908" y="1224468"/>
                                </a:lnTo>
                                <a:lnTo>
                                  <a:pt x="1494016" y="1179009"/>
                                </a:lnTo>
                                <a:close/>
                              </a:path>
                              <a:path w="2646045" h="1350010">
                                <a:moveTo>
                                  <a:pt x="2646029" y="675005"/>
                                </a:moveTo>
                                <a:lnTo>
                                  <a:pt x="2639921" y="629546"/>
                                </a:lnTo>
                                <a:lnTo>
                                  <a:pt x="2622683" y="588697"/>
                                </a:lnTo>
                                <a:lnTo>
                                  <a:pt x="2595944" y="554088"/>
                                </a:lnTo>
                                <a:lnTo>
                                  <a:pt x="2561336" y="527350"/>
                                </a:lnTo>
                                <a:lnTo>
                                  <a:pt x="2520487" y="510112"/>
                                </a:lnTo>
                                <a:lnTo>
                                  <a:pt x="2475027" y="504003"/>
                                </a:lnTo>
                                <a:lnTo>
                                  <a:pt x="2429568" y="510112"/>
                                </a:lnTo>
                                <a:lnTo>
                                  <a:pt x="2388719" y="527350"/>
                                </a:lnTo>
                                <a:lnTo>
                                  <a:pt x="2354111" y="554088"/>
                                </a:lnTo>
                                <a:lnTo>
                                  <a:pt x="2327372" y="588697"/>
                                </a:lnTo>
                                <a:lnTo>
                                  <a:pt x="2310134" y="629546"/>
                                </a:lnTo>
                                <a:lnTo>
                                  <a:pt x="2304026" y="675005"/>
                                </a:lnTo>
                                <a:lnTo>
                                  <a:pt x="2310134" y="720464"/>
                                </a:lnTo>
                                <a:lnTo>
                                  <a:pt x="2327372" y="761313"/>
                                </a:lnTo>
                                <a:lnTo>
                                  <a:pt x="2354111" y="795922"/>
                                </a:lnTo>
                                <a:lnTo>
                                  <a:pt x="2388719" y="822660"/>
                                </a:lnTo>
                                <a:lnTo>
                                  <a:pt x="2429568" y="839898"/>
                                </a:lnTo>
                                <a:lnTo>
                                  <a:pt x="2475027" y="846007"/>
                                </a:lnTo>
                                <a:lnTo>
                                  <a:pt x="2520487" y="839898"/>
                                </a:lnTo>
                                <a:lnTo>
                                  <a:pt x="2561336" y="822660"/>
                                </a:lnTo>
                                <a:lnTo>
                                  <a:pt x="2595944" y="795922"/>
                                </a:lnTo>
                                <a:lnTo>
                                  <a:pt x="2622683" y="761313"/>
                                </a:lnTo>
                                <a:lnTo>
                                  <a:pt x="2639921" y="720464"/>
                                </a:lnTo>
                                <a:lnTo>
                                  <a:pt x="2646029" y="675005"/>
                                </a:lnTo>
                                <a:close/>
                              </a:path>
                            </a:pathLst>
                          </a:custGeom>
                          <a:ln w="5060">
                            <a:solidFill>
                              <a:srgbClr val="000000"/>
                            </a:solidFill>
                            <a:prstDash val="solid"/>
                          </a:ln>
                        </wps:spPr>
                        <wps:bodyPr wrap="square" lIns="0" tIns="0" rIns="0" bIns="0" rtlCol="0">
                          <a:prstTxWarp prst="textNoShape">
                            <a:avLst/>
                          </a:prstTxWarp>
                          <a:noAutofit/>
                        </wps:bodyPr>
                      </wps:wsp>
                      <wps:wsp>
                        <wps:cNvPr id="49" name="Graphic 49"/>
                        <wps:cNvSpPr/>
                        <wps:spPr>
                          <a:xfrm>
                            <a:off x="332505" y="265759"/>
                            <a:ext cx="782320" cy="342265"/>
                          </a:xfrm>
                          <a:custGeom>
                            <a:avLst/>
                            <a:gdLst/>
                            <a:ahLst/>
                            <a:cxnLst/>
                            <a:rect l="l" t="t" r="r" b="b"/>
                            <a:pathLst>
                              <a:path w="782320" h="342265">
                                <a:moveTo>
                                  <a:pt x="0" y="342227"/>
                                </a:moveTo>
                                <a:lnTo>
                                  <a:pt x="782228" y="0"/>
                                </a:lnTo>
                              </a:path>
                            </a:pathLst>
                          </a:custGeom>
                          <a:ln w="10122">
                            <a:solidFill>
                              <a:srgbClr val="000000"/>
                            </a:solidFill>
                            <a:prstDash val="solid"/>
                          </a:ln>
                        </wps:spPr>
                        <wps:bodyPr wrap="square" lIns="0" tIns="0" rIns="0" bIns="0" rtlCol="0">
                          <a:prstTxWarp prst="textNoShape">
                            <a:avLst/>
                          </a:prstTxWarp>
                          <a:noAutofit/>
                        </wps:bodyPr>
                      </wps:wsp>
                      <wps:wsp>
                        <wps:cNvPr id="50" name="Graphic 50"/>
                        <wps:cNvSpPr/>
                        <wps:spPr>
                          <a:xfrm>
                            <a:off x="1090123" y="248858"/>
                            <a:ext cx="63500" cy="44450"/>
                          </a:xfrm>
                          <a:custGeom>
                            <a:avLst/>
                            <a:gdLst/>
                            <a:ahLst/>
                            <a:cxnLst/>
                            <a:rect l="l" t="t" r="r" b="b"/>
                            <a:pathLst>
                              <a:path w="63500" h="44450">
                                <a:moveTo>
                                  <a:pt x="0" y="3239"/>
                                </a:moveTo>
                                <a:lnTo>
                                  <a:pt x="26928" y="15887"/>
                                </a:lnTo>
                                <a:lnTo>
                                  <a:pt x="17941" y="44248"/>
                                </a:lnTo>
                                <a:lnTo>
                                  <a:pt x="63242" y="0"/>
                                </a:lnTo>
                                <a:lnTo>
                                  <a:pt x="0" y="3239"/>
                                </a:lnTo>
                                <a:close/>
                              </a:path>
                            </a:pathLst>
                          </a:custGeom>
                          <a:solidFill>
                            <a:srgbClr val="000000"/>
                          </a:solidFill>
                        </wps:spPr>
                        <wps:bodyPr wrap="square" lIns="0" tIns="0" rIns="0" bIns="0" rtlCol="0">
                          <a:prstTxWarp prst="textNoShape">
                            <a:avLst/>
                          </a:prstTxWarp>
                          <a:noAutofit/>
                        </wps:bodyPr>
                      </wps:wsp>
                      <wps:wsp>
                        <wps:cNvPr id="51" name="Graphic 51"/>
                        <wps:cNvSpPr/>
                        <wps:spPr>
                          <a:xfrm>
                            <a:off x="1090123" y="248858"/>
                            <a:ext cx="63500" cy="44450"/>
                          </a:xfrm>
                          <a:custGeom>
                            <a:avLst/>
                            <a:gdLst/>
                            <a:ahLst/>
                            <a:cxnLst/>
                            <a:rect l="l" t="t" r="r" b="b"/>
                            <a:pathLst>
                              <a:path w="63500" h="44450">
                                <a:moveTo>
                                  <a:pt x="63242" y="0"/>
                                </a:moveTo>
                                <a:lnTo>
                                  <a:pt x="0" y="3239"/>
                                </a:lnTo>
                                <a:lnTo>
                                  <a:pt x="26928" y="15887"/>
                                </a:lnTo>
                                <a:lnTo>
                                  <a:pt x="17941" y="44248"/>
                                </a:lnTo>
                                <a:lnTo>
                                  <a:pt x="63242" y="0"/>
                                </a:lnTo>
                                <a:close/>
                              </a:path>
                            </a:pathLst>
                          </a:custGeom>
                          <a:ln w="10121">
                            <a:solidFill>
                              <a:srgbClr val="000000"/>
                            </a:solidFill>
                            <a:prstDash val="solid"/>
                          </a:ln>
                        </wps:spPr>
                        <wps:bodyPr wrap="square" lIns="0" tIns="0" rIns="0" bIns="0" rtlCol="0">
                          <a:prstTxWarp prst="textNoShape">
                            <a:avLst/>
                          </a:prstTxWarp>
                          <a:noAutofit/>
                        </wps:bodyPr>
                      </wps:wsp>
                      <wps:wsp>
                        <wps:cNvPr id="52" name="Graphic 52"/>
                        <wps:cNvSpPr/>
                        <wps:spPr>
                          <a:xfrm>
                            <a:off x="332505" y="747085"/>
                            <a:ext cx="782320" cy="342265"/>
                          </a:xfrm>
                          <a:custGeom>
                            <a:avLst/>
                            <a:gdLst/>
                            <a:ahLst/>
                            <a:cxnLst/>
                            <a:rect l="l" t="t" r="r" b="b"/>
                            <a:pathLst>
                              <a:path w="782320" h="342265">
                                <a:moveTo>
                                  <a:pt x="0" y="0"/>
                                </a:moveTo>
                                <a:lnTo>
                                  <a:pt x="782228" y="342227"/>
                                </a:lnTo>
                              </a:path>
                            </a:pathLst>
                          </a:custGeom>
                          <a:ln w="10122">
                            <a:solidFill>
                              <a:srgbClr val="000000"/>
                            </a:solidFill>
                            <a:prstDash val="solid"/>
                          </a:ln>
                        </wps:spPr>
                        <wps:bodyPr wrap="square" lIns="0" tIns="0" rIns="0" bIns="0" rtlCol="0">
                          <a:prstTxWarp prst="textNoShape">
                            <a:avLst/>
                          </a:prstTxWarp>
                          <a:noAutofit/>
                        </wps:bodyPr>
                      </wps:wsp>
                      <wps:wsp>
                        <wps:cNvPr id="53" name="Graphic 53"/>
                        <wps:cNvSpPr/>
                        <wps:spPr>
                          <a:xfrm>
                            <a:off x="1090123" y="1061965"/>
                            <a:ext cx="63500" cy="44450"/>
                          </a:xfrm>
                          <a:custGeom>
                            <a:avLst/>
                            <a:gdLst/>
                            <a:ahLst/>
                            <a:cxnLst/>
                            <a:rect l="l" t="t" r="r" b="b"/>
                            <a:pathLst>
                              <a:path w="63500" h="44450">
                                <a:moveTo>
                                  <a:pt x="17941" y="0"/>
                                </a:moveTo>
                                <a:lnTo>
                                  <a:pt x="26928" y="28360"/>
                                </a:lnTo>
                                <a:lnTo>
                                  <a:pt x="0" y="41008"/>
                                </a:lnTo>
                                <a:lnTo>
                                  <a:pt x="63242" y="44248"/>
                                </a:lnTo>
                                <a:lnTo>
                                  <a:pt x="17941" y="0"/>
                                </a:lnTo>
                                <a:close/>
                              </a:path>
                            </a:pathLst>
                          </a:custGeom>
                          <a:solidFill>
                            <a:srgbClr val="000000"/>
                          </a:solidFill>
                        </wps:spPr>
                        <wps:bodyPr wrap="square" lIns="0" tIns="0" rIns="0" bIns="0" rtlCol="0">
                          <a:prstTxWarp prst="textNoShape">
                            <a:avLst/>
                          </a:prstTxWarp>
                          <a:noAutofit/>
                        </wps:bodyPr>
                      </wps:wsp>
                      <wps:wsp>
                        <wps:cNvPr id="54" name="Graphic 54"/>
                        <wps:cNvSpPr/>
                        <wps:spPr>
                          <a:xfrm>
                            <a:off x="1090123" y="1061965"/>
                            <a:ext cx="63500" cy="44450"/>
                          </a:xfrm>
                          <a:custGeom>
                            <a:avLst/>
                            <a:gdLst/>
                            <a:ahLst/>
                            <a:cxnLst/>
                            <a:rect l="l" t="t" r="r" b="b"/>
                            <a:pathLst>
                              <a:path w="63500" h="44450">
                                <a:moveTo>
                                  <a:pt x="63242" y="44248"/>
                                </a:moveTo>
                                <a:lnTo>
                                  <a:pt x="17941" y="0"/>
                                </a:lnTo>
                                <a:lnTo>
                                  <a:pt x="26928" y="28360"/>
                                </a:lnTo>
                                <a:lnTo>
                                  <a:pt x="0" y="41008"/>
                                </a:lnTo>
                                <a:lnTo>
                                  <a:pt x="63242" y="44248"/>
                                </a:lnTo>
                                <a:close/>
                              </a:path>
                            </a:pathLst>
                          </a:custGeom>
                          <a:ln w="10121">
                            <a:solidFill>
                              <a:srgbClr val="000000"/>
                            </a:solidFill>
                            <a:prstDash val="solid"/>
                          </a:ln>
                        </wps:spPr>
                        <wps:bodyPr wrap="square" lIns="0" tIns="0" rIns="0" bIns="0" rtlCol="0">
                          <a:prstTxWarp prst="textNoShape">
                            <a:avLst/>
                          </a:prstTxWarp>
                          <a:noAutofit/>
                        </wps:bodyPr>
                      </wps:wsp>
                      <wps:wsp>
                        <wps:cNvPr id="55" name="Graphic 55"/>
                        <wps:cNvSpPr/>
                        <wps:spPr>
                          <a:xfrm>
                            <a:off x="1484519" y="243081"/>
                            <a:ext cx="782320" cy="342265"/>
                          </a:xfrm>
                          <a:custGeom>
                            <a:avLst/>
                            <a:gdLst/>
                            <a:ahLst/>
                            <a:cxnLst/>
                            <a:rect l="l" t="t" r="r" b="b"/>
                            <a:pathLst>
                              <a:path w="782320" h="342265">
                                <a:moveTo>
                                  <a:pt x="0" y="0"/>
                                </a:moveTo>
                                <a:lnTo>
                                  <a:pt x="782227" y="342226"/>
                                </a:lnTo>
                              </a:path>
                            </a:pathLst>
                          </a:custGeom>
                          <a:ln w="10122">
                            <a:solidFill>
                              <a:srgbClr val="000000"/>
                            </a:solidFill>
                            <a:prstDash val="solid"/>
                          </a:ln>
                        </wps:spPr>
                        <wps:bodyPr wrap="square" lIns="0" tIns="0" rIns="0" bIns="0" rtlCol="0">
                          <a:prstTxWarp prst="textNoShape">
                            <a:avLst/>
                          </a:prstTxWarp>
                          <a:noAutofit/>
                        </wps:bodyPr>
                      </wps:wsp>
                      <wps:wsp>
                        <wps:cNvPr id="56" name="Graphic 56"/>
                        <wps:cNvSpPr/>
                        <wps:spPr>
                          <a:xfrm>
                            <a:off x="2242136" y="557961"/>
                            <a:ext cx="63500" cy="44450"/>
                          </a:xfrm>
                          <a:custGeom>
                            <a:avLst/>
                            <a:gdLst/>
                            <a:ahLst/>
                            <a:cxnLst/>
                            <a:rect l="l" t="t" r="r" b="b"/>
                            <a:pathLst>
                              <a:path w="63500" h="44450">
                                <a:moveTo>
                                  <a:pt x="17941" y="0"/>
                                </a:moveTo>
                                <a:lnTo>
                                  <a:pt x="26928" y="28360"/>
                                </a:lnTo>
                                <a:lnTo>
                                  <a:pt x="0" y="41008"/>
                                </a:lnTo>
                                <a:lnTo>
                                  <a:pt x="63242" y="44248"/>
                                </a:lnTo>
                                <a:lnTo>
                                  <a:pt x="17941" y="0"/>
                                </a:lnTo>
                                <a:close/>
                              </a:path>
                            </a:pathLst>
                          </a:custGeom>
                          <a:solidFill>
                            <a:srgbClr val="000000"/>
                          </a:solidFill>
                        </wps:spPr>
                        <wps:bodyPr wrap="square" lIns="0" tIns="0" rIns="0" bIns="0" rtlCol="0">
                          <a:prstTxWarp prst="textNoShape">
                            <a:avLst/>
                          </a:prstTxWarp>
                          <a:noAutofit/>
                        </wps:bodyPr>
                      </wps:wsp>
                      <wps:wsp>
                        <wps:cNvPr id="57" name="Graphic 57"/>
                        <wps:cNvSpPr/>
                        <wps:spPr>
                          <a:xfrm>
                            <a:off x="2242136" y="557961"/>
                            <a:ext cx="63500" cy="44450"/>
                          </a:xfrm>
                          <a:custGeom>
                            <a:avLst/>
                            <a:gdLst/>
                            <a:ahLst/>
                            <a:cxnLst/>
                            <a:rect l="l" t="t" r="r" b="b"/>
                            <a:pathLst>
                              <a:path w="63500" h="44450">
                                <a:moveTo>
                                  <a:pt x="63242" y="44248"/>
                                </a:moveTo>
                                <a:lnTo>
                                  <a:pt x="17941" y="0"/>
                                </a:lnTo>
                                <a:lnTo>
                                  <a:pt x="26928" y="28360"/>
                                </a:lnTo>
                                <a:lnTo>
                                  <a:pt x="0" y="41008"/>
                                </a:lnTo>
                                <a:lnTo>
                                  <a:pt x="63242" y="44248"/>
                                </a:lnTo>
                                <a:close/>
                              </a:path>
                            </a:pathLst>
                          </a:custGeom>
                          <a:ln w="10121">
                            <a:solidFill>
                              <a:srgbClr val="000000"/>
                            </a:solidFill>
                            <a:prstDash val="solid"/>
                          </a:ln>
                        </wps:spPr>
                        <wps:bodyPr wrap="square" lIns="0" tIns="0" rIns="0" bIns="0" rtlCol="0">
                          <a:prstTxWarp prst="textNoShape">
                            <a:avLst/>
                          </a:prstTxWarp>
                          <a:noAutofit/>
                        </wps:bodyPr>
                      </wps:wsp>
                      <wps:wsp>
                        <wps:cNvPr id="58" name="Graphic 58"/>
                        <wps:cNvSpPr/>
                        <wps:spPr>
                          <a:xfrm>
                            <a:off x="1484519" y="769763"/>
                            <a:ext cx="782320" cy="342265"/>
                          </a:xfrm>
                          <a:custGeom>
                            <a:avLst/>
                            <a:gdLst/>
                            <a:ahLst/>
                            <a:cxnLst/>
                            <a:rect l="l" t="t" r="r" b="b"/>
                            <a:pathLst>
                              <a:path w="782320" h="342265">
                                <a:moveTo>
                                  <a:pt x="0" y="342226"/>
                                </a:moveTo>
                                <a:lnTo>
                                  <a:pt x="782227" y="0"/>
                                </a:lnTo>
                              </a:path>
                            </a:pathLst>
                          </a:custGeom>
                          <a:ln w="10122">
                            <a:solidFill>
                              <a:srgbClr val="000000"/>
                            </a:solidFill>
                            <a:prstDash val="solid"/>
                          </a:ln>
                        </wps:spPr>
                        <wps:bodyPr wrap="square" lIns="0" tIns="0" rIns="0" bIns="0" rtlCol="0">
                          <a:prstTxWarp prst="textNoShape">
                            <a:avLst/>
                          </a:prstTxWarp>
                          <a:noAutofit/>
                        </wps:bodyPr>
                      </wps:wsp>
                      <wps:wsp>
                        <wps:cNvPr id="59" name="Graphic 59"/>
                        <wps:cNvSpPr/>
                        <wps:spPr>
                          <a:xfrm>
                            <a:off x="2242136" y="752861"/>
                            <a:ext cx="63500" cy="44450"/>
                          </a:xfrm>
                          <a:custGeom>
                            <a:avLst/>
                            <a:gdLst/>
                            <a:ahLst/>
                            <a:cxnLst/>
                            <a:rect l="l" t="t" r="r" b="b"/>
                            <a:pathLst>
                              <a:path w="63500" h="44450">
                                <a:moveTo>
                                  <a:pt x="0" y="3239"/>
                                </a:moveTo>
                                <a:lnTo>
                                  <a:pt x="26928" y="15887"/>
                                </a:lnTo>
                                <a:lnTo>
                                  <a:pt x="17941" y="44248"/>
                                </a:lnTo>
                                <a:lnTo>
                                  <a:pt x="63242" y="0"/>
                                </a:lnTo>
                                <a:lnTo>
                                  <a:pt x="0" y="3239"/>
                                </a:lnTo>
                                <a:close/>
                              </a:path>
                            </a:pathLst>
                          </a:custGeom>
                          <a:solidFill>
                            <a:srgbClr val="000000"/>
                          </a:solidFill>
                        </wps:spPr>
                        <wps:bodyPr wrap="square" lIns="0" tIns="0" rIns="0" bIns="0" rtlCol="0">
                          <a:prstTxWarp prst="textNoShape">
                            <a:avLst/>
                          </a:prstTxWarp>
                          <a:noAutofit/>
                        </wps:bodyPr>
                      </wps:wsp>
                      <wps:wsp>
                        <wps:cNvPr id="60" name="Graphic 60"/>
                        <wps:cNvSpPr/>
                        <wps:spPr>
                          <a:xfrm>
                            <a:off x="2242136" y="752861"/>
                            <a:ext cx="63500" cy="44450"/>
                          </a:xfrm>
                          <a:custGeom>
                            <a:avLst/>
                            <a:gdLst/>
                            <a:ahLst/>
                            <a:cxnLst/>
                            <a:rect l="l" t="t" r="r" b="b"/>
                            <a:pathLst>
                              <a:path w="63500" h="44450">
                                <a:moveTo>
                                  <a:pt x="63242" y="0"/>
                                </a:moveTo>
                                <a:lnTo>
                                  <a:pt x="0" y="3239"/>
                                </a:lnTo>
                                <a:lnTo>
                                  <a:pt x="26928" y="15887"/>
                                </a:lnTo>
                                <a:lnTo>
                                  <a:pt x="17941" y="44248"/>
                                </a:lnTo>
                                <a:lnTo>
                                  <a:pt x="63242" y="0"/>
                                </a:lnTo>
                                <a:close/>
                              </a:path>
                            </a:pathLst>
                          </a:custGeom>
                          <a:ln w="10121">
                            <a:solidFill>
                              <a:srgbClr val="000000"/>
                            </a:solidFill>
                            <a:prstDash val="solid"/>
                          </a:ln>
                        </wps:spPr>
                        <wps:bodyPr wrap="square" lIns="0" tIns="0" rIns="0" bIns="0" rtlCol="0">
                          <a:prstTxWarp prst="textNoShape">
                            <a:avLst/>
                          </a:prstTxWarp>
                          <a:noAutofit/>
                        </wps:bodyPr>
                      </wps:wsp>
                      <wps:wsp>
                        <wps:cNvPr id="61" name="Graphic 61"/>
                        <wps:cNvSpPr/>
                        <wps:spPr>
                          <a:xfrm>
                            <a:off x="382085" y="750871"/>
                            <a:ext cx="1938655" cy="249554"/>
                          </a:xfrm>
                          <a:custGeom>
                            <a:avLst/>
                            <a:gdLst/>
                            <a:ahLst/>
                            <a:cxnLst/>
                            <a:rect l="l" t="t" r="r" b="b"/>
                            <a:pathLst>
                              <a:path w="1938655" h="249554">
                                <a:moveTo>
                                  <a:pt x="1938201" y="0"/>
                                </a:moveTo>
                                <a:lnTo>
                                  <a:pt x="1886962" y="23406"/>
                                </a:lnTo>
                                <a:lnTo>
                                  <a:pt x="1836135" y="45645"/>
                                </a:lnTo>
                                <a:lnTo>
                                  <a:pt x="1785703" y="66718"/>
                                </a:lnTo>
                                <a:lnTo>
                                  <a:pt x="1735651" y="86626"/>
                                </a:lnTo>
                                <a:lnTo>
                                  <a:pt x="1685960" y="105373"/>
                                </a:lnTo>
                                <a:lnTo>
                                  <a:pt x="1636616" y="122959"/>
                                </a:lnTo>
                                <a:lnTo>
                                  <a:pt x="1587602" y="139388"/>
                                </a:lnTo>
                                <a:lnTo>
                                  <a:pt x="1538901" y="154661"/>
                                </a:lnTo>
                                <a:lnTo>
                                  <a:pt x="1490497" y="168780"/>
                                </a:lnTo>
                                <a:lnTo>
                                  <a:pt x="1442373" y="181748"/>
                                </a:lnTo>
                                <a:lnTo>
                                  <a:pt x="1394513" y="193566"/>
                                </a:lnTo>
                                <a:lnTo>
                                  <a:pt x="1346900" y="204237"/>
                                </a:lnTo>
                                <a:lnTo>
                                  <a:pt x="1299519" y="213762"/>
                                </a:lnTo>
                                <a:lnTo>
                                  <a:pt x="1252353" y="222144"/>
                                </a:lnTo>
                                <a:lnTo>
                                  <a:pt x="1205384" y="229385"/>
                                </a:lnTo>
                                <a:lnTo>
                                  <a:pt x="1158598" y="235487"/>
                                </a:lnTo>
                                <a:lnTo>
                                  <a:pt x="1111977" y="240452"/>
                                </a:lnTo>
                                <a:lnTo>
                                  <a:pt x="1065505" y="244282"/>
                                </a:lnTo>
                                <a:lnTo>
                                  <a:pt x="1019166" y="246979"/>
                                </a:lnTo>
                                <a:lnTo>
                                  <a:pt x="972943" y="248545"/>
                                </a:lnTo>
                                <a:lnTo>
                                  <a:pt x="926819" y="248982"/>
                                </a:lnTo>
                                <a:lnTo>
                                  <a:pt x="880779" y="248293"/>
                                </a:lnTo>
                                <a:lnTo>
                                  <a:pt x="834806" y="246480"/>
                                </a:lnTo>
                                <a:lnTo>
                                  <a:pt x="788883" y="243543"/>
                                </a:lnTo>
                                <a:lnTo>
                                  <a:pt x="742994" y="239487"/>
                                </a:lnTo>
                                <a:lnTo>
                                  <a:pt x="697123" y="234312"/>
                                </a:lnTo>
                                <a:lnTo>
                                  <a:pt x="651253" y="228021"/>
                                </a:lnTo>
                                <a:lnTo>
                                  <a:pt x="605368" y="220616"/>
                                </a:lnTo>
                                <a:lnTo>
                                  <a:pt x="559451" y="212099"/>
                                </a:lnTo>
                                <a:lnTo>
                                  <a:pt x="513486" y="202472"/>
                                </a:lnTo>
                                <a:lnTo>
                                  <a:pt x="467456" y="191737"/>
                                </a:lnTo>
                                <a:lnTo>
                                  <a:pt x="421346" y="179896"/>
                                </a:lnTo>
                                <a:lnTo>
                                  <a:pt x="375138" y="166952"/>
                                </a:lnTo>
                                <a:lnTo>
                                  <a:pt x="328816" y="152906"/>
                                </a:lnTo>
                                <a:lnTo>
                                  <a:pt x="282365" y="137760"/>
                                </a:lnTo>
                                <a:lnTo>
                                  <a:pt x="235766" y="121517"/>
                                </a:lnTo>
                                <a:lnTo>
                                  <a:pt x="189005" y="104179"/>
                                </a:lnTo>
                                <a:lnTo>
                                  <a:pt x="142064" y="85747"/>
                                </a:lnTo>
                                <a:lnTo>
                                  <a:pt x="94927" y="66224"/>
                                </a:lnTo>
                                <a:lnTo>
                                  <a:pt x="47578" y="45612"/>
                                </a:lnTo>
                                <a:lnTo>
                                  <a:pt x="0" y="23912"/>
                                </a:lnTo>
                              </a:path>
                            </a:pathLst>
                          </a:custGeom>
                          <a:ln w="10122">
                            <a:solidFill>
                              <a:srgbClr val="000000"/>
                            </a:solidFill>
                            <a:prstDash val="dash"/>
                          </a:ln>
                        </wps:spPr>
                        <wps:bodyPr wrap="square" lIns="0" tIns="0" rIns="0" bIns="0" rtlCol="0">
                          <a:prstTxWarp prst="textNoShape">
                            <a:avLst/>
                          </a:prstTxWarp>
                          <a:noAutofit/>
                        </wps:bodyPr>
                      </wps:wsp>
                      <wps:wsp>
                        <wps:cNvPr id="62" name="Graphic 62"/>
                        <wps:cNvSpPr/>
                        <wps:spPr>
                          <a:xfrm>
                            <a:off x="343866" y="756963"/>
                            <a:ext cx="63500" cy="45720"/>
                          </a:xfrm>
                          <a:custGeom>
                            <a:avLst/>
                            <a:gdLst/>
                            <a:ahLst/>
                            <a:cxnLst/>
                            <a:rect l="l" t="t" r="r" b="b"/>
                            <a:pathLst>
                              <a:path w="63500" h="45720">
                                <a:moveTo>
                                  <a:pt x="44233" y="45320"/>
                                </a:moveTo>
                                <a:lnTo>
                                  <a:pt x="35925" y="16751"/>
                                </a:lnTo>
                                <a:lnTo>
                                  <a:pt x="63150" y="4751"/>
                                </a:lnTo>
                                <a:lnTo>
                                  <a:pt x="0" y="0"/>
                                </a:lnTo>
                                <a:lnTo>
                                  <a:pt x="44233" y="45320"/>
                                </a:lnTo>
                                <a:close/>
                              </a:path>
                            </a:pathLst>
                          </a:custGeom>
                          <a:solidFill>
                            <a:srgbClr val="000000"/>
                          </a:solidFill>
                        </wps:spPr>
                        <wps:bodyPr wrap="square" lIns="0" tIns="0" rIns="0" bIns="0" rtlCol="0">
                          <a:prstTxWarp prst="textNoShape">
                            <a:avLst/>
                          </a:prstTxWarp>
                          <a:noAutofit/>
                        </wps:bodyPr>
                      </wps:wsp>
                      <wps:wsp>
                        <wps:cNvPr id="63" name="Graphic 63"/>
                        <wps:cNvSpPr/>
                        <wps:spPr>
                          <a:xfrm>
                            <a:off x="343866" y="756963"/>
                            <a:ext cx="63500" cy="45720"/>
                          </a:xfrm>
                          <a:custGeom>
                            <a:avLst/>
                            <a:gdLst/>
                            <a:ahLst/>
                            <a:cxnLst/>
                            <a:rect l="l" t="t" r="r" b="b"/>
                            <a:pathLst>
                              <a:path w="63500" h="45720">
                                <a:moveTo>
                                  <a:pt x="0" y="0"/>
                                </a:moveTo>
                                <a:lnTo>
                                  <a:pt x="44233" y="45320"/>
                                </a:lnTo>
                                <a:lnTo>
                                  <a:pt x="35925" y="16751"/>
                                </a:lnTo>
                                <a:lnTo>
                                  <a:pt x="63150" y="4751"/>
                                </a:lnTo>
                                <a:lnTo>
                                  <a:pt x="0" y="0"/>
                                </a:lnTo>
                                <a:close/>
                              </a:path>
                            </a:pathLst>
                          </a:custGeom>
                          <a:ln w="10121">
                            <a:solidFill>
                              <a:srgbClr val="000000"/>
                            </a:solidFill>
                            <a:prstDash val="solid"/>
                          </a:ln>
                        </wps:spPr>
                        <wps:bodyPr wrap="square" lIns="0" tIns="0" rIns="0" bIns="0" rtlCol="0">
                          <a:prstTxWarp prst="textNoShape">
                            <a:avLst/>
                          </a:prstTxWarp>
                          <a:noAutofit/>
                        </wps:bodyPr>
                      </wps:wsp>
                      <wps:wsp>
                        <wps:cNvPr id="64" name="Textbox 64"/>
                        <wps:cNvSpPr txBox="1"/>
                        <wps:spPr>
                          <a:xfrm>
                            <a:off x="1256829" y="104260"/>
                            <a:ext cx="158750" cy="164465"/>
                          </a:xfrm>
                          <a:prstGeom prst="rect">
                            <a:avLst/>
                          </a:prstGeom>
                        </wps:spPr>
                        <wps:txbx>
                          <w:txbxContent>
                            <w:p w14:paraId="00DC2810" w14:textId="77777777" w:rsidR="00350CFB" w:rsidRDefault="00283FFF">
                              <w:pPr>
                                <w:spacing w:line="231" w:lineRule="exact"/>
                                <w:ind w:left="20"/>
                                <w:rPr>
                                  <w:i/>
                                </w:rPr>
                              </w:pPr>
                              <w:bookmarkStart w:id="122" w:name="_bookmark27"/>
                              <w:bookmarkEnd w:id="122"/>
                              <w:r>
                                <w:rPr>
                                  <w:i/>
                                  <w:spacing w:val="-10"/>
                                  <w:w w:val="125"/>
                                </w:rPr>
                                <w:t>B</w:t>
                              </w:r>
                            </w:p>
                          </w:txbxContent>
                        </wps:txbx>
                        <wps:bodyPr wrap="square" lIns="0" tIns="0" rIns="0" bIns="0" rtlCol="0">
                          <a:noAutofit/>
                        </wps:bodyPr>
                      </wps:wsp>
                      <wps:wsp>
                        <wps:cNvPr id="65" name="Textbox 65"/>
                        <wps:cNvSpPr txBox="1"/>
                        <wps:spPr>
                          <a:xfrm>
                            <a:off x="108876" y="608259"/>
                            <a:ext cx="157480" cy="164465"/>
                          </a:xfrm>
                          <a:prstGeom prst="rect">
                            <a:avLst/>
                          </a:prstGeom>
                        </wps:spPr>
                        <wps:txbx>
                          <w:txbxContent>
                            <w:p w14:paraId="00DC2811" w14:textId="77777777" w:rsidR="00350CFB" w:rsidRDefault="00283FFF">
                              <w:pPr>
                                <w:spacing w:line="231" w:lineRule="exact"/>
                                <w:ind w:left="20"/>
                                <w:rPr>
                                  <w:i/>
                                </w:rPr>
                              </w:pPr>
                              <w:r>
                                <w:rPr>
                                  <w:i/>
                                  <w:spacing w:val="-10"/>
                                  <w:w w:val="120"/>
                                </w:rPr>
                                <w:t>A</w:t>
                              </w:r>
                            </w:p>
                          </w:txbxContent>
                        </wps:txbx>
                        <wps:bodyPr wrap="square" lIns="0" tIns="0" rIns="0" bIns="0" rtlCol="0">
                          <a:noAutofit/>
                        </wps:bodyPr>
                      </wps:wsp>
                      <wps:wsp>
                        <wps:cNvPr id="66" name="Textbox 66"/>
                        <wps:cNvSpPr txBox="1"/>
                        <wps:spPr>
                          <a:xfrm>
                            <a:off x="2405582" y="608259"/>
                            <a:ext cx="168275" cy="164465"/>
                          </a:xfrm>
                          <a:prstGeom prst="rect">
                            <a:avLst/>
                          </a:prstGeom>
                        </wps:spPr>
                        <wps:txbx>
                          <w:txbxContent>
                            <w:p w14:paraId="00DC2812" w14:textId="77777777" w:rsidR="00350CFB" w:rsidRDefault="00283FFF">
                              <w:pPr>
                                <w:spacing w:line="231" w:lineRule="exact"/>
                                <w:ind w:left="20"/>
                                <w:rPr>
                                  <w:i/>
                                </w:rPr>
                              </w:pPr>
                              <w:r>
                                <w:rPr>
                                  <w:i/>
                                  <w:spacing w:val="-10"/>
                                  <w:w w:val="115"/>
                                </w:rPr>
                                <w:t>D</w:t>
                              </w:r>
                            </w:p>
                          </w:txbxContent>
                        </wps:txbx>
                        <wps:bodyPr wrap="square" lIns="0" tIns="0" rIns="0" bIns="0" rtlCol="0">
                          <a:noAutofit/>
                        </wps:bodyPr>
                      </wps:wsp>
                      <wps:wsp>
                        <wps:cNvPr id="67" name="Textbox 67"/>
                        <wps:cNvSpPr txBox="1"/>
                        <wps:spPr>
                          <a:xfrm>
                            <a:off x="1258378" y="1112271"/>
                            <a:ext cx="152400" cy="164465"/>
                          </a:xfrm>
                          <a:prstGeom prst="rect">
                            <a:avLst/>
                          </a:prstGeom>
                        </wps:spPr>
                        <wps:txbx>
                          <w:txbxContent>
                            <w:p w14:paraId="00DC2813" w14:textId="77777777" w:rsidR="00350CFB" w:rsidRDefault="00283FFF">
                              <w:pPr>
                                <w:spacing w:line="231" w:lineRule="exact"/>
                                <w:ind w:left="20"/>
                                <w:rPr>
                                  <w:i/>
                                </w:rPr>
                              </w:pPr>
                              <w:r>
                                <w:rPr>
                                  <w:i/>
                                  <w:spacing w:val="-10"/>
                                  <w:w w:val="105"/>
                                </w:rPr>
                                <w:t>C</w:t>
                              </w:r>
                            </w:p>
                          </w:txbxContent>
                        </wps:txbx>
                        <wps:bodyPr wrap="square" lIns="0" tIns="0" rIns="0" bIns="0" rtlCol="0">
                          <a:noAutofit/>
                        </wps:bodyPr>
                      </wps:wsp>
                    </wpg:wgp>
                  </a:graphicData>
                </a:graphic>
              </wp:inline>
            </w:drawing>
          </mc:Choice>
          <mc:Fallback>
            <w:pict>
              <v:group w14:anchorId="00DC270A" id="Group 47" o:spid="_x0000_s1051" style="width:208.75pt;height:106.7pt;mso-position-horizontal-relative:char;mso-position-vertical-relative:line" coordsize="26511,13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">
                <v:shape id="Graphic 48" o:spid="_x0000_s1052" style="position:absolute;left:25;top:25;width:26460;height:13500;visibility:visible;mso-wrap-style:square;v-text-anchor:top" coordsize="2646045,135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" path="m342003,675005r-6109,-45459l318656,588697,291918,554088,257309,527350,216460,510112r-45459,-6109l125542,510112,84693,527350,50084,554088,23346,588697,6108,629546,,675005r6108,45459l23346,761313r26738,34609l84693,822660r40849,17238l171001,846007r45459,-6109l257309,822660r34609,-26738l318656,761313r17238,-40849l342003,675005xem1494016,171001r-6108,-45459l1470669,84693,1443931,50084,1409322,23346,1368474,6108,1323014,r-45459,6108l1236706,23346r-34609,26738l1175359,84693r-17238,40849l1152013,171001r6108,45459l1175359,257309r26738,34609l1236706,318656r40849,17238l1323014,342003r45460,-6109l1409322,318656r34609,-26738l1470669,257309r17239,-40849l1494016,171001xem1494016,1179009r-6108,-45459l1470669,1092701r-26738,-34609l1409322,1031354r-40848,-17238l1323014,1008007r-45459,6109l1236706,1031354r-34609,26738l1175359,1092701r-17238,40849l1152013,1179009r6108,45459l1175359,1265317r26738,34609l1236706,1326664r40849,17238l1323014,1350011r45460,-6109l1409322,1326664r34609,-26738l1470669,1265317r17239,-40849l1494016,1179009xem2646029,675005r-6108,-45459l2622683,588697r-26739,-34609l2561336,527350r-40849,-17238l2475027,504003r-45459,6109l2388719,527350r-34608,26738l2327372,588697r-17238,40849l2304026,675005r6108,45459l2327372,761313r26739,34609l2388719,822660r40849,17238l2475027,846007r45460,-6109l2561336,822660r34608,-26738l2622683,761313r17238,-40849l2646029,675005xe" filled="f" strokeweight=".14056mm">
                  <v:path arrowok="t"/>
                </v:shape>
                <v:shape id="Graphic 49" o:spid="_x0000_s1053" style="position:absolute;left:3325;top:2657;width:7823;height:3423;visibility:visible;mso-wrap-style:square;v-text-anchor:top" coordsize="782320,342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" path="m,342227l782228,e" filled="f" strokeweight=".28117mm">
                  <v:path arrowok="t"/>
                </v:shape>
                <v:shape id="Graphic 50" o:spid="_x0000_s1054" style="position:absolute;left:10901;top:2488;width:635;height:445;visibility:visible;mso-wrap-style:square;v-text-anchor:top" coordsize="6350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" path="m,3239l26928,15887,17941,44248,63242,,,3239xe" fillcolor="black" stroked="f">
                  <v:path arrowok="t"/>
                </v:shape>
                <v:shape id="Graphic 51" o:spid="_x0000_s1055" style="position:absolute;left:10901;top:2488;width:635;height:445;visibility:visible;mso-wrap-style:square;v-text-anchor:top" coordsize="6350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" path="m63242,l,3239,26928,15887,17941,44248,63242,xe" filled="f" strokeweight=".28114mm">
                  <v:path arrowok="t"/>
                </v:shape>
                <v:shape id="Graphic 52" o:spid="_x0000_s1056" style="position:absolute;left:3325;top:7470;width:7823;height:3423;visibility:visible;mso-wrap-style:square;v-text-anchor:top" coordsize="782320,342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" path="m,l782228,342227e" filled="f" strokeweight=".28117mm">
                  <v:path arrowok="t"/>
                </v:shape>
                <v:shape id="Graphic 53" o:spid="_x0000_s1057" style="position:absolute;left:10901;top:10619;width:635;height:445;visibility:visible;mso-wrap-style:square;v-text-anchor:top" coordsize="6350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" path="m17941,r8987,28360l,41008r63242,3240l17941,xe" fillcolor="black" stroked="f">
                  <v:path arrowok="t"/>
                </v:shape>
                <v:shape id="Graphic 54" o:spid="_x0000_s1058" style="position:absolute;left:10901;top:10619;width:635;height:445;visibility:visible;mso-wrap-style:square;v-text-anchor:top" coordsize="6350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" path="m63242,44248l17941,r8987,28360l,41008r63242,3240xe" filled="f" strokeweight=".28114mm">
                  <v:path arrowok="t"/>
                </v:shape>
                <v:shape id="Graphic 55" o:spid="_x0000_s1059" style="position:absolute;left:14845;top:2430;width:7823;height:3423;visibility:visible;mso-wrap-style:square;v-text-anchor:top" coordsize="782320,342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" path="m,l782227,342226e" filled="f" strokeweight=".28117mm">
                  <v:path arrowok="t"/>
                </v:shape>
                <v:shape id="Graphic 56" o:spid="_x0000_s1060" style="position:absolute;left:22421;top:5579;width:635;height:445;visibility:visible;mso-wrap-style:square;v-text-anchor:top" coordsize="6350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" path="m17941,r8987,28360l,41008r63242,3240l17941,xe" fillcolor="black" stroked="f">
                  <v:path arrowok="t"/>
                </v:shape>
                <v:shape id="Graphic 57" o:spid="_x0000_s1061" style="position:absolute;left:22421;top:5579;width:635;height:445;visibility:visible;mso-wrap-style:square;v-text-anchor:top" coordsize="6350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" path="m63242,44248l17941,r8987,28360l,41008r63242,3240xe" filled="f" strokeweight=".28114mm">
                  <v:path arrowok="t"/>
                </v:shape>
                <v:shape id="Graphic 58" o:spid="_x0000_s1062" style="position:absolute;left:14845;top:7697;width:7823;height:3423;visibility:visible;mso-wrap-style:square;v-text-anchor:top" coordsize="782320,342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" path="m,342226l782227,e" filled="f" strokeweight=".28117mm">
                  <v:path arrowok="t"/>
                </v:shape>
                <v:shape id="Graphic 59" o:spid="_x0000_s1063" style="position:absolute;left:22421;top:7528;width:635;height:445;visibility:visible;mso-wrap-style:square;v-text-anchor:top" coordsize="6350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" path="m,3239l26928,15887,17941,44248,63242,,,3239xe" fillcolor="black" stroked="f">
                  <v:path arrowok="t"/>
                </v:shape>
                <v:shape id="Graphic 60" o:spid="_x0000_s1064" style="position:absolute;left:22421;top:7528;width:635;height:445;visibility:visible;mso-wrap-style:square;v-text-anchor:top" coordsize="6350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" path="m63242,l,3239,26928,15887,17941,44248,63242,xe" filled="f" strokeweight=".28114mm">
                  <v:path arrowok="t"/>
                </v:shape>
                <v:shape id="Graphic 61" o:spid="_x0000_s1065" style="position:absolute;left:3820;top:7508;width:19387;height:2496;visibility:visible;mso-wrap-style:square;v-text-anchor:top" coordsize="1938655,249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" path="m1938201,r-51239,23406l1836135,45645r-50432,21073l1735651,86626r-49691,18747l1636616,122959r-49014,16429l1538901,154661r-48404,14119l1442373,181748r-47860,11818l1346900,204237r-47381,9525l1252353,222144r-46969,7241l1158598,235487r-46621,4965l1065505,244282r-46339,2697l972943,248545r-46124,437l880779,248293r-45973,-1813l788883,243543r-45889,-4056l697123,234312r-45870,-6291l605368,220616r-45917,-8517l513486,202472,467456,191737,421346,179896,375138,166952,328816,152906,282365,137760,235766,121517,189005,104179,142064,85747,94927,66224,47578,45612,,23912e" filled="f" strokeweight=".28117mm">
                  <v:stroke dashstyle="dash"/>
                  <v:path arrowok="t"/>
                </v:shape>
                <v:shape id="Graphic 62" o:spid="_x0000_s1066" style="position:absolute;left:3438;top:7569;width:635;height:457;visibility:visible;mso-wrap-style:square;v-text-anchor:top" coordsize="6350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" path="m44233,45320l35925,16751,63150,4751,,,44233,45320xe" fillcolor="black" stroked="f">
                  <v:path arrowok="t"/>
                </v:shape>
                <v:shape id="Graphic 63" o:spid="_x0000_s1067" style="position:absolute;left:3438;top:7569;width:635;height:457;visibility:visible;mso-wrap-style:square;v-text-anchor:top" coordsize="6350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" path="m,l44233,45320,35925,16751,63150,4751,,xe" filled="f" strokeweight=".28114mm">
                  <v:path arrowok="t"/>
                </v:shape>
                <v:shape id="Textbox 64" o:spid="_x0000_s1068" type="#_x0000_t202" style="position:absolute;left:12568;top:1042;width:1587;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NfJxAAAANsAAAAPAAAAZHJzL2Rvd25yZXYueG1sRI9Ba8JA&#10;FITvBf/D8oTe6sZS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DIE18nEAAAA2wAAAA8A&#10;AAAAAAAAAAAAAAAABwIAAGRycy9kb3ducmV2LnhtbFBLBQYAAAAAAwADALcAAAD4AgAAAAA=&#10;" filled="f" stroked="f">
                  <v:textbox inset="0,0,0,0">
                    <w:txbxContent>
                      <w:p w14:paraId="00DC2810" w14:textId="77777777" w:rsidR="00350CFB" w:rsidRDefault="00283FFF">
                        <w:pPr>
                          <w:spacing w:line="231" w:lineRule="exact"/>
                          <w:ind w:left="20"/>
                          <w:rPr>
                            <w:i/>
                          </w:rPr>
                        </w:pPr>
                        <w:bookmarkStart w:id="123" w:name="_bookmark27"/>
                        <w:bookmarkEnd w:id="123"/>
                        <w:r>
                          <w:rPr>
                            <w:i/>
                            <w:spacing w:val="-10"/>
                            <w:w w:val="125"/>
                          </w:rPr>
                          <w:t>B</w:t>
                        </w:r>
                      </w:p>
                    </w:txbxContent>
                  </v:textbox>
                </v:shape>
                <v:shape id="Textbox 65" o:spid="_x0000_s1069" type="#_x0000_t202" style="position:absolute;left:1088;top:6082;width:1575;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14:paraId="00DC2811" w14:textId="77777777" w:rsidR="00350CFB" w:rsidRDefault="00283FFF">
                        <w:pPr>
                          <w:spacing w:line="231" w:lineRule="exact"/>
                          <w:ind w:left="20"/>
                          <w:rPr>
                            <w:i/>
                          </w:rPr>
                        </w:pPr>
                        <w:r>
                          <w:rPr>
                            <w:i/>
                            <w:spacing w:val="-10"/>
                            <w:w w:val="120"/>
                          </w:rPr>
                          <w:t>A</w:t>
                        </w:r>
                      </w:p>
                    </w:txbxContent>
                  </v:textbox>
                </v:shape>
                <v:shape id="Textbox 66" o:spid="_x0000_s1070" type="#_x0000_t202" style="position:absolute;left:24055;top:6082;width:1683;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" filled="f" stroked="f">
                  <v:textbox inset="0,0,0,0">
                    <w:txbxContent>
                      <w:p w14:paraId="00DC2812" w14:textId="77777777" w:rsidR="00350CFB" w:rsidRDefault="00283FFF">
                        <w:pPr>
                          <w:spacing w:line="231" w:lineRule="exact"/>
                          <w:ind w:left="20"/>
                          <w:rPr>
                            <w:i/>
                          </w:rPr>
                        </w:pPr>
                        <w:r>
                          <w:rPr>
                            <w:i/>
                            <w:spacing w:val="-10"/>
                            <w:w w:val="115"/>
                          </w:rPr>
                          <w:t>D</w:t>
                        </w:r>
                      </w:p>
                    </w:txbxContent>
                  </v:textbox>
                </v:shape>
                <v:shape id="Textbox 67" o:spid="_x0000_s1071" type="#_x0000_t202" style="position:absolute;left:12583;top:11122;width:1524;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w:txbxContent>
                      <w:p w14:paraId="00DC2813" w14:textId="77777777" w:rsidR="00350CFB" w:rsidRDefault="00283FFF">
                        <w:pPr>
                          <w:spacing w:line="231" w:lineRule="exact"/>
                          <w:ind w:left="20"/>
                          <w:rPr>
                            <w:i/>
                          </w:rPr>
                        </w:pPr>
                        <w:r>
                          <w:rPr>
                            <w:i/>
                            <w:spacing w:val="-10"/>
                            <w:w w:val="105"/>
                          </w:rPr>
                          <w:t>C</w:t>
                        </w:r>
                      </w:p>
                    </w:txbxContent>
                  </v:textbox>
                </v:shape>
                <w10:anchorlock/>
              </v:group>
            </w:pict>
          </mc:Fallback>
        </mc:AlternateContent>
      </w:r>
    </w:p>
    <w:p w14:paraId="00DC1D59" w14:textId="77777777" w:rsidR="00350CFB" w:rsidRDefault="00350CFB">
      <w:pPr>
        <w:pStyle w:val="a3"/>
        <w:rPr>
          <w:sz w:val="16"/>
        </w:rPr>
      </w:pPr>
    </w:p>
    <w:p w14:paraId="00DC1D5A" w14:textId="77777777" w:rsidR="00350CFB" w:rsidRDefault="00350CFB">
      <w:pPr>
        <w:pStyle w:val="a3"/>
        <w:spacing w:before="8"/>
        <w:rPr>
          <w:sz w:val="16"/>
        </w:rPr>
      </w:pPr>
    </w:p>
    <w:p w14:paraId="00DC1D5B" w14:textId="77777777" w:rsidR="00350CFB" w:rsidRDefault="00283FFF">
      <w:pPr>
        <w:ind w:left="-1" w:right="282"/>
        <w:jc w:val="center"/>
        <w:rPr>
          <w:sz w:val="16"/>
        </w:rPr>
      </w:pPr>
      <w:r>
        <w:rPr>
          <w:sz w:val="16"/>
        </w:rPr>
        <w:t>solid:</w:t>
      </w:r>
      <w:r>
        <w:rPr>
          <w:spacing w:val="12"/>
          <w:sz w:val="16"/>
        </w:rPr>
        <w:t xml:space="preserve"> </w:t>
      </w:r>
      <w:r>
        <w:rPr>
          <w:sz w:val="16"/>
        </w:rPr>
        <w:t>follow</w:t>
      </w:r>
      <w:r>
        <w:rPr>
          <w:spacing w:val="-1"/>
          <w:sz w:val="16"/>
        </w:rPr>
        <w:t xml:space="preserve"> </w:t>
      </w:r>
      <w:r>
        <w:rPr>
          <w:sz w:val="16"/>
        </w:rPr>
        <w:t>edge</w:t>
      </w:r>
      <w:r>
        <w:rPr>
          <w:spacing w:val="-2"/>
          <w:sz w:val="16"/>
        </w:rPr>
        <w:t xml:space="preserve"> </w:t>
      </w:r>
      <w:r>
        <w:rPr>
          <w:sz w:val="16"/>
        </w:rPr>
        <w:t>(prob.</w:t>
      </w:r>
      <w:r>
        <w:rPr>
          <w:spacing w:val="-1"/>
          <w:sz w:val="16"/>
        </w:rPr>
        <w:t xml:space="preserve"> </w:t>
      </w:r>
      <w:r>
        <w:rPr>
          <w:rFonts w:ascii="Menlo" w:hAnsi="Menlo"/>
          <w:i/>
          <w:sz w:val="16"/>
        </w:rPr>
        <w:t>d</w:t>
      </w:r>
      <w:r>
        <w:rPr>
          <w:sz w:val="16"/>
        </w:rPr>
        <w:t>);</w:t>
      </w:r>
      <w:r>
        <w:rPr>
          <w:spacing w:val="-1"/>
          <w:sz w:val="16"/>
        </w:rPr>
        <w:t xml:space="preserve"> </w:t>
      </w:r>
      <w:r>
        <w:rPr>
          <w:sz w:val="16"/>
        </w:rPr>
        <w:t>dashed:</w:t>
      </w:r>
      <w:r>
        <w:rPr>
          <w:spacing w:val="12"/>
          <w:sz w:val="16"/>
        </w:rPr>
        <w:t xml:space="preserve"> </w:t>
      </w:r>
      <w:r>
        <w:rPr>
          <w:sz w:val="16"/>
        </w:rPr>
        <w:t>teleport</w:t>
      </w:r>
      <w:r>
        <w:rPr>
          <w:spacing w:val="-1"/>
          <w:sz w:val="16"/>
        </w:rPr>
        <w:t xml:space="preserve"> </w:t>
      </w:r>
      <w:r>
        <w:rPr>
          <w:sz w:val="16"/>
        </w:rPr>
        <w:t>(prob.</w:t>
      </w:r>
      <w:r>
        <w:rPr>
          <w:spacing w:val="-1"/>
          <w:sz w:val="16"/>
        </w:rPr>
        <w:t xml:space="preserve"> </w:t>
      </w:r>
      <w:r>
        <w:rPr>
          <w:sz w:val="16"/>
        </w:rPr>
        <w:t>1</w:t>
      </w:r>
      <w:r>
        <w:rPr>
          <w:spacing w:val="-4"/>
          <w:sz w:val="16"/>
        </w:rPr>
        <w:t xml:space="preserve"> </w:t>
      </w:r>
      <w:r>
        <w:rPr>
          <w:rFonts w:ascii="Apple Symbols" w:hAnsi="Apple Symbols"/>
          <w:sz w:val="16"/>
        </w:rPr>
        <w:t>−</w:t>
      </w:r>
      <w:r>
        <w:rPr>
          <w:rFonts w:ascii="Apple Symbols" w:hAnsi="Apple Symbols"/>
          <w:spacing w:val="-16"/>
          <w:sz w:val="16"/>
        </w:rPr>
        <w:t xml:space="preserve"> </w:t>
      </w:r>
      <w:r>
        <w:rPr>
          <w:rFonts w:ascii="Menlo" w:hAnsi="Menlo"/>
          <w:i/>
          <w:spacing w:val="-5"/>
          <w:sz w:val="16"/>
        </w:rPr>
        <w:t>d</w:t>
      </w:r>
      <w:r>
        <w:rPr>
          <w:spacing w:val="-5"/>
          <w:sz w:val="16"/>
        </w:rPr>
        <w:t>)</w:t>
      </w:r>
    </w:p>
    <w:p w14:paraId="00DC1D5C" w14:textId="77777777" w:rsidR="00350CFB" w:rsidRDefault="00350CFB">
      <w:pPr>
        <w:pStyle w:val="a3"/>
        <w:spacing w:before="68"/>
        <w:rPr>
          <w:sz w:val="16"/>
        </w:rPr>
      </w:pPr>
    </w:p>
    <w:p w14:paraId="00DC1D5D" w14:textId="77777777" w:rsidR="00350CFB" w:rsidRDefault="00283FFF">
      <w:pPr>
        <w:pStyle w:val="a3"/>
        <w:spacing w:line="252" w:lineRule="auto"/>
        <w:ind w:left="282" w:right="563"/>
        <w:jc w:val="both"/>
      </w:pPr>
      <w:r>
        <w:t>Figure 2.2:</w:t>
      </w:r>
      <w:r>
        <w:rPr>
          <w:spacing w:val="40"/>
        </w:rPr>
        <w:t xml:space="preserve"> </w:t>
      </w:r>
      <w:r>
        <w:t>Random-surfer intuition for PageRank.</w:t>
      </w:r>
      <w:r>
        <w:rPr>
          <w:spacing w:val="40"/>
        </w:rPr>
        <w:t xml:space="preserve"> </w:t>
      </w:r>
      <w:r>
        <w:t>Solid arrows are graph transitions; dashed arrows represent teleportation that mixes the chain.</w:t>
      </w:r>
    </w:p>
    <w:p w14:paraId="00DC1D5E" w14:textId="77777777" w:rsidR="00350CFB" w:rsidRDefault="00350CFB">
      <w:pPr>
        <w:pStyle w:val="a3"/>
        <w:spacing w:before="17"/>
      </w:pPr>
    </w:p>
    <w:p w14:paraId="00DC1D5F" w14:textId="77777777" w:rsidR="00350CFB" w:rsidRDefault="00283FFF">
      <w:pPr>
        <w:pStyle w:val="a3"/>
        <w:spacing w:line="456" w:lineRule="exact"/>
        <w:ind w:left="282" w:right="523"/>
        <w:jc w:val="both"/>
      </w:pPr>
      <w:r>
        <w:rPr>
          <w:w w:val="105"/>
        </w:rPr>
        <w:t>until</w:t>
      </w:r>
      <w:r>
        <w:rPr>
          <w:spacing w:val="-2"/>
          <w:w w:val="105"/>
        </w:rPr>
        <w:t xml:space="preserve"> </w:t>
      </w:r>
      <w:r>
        <w:rPr>
          <w:rFonts w:ascii="Arial Unicode MS" w:hAnsi="Arial Unicode MS"/>
          <w:w w:val="105"/>
        </w:rPr>
        <w:t>∥</w:t>
      </w:r>
      <w:r>
        <w:rPr>
          <w:b/>
          <w:i/>
          <w:w w:val="105"/>
        </w:rPr>
        <w:t>π</w:t>
      </w:r>
      <w:r>
        <w:rPr>
          <w:w w:val="105"/>
          <w:vertAlign w:val="superscript"/>
        </w:rPr>
        <w:t>(</w:t>
      </w:r>
      <w:r>
        <w:rPr>
          <w:rFonts w:ascii="Menlo" w:hAnsi="Menlo"/>
          <w:i/>
          <w:w w:val="105"/>
          <w:vertAlign w:val="superscript"/>
        </w:rPr>
        <w:t>t</w:t>
      </w:r>
      <w:r>
        <w:rPr>
          <w:w w:val="105"/>
          <w:vertAlign w:val="superscript"/>
        </w:rPr>
        <w:t>+1)</w:t>
      </w:r>
      <w:r>
        <w:rPr>
          <w:w w:val="105"/>
        </w:rPr>
        <w:t xml:space="preserve"> </w:t>
      </w:r>
      <w:r>
        <w:rPr>
          <w:rFonts w:ascii="Arial Unicode MS" w:hAnsi="Arial Unicode MS"/>
          <w:w w:val="105"/>
        </w:rPr>
        <w:t>−</w:t>
      </w:r>
      <w:r>
        <w:rPr>
          <w:rFonts w:ascii="Arial Unicode MS" w:hAnsi="Arial Unicode MS"/>
          <w:spacing w:val="-16"/>
          <w:w w:val="105"/>
        </w:rPr>
        <w:t xml:space="preserve"> </w:t>
      </w:r>
      <w:r>
        <w:rPr>
          <w:b/>
          <w:i/>
          <w:w w:val="105"/>
        </w:rPr>
        <w:t>π</w:t>
      </w:r>
      <w:r>
        <w:rPr>
          <w:w w:val="105"/>
          <w:vertAlign w:val="superscript"/>
        </w:rPr>
        <w:t>(</w:t>
      </w:r>
      <w:r>
        <w:rPr>
          <w:rFonts w:ascii="Menlo" w:hAnsi="Menlo"/>
          <w:i/>
          <w:w w:val="105"/>
          <w:vertAlign w:val="superscript"/>
        </w:rPr>
        <w:t>t</w:t>
      </w:r>
      <w:r>
        <w:rPr>
          <w:w w:val="105"/>
          <w:vertAlign w:val="superscript"/>
        </w:rPr>
        <w:t>)</w:t>
      </w:r>
      <w:r>
        <w:rPr>
          <w:rFonts w:ascii="Arial Unicode MS" w:hAnsi="Arial Unicode MS"/>
          <w:w w:val="105"/>
        </w:rPr>
        <w:t>∥</w:t>
      </w:r>
      <w:r>
        <w:rPr>
          <w:w w:val="105"/>
          <w:vertAlign w:val="subscript"/>
        </w:rPr>
        <w:t>1</w:t>
      </w:r>
      <w:r>
        <w:rPr>
          <w:w w:val="105"/>
        </w:rPr>
        <w:t xml:space="preserve"> </w:t>
      </w:r>
      <w:r>
        <w:rPr>
          <w:i/>
          <w:w w:val="105"/>
        </w:rPr>
        <w:t>&lt; ε</w:t>
      </w:r>
      <w:r>
        <w:rPr>
          <w:i/>
          <w:spacing w:val="-1"/>
          <w:w w:val="105"/>
        </w:rPr>
        <w:t xml:space="preserve"> </w:t>
      </w:r>
      <w:r>
        <w:rPr>
          <w:w w:val="105"/>
        </w:rPr>
        <w:t>or</w:t>
      </w:r>
      <w:r>
        <w:rPr>
          <w:spacing w:val="-2"/>
          <w:w w:val="105"/>
        </w:rPr>
        <w:t xml:space="preserve"> </w:t>
      </w:r>
      <w:r>
        <w:rPr>
          <w:w w:val="105"/>
        </w:rPr>
        <w:t>a</w:t>
      </w:r>
      <w:r>
        <w:rPr>
          <w:spacing w:val="-1"/>
          <w:w w:val="105"/>
        </w:rPr>
        <w:t xml:space="preserve"> </w:t>
      </w:r>
      <w:r>
        <w:rPr>
          <w:w w:val="105"/>
        </w:rPr>
        <w:t>maximum</w:t>
      </w:r>
      <w:r>
        <w:rPr>
          <w:spacing w:val="-2"/>
          <w:w w:val="105"/>
        </w:rPr>
        <w:t xml:space="preserve"> </w:t>
      </w:r>
      <w:r>
        <w:rPr>
          <w:w w:val="105"/>
        </w:rPr>
        <w:t>iteration</w:t>
      </w:r>
      <w:r>
        <w:rPr>
          <w:spacing w:val="-2"/>
          <w:w w:val="105"/>
        </w:rPr>
        <w:t xml:space="preserve"> </w:t>
      </w:r>
      <w:r>
        <w:rPr>
          <w:w w:val="105"/>
        </w:rPr>
        <w:t>count</w:t>
      </w:r>
      <w:r>
        <w:rPr>
          <w:spacing w:val="-1"/>
          <w:w w:val="105"/>
        </w:rPr>
        <w:t xml:space="preserve"> </w:t>
      </w:r>
      <w:r>
        <w:rPr>
          <w:w w:val="105"/>
        </w:rPr>
        <w:t>is</w:t>
      </w:r>
      <w:r>
        <w:rPr>
          <w:spacing w:val="-2"/>
          <w:w w:val="105"/>
        </w:rPr>
        <w:t xml:space="preserve"> </w:t>
      </w:r>
      <w:r>
        <w:rPr>
          <w:w w:val="105"/>
        </w:rPr>
        <w:t>reached.</w:t>
      </w:r>
      <w:r>
        <w:rPr>
          <w:spacing w:val="33"/>
          <w:w w:val="105"/>
        </w:rPr>
        <w:t xml:space="preserve"> </w:t>
      </w:r>
      <w:r>
        <w:rPr>
          <w:w w:val="105"/>
        </w:rPr>
        <w:t>Each</w:t>
      </w:r>
      <w:r>
        <w:rPr>
          <w:spacing w:val="-1"/>
          <w:w w:val="105"/>
        </w:rPr>
        <w:t xml:space="preserve"> </w:t>
      </w:r>
      <w:r>
        <w:rPr>
          <w:w w:val="105"/>
        </w:rPr>
        <w:t>iteration</w:t>
      </w:r>
      <w:r>
        <w:rPr>
          <w:spacing w:val="-2"/>
          <w:w w:val="105"/>
        </w:rPr>
        <w:t xml:space="preserve"> </w:t>
      </w:r>
      <w:r>
        <w:rPr>
          <w:w w:val="105"/>
        </w:rPr>
        <w:t>costs</w:t>
      </w:r>
      <w:r>
        <w:rPr>
          <w:spacing w:val="-2"/>
          <w:w w:val="105"/>
        </w:rPr>
        <w:t xml:space="preserve"> </w:t>
      </w:r>
      <w:r>
        <w:rPr>
          <w:i/>
          <w:w w:val="105"/>
        </w:rPr>
        <w:t>O</w:t>
      </w:r>
      <w:r>
        <w:rPr>
          <w:w w:val="105"/>
        </w:rPr>
        <w:t>(</w:t>
      </w:r>
      <w:r>
        <w:rPr>
          <w:rFonts w:ascii="Arial Unicode MS" w:hAnsi="Arial Unicode MS"/>
          <w:w w:val="105"/>
        </w:rPr>
        <w:t>|</w:t>
      </w:r>
      <w:r>
        <w:rPr>
          <w:i/>
          <w:w w:val="105"/>
        </w:rPr>
        <w:t>E</w:t>
      </w:r>
      <w:r>
        <w:rPr>
          <w:rFonts w:ascii="Arial Unicode MS" w:hAnsi="Arial Unicode MS"/>
          <w:w w:val="105"/>
        </w:rPr>
        <w:t>|</w:t>
      </w:r>
      <w:r>
        <w:rPr>
          <w:w w:val="105"/>
        </w:rPr>
        <w:t xml:space="preserve">) </w:t>
      </w:r>
      <w:r>
        <w:t xml:space="preserve">arithmetic operations for sparse graphs </w:t>
      </w:r>
      <w:hyperlink w:anchor="_bookmark175" w:history="1">
        <w:r>
          <w:rPr>
            <w:vertAlign w:val="superscript"/>
          </w:rPr>
          <w:t>[42]</w:t>
        </w:r>
      </w:hyperlink>
      <w:r>
        <w:t>.</w:t>
      </w:r>
      <w:r>
        <w:rPr>
          <w:spacing w:val="25"/>
        </w:rPr>
        <w:t xml:space="preserve"> </w:t>
      </w:r>
      <w:r>
        <w:t>Therefore, methods that induce fewer edges—such as latest-allowance</w:t>
      </w:r>
      <w:r>
        <w:rPr>
          <w:spacing w:val="-8"/>
        </w:rPr>
        <w:t xml:space="preserve"> </w:t>
      </w:r>
      <w:r>
        <w:t>snapshots</w:t>
      </w:r>
      <w:r>
        <w:rPr>
          <w:spacing w:val="-8"/>
        </w:rPr>
        <w:t xml:space="preserve"> </w:t>
      </w:r>
      <w:r>
        <w:t>versus</w:t>
      </w:r>
      <w:r>
        <w:rPr>
          <w:spacing w:val="-8"/>
        </w:rPr>
        <w:t xml:space="preserve"> </w:t>
      </w:r>
      <w:r>
        <w:t>full</w:t>
      </w:r>
      <w:r>
        <w:rPr>
          <w:spacing w:val="-8"/>
        </w:rPr>
        <w:t xml:space="preserve"> </w:t>
      </w:r>
      <w:r>
        <w:t>transfer</w:t>
      </w:r>
      <w:r>
        <w:rPr>
          <w:spacing w:val="-8"/>
        </w:rPr>
        <w:t xml:space="preserve"> </w:t>
      </w:r>
      <w:r>
        <w:t>histories—reduce</w:t>
      </w:r>
      <w:r>
        <w:rPr>
          <w:spacing w:val="-8"/>
        </w:rPr>
        <w:t xml:space="preserve"> </w:t>
      </w:r>
      <w:r>
        <w:t>per-iteration</w:t>
      </w:r>
      <w:r>
        <w:rPr>
          <w:spacing w:val="-8"/>
        </w:rPr>
        <w:t xml:space="preserve"> </w:t>
      </w:r>
      <w:r>
        <w:t>cost</w:t>
      </w:r>
      <w:r>
        <w:rPr>
          <w:spacing w:val="-8"/>
        </w:rPr>
        <w:t xml:space="preserve"> </w:t>
      </w:r>
      <w:r>
        <w:t>and</w:t>
      </w:r>
      <w:r>
        <w:rPr>
          <w:spacing w:val="-8"/>
        </w:rPr>
        <w:t xml:space="preserve"> </w:t>
      </w:r>
      <w:r>
        <w:t>often</w:t>
      </w:r>
      <w:r>
        <w:rPr>
          <w:spacing w:val="-8"/>
        </w:rPr>
        <w:t xml:space="preserve"> </w:t>
      </w:r>
      <w:r>
        <w:t>mem-</w:t>
      </w:r>
      <w:r>
        <w:rPr>
          <w:spacing w:val="-2"/>
          <w:w w:val="105"/>
        </w:rPr>
        <w:t>ory.</w:t>
      </w:r>
      <w:r>
        <w:rPr>
          <w:spacing w:val="4"/>
          <w:w w:val="105"/>
        </w:rPr>
        <w:t xml:space="preserve"> </w:t>
      </w:r>
      <w:r>
        <w:rPr>
          <w:spacing w:val="-2"/>
          <w:w w:val="105"/>
        </w:rPr>
        <w:t>This</w:t>
      </w:r>
      <w:r>
        <w:rPr>
          <w:spacing w:val="-13"/>
          <w:w w:val="105"/>
        </w:rPr>
        <w:t xml:space="preserve"> </w:t>
      </w:r>
      <w:r>
        <w:rPr>
          <w:spacing w:val="-2"/>
          <w:w w:val="105"/>
        </w:rPr>
        <w:t>complexity</w:t>
      </w:r>
      <w:r>
        <w:rPr>
          <w:spacing w:val="-13"/>
          <w:w w:val="105"/>
        </w:rPr>
        <w:t xml:space="preserve"> </w:t>
      </w:r>
      <w:r>
        <w:rPr>
          <w:spacing w:val="-2"/>
          <w:w w:val="105"/>
        </w:rPr>
        <w:t>observation</w:t>
      </w:r>
      <w:r>
        <w:rPr>
          <w:spacing w:val="-13"/>
          <w:w w:val="105"/>
        </w:rPr>
        <w:t xml:space="preserve"> </w:t>
      </w:r>
      <w:r>
        <w:rPr>
          <w:spacing w:val="-2"/>
          <w:w w:val="105"/>
        </w:rPr>
        <w:t>grounds</w:t>
      </w:r>
      <w:r>
        <w:rPr>
          <w:spacing w:val="-13"/>
          <w:w w:val="105"/>
        </w:rPr>
        <w:t xml:space="preserve"> </w:t>
      </w:r>
      <w:r>
        <w:rPr>
          <w:spacing w:val="-2"/>
          <w:w w:val="105"/>
        </w:rPr>
        <w:t>hypothesis</w:t>
      </w:r>
      <w:r>
        <w:rPr>
          <w:spacing w:val="-13"/>
          <w:w w:val="105"/>
        </w:rPr>
        <w:t xml:space="preserve"> </w:t>
      </w:r>
      <w:r>
        <w:rPr>
          <w:spacing w:val="-2"/>
          <w:w w:val="105"/>
        </w:rPr>
        <w:t>H3.</w:t>
      </w:r>
    </w:p>
    <w:p w14:paraId="00DC1D60" w14:textId="77777777" w:rsidR="00350CFB" w:rsidRDefault="00283FFF">
      <w:pPr>
        <w:pStyle w:val="a3"/>
        <w:spacing w:before="15" w:line="456" w:lineRule="exact"/>
        <w:ind w:left="282" w:right="564"/>
        <w:jc w:val="both"/>
      </w:pPr>
      <w:bookmarkStart w:id="124" w:name="Reputation_systems_lineage"/>
      <w:bookmarkStart w:id="125" w:name="_bookmark28"/>
      <w:r>
        <w:rPr>
          <w:color w:val="FF0000"/>
        </w:rPr>
        <w:t>Default parameters in this research use damping d = 0.85 following common practice [49], with convergence tolerance ε = 10−8 and a maximum of 300 iterations as study-specific solver settings.1 Robustness checks vary d ∈ {0.75, 0.85, 0.95}.</w:t>
      </w:r>
      <w:bookmarkEnd w:id="124"/>
      <w:bookmarkEnd w:id="125"/>
    </w:p>
    <w:p w14:paraId="00DC1D61" w14:textId="77777777" w:rsidR="00350CFB" w:rsidRDefault="00350CFB">
      <w:pPr>
        <w:pStyle w:val="a3"/>
      </w:pPr>
    </w:p>
    <w:p w14:paraId="00DC1D62" w14:textId="77777777" w:rsidR="00350CFB" w:rsidRDefault="00350CFB">
      <w:pPr>
        <w:pStyle w:val="a3"/>
        <w:spacing w:before="25"/>
      </w:pPr>
    </w:p>
    <w:p w14:paraId="00DC1D63" w14:textId="77777777" w:rsidR="00350CFB" w:rsidRDefault="00283FFF">
      <w:pPr>
        <w:pStyle w:val="2"/>
        <w:numPr>
          <w:ilvl w:val="1"/>
          <w:numId w:val="26"/>
        </w:numPr>
        <w:tabs>
          <w:tab w:val="left" w:pos="783"/>
        </w:tabs>
        <w:ind w:left="783" w:hanging="501"/>
      </w:pPr>
      <w:r>
        <w:t>Reputation</w:t>
      </w:r>
      <w:r>
        <w:rPr>
          <w:spacing w:val="16"/>
        </w:rPr>
        <w:t xml:space="preserve"> </w:t>
      </w:r>
      <w:r>
        <w:t>systems</w:t>
      </w:r>
      <w:r>
        <w:rPr>
          <w:spacing w:val="16"/>
        </w:rPr>
        <w:t xml:space="preserve"> </w:t>
      </w:r>
      <w:r>
        <w:rPr>
          <w:spacing w:val="-2"/>
        </w:rPr>
        <w:t>lineage</w:t>
      </w:r>
    </w:p>
    <w:p w14:paraId="00DC1D64" w14:textId="77777777" w:rsidR="00350CFB" w:rsidRDefault="00350CFB">
      <w:pPr>
        <w:pStyle w:val="a3"/>
        <w:spacing w:before="23"/>
        <w:rPr>
          <w:b/>
          <w:sz w:val="28"/>
        </w:rPr>
      </w:pPr>
    </w:p>
    <w:p w14:paraId="00DC1D65" w14:textId="77777777" w:rsidR="00350CFB" w:rsidRDefault="00283FFF">
      <w:pPr>
        <w:pStyle w:val="a3"/>
        <w:spacing w:before="1" w:line="396" w:lineRule="auto"/>
        <w:ind w:left="274" w:right="522" w:firstLine="7"/>
        <w:jc w:val="both"/>
      </w:pPr>
      <w:r>
        <w:t>PageRank is one member of a family of spectral and propagation-based reputation mechanisms. Kleinberg’s</w:t>
      </w:r>
      <w:r>
        <w:rPr>
          <w:spacing w:val="-2"/>
        </w:rPr>
        <w:t xml:space="preserve"> </w:t>
      </w:r>
      <w:r>
        <w:t>HITS</w:t>
      </w:r>
      <w:r>
        <w:rPr>
          <w:spacing w:val="-2"/>
        </w:rPr>
        <w:t xml:space="preserve"> </w:t>
      </w:r>
      <w:r>
        <w:t>algorithm</w:t>
      </w:r>
      <w:r>
        <w:rPr>
          <w:spacing w:val="-2"/>
        </w:rPr>
        <w:t xml:space="preserve"> </w:t>
      </w:r>
      <w:r>
        <w:t>distinguishes</w:t>
      </w:r>
      <w:r>
        <w:rPr>
          <w:spacing w:val="-2"/>
        </w:rPr>
        <w:t xml:space="preserve"> </w:t>
      </w:r>
      <w:r>
        <w:t>hubs</w:t>
      </w:r>
      <w:r>
        <w:rPr>
          <w:spacing w:val="-2"/>
        </w:rPr>
        <w:t xml:space="preserve"> </w:t>
      </w:r>
      <w:r>
        <w:t>and</w:t>
      </w:r>
      <w:r>
        <w:rPr>
          <w:spacing w:val="-2"/>
        </w:rPr>
        <w:t xml:space="preserve"> </w:t>
      </w:r>
      <w:r>
        <w:t>authorities</w:t>
      </w:r>
      <w:r>
        <w:rPr>
          <w:spacing w:val="-2"/>
        </w:rPr>
        <w:t xml:space="preserve"> </w:t>
      </w:r>
      <w:r>
        <w:t>in</w:t>
      </w:r>
      <w:r>
        <w:rPr>
          <w:spacing w:val="-2"/>
        </w:rPr>
        <w:t xml:space="preserve"> </w:t>
      </w:r>
      <w:r>
        <w:t>hyperlinked</w:t>
      </w:r>
      <w:r>
        <w:rPr>
          <w:spacing w:val="-2"/>
        </w:rPr>
        <w:t xml:space="preserve"> </w:t>
      </w:r>
      <w:r>
        <w:t>corpora</w:t>
      </w:r>
      <w:r>
        <w:rPr>
          <w:spacing w:val="-1"/>
        </w:rPr>
        <w:t xml:space="preserve"> </w:t>
      </w:r>
      <w:hyperlink w:anchor="_bookmark171" w:history="1">
        <w:r>
          <w:rPr>
            <w:vertAlign w:val="superscript"/>
          </w:rPr>
          <w:t>[38]</w:t>
        </w:r>
      </w:hyperlink>
      <w:r>
        <w:t>.</w:t>
      </w:r>
      <w:r>
        <w:rPr>
          <w:spacing w:val="25"/>
        </w:rPr>
        <w:t xml:space="preserve"> </w:t>
      </w:r>
      <w:r>
        <w:t>Eigen-Trust aggregates local trust scores in peer-to-peer networks with normalization to limit malicious inflation</w:t>
      </w:r>
      <w:r>
        <w:rPr>
          <w:spacing w:val="-15"/>
        </w:rPr>
        <w:t xml:space="preserve"> </w:t>
      </w:r>
      <w:hyperlink w:anchor="_bookmark168" w:history="1">
        <w:r>
          <w:rPr>
            <w:vertAlign w:val="superscript"/>
          </w:rPr>
          <w:t>[35]</w:t>
        </w:r>
      </w:hyperlink>
      <w:r>
        <w:t>.</w:t>
      </w:r>
      <w:r>
        <w:rPr>
          <w:spacing w:val="14"/>
        </w:rPr>
        <w:t xml:space="preserve"> </w:t>
      </w:r>
      <w:r>
        <w:t>TrustRank</w:t>
      </w:r>
      <w:r>
        <w:rPr>
          <w:spacing w:val="-15"/>
        </w:rPr>
        <w:t xml:space="preserve"> </w:t>
      </w:r>
      <w:r>
        <w:t>propagates</w:t>
      </w:r>
      <w:r>
        <w:rPr>
          <w:spacing w:val="-15"/>
        </w:rPr>
        <w:t xml:space="preserve"> </w:t>
      </w:r>
      <w:r>
        <w:t>trust</w:t>
      </w:r>
      <w:r>
        <w:rPr>
          <w:spacing w:val="-15"/>
        </w:rPr>
        <w:t xml:space="preserve"> </w:t>
      </w:r>
      <w:r>
        <w:t>from</w:t>
      </w:r>
      <w:r>
        <w:rPr>
          <w:spacing w:val="-15"/>
        </w:rPr>
        <w:t xml:space="preserve"> </w:t>
      </w:r>
      <w:r>
        <w:t>a</w:t>
      </w:r>
      <w:r>
        <w:rPr>
          <w:spacing w:val="-15"/>
        </w:rPr>
        <w:t xml:space="preserve"> </w:t>
      </w:r>
      <w:r>
        <w:t>seed</w:t>
      </w:r>
      <w:r>
        <w:rPr>
          <w:spacing w:val="-15"/>
        </w:rPr>
        <w:t xml:space="preserve"> </w:t>
      </w:r>
      <w:r>
        <w:t>set</w:t>
      </w:r>
      <w:r>
        <w:rPr>
          <w:spacing w:val="-15"/>
        </w:rPr>
        <w:t xml:space="preserve"> </w:t>
      </w:r>
      <w:r>
        <w:t>of</w:t>
      </w:r>
      <w:r>
        <w:rPr>
          <w:spacing w:val="-15"/>
        </w:rPr>
        <w:t xml:space="preserve"> </w:t>
      </w:r>
      <w:r>
        <w:t>known-good</w:t>
      </w:r>
      <w:r>
        <w:rPr>
          <w:spacing w:val="-15"/>
        </w:rPr>
        <w:t xml:space="preserve"> </w:t>
      </w:r>
      <w:r>
        <w:t>nodes</w:t>
      </w:r>
      <w:r>
        <w:rPr>
          <w:spacing w:val="-15"/>
        </w:rPr>
        <w:t xml:space="preserve"> </w:t>
      </w:r>
      <w:r>
        <w:t>to</w:t>
      </w:r>
      <w:r>
        <w:rPr>
          <w:spacing w:val="-15"/>
        </w:rPr>
        <w:t xml:space="preserve"> </w:t>
      </w:r>
      <w:r>
        <w:t>combat</w:t>
      </w:r>
      <w:r>
        <w:rPr>
          <w:spacing w:val="-15"/>
        </w:rPr>
        <w:t xml:space="preserve"> </w:t>
      </w:r>
      <w:r>
        <w:t>web</w:t>
      </w:r>
      <w:r>
        <w:rPr>
          <w:spacing w:val="-15"/>
        </w:rPr>
        <w:t xml:space="preserve"> </w:t>
      </w:r>
      <w:r>
        <w:t xml:space="preserve">spam </w:t>
      </w:r>
      <w:hyperlink w:anchor="_bookmark160" w:history="1">
        <w:r>
          <w:rPr>
            <w:vertAlign w:val="superscript"/>
          </w:rPr>
          <w:t>[27]</w:t>
        </w:r>
      </w:hyperlink>
      <w:r>
        <w:t>.</w:t>
      </w:r>
      <w:r>
        <w:rPr>
          <w:spacing w:val="8"/>
        </w:rPr>
        <w:t xml:space="preserve"> </w:t>
      </w:r>
      <w:r>
        <w:t>These</w:t>
      </w:r>
      <w:r>
        <w:rPr>
          <w:spacing w:val="-15"/>
        </w:rPr>
        <w:t xml:space="preserve"> </w:t>
      </w:r>
      <w:r>
        <w:t>systems</w:t>
      </w:r>
      <w:r>
        <w:rPr>
          <w:spacing w:val="-15"/>
        </w:rPr>
        <w:t xml:space="preserve"> </w:t>
      </w:r>
      <w:r>
        <w:t>share</w:t>
      </w:r>
      <w:r>
        <w:rPr>
          <w:spacing w:val="-15"/>
        </w:rPr>
        <w:t xml:space="preserve"> </w:t>
      </w:r>
      <w:r>
        <w:t>a</w:t>
      </w:r>
      <w:r>
        <w:rPr>
          <w:spacing w:val="-15"/>
        </w:rPr>
        <w:t xml:space="preserve"> </w:t>
      </w:r>
      <w:r>
        <w:t>theme:</w:t>
      </w:r>
      <w:r>
        <w:rPr>
          <w:spacing w:val="11"/>
        </w:rPr>
        <w:t xml:space="preserve"> </w:t>
      </w:r>
      <w:r>
        <w:t>reputation</w:t>
      </w:r>
      <w:r>
        <w:rPr>
          <w:spacing w:val="-15"/>
        </w:rPr>
        <w:t xml:space="preserve"> </w:t>
      </w:r>
      <w:r>
        <w:t>is</w:t>
      </w:r>
      <w:r>
        <w:rPr>
          <w:spacing w:val="-15"/>
        </w:rPr>
        <w:t xml:space="preserve"> </w:t>
      </w:r>
      <w:r>
        <w:t>relational</w:t>
      </w:r>
      <w:r>
        <w:rPr>
          <w:spacing w:val="-15"/>
        </w:rPr>
        <w:t xml:space="preserve"> </w:t>
      </w:r>
      <w:r>
        <w:t>and</w:t>
      </w:r>
      <w:r>
        <w:rPr>
          <w:spacing w:val="-15"/>
        </w:rPr>
        <w:t xml:space="preserve"> </w:t>
      </w:r>
      <w:r>
        <w:t>should</w:t>
      </w:r>
      <w:r>
        <w:rPr>
          <w:spacing w:val="-15"/>
        </w:rPr>
        <w:t xml:space="preserve"> </w:t>
      </w:r>
      <w:r>
        <w:t>be</w:t>
      </w:r>
      <w:r>
        <w:rPr>
          <w:spacing w:val="-15"/>
        </w:rPr>
        <w:t xml:space="preserve"> </w:t>
      </w:r>
      <w:r>
        <w:t>hard</w:t>
      </w:r>
      <w:r>
        <w:rPr>
          <w:spacing w:val="-15"/>
        </w:rPr>
        <w:t xml:space="preserve"> </w:t>
      </w:r>
      <w:r>
        <w:t>to</w:t>
      </w:r>
      <w:r>
        <w:rPr>
          <w:spacing w:val="-15"/>
        </w:rPr>
        <w:t xml:space="preserve"> </w:t>
      </w:r>
      <w:r>
        <w:t>forge</w:t>
      </w:r>
      <w:r>
        <w:rPr>
          <w:spacing w:val="-15"/>
        </w:rPr>
        <w:t xml:space="preserve"> </w:t>
      </w:r>
      <w:r>
        <w:t>without</w:t>
      </w:r>
      <w:r>
        <w:rPr>
          <w:spacing w:val="-15"/>
        </w:rPr>
        <w:t xml:space="preserve"> </w:t>
      </w:r>
      <w:r>
        <w:t>costly endorsements from already-reputable nodes.</w:t>
      </w:r>
    </w:p>
    <w:p w14:paraId="00DC1D66" w14:textId="77777777" w:rsidR="00350CFB" w:rsidRDefault="00283FFF">
      <w:pPr>
        <w:pStyle w:val="a3"/>
        <w:spacing w:before="20"/>
        <w:ind w:left="282"/>
        <w:jc w:val="both"/>
      </w:pPr>
      <w:r>
        <w:t>On-chain,</w:t>
      </w:r>
      <w:r>
        <w:rPr>
          <w:spacing w:val="-7"/>
        </w:rPr>
        <w:t xml:space="preserve"> </w:t>
      </w:r>
      <w:r>
        <w:t>Sybil</w:t>
      </w:r>
      <w:r>
        <w:rPr>
          <w:spacing w:val="-7"/>
        </w:rPr>
        <w:t xml:space="preserve"> </w:t>
      </w:r>
      <w:r>
        <w:t>attacks</w:t>
      </w:r>
      <w:r>
        <w:rPr>
          <w:spacing w:val="-6"/>
        </w:rPr>
        <w:t xml:space="preserve"> </w:t>
      </w:r>
      <w:r>
        <w:t>remain</w:t>
      </w:r>
      <w:r>
        <w:rPr>
          <w:spacing w:val="-7"/>
        </w:rPr>
        <w:t xml:space="preserve"> </w:t>
      </w:r>
      <w:r>
        <w:t>central</w:t>
      </w:r>
      <w:r>
        <w:rPr>
          <w:spacing w:val="-7"/>
        </w:rPr>
        <w:t xml:space="preserve"> </w:t>
      </w:r>
      <w:hyperlink w:anchor="_bookmark150" w:history="1">
        <w:r>
          <w:rPr>
            <w:vertAlign w:val="superscript"/>
          </w:rPr>
          <w:t>[17]</w:t>
        </w:r>
      </w:hyperlink>
      <w:r>
        <w:t>.</w:t>
      </w:r>
      <w:r>
        <w:rPr>
          <w:spacing w:val="12"/>
        </w:rPr>
        <w:t xml:space="preserve"> </w:t>
      </w:r>
      <w:r>
        <w:t>Creating</w:t>
      </w:r>
      <w:r>
        <w:rPr>
          <w:spacing w:val="-6"/>
        </w:rPr>
        <w:t xml:space="preserve"> </w:t>
      </w:r>
      <w:r>
        <w:t>wallets</w:t>
      </w:r>
      <w:r>
        <w:rPr>
          <w:spacing w:val="-7"/>
        </w:rPr>
        <w:t xml:space="preserve"> </w:t>
      </w:r>
      <w:r>
        <w:t>is</w:t>
      </w:r>
      <w:r>
        <w:rPr>
          <w:spacing w:val="-7"/>
        </w:rPr>
        <w:t xml:space="preserve"> </w:t>
      </w:r>
      <w:r>
        <w:t>cheap;</w:t>
      </w:r>
      <w:r>
        <w:rPr>
          <w:spacing w:val="-5"/>
        </w:rPr>
        <w:t xml:space="preserve"> </w:t>
      </w:r>
      <w:r>
        <w:t>creating</w:t>
      </w:r>
      <w:r>
        <w:rPr>
          <w:spacing w:val="-7"/>
        </w:rPr>
        <w:t xml:space="preserve"> </w:t>
      </w:r>
      <w:r>
        <w:t>wallets</w:t>
      </w:r>
      <w:r>
        <w:rPr>
          <w:spacing w:val="-7"/>
        </w:rPr>
        <w:t xml:space="preserve"> </w:t>
      </w:r>
      <w:r>
        <w:t>that</w:t>
      </w:r>
      <w:r>
        <w:rPr>
          <w:spacing w:val="-6"/>
        </w:rPr>
        <w:t xml:space="preserve"> </w:t>
      </w:r>
      <w:r>
        <w:rPr>
          <w:spacing w:val="-2"/>
        </w:rPr>
        <w:t>receive</w:t>
      </w:r>
    </w:p>
    <w:p w14:paraId="00DC1D67" w14:textId="77777777" w:rsidR="00350CFB" w:rsidRDefault="00283FFF">
      <w:pPr>
        <w:pStyle w:val="a3"/>
        <w:spacing w:before="169"/>
        <w:rPr>
          <w:sz w:val="20"/>
        </w:rPr>
      </w:pPr>
      <w:r>
        <w:rPr>
          <w:noProof/>
          <w:sz w:val="20"/>
        </w:rPr>
        <mc:AlternateContent>
          <mc:Choice Requires="wps">
            <w:drawing>
              <wp:anchor distT="0" distB="0" distL="0" distR="0" simplePos="0" relativeHeight="487601152" behindDoc="1" locked="0" layoutInCell="1" allowOverlap="1" wp14:anchorId="00DC270C" wp14:editId="00DC270D">
                <wp:simplePos x="0" y="0"/>
                <wp:positionH relativeFrom="page">
                  <wp:posOffset>809244</wp:posOffset>
                </wp:positionH>
                <wp:positionV relativeFrom="paragraph">
                  <wp:posOffset>268974</wp:posOffset>
                </wp:positionV>
                <wp:extent cx="2376805" cy="1270"/>
                <wp:effectExtent l="0" t="0" r="0" b="0"/>
                <wp:wrapTopAndBottom/>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6805" cy="1270"/>
                        </a:xfrm>
                        <a:custGeom>
                          <a:avLst/>
                          <a:gdLst/>
                          <a:ahLst/>
                          <a:cxnLst/>
                          <a:rect l="l" t="t" r="r" b="b"/>
                          <a:pathLst>
                            <a:path w="2376805">
                              <a:moveTo>
                                <a:pt x="0" y="0"/>
                              </a:moveTo>
                              <a:lnTo>
                                <a:pt x="2376563"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799A3E" id="Graphic 68" o:spid="_x0000_s1026" style="position:absolute;margin-left:63.7pt;margin-top:21.2pt;width:187.15pt;height:.1pt;z-index:-15715328;visibility:visible;mso-wrap-style:square;mso-wrap-distance-left:0;mso-wrap-distance-top:0;mso-wrap-distance-right:0;mso-wrap-distance-bottom:0;mso-position-horizontal:absolute;mso-position-horizontal-relative:page;mso-position-vertical:absolute;mso-position-vertical-relative:text;v-text-anchor:top" coordsize="23768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" path="m,l2376563,e" filled="f" strokeweight=".14056mm">
                <v:path arrowok="t"/>
                <w10:wrap type="topAndBottom" anchorx="page"/>
              </v:shape>
            </w:pict>
          </mc:Fallback>
        </mc:AlternateContent>
      </w:r>
    </w:p>
    <w:p w14:paraId="00DC1D68" w14:textId="77777777" w:rsidR="00350CFB" w:rsidRDefault="00283FFF">
      <w:pPr>
        <w:spacing w:before="32" w:line="249" w:lineRule="auto"/>
        <w:ind w:left="362" w:hanging="80"/>
        <w:rPr>
          <w:sz w:val="20"/>
        </w:rPr>
      </w:pPr>
      <w:r>
        <w:rPr>
          <w:sz w:val="20"/>
          <w:vertAlign w:val="superscript"/>
        </w:rPr>
        <w:t>1</w:t>
      </w:r>
      <w:bookmarkStart w:id="126" w:name="_bookmark29"/>
      <w:bookmarkEnd w:id="126"/>
      <w:r>
        <w:rPr>
          <w:sz w:val="20"/>
        </w:rPr>
        <w:t>Tolerance and iteration caps are implementation choices for reproducible timing; they are not claimed as part of the classical PageRank formulation.</w:t>
      </w:r>
    </w:p>
    <w:p w14:paraId="00DC1D69" w14:textId="77777777" w:rsidR="00350CFB" w:rsidRDefault="00350CFB">
      <w:pPr>
        <w:spacing w:line="249" w:lineRule="auto"/>
        <w:rPr>
          <w:sz w:val="20"/>
        </w:rPr>
        <w:sectPr w:rsidR="00350CFB">
          <w:pgSz w:w="11910" w:h="16840"/>
          <w:pgMar w:top="1900" w:right="708" w:bottom="2300" w:left="992" w:header="0" w:footer="2115" w:gutter="0"/>
          <w:cols w:space="720"/>
        </w:sectPr>
      </w:pPr>
    </w:p>
    <w:p w14:paraId="00DC1D6A" w14:textId="77777777" w:rsidR="00350CFB" w:rsidRDefault="00283FFF">
      <w:pPr>
        <w:pStyle w:val="a3"/>
        <w:spacing w:before="72" w:line="396" w:lineRule="auto"/>
        <w:ind w:left="282" w:right="560"/>
        <w:jc w:val="both"/>
      </w:pPr>
      <w:r>
        <w:rPr>
          <w:color w:val="FF0000"/>
        </w:rPr>
        <w:t>allowances or transfers from diverse counterparties is costlier. Sybil-adjusted stability proxies in this research (inbound counterparty ratio, tenure, active months) partially capture diversity of interaction but do not eliminate adversarial manipulation. Chapter 5 sketches a cost model for allowance-graph Sybils.</w:t>
      </w:r>
    </w:p>
    <w:p w14:paraId="00DC1D6B" w14:textId="77777777" w:rsidR="00350CFB" w:rsidRDefault="00283FFF">
      <w:pPr>
        <w:pStyle w:val="a3"/>
        <w:spacing w:before="18" w:line="396" w:lineRule="auto"/>
        <w:ind w:left="282" w:right="564"/>
        <w:jc w:val="both"/>
      </w:pPr>
      <w:r>
        <w:rPr>
          <w:spacing w:val="-2"/>
        </w:rPr>
        <w:t>Machine-learning</w:t>
      </w:r>
      <w:r>
        <w:rPr>
          <w:spacing w:val="-10"/>
        </w:rPr>
        <w:t xml:space="preserve"> </w:t>
      </w:r>
      <w:r>
        <w:rPr>
          <w:spacing w:val="-2"/>
        </w:rPr>
        <w:t>credit</w:t>
      </w:r>
      <w:r>
        <w:rPr>
          <w:spacing w:val="-10"/>
        </w:rPr>
        <w:t xml:space="preserve"> </w:t>
      </w:r>
      <w:r>
        <w:rPr>
          <w:spacing w:val="-2"/>
        </w:rPr>
        <w:t>models</w:t>
      </w:r>
      <w:r>
        <w:rPr>
          <w:spacing w:val="-10"/>
        </w:rPr>
        <w:t xml:space="preserve"> </w:t>
      </w:r>
      <w:r>
        <w:rPr>
          <w:spacing w:val="-2"/>
        </w:rPr>
        <w:t>on</w:t>
      </w:r>
      <w:r>
        <w:rPr>
          <w:spacing w:val="-10"/>
        </w:rPr>
        <w:t xml:space="preserve"> </w:t>
      </w:r>
      <w:r>
        <w:rPr>
          <w:spacing w:val="-2"/>
        </w:rPr>
        <w:t>DeFi</w:t>
      </w:r>
      <w:r>
        <w:rPr>
          <w:spacing w:val="-10"/>
        </w:rPr>
        <w:t xml:space="preserve"> </w:t>
      </w:r>
      <w:r>
        <w:rPr>
          <w:spacing w:val="-2"/>
        </w:rPr>
        <w:t>features</w:t>
      </w:r>
      <w:r>
        <w:rPr>
          <w:spacing w:val="-9"/>
        </w:rPr>
        <w:t xml:space="preserve"> </w:t>
      </w:r>
      <w:hyperlink w:anchor="_bookmark172" w:history="1">
        <w:r>
          <w:rPr>
            <w:spacing w:val="-2"/>
            <w:vertAlign w:val="superscript"/>
          </w:rPr>
          <w:t>[39]</w:t>
        </w:r>
      </w:hyperlink>
      <w:r>
        <w:rPr>
          <w:spacing w:val="-2"/>
        </w:rPr>
        <w:t xml:space="preserve"> can</w:t>
      </w:r>
      <w:r>
        <w:rPr>
          <w:spacing w:val="-10"/>
        </w:rPr>
        <w:t xml:space="preserve"> </w:t>
      </w:r>
      <w:r>
        <w:rPr>
          <w:spacing w:val="-2"/>
        </w:rPr>
        <w:t>outperform</w:t>
      </w:r>
      <w:r>
        <w:rPr>
          <w:spacing w:val="-10"/>
        </w:rPr>
        <w:t xml:space="preserve"> </w:t>
      </w:r>
      <w:r>
        <w:rPr>
          <w:spacing w:val="-2"/>
        </w:rPr>
        <w:t>simple</w:t>
      </w:r>
      <w:r>
        <w:rPr>
          <w:spacing w:val="-10"/>
        </w:rPr>
        <w:t xml:space="preserve"> </w:t>
      </w:r>
      <w:r>
        <w:rPr>
          <w:spacing w:val="-2"/>
        </w:rPr>
        <w:t>graph</w:t>
      </w:r>
      <w:r>
        <w:rPr>
          <w:spacing w:val="-10"/>
        </w:rPr>
        <w:t xml:space="preserve"> </w:t>
      </w:r>
      <w:r>
        <w:rPr>
          <w:spacing w:val="-2"/>
        </w:rPr>
        <w:t>scores</w:t>
      </w:r>
      <w:r>
        <w:rPr>
          <w:spacing w:val="-10"/>
        </w:rPr>
        <w:t xml:space="preserve"> </w:t>
      </w:r>
      <w:r>
        <w:rPr>
          <w:spacing w:val="-2"/>
        </w:rPr>
        <w:t>on</w:t>
      </w:r>
      <w:r>
        <w:rPr>
          <w:spacing w:val="-10"/>
        </w:rPr>
        <w:t xml:space="preserve"> </w:t>
      </w:r>
      <w:r>
        <w:rPr>
          <w:spacing w:val="-2"/>
        </w:rPr>
        <w:t xml:space="preserve">labeled </w:t>
      </w:r>
      <w:r>
        <w:t>defaults when labels exist, but they trade interpretability for accuracy.</w:t>
      </w:r>
      <w:r>
        <w:rPr>
          <w:spacing w:val="40"/>
        </w:rPr>
        <w:t xml:space="preserve"> </w:t>
      </w:r>
      <w:r>
        <w:t xml:space="preserve">EndorseRank and AWP </w:t>
      </w:r>
      <w:bookmarkStart w:id="127" w:name="ERC-20_allowances_as_endorsement"/>
      <w:bookmarkStart w:id="128" w:name="_bookmark30"/>
      <w:bookmarkEnd w:id="127"/>
      <w:bookmarkEnd w:id="128"/>
      <w:r>
        <w:t xml:space="preserve">prioritize transparent propagation rules suitable for audit </w:t>
      </w:r>
      <w:hyperlink w:anchor="_bookmark181" w:history="1">
        <w:r>
          <w:rPr>
            <w:vertAlign w:val="superscript"/>
          </w:rPr>
          <w:t>[48]</w:t>
        </w:r>
      </w:hyperlink>
      <w:r>
        <w:t>.</w:t>
      </w:r>
    </w:p>
    <w:p w14:paraId="00DC1D6C" w14:textId="77777777" w:rsidR="00350CFB" w:rsidRDefault="00350CFB">
      <w:pPr>
        <w:pStyle w:val="a3"/>
        <w:spacing w:before="162"/>
      </w:pPr>
    </w:p>
    <w:p w14:paraId="00DC1D6D" w14:textId="77777777" w:rsidR="00350CFB" w:rsidRDefault="00283FFF">
      <w:pPr>
        <w:pStyle w:val="2"/>
        <w:numPr>
          <w:ilvl w:val="1"/>
          <w:numId w:val="26"/>
        </w:numPr>
        <w:tabs>
          <w:tab w:val="left" w:pos="783"/>
        </w:tabs>
        <w:ind w:left="783" w:hanging="501"/>
      </w:pPr>
      <w:r>
        <w:t>ERC-20</w:t>
      </w:r>
      <w:r>
        <w:rPr>
          <w:spacing w:val="14"/>
        </w:rPr>
        <w:t xml:space="preserve"> </w:t>
      </w:r>
      <w:r>
        <w:t>allowances</w:t>
      </w:r>
      <w:r>
        <w:rPr>
          <w:spacing w:val="14"/>
        </w:rPr>
        <w:t xml:space="preserve"> </w:t>
      </w:r>
      <w:r>
        <w:t>as</w:t>
      </w:r>
      <w:r>
        <w:rPr>
          <w:spacing w:val="15"/>
        </w:rPr>
        <w:t xml:space="preserve"> </w:t>
      </w:r>
      <w:r>
        <w:rPr>
          <w:spacing w:val="-2"/>
        </w:rPr>
        <w:t>endorsement</w:t>
      </w:r>
    </w:p>
    <w:p w14:paraId="00DC1D6E" w14:textId="77777777" w:rsidR="00350CFB" w:rsidRDefault="00350CFB">
      <w:pPr>
        <w:pStyle w:val="a3"/>
        <w:spacing w:before="24"/>
        <w:rPr>
          <w:b/>
          <w:sz w:val="28"/>
        </w:rPr>
      </w:pPr>
    </w:p>
    <w:p w14:paraId="00DC1D6F" w14:textId="77777777" w:rsidR="00350CFB" w:rsidRDefault="00283FFF">
      <w:pPr>
        <w:pStyle w:val="a3"/>
        <w:spacing w:line="388" w:lineRule="auto"/>
        <w:ind w:left="282" w:right="523"/>
        <w:jc w:val="both"/>
      </w:pPr>
      <w:r>
        <w:rPr>
          <w:spacing w:val="-4"/>
        </w:rPr>
        <w:t>ERC-20</w:t>
      </w:r>
      <w:r>
        <w:rPr>
          <w:spacing w:val="-11"/>
        </w:rPr>
        <w:t xml:space="preserve"> </w:t>
      </w:r>
      <w:r>
        <w:rPr>
          <w:rFonts w:ascii="Courier New" w:hAnsi="Courier New"/>
          <w:spacing w:val="-4"/>
        </w:rPr>
        <w:t>approve</w:t>
      </w:r>
      <w:r>
        <w:rPr>
          <w:rFonts w:ascii="Courier New" w:hAnsi="Courier New"/>
          <w:spacing w:val="-32"/>
        </w:rPr>
        <w:t xml:space="preserve"> </w:t>
      </w:r>
      <w:r>
        <w:rPr>
          <w:spacing w:val="-4"/>
        </w:rPr>
        <w:t>and</w:t>
      </w:r>
      <w:r>
        <w:rPr>
          <w:spacing w:val="-11"/>
        </w:rPr>
        <w:t xml:space="preserve"> </w:t>
      </w:r>
      <w:r>
        <w:rPr>
          <w:spacing w:val="-4"/>
        </w:rPr>
        <w:t>EIP-2612</w:t>
      </w:r>
      <w:r>
        <w:rPr>
          <w:spacing w:val="-11"/>
        </w:rPr>
        <w:t xml:space="preserve"> </w:t>
      </w:r>
      <w:r>
        <w:rPr>
          <w:rFonts w:ascii="Courier New" w:hAnsi="Courier New"/>
          <w:spacing w:val="-4"/>
        </w:rPr>
        <w:t>permit</w:t>
      </w:r>
      <w:r>
        <w:rPr>
          <w:rFonts w:ascii="Courier New" w:hAnsi="Courier New"/>
          <w:spacing w:val="-33"/>
        </w:rPr>
        <w:t xml:space="preserve"> </w:t>
      </w:r>
      <w:r>
        <w:rPr>
          <w:spacing w:val="-4"/>
        </w:rPr>
        <w:t>record</w:t>
      </w:r>
      <w:r>
        <w:rPr>
          <w:spacing w:val="-11"/>
        </w:rPr>
        <w:t xml:space="preserve"> </w:t>
      </w:r>
      <w:r>
        <w:rPr>
          <w:spacing w:val="-4"/>
        </w:rPr>
        <w:t>explicit</w:t>
      </w:r>
      <w:r>
        <w:rPr>
          <w:spacing w:val="-11"/>
        </w:rPr>
        <w:t xml:space="preserve"> </w:t>
      </w:r>
      <w:r>
        <w:rPr>
          <w:spacing w:val="-4"/>
        </w:rPr>
        <w:t>spending</w:t>
      </w:r>
      <w:r>
        <w:rPr>
          <w:spacing w:val="-11"/>
        </w:rPr>
        <w:t xml:space="preserve"> </w:t>
      </w:r>
      <w:r>
        <w:rPr>
          <w:spacing w:val="-4"/>
        </w:rPr>
        <w:t>authorization</w:t>
      </w:r>
      <w:r>
        <w:rPr>
          <w:spacing w:val="-11"/>
        </w:rPr>
        <w:t xml:space="preserve"> </w:t>
      </w:r>
      <w:hyperlink w:anchor="_bookmark151" w:history="1">
        <w:r>
          <w:rPr>
            <w:spacing w:val="-4"/>
            <w:vertAlign w:val="superscript"/>
          </w:rPr>
          <w:t>[18]</w:t>
        </w:r>
      </w:hyperlink>
      <w:r>
        <w:rPr>
          <w:spacing w:val="-4"/>
          <w:vertAlign w:val="superscript"/>
        </w:rPr>
        <w:t>,</w:t>
      </w:r>
      <w:hyperlink w:anchor="_bookmark152" w:history="1">
        <w:r>
          <w:rPr>
            <w:spacing w:val="-4"/>
            <w:vertAlign w:val="superscript"/>
          </w:rPr>
          <w:t>[19]</w:t>
        </w:r>
      </w:hyperlink>
      <w:r>
        <w:rPr>
          <w:spacing w:val="-4"/>
        </w:rPr>
        <w:t>.</w:t>
      </w:r>
      <w:r>
        <w:rPr>
          <w:spacing w:val="24"/>
        </w:rPr>
        <w:t xml:space="preserve"> </w:t>
      </w:r>
      <w:r>
        <w:rPr>
          <w:spacing w:val="-4"/>
        </w:rPr>
        <w:t>EndorseR-</w:t>
      </w:r>
      <w:r>
        <w:t>ank</w:t>
      </w:r>
      <w:r>
        <w:rPr>
          <w:spacing w:val="-3"/>
        </w:rPr>
        <w:t xml:space="preserve"> </w:t>
      </w:r>
      <w:r>
        <w:t>treats</w:t>
      </w:r>
      <w:r>
        <w:rPr>
          <w:spacing w:val="-3"/>
        </w:rPr>
        <w:t xml:space="preserve"> </w:t>
      </w:r>
      <w:r>
        <w:t>the</w:t>
      </w:r>
      <w:r>
        <w:rPr>
          <w:spacing w:val="-3"/>
        </w:rPr>
        <w:t xml:space="preserve"> </w:t>
      </w:r>
      <w:r>
        <w:t>latest</w:t>
      </w:r>
      <w:r>
        <w:rPr>
          <w:spacing w:val="-3"/>
        </w:rPr>
        <w:t xml:space="preserve"> </w:t>
      </w:r>
      <w:r>
        <w:t>allowance</w:t>
      </w:r>
      <w:r>
        <w:rPr>
          <w:spacing w:val="-3"/>
        </w:rPr>
        <w:t xml:space="preserve"> </w:t>
      </w:r>
      <w:r>
        <w:t>per</w:t>
      </w:r>
      <w:r>
        <w:rPr>
          <w:spacing w:val="-3"/>
        </w:rPr>
        <w:t xml:space="preserve"> </w:t>
      </w:r>
      <w:r>
        <w:t>owner–spender</w:t>
      </w:r>
      <w:r>
        <w:rPr>
          <w:spacing w:val="-3"/>
        </w:rPr>
        <w:t xml:space="preserve"> </w:t>
      </w:r>
      <w:r>
        <w:t>pair</w:t>
      </w:r>
      <w:r>
        <w:rPr>
          <w:spacing w:val="-3"/>
        </w:rPr>
        <w:t xml:space="preserve"> </w:t>
      </w:r>
      <w:r>
        <w:t>as</w:t>
      </w:r>
      <w:r>
        <w:rPr>
          <w:spacing w:val="-3"/>
        </w:rPr>
        <w:t xml:space="preserve"> </w:t>
      </w:r>
      <w:r>
        <w:t>edge</w:t>
      </w:r>
      <w:r>
        <w:rPr>
          <w:spacing w:val="-3"/>
        </w:rPr>
        <w:t xml:space="preserve"> </w:t>
      </w:r>
      <w:r>
        <w:t>strength</w:t>
      </w:r>
      <w:r>
        <w:rPr>
          <w:spacing w:val="-3"/>
        </w:rPr>
        <w:t xml:space="preserve"> </w:t>
      </w:r>
      <w:r>
        <w:t>on</w:t>
      </w:r>
      <w:r>
        <w:rPr>
          <w:spacing w:val="-3"/>
        </w:rPr>
        <w:t xml:space="preserve"> </w:t>
      </w:r>
      <w:r>
        <w:t>a</w:t>
      </w:r>
      <w:r>
        <w:rPr>
          <w:spacing w:val="-3"/>
        </w:rPr>
        <w:t xml:space="preserve"> </w:t>
      </w:r>
      <w:r>
        <w:t>directed</w:t>
      </w:r>
      <w:r>
        <w:rPr>
          <w:spacing w:val="-3"/>
        </w:rPr>
        <w:t xml:space="preserve"> </w:t>
      </w:r>
      <w:r>
        <w:t>endorsement graph and runs PageRank on that snapshot, eliminating historical time-decay because newer ap-provals override older ones.</w:t>
      </w:r>
    </w:p>
    <w:p w14:paraId="00DC1D70" w14:textId="77777777" w:rsidR="00350CFB" w:rsidRDefault="00283FFF">
      <w:pPr>
        <w:pStyle w:val="a3"/>
        <w:spacing w:before="31" w:line="388" w:lineRule="auto"/>
        <w:ind w:left="273" w:right="522" w:firstLine="8"/>
        <w:jc w:val="both"/>
      </w:pPr>
      <w:r>
        <w:rPr>
          <w:spacing w:val="-2"/>
        </w:rPr>
        <w:t>Formally,</w:t>
      </w:r>
      <w:r>
        <w:rPr>
          <w:spacing w:val="-13"/>
        </w:rPr>
        <w:t xml:space="preserve"> </w:t>
      </w:r>
      <w:r>
        <w:rPr>
          <w:spacing w:val="-2"/>
        </w:rPr>
        <w:t>for</w:t>
      </w:r>
      <w:r>
        <w:rPr>
          <w:spacing w:val="-13"/>
        </w:rPr>
        <w:t xml:space="preserve"> </w:t>
      </w:r>
      <w:r>
        <w:rPr>
          <w:spacing w:val="-2"/>
        </w:rPr>
        <w:t>each</w:t>
      </w:r>
      <w:r>
        <w:rPr>
          <w:spacing w:val="-13"/>
        </w:rPr>
        <w:t xml:space="preserve"> </w:t>
      </w:r>
      <w:r>
        <w:rPr>
          <w:spacing w:val="-2"/>
        </w:rPr>
        <w:t>token</w:t>
      </w:r>
      <w:r>
        <w:rPr>
          <w:spacing w:val="-9"/>
        </w:rPr>
        <w:t xml:space="preserve"> </w:t>
      </w:r>
      <w:r>
        <w:rPr>
          <w:spacing w:val="-2"/>
        </w:rPr>
        <w:t>and owner–spender</w:t>
      </w:r>
      <w:r>
        <w:rPr>
          <w:spacing w:val="-4"/>
        </w:rPr>
        <w:t xml:space="preserve"> </w:t>
      </w:r>
      <w:r>
        <w:rPr>
          <w:spacing w:val="-2"/>
        </w:rPr>
        <w:t>pair, let</w:t>
      </w:r>
      <w:r>
        <w:rPr>
          <w:spacing w:val="-4"/>
        </w:rPr>
        <w:t xml:space="preserve"> </w:t>
      </w:r>
      <w:r>
        <w:rPr>
          <w:i/>
          <w:spacing w:val="-2"/>
        </w:rPr>
        <w:t>a</w:t>
      </w:r>
      <w:r>
        <w:rPr>
          <w:rFonts w:ascii="Menlo" w:hAnsi="Menlo"/>
          <w:i/>
          <w:spacing w:val="-2"/>
          <w:vertAlign w:val="subscript"/>
        </w:rPr>
        <w:t>o</w:t>
      </w:r>
      <w:r>
        <w:rPr>
          <w:rFonts w:ascii="Apple Symbols" w:hAnsi="Apple Symbols"/>
          <w:spacing w:val="-2"/>
          <w:vertAlign w:val="subscript"/>
        </w:rPr>
        <w:t>→</w:t>
      </w:r>
      <w:r>
        <w:rPr>
          <w:rFonts w:ascii="Menlo" w:hAnsi="Menlo"/>
          <w:i/>
          <w:spacing w:val="-2"/>
          <w:vertAlign w:val="subscript"/>
        </w:rPr>
        <w:t>s</w:t>
      </w:r>
      <w:r>
        <w:rPr>
          <w:rFonts w:ascii="Menlo" w:hAnsi="Menlo"/>
          <w:i/>
          <w:spacing w:val="-35"/>
        </w:rPr>
        <w:t xml:space="preserve"> </w:t>
      </w:r>
      <w:r>
        <w:rPr>
          <w:spacing w:val="-2"/>
        </w:rPr>
        <w:t>be</w:t>
      </w:r>
      <w:r>
        <w:rPr>
          <w:spacing w:val="-3"/>
        </w:rPr>
        <w:t xml:space="preserve"> </w:t>
      </w:r>
      <w:r>
        <w:rPr>
          <w:spacing w:val="-2"/>
        </w:rPr>
        <w:t>the decimal-adjusted</w:t>
      </w:r>
      <w:r>
        <w:rPr>
          <w:spacing w:val="-4"/>
        </w:rPr>
        <w:t xml:space="preserve"> </w:t>
      </w:r>
      <w:r>
        <w:rPr>
          <w:spacing w:val="-2"/>
        </w:rPr>
        <w:t xml:space="preserve">latest allowance. </w:t>
      </w:r>
      <w:r>
        <w:t>Edges</w:t>
      </w:r>
      <w:r>
        <w:rPr>
          <w:spacing w:val="-3"/>
        </w:rPr>
        <w:t xml:space="preserve"> </w:t>
      </w:r>
      <w:r>
        <w:t>are</w:t>
      </w:r>
      <w:r>
        <w:rPr>
          <w:spacing w:val="-3"/>
        </w:rPr>
        <w:t xml:space="preserve"> </w:t>
      </w:r>
      <w:r>
        <w:t>aggregated</w:t>
      </w:r>
      <w:r>
        <w:rPr>
          <w:spacing w:val="-3"/>
        </w:rPr>
        <w:t xml:space="preserve"> </w:t>
      </w:r>
      <w:r>
        <w:t>across</w:t>
      </w:r>
      <w:r>
        <w:rPr>
          <w:spacing w:val="-3"/>
        </w:rPr>
        <w:t xml:space="preserve"> </w:t>
      </w:r>
      <w:r>
        <w:t>tokens</w:t>
      </w:r>
      <w:r>
        <w:rPr>
          <w:spacing w:val="-3"/>
        </w:rPr>
        <w:t xml:space="preserve"> </w:t>
      </w:r>
      <w:r>
        <w:t>by</w:t>
      </w:r>
      <w:r>
        <w:rPr>
          <w:spacing w:val="-3"/>
        </w:rPr>
        <w:t xml:space="preserve"> </w:t>
      </w:r>
      <w:r>
        <w:t>summing</w:t>
      </w:r>
      <w:r>
        <w:rPr>
          <w:spacing w:val="-3"/>
        </w:rPr>
        <w:t xml:space="preserve"> </w:t>
      </w:r>
      <w:r>
        <w:t>allowances</w:t>
      </w:r>
      <w:r>
        <w:rPr>
          <w:spacing w:val="-3"/>
        </w:rPr>
        <w:t xml:space="preserve"> </w:t>
      </w:r>
      <w:r>
        <w:t>into</w:t>
      </w:r>
      <w:r>
        <w:rPr>
          <w:spacing w:val="-3"/>
        </w:rPr>
        <w:t xml:space="preserve"> </w:t>
      </w:r>
      <w:r>
        <w:t>a</w:t>
      </w:r>
      <w:r>
        <w:rPr>
          <w:spacing w:val="-3"/>
        </w:rPr>
        <w:t xml:space="preserve"> </w:t>
      </w:r>
      <w:r>
        <w:t>single</w:t>
      </w:r>
      <w:r>
        <w:rPr>
          <w:spacing w:val="-3"/>
        </w:rPr>
        <w:t xml:space="preserve"> </w:t>
      </w:r>
      <w:r>
        <w:t>weight</w:t>
      </w:r>
      <w:r>
        <w:rPr>
          <w:spacing w:val="-3"/>
        </w:rPr>
        <w:t xml:space="preserve"> </w:t>
      </w:r>
      <w:r>
        <w:rPr>
          <w:i/>
        </w:rPr>
        <w:t>w</w:t>
      </w:r>
      <w:r>
        <w:rPr>
          <w:rFonts w:ascii="Menlo" w:hAnsi="Menlo"/>
          <w:i/>
          <w:vertAlign w:val="subscript"/>
        </w:rPr>
        <w:t>o</w:t>
      </w:r>
      <w:r>
        <w:rPr>
          <w:rFonts w:ascii="Apple Symbols" w:hAnsi="Apple Symbols"/>
          <w:vertAlign w:val="subscript"/>
        </w:rPr>
        <w:t>→</w:t>
      </w:r>
      <w:r>
        <w:rPr>
          <w:rFonts w:ascii="Menlo" w:hAnsi="Menlo"/>
          <w:i/>
          <w:vertAlign w:val="subscript"/>
        </w:rPr>
        <w:t>s</w:t>
      </w:r>
      <w:r>
        <w:t>.</w:t>
      </w:r>
      <w:r>
        <w:rPr>
          <w:spacing w:val="20"/>
        </w:rPr>
        <w:t xml:space="preserve"> </w:t>
      </w:r>
      <w:r>
        <w:t>The</w:t>
      </w:r>
      <w:r>
        <w:rPr>
          <w:spacing w:val="-3"/>
        </w:rPr>
        <w:t xml:space="preserve"> </w:t>
      </w:r>
      <w:r>
        <w:t xml:space="preserve">result-ing graph </w:t>
      </w:r>
      <w:r>
        <w:rPr>
          <w:i/>
        </w:rPr>
        <w:t>G</w:t>
      </w:r>
      <w:r>
        <w:rPr>
          <w:vertAlign w:val="subscript"/>
        </w:rPr>
        <w:t>approve</w:t>
      </w:r>
      <w:r>
        <w:rPr>
          <w:spacing w:val="28"/>
        </w:rPr>
        <w:t xml:space="preserve"> </w:t>
      </w:r>
      <w:r>
        <w:t>= (</w:t>
      </w:r>
      <w:r>
        <w:rPr>
          <w:i/>
        </w:rPr>
        <w:t>V,</w:t>
      </w:r>
      <w:r>
        <w:rPr>
          <w:i/>
          <w:spacing w:val="-15"/>
        </w:rPr>
        <w:t xml:space="preserve"> </w:t>
      </w:r>
      <w:r>
        <w:rPr>
          <w:i/>
        </w:rPr>
        <w:t>E</w:t>
      </w:r>
      <w:r>
        <w:rPr>
          <w:vertAlign w:val="subscript"/>
        </w:rPr>
        <w:t>approve</w:t>
      </w:r>
      <w:r>
        <w:rPr>
          <w:i/>
        </w:rPr>
        <w:t>,</w:t>
      </w:r>
      <w:r>
        <w:rPr>
          <w:i/>
          <w:spacing w:val="-15"/>
        </w:rPr>
        <w:t xml:space="preserve"> </w:t>
      </w:r>
      <w:r>
        <w:rPr>
          <w:i/>
        </w:rPr>
        <w:t>w</w:t>
      </w:r>
      <w:r>
        <w:t xml:space="preserve">) is typically much sparser than the transfer graph over the same wallets and window. PageRank on </w:t>
      </w:r>
      <w:r>
        <w:rPr>
          <w:i/>
        </w:rPr>
        <w:t>G</w:t>
      </w:r>
      <w:r>
        <w:rPr>
          <w:vertAlign w:val="subscript"/>
        </w:rPr>
        <w:t>approve</w:t>
      </w:r>
      <w:r>
        <w:t xml:space="preserve"> yields EndorseRank scores </w:t>
      </w:r>
      <w:r>
        <w:rPr>
          <w:b/>
        </w:rPr>
        <w:t>s</w:t>
      </w:r>
      <w:r>
        <w:rPr>
          <w:vertAlign w:val="subscript"/>
        </w:rPr>
        <w:t>ER</w:t>
      </w:r>
      <w:r>
        <w:t>.</w:t>
      </w:r>
    </w:p>
    <w:p w14:paraId="00DC1D71" w14:textId="77777777" w:rsidR="00350CFB" w:rsidRDefault="00283FFF">
      <w:pPr>
        <w:pStyle w:val="a3"/>
        <w:spacing w:before="31" w:line="396" w:lineRule="auto"/>
        <w:ind w:left="273" w:right="533" w:firstLine="1"/>
        <w:jc w:val="both"/>
      </w:pPr>
      <w:r>
        <w:t>The</w:t>
      </w:r>
      <w:r>
        <w:rPr>
          <w:spacing w:val="-15"/>
        </w:rPr>
        <w:t xml:space="preserve"> </w:t>
      </w:r>
      <w:r>
        <w:t>endorsement</w:t>
      </w:r>
      <w:r>
        <w:rPr>
          <w:spacing w:val="-15"/>
        </w:rPr>
        <w:t xml:space="preserve"> </w:t>
      </w:r>
      <w:r>
        <w:t>interpretation</w:t>
      </w:r>
      <w:r>
        <w:rPr>
          <w:spacing w:val="-15"/>
        </w:rPr>
        <w:t xml:space="preserve"> </w:t>
      </w:r>
      <w:r>
        <w:t>is</w:t>
      </w:r>
      <w:r>
        <w:rPr>
          <w:spacing w:val="-15"/>
        </w:rPr>
        <w:t xml:space="preserve"> </w:t>
      </w:r>
      <w:r>
        <w:t>intentional</w:t>
      </w:r>
      <w:r>
        <w:rPr>
          <w:spacing w:val="-15"/>
        </w:rPr>
        <w:t xml:space="preserve"> </w:t>
      </w:r>
      <w:r>
        <w:t>but</w:t>
      </w:r>
      <w:r>
        <w:rPr>
          <w:spacing w:val="-15"/>
        </w:rPr>
        <w:t xml:space="preserve"> </w:t>
      </w:r>
      <w:r>
        <w:t>imperfect.</w:t>
      </w:r>
      <w:r>
        <w:rPr>
          <w:spacing w:val="-15"/>
        </w:rPr>
        <w:t xml:space="preserve"> </w:t>
      </w:r>
      <w:r>
        <w:t>Users</w:t>
      </w:r>
      <w:r>
        <w:rPr>
          <w:spacing w:val="-15"/>
        </w:rPr>
        <w:t xml:space="preserve"> </w:t>
      </w:r>
      <w:r>
        <w:t>approve</w:t>
      </w:r>
      <w:r>
        <w:rPr>
          <w:spacing w:val="-15"/>
        </w:rPr>
        <w:t xml:space="preserve"> </w:t>
      </w:r>
      <w:r>
        <w:t>routers</w:t>
      </w:r>
      <w:r>
        <w:rPr>
          <w:spacing w:val="-15"/>
        </w:rPr>
        <w:t xml:space="preserve"> </w:t>
      </w:r>
      <w:r>
        <w:t>for</w:t>
      </w:r>
      <w:r>
        <w:rPr>
          <w:spacing w:val="-15"/>
        </w:rPr>
        <w:t xml:space="preserve"> </w:t>
      </w:r>
      <w:r>
        <w:t>convenience, not always as a social judgment of the router’s “trustworthiness.”</w:t>
      </w:r>
      <w:r>
        <w:rPr>
          <w:spacing w:val="40"/>
        </w:rPr>
        <w:t xml:space="preserve"> </w:t>
      </w:r>
      <w:r>
        <w:t xml:space="preserve">Contract addresses and EOAs </w:t>
      </w:r>
      <w:r>
        <w:rPr>
          <w:spacing w:val="-2"/>
        </w:rPr>
        <w:t>coexist.</w:t>
      </w:r>
      <w:r>
        <w:rPr>
          <w:spacing w:val="31"/>
        </w:rPr>
        <w:t xml:space="preserve"> </w:t>
      </w:r>
      <w:r>
        <w:rPr>
          <w:spacing w:val="-2"/>
        </w:rPr>
        <w:t>Nevertheless,</w:t>
      </w:r>
      <w:r>
        <w:rPr>
          <w:spacing w:val="-3"/>
        </w:rPr>
        <w:t xml:space="preserve"> </w:t>
      </w:r>
      <w:r>
        <w:rPr>
          <w:spacing w:val="-2"/>
        </w:rPr>
        <w:t>allowances</w:t>
      </w:r>
      <w:r>
        <w:rPr>
          <w:spacing w:val="-6"/>
        </w:rPr>
        <w:t xml:space="preserve"> </w:t>
      </w:r>
      <w:r>
        <w:rPr>
          <w:spacing w:val="-2"/>
        </w:rPr>
        <w:t>are</w:t>
      </w:r>
      <w:r>
        <w:rPr>
          <w:spacing w:val="-6"/>
        </w:rPr>
        <w:t xml:space="preserve"> </w:t>
      </w:r>
      <w:r>
        <w:rPr>
          <w:spacing w:val="-2"/>
        </w:rPr>
        <w:t>a</w:t>
      </w:r>
      <w:r>
        <w:rPr>
          <w:spacing w:val="-6"/>
        </w:rPr>
        <w:t xml:space="preserve"> </w:t>
      </w:r>
      <w:r>
        <w:rPr>
          <w:spacing w:val="-2"/>
        </w:rPr>
        <w:t>clearer</w:t>
      </w:r>
      <w:r>
        <w:rPr>
          <w:spacing w:val="-6"/>
        </w:rPr>
        <w:t xml:space="preserve"> </w:t>
      </w:r>
      <w:r>
        <w:rPr>
          <w:spacing w:val="-2"/>
        </w:rPr>
        <w:t>authorization</w:t>
      </w:r>
      <w:r>
        <w:rPr>
          <w:spacing w:val="-6"/>
        </w:rPr>
        <w:t xml:space="preserve"> </w:t>
      </w:r>
      <w:r>
        <w:rPr>
          <w:spacing w:val="-2"/>
        </w:rPr>
        <w:t>signal</w:t>
      </w:r>
      <w:r>
        <w:rPr>
          <w:spacing w:val="-6"/>
        </w:rPr>
        <w:t xml:space="preserve"> </w:t>
      </w:r>
      <w:r>
        <w:rPr>
          <w:spacing w:val="-2"/>
        </w:rPr>
        <w:t>than</w:t>
      </w:r>
      <w:r>
        <w:rPr>
          <w:spacing w:val="-6"/>
        </w:rPr>
        <w:t xml:space="preserve"> </w:t>
      </w:r>
      <w:r>
        <w:rPr>
          <w:spacing w:val="-2"/>
        </w:rPr>
        <w:t>passive</w:t>
      </w:r>
      <w:r>
        <w:rPr>
          <w:spacing w:val="-6"/>
        </w:rPr>
        <w:t xml:space="preserve"> </w:t>
      </w:r>
      <w:r>
        <w:rPr>
          <w:spacing w:val="-2"/>
        </w:rPr>
        <w:t>receipt</w:t>
      </w:r>
      <w:r>
        <w:rPr>
          <w:spacing w:val="-6"/>
        </w:rPr>
        <w:t xml:space="preserve"> </w:t>
      </w:r>
      <w:r>
        <w:rPr>
          <w:spacing w:val="-2"/>
        </w:rPr>
        <w:t>of</w:t>
      </w:r>
      <w:r>
        <w:rPr>
          <w:spacing w:val="-6"/>
        </w:rPr>
        <w:t xml:space="preserve"> </w:t>
      </w:r>
      <w:r>
        <w:rPr>
          <w:spacing w:val="-2"/>
        </w:rPr>
        <w:t xml:space="preserve">transfers, </w:t>
      </w:r>
      <w:bookmarkStart w:id="129" w:name="Trading_success_validation_frame_(GMX_V2"/>
      <w:bookmarkStart w:id="130" w:name="_bookmark31"/>
      <w:bookmarkEnd w:id="129"/>
      <w:bookmarkEnd w:id="130"/>
      <w:r>
        <w:t xml:space="preserve">which may reflect market making, airdrops, or routing without any endorsement intent </w:t>
      </w:r>
      <w:hyperlink w:anchor="_bookmark149" w:history="1">
        <w:r>
          <w:rPr>
            <w:vertAlign w:val="superscript"/>
          </w:rPr>
          <w:t>[16]</w:t>
        </w:r>
      </w:hyperlink>
      <w:r>
        <w:t>.</w:t>
      </w:r>
    </w:p>
    <w:p w14:paraId="00DC1D72" w14:textId="77777777" w:rsidR="00350CFB" w:rsidRDefault="00350CFB">
      <w:pPr>
        <w:pStyle w:val="a3"/>
        <w:spacing w:before="162"/>
      </w:pPr>
    </w:p>
    <w:p w14:paraId="00DC1D73" w14:textId="77777777" w:rsidR="00350CFB" w:rsidRDefault="00283FFF">
      <w:pPr>
        <w:pStyle w:val="2"/>
        <w:numPr>
          <w:ilvl w:val="1"/>
          <w:numId w:val="26"/>
        </w:numPr>
        <w:tabs>
          <w:tab w:val="left" w:pos="783"/>
        </w:tabs>
        <w:spacing w:before="1"/>
        <w:ind w:left="783" w:hanging="501"/>
      </w:pPr>
      <w:r>
        <w:rPr>
          <w:color w:val="FF0000"/>
        </w:rPr>
        <w:t>Matched cohort (connectivity)</w:t>
      </w:r>
    </w:p>
    <w:p w14:paraId="00DC1D74" w14:textId="77777777" w:rsidR="00350CFB" w:rsidRDefault="00350CFB">
      <w:pPr>
        <w:pStyle w:val="a3"/>
        <w:spacing w:before="23"/>
        <w:rPr>
          <w:b/>
          <w:sz w:val="28"/>
        </w:rPr>
      </w:pPr>
    </w:p>
    <w:p w14:paraId="00DC1D75" w14:textId="77777777" w:rsidR="00350CFB" w:rsidRDefault="00283FFF">
      <w:pPr>
        <w:pStyle w:val="a3"/>
        <w:spacing w:before="1" w:line="369" w:lineRule="auto"/>
        <w:ind w:left="282" w:right="563"/>
        <w:jc w:val="both"/>
      </w:pPr>
      <w:r>
        <w:rPr>
          <w:color w:val="FF0000"/>
          <w:spacing w:val="-6"/>
        </w:rPr>
        <w:t>On Arbitrum One, the matched sample is wallets with non-zero endorsement- and transfer-graph connectivity (n = 5,521) [23],[53]. Contemporaneous checks use allowance and transfer local statistics.</w:t>
      </w:r>
    </w:p>
    <w:p w14:paraId="00DC1D76" w14:textId="77777777" w:rsidR="00350CFB" w:rsidRDefault="00350CFB">
      <w:pPr>
        <w:pStyle w:val="a3"/>
        <w:spacing w:line="369" w:lineRule="auto"/>
        <w:jc w:val="both"/>
        <w:sectPr w:rsidR="00350CFB">
          <w:pgSz w:w="11910" w:h="16840"/>
          <w:pgMar w:top="1840" w:right="708" w:bottom="2300" w:left="992" w:header="0" w:footer="2115" w:gutter="0"/>
          <w:cols w:space="720"/>
        </w:sectPr>
      </w:pPr>
    </w:p>
    <w:p w14:paraId="00DC1D77" w14:textId="77777777" w:rsidR="00350CFB" w:rsidRDefault="00283FFF">
      <w:pPr>
        <w:pStyle w:val="a3"/>
        <w:spacing w:before="72" w:line="396" w:lineRule="auto"/>
        <w:ind w:left="282" w:right="562"/>
        <w:jc w:val="both"/>
      </w:pPr>
      <w:r>
        <w:rPr>
          <w:color w:val="FF0000"/>
        </w:rPr>
        <w:t>Under-collateralized lending default labels remain out of scope.</w:t>
      </w:r>
    </w:p>
    <w:p w14:paraId="00DC1D78" w14:textId="77777777" w:rsidR="00350CFB" w:rsidRDefault="00283FFF">
      <w:pPr>
        <w:pStyle w:val="a3"/>
        <w:spacing w:before="17" w:line="396" w:lineRule="auto"/>
        <w:ind w:left="273" w:right="522" w:firstLine="8"/>
        <w:jc w:val="both"/>
      </w:pPr>
      <w:bookmarkStart w:id="131" w:name="Supplementary_extension:_outcome-native_"/>
      <w:bookmarkStart w:id="132" w:name="_bookmark32"/>
      <w:r>
        <w:rPr>
          <w:color w:val="FF0000"/>
        </w:rPr>
        <w:t>The remaining external check is a temporal holdout of future new owner–spender approvals.</w:t>
      </w:r>
      <w:bookmarkEnd w:id="131"/>
      <w:bookmarkEnd w:id="132"/>
    </w:p>
    <w:p w14:paraId="00DC1D79" w14:textId="77777777" w:rsidR="00350CFB" w:rsidRDefault="00350CFB">
      <w:pPr>
        <w:pStyle w:val="a3"/>
        <w:spacing w:before="143"/>
      </w:pPr>
    </w:p>
    <w:p w14:paraId="00DC1D7A" w14:textId="77777777" w:rsidR="00350CFB" w:rsidRDefault="00283FFF">
      <w:pPr>
        <w:pStyle w:val="2"/>
        <w:numPr>
          <w:ilvl w:val="1"/>
          <w:numId w:val="26"/>
        </w:numPr>
        <w:tabs>
          <w:tab w:val="left" w:pos="783"/>
        </w:tabs>
        <w:ind w:left="783" w:hanging="501"/>
        <w:jc w:val="both"/>
      </w:pPr>
      <w:r>
        <w:rPr>
          <w:color w:val="FF0000"/>
        </w:rPr>
        <w:t>Temporal holdout of future new approvals</w:t>
      </w:r>
    </w:p>
    <w:p w14:paraId="00DC1D7B" w14:textId="77777777" w:rsidR="00350CFB" w:rsidRDefault="00283FFF">
      <w:pPr>
        <w:pStyle w:val="a3"/>
        <w:spacing w:before="206" w:line="456" w:lineRule="exact"/>
        <w:ind w:left="274" w:right="524" w:firstLine="7"/>
        <w:jc w:val="both"/>
      </w:pPr>
      <w:bookmarkStart w:id="133" w:name="Rank_correlation_theory"/>
      <w:bookmarkStart w:id="134" w:name="_bookmark33"/>
      <w:r>
        <w:rPr>
          <w:color w:val="FF0000"/>
        </w:rPr>
        <w:t>The remaining external check is a temporal holdout of future new owner–spender approvals.</w:t>
      </w:r>
      <w:bookmarkEnd w:id="133"/>
      <w:bookmarkEnd w:id="134"/>
    </w:p>
    <w:p w14:paraId="00DC1D7C" w14:textId="77777777" w:rsidR="00350CFB" w:rsidRDefault="00350CFB">
      <w:pPr>
        <w:pStyle w:val="a3"/>
      </w:pPr>
    </w:p>
    <w:p w14:paraId="00DC1D7D" w14:textId="77777777" w:rsidR="00350CFB" w:rsidRDefault="00350CFB">
      <w:pPr>
        <w:pStyle w:val="a3"/>
        <w:spacing w:before="7"/>
      </w:pPr>
    </w:p>
    <w:p w14:paraId="00DC1D7E" w14:textId="77777777" w:rsidR="00350CFB" w:rsidRDefault="00283FFF">
      <w:pPr>
        <w:pStyle w:val="2"/>
        <w:numPr>
          <w:ilvl w:val="1"/>
          <w:numId w:val="26"/>
        </w:numPr>
        <w:tabs>
          <w:tab w:val="left" w:pos="927"/>
        </w:tabs>
        <w:ind w:left="927" w:hanging="645"/>
        <w:jc w:val="both"/>
      </w:pPr>
      <w:r>
        <w:t>Rank</w:t>
      </w:r>
      <w:r>
        <w:rPr>
          <w:spacing w:val="13"/>
        </w:rPr>
        <w:t xml:space="preserve"> </w:t>
      </w:r>
      <w:r>
        <w:t>correlation</w:t>
      </w:r>
      <w:r>
        <w:rPr>
          <w:spacing w:val="14"/>
        </w:rPr>
        <w:t xml:space="preserve"> </w:t>
      </w:r>
      <w:r>
        <w:rPr>
          <w:spacing w:val="-2"/>
        </w:rPr>
        <w:t>theory</w:t>
      </w:r>
    </w:p>
    <w:p w14:paraId="00DC1D7F" w14:textId="77777777" w:rsidR="00350CFB" w:rsidRDefault="00350CFB">
      <w:pPr>
        <w:pStyle w:val="a3"/>
        <w:spacing w:before="24"/>
        <w:rPr>
          <w:b/>
          <w:sz w:val="28"/>
        </w:rPr>
      </w:pPr>
    </w:p>
    <w:p w14:paraId="00DC1D80" w14:textId="77777777" w:rsidR="00350CFB" w:rsidRDefault="00283FFF">
      <w:pPr>
        <w:pStyle w:val="a3"/>
        <w:spacing w:line="396" w:lineRule="auto"/>
        <w:ind w:left="282" w:right="525"/>
        <w:jc w:val="both"/>
      </w:pPr>
      <w:r>
        <w:rPr>
          <w:color w:val="FF0000"/>
        </w:rPr>
        <w:t>Reputation scores and validation proxies are continuous variables without a universal classifica-tion threshold. Following Do et al.[16] and classical psychometrics [14], this research evaluates monotonic and pairwise rank agreement.</w:t>
      </w:r>
    </w:p>
    <w:p w14:paraId="00DC1D81" w14:textId="77777777" w:rsidR="00350CFB" w:rsidRDefault="00283FFF">
      <w:pPr>
        <w:pStyle w:val="a3"/>
        <w:spacing w:before="17"/>
        <w:ind w:left="282"/>
        <w:jc w:val="both"/>
        <w:rPr>
          <w:i/>
        </w:rPr>
      </w:pPr>
      <w:r>
        <w:t>Spearman’s</w:t>
      </w:r>
      <w:r>
        <w:rPr>
          <w:spacing w:val="12"/>
        </w:rPr>
        <w:t xml:space="preserve"> </w:t>
      </w:r>
      <w:r>
        <w:t>rank</w:t>
      </w:r>
      <w:r>
        <w:rPr>
          <w:spacing w:val="16"/>
        </w:rPr>
        <w:t xml:space="preserve"> </w:t>
      </w:r>
      <w:r>
        <w:t>correlation</w:t>
      </w:r>
      <w:r>
        <w:rPr>
          <w:spacing w:val="16"/>
        </w:rPr>
        <w:t xml:space="preserve"> </w:t>
      </w:r>
      <w:hyperlink w:anchor="_bookmark187" w:history="1">
        <w:r>
          <w:rPr>
            <w:vertAlign w:val="superscript"/>
          </w:rPr>
          <w:t>[54]</w:t>
        </w:r>
      </w:hyperlink>
      <w:r>
        <w:rPr>
          <w:spacing w:val="25"/>
        </w:rPr>
        <w:t xml:space="preserve"> </w:t>
      </w:r>
      <w:r>
        <w:t>is</w:t>
      </w:r>
      <w:r>
        <w:rPr>
          <w:spacing w:val="15"/>
        </w:rPr>
        <w:t xml:space="preserve"> </w:t>
      </w:r>
      <w:r>
        <w:t>Pearson</w:t>
      </w:r>
      <w:r>
        <w:rPr>
          <w:spacing w:val="16"/>
        </w:rPr>
        <w:t xml:space="preserve"> </w:t>
      </w:r>
      <w:r>
        <w:t>correlation</w:t>
      </w:r>
      <w:r>
        <w:rPr>
          <w:spacing w:val="15"/>
        </w:rPr>
        <w:t xml:space="preserve"> </w:t>
      </w:r>
      <w:r>
        <w:t>on</w:t>
      </w:r>
      <w:r>
        <w:rPr>
          <w:spacing w:val="16"/>
        </w:rPr>
        <w:t xml:space="preserve"> </w:t>
      </w:r>
      <w:r>
        <w:t>ranks.</w:t>
      </w:r>
      <w:r>
        <w:rPr>
          <w:spacing w:val="75"/>
        </w:rPr>
        <w:t xml:space="preserve"> </w:t>
      </w:r>
      <w:r>
        <w:t>For</w:t>
      </w:r>
      <w:r>
        <w:rPr>
          <w:spacing w:val="16"/>
        </w:rPr>
        <w:t xml:space="preserve"> </w:t>
      </w:r>
      <w:r>
        <w:t>paired</w:t>
      </w:r>
      <w:r>
        <w:rPr>
          <w:spacing w:val="15"/>
        </w:rPr>
        <w:t xml:space="preserve"> </w:t>
      </w:r>
      <w:r>
        <w:t>ranks</w:t>
      </w:r>
      <w:r>
        <w:rPr>
          <w:spacing w:val="17"/>
        </w:rPr>
        <w:t xml:space="preserve"> </w:t>
      </w:r>
      <w:r>
        <w:t>(</w:t>
      </w:r>
      <w:r>
        <w:rPr>
          <w:i/>
        </w:rPr>
        <w:t>R</w:t>
      </w:r>
      <w:r>
        <w:rPr>
          <w:rFonts w:ascii="Menlo" w:hAnsi="Menlo"/>
          <w:i/>
          <w:vertAlign w:val="subscript"/>
        </w:rPr>
        <w:t>i</w:t>
      </w:r>
      <w:r>
        <w:rPr>
          <w:i/>
        </w:rPr>
        <w:t>,</w:t>
      </w:r>
      <w:r>
        <w:rPr>
          <w:i/>
          <w:spacing w:val="-21"/>
        </w:rPr>
        <w:t xml:space="preserve"> </w:t>
      </w:r>
      <w:r>
        <w:rPr>
          <w:i/>
        </w:rPr>
        <w:t>S</w:t>
      </w:r>
      <w:r>
        <w:rPr>
          <w:rFonts w:ascii="Menlo" w:hAnsi="Menlo"/>
          <w:i/>
          <w:vertAlign w:val="subscript"/>
        </w:rPr>
        <w:t>i</w:t>
      </w:r>
      <w:r>
        <w:t>)</w:t>
      </w:r>
      <w:r>
        <w:rPr>
          <w:spacing w:val="15"/>
        </w:rPr>
        <w:t xml:space="preserve"> </w:t>
      </w:r>
      <w:r>
        <w:t>of</w:t>
      </w:r>
      <w:r>
        <w:rPr>
          <w:spacing w:val="16"/>
        </w:rPr>
        <w:t xml:space="preserve"> </w:t>
      </w:r>
      <w:r>
        <w:rPr>
          <w:i/>
          <w:spacing w:val="-10"/>
        </w:rPr>
        <w:t>n</w:t>
      </w:r>
    </w:p>
    <w:p w14:paraId="00DC1D82" w14:textId="77777777" w:rsidR="00350CFB" w:rsidRDefault="00283FFF">
      <w:pPr>
        <w:pStyle w:val="a3"/>
        <w:spacing w:before="176" w:line="159" w:lineRule="exact"/>
        <w:ind w:left="282"/>
      </w:pPr>
      <w:r>
        <w:rPr>
          <w:spacing w:val="-2"/>
        </w:rPr>
        <w:t>items,</w:t>
      </w:r>
    </w:p>
    <w:p w14:paraId="00DC1D83" w14:textId="77777777" w:rsidR="00350CFB" w:rsidRDefault="00350CFB">
      <w:pPr>
        <w:pStyle w:val="a3"/>
        <w:spacing w:line="159" w:lineRule="exact"/>
        <w:sectPr w:rsidR="00350CFB">
          <w:pgSz w:w="11910" w:h="16840"/>
          <w:pgMar w:top="1840" w:right="708" w:bottom="2300" w:left="992" w:header="0" w:footer="2115" w:gutter="0"/>
          <w:cols w:space="720"/>
        </w:sectPr>
      </w:pPr>
    </w:p>
    <w:p w14:paraId="00DC1D84" w14:textId="77777777" w:rsidR="00350CFB" w:rsidRDefault="00283FFF">
      <w:pPr>
        <w:spacing w:line="192" w:lineRule="auto"/>
        <w:jc w:val="right"/>
        <w:rPr>
          <w:rFonts w:ascii="Menlo"/>
          <w:i/>
          <w:sz w:val="24"/>
        </w:rPr>
      </w:pPr>
      <w:r>
        <w:rPr>
          <w:rFonts w:ascii="Menlo"/>
          <w:i/>
          <w:noProof/>
          <w:sz w:val="24"/>
        </w:rPr>
        <mc:AlternateContent>
          <mc:Choice Requires="wps">
            <w:drawing>
              <wp:anchor distT="0" distB="0" distL="0" distR="0" simplePos="0" relativeHeight="484014592" behindDoc="1" locked="0" layoutInCell="1" allowOverlap="1" wp14:anchorId="00DC270E" wp14:editId="00DC270F">
                <wp:simplePos x="0" y="0"/>
                <wp:positionH relativeFrom="page">
                  <wp:posOffset>2950514</wp:posOffset>
                </wp:positionH>
                <wp:positionV relativeFrom="paragraph">
                  <wp:posOffset>181860</wp:posOffset>
                </wp:positionV>
                <wp:extent cx="1644014" cy="292100"/>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014" cy="292100"/>
                        </a:xfrm>
                        <a:prstGeom prst="rect">
                          <a:avLst/>
                        </a:prstGeom>
                      </wps:spPr>
                      <wps:txbx>
                        <w:txbxContent>
                          <w:p w14:paraId="00DC2814" w14:textId="77777777" w:rsidR="00350CFB" w:rsidRDefault="00283FFF">
                            <w:pPr>
                              <w:tabs>
                                <w:tab w:val="left" w:pos="1278"/>
                                <w:tab w:val="left" w:pos="2588"/>
                              </w:tabs>
                              <w:spacing w:line="220" w:lineRule="exact"/>
                              <w:rPr>
                                <w:sz w:val="16"/>
                              </w:rPr>
                            </w:pPr>
                            <w:r>
                              <w:rPr>
                                <w:i/>
                                <w:w w:val="115"/>
                                <w:position w:val="-8"/>
                                <w:sz w:val="24"/>
                              </w:rPr>
                              <w:t xml:space="preserve">ρ </w:t>
                            </w:r>
                            <w:r>
                              <w:rPr>
                                <w:w w:val="115"/>
                                <w:position w:val="-8"/>
                                <w:sz w:val="24"/>
                              </w:rPr>
                              <w:t>= 1</w:t>
                            </w:r>
                            <w:r>
                              <w:rPr>
                                <w:spacing w:val="-11"/>
                                <w:w w:val="115"/>
                                <w:position w:val="-8"/>
                                <w:sz w:val="24"/>
                              </w:rPr>
                              <w:t xml:space="preserve"> </w:t>
                            </w:r>
                            <w:r>
                              <w:rPr>
                                <w:rFonts w:ascii="Arial Unicode MS" w:hAnsi="Arial Unicode MS"/>
                                <w:w w:val="115"/>
                                <w:position w:val="-8"/>
                                <w:sz w:val="24"/>
                              </w:rPr>
                              <w:t xml:space="preserve">− </w:t>
                            </w:r>
                            <w:r>
                              <w:rPr>
                                <w:sz w:val="16"/>
                                <w:u w:val="single"/>
                              </w:rPr>
                              <w:tab/>
                            </w:r>
                            <w:r>
                              <w:rPr>
                                <w:rFonts w:ascii="Menlo" w:hAnsi="Menlo"/>
                                <w:i/>
                                <w:spacing w:val="-5"/>
                                <w:w w:val="115"/>
                                <w:sz w:val="16"/>
                                <w:u w:val="single"/>
                              </w:rPr>
                              <w:t>i</w:t>
                            </w:r>
                            <w:r>
                              <w:rPr>
                                <w:spacing w:val="-5"/>
                                <w:w w:val="115"/>
                                <w:sz w:val="16"/>
                                <w:u w:val="single"/>
                              </w:rPr>
                              <w:t>=1</w:t>
                            </w:r>
                            <w:r>
                              <w:rPr>
                                <w:sz w:val="16"/>
                                <w:u w:val="single"/>
                              </w:rPr>
                              <w:tab/>
                            </w:r>
                          </w:p>
                          <w:p w14:paraId="00DC2815" w14:textId="77777777" w:rsidR="00350CFB" w:rsidRDefault="00283FFF">
                            <w:pPr>
                              <w:spacing w:line="239" w:lineRule="exact"/>
                              <w:ind w:left="1246"/>
                              <w:rPr>
                                <w:sz w:val="24"/>
                              </w:rPr>
                            </w:pPr>
                            <w:r>
                              <w:rPr>
                                <w:i/>
                                <w:w w:val="115"/>
                                <w:sz w:val="24"/>
                              </w:rPr>
                              <w:t>n</w:t>
                            </w:r>
                            <w:r>
                              <w:rPr>
                                <w:w w:val="115"/>
                                <w:sz w:val="24"/>
                              </w:rPr>
                              <w:t>(</w:t>
                            </w:r>
                            <w:r>
                              <w:rPr>
                                <w:i/>
                                <w:w w:val="115"/>
                                <w:sz w:val="24"/>
                              </w:rPr>
                              <w:t>n</w:t>
                            </w:r>
                            <w:r>
                              <w:rPr>
                                <w:w w:val="115"/>
                                <w:position w:val="7"/>
                                <w:sz w:val="16"/>
                              </w:rPr>
                              <w:t>2</w:t>
                            </w:r>
                            <w:r>
                              <w:rPr>
                                <w:spacing w:val="26"/>
                                <w:w w:val="115"/>
                                <w:position w:val="7"/>
                                <w:sz w:val="16"/>
                              </w:rPr>
                              <w:t xml:space="preserve"> </w:t>
                            </w:r>
                            <w:r>
                              <w:rPr>
                                <w:rFonts w:ascii="Arial Unicode MS" w:hAnsi="Arial Unicode MS"/>
                                <w:w w:val="115"/>
                                <w:sz w:val="24"/>
                              </w:rPr>
                              <w:t>−</w:t>
                            </w:r>
                            <w:r>
                              <w:rPr>
                                <w:rFonts w:ascii="Arial Unicode MS" w:hAnsi="Arial Unicode MS"/>
                                <w:spacing w:val="-17"/>
                                <w:w w:val="115"/>
                                <w:sz w:val="24"/>
                              </w:rPr>
                              <w:t xml:space="preserve"> </w:t>
                            </w:r>
                            <w:r>
                              <w:rPr>
                                <w:spacing w:val="-5"/>
                                <w:w w:val="115"/>
                                <w:sz w:val="24"/>
                              </w:rPr>
                              <w:t>1)</w:t>
                            </w:r>
                          </w:p>
                        </w:txbxContent>
                      </wps:txbx>
                      <wps:bodyPr wrap="square" lIns="0" tIns="0" rIns="0" bIns="0" rtlCol="0">
                        <a:noAutofit/>
                      </wps:bodyPr>
                    </wps:wsp>
                  </a:graphicData>
                </a:graphic>
              </wp:anchor>
            </w:drawing>
          </mc:Choice>
          <mc:Fallback>
            <w:pict>
              <v:shape w14:anchorId="00DC270E" id="Textbox 69" o:spid="_x0000_s1072" type="#_x0000_t202" style="position:absolute;left:0;text-align:left;margin-left:232.3pt;margin-top:14.3pt;width:129.45pt;height:23pt;z-index:-19301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" filled="f" stroked="f">
                <v:textbox inset="0,0,0,0">
                  <w:txbxContent>
                    <w:p w14:paraId="00DC2814" w14:textId="77777777" w:rsidR="00350CFB" w:rsidRDefault="00283FFF">
                      <w:pPr>
                        <w:tabs>
                          <w:tab w:val="left" w:pos="1278"/>
                          <w:tab w:val="left" w:pos="2588"/>
                        </w:tabs>
                        <w:spacing w:line="220" w:lineRule="exact"/>
                        <w:rPr>
                          <w:sz w:val="16"/>
                        </w:rPr>
                      </w:pPr>
                      <w:r>
                        <w:rPr>
                          <w:i/>
                          <w:w w:val="115"/>
                          <w:position w:val="-8"/>
                          <w:sz w:val="24"/>
                        </w:rPr>
                        <w:t xml:space="preserve">ρ </w:t>
                      </w:r>
                      <w:r>
                        <w:rPr>
                          <w:w w:val="115"/>
                          <w:position w:val="-8"/>
                          <w:sz w:val="24"/>
                        </w:rPr>
                        <w:t>= 1</w:t>
                      </w:r>
                      <w:r>
                        <w:rPr>
                          <w:spacing w:val="-11"/>
                          <w:w w:val="115"/>
                          <w:position w:val="-8"/>
                          <w:sz w:val="24"/>
                        </w:rPr>
                        <w:t xml:space="preserve"> </w:t>
                      </w:r>
                      <w:r>
                        <w:rPr>
                          <w:rFonts w:ascii="Arial Unicode MS" w:hAnsi="Arial Unicode MS"/>
                          <w:w w:val="115"/>
                          <w:position w:val="-8"/>
                          <w:sz w:val="24"/>
                        </w:rPr>
                        <w:t xml:space="preserve">− </w:t>
                      </w:r>
                      <w:r>
                        <w:rPr>
                          <w:sz w:val="16"/>
                          <w:u w:val="single"/>
                        </w:rPr>
                        <w:tab/>
                      </w:r>
                      <w:r>
                        <w:rPr>
                          <w:rFonts w:ascii="Menlo" w:hAnsi="Menlo"/>
                          <w:i/>
                          <w:spacing w:val="-5"/>
                          <w:w w:val="115"/>
                          <w:sz w:val="16"/>
                          <w:u w:val="single"/>
                        </w:rPr>
                        <w:t>i</w:t>
                      </w:r>
                      <w:r>
                        <w:rPr>
                          <w:spacing w:val="-5"/>
                          <w:w w:val="115"/>
                          <w:sz w:val="16"/>
                          <w:u w:val="single"/>
                        </w:rPr>
                        <w:t>=1</w:t>
                      </w:r>
                      <w:r>
                        <w:rPr>
                          <w:sz w:val="16"/>
                          <w:u w:val="single"/>
                        </w:rPr>
                        <w:tab/>
                      </w:r>
                    </w:p>
                    <w:p w14:paraId="00DC2815" w14:textId="77777777" w:rsidR="00350CFB" w:rsidRDefault="00283FFF">
                      <w:pPr>
                        <w:spacing w:line="239" w:lineRule="exact"/>
                        <w:ind w:left="1246"/>
                        <w:rPr>
                          <w:sz w:val="24"/>
                        </w:rPr>
                      </w:pPr>
                      <w:r>
                        <w:rPr>
                          <w:i/>
                          <w:w w:val="115"/>
                          <w:sz w:val="24"/>
                        </w:rPr>
                        <w:t>n</w:t>
                      </w:r>
                      <w:r>
                        <w:rPr>
                          <w:w w:val="115"/>
                          <w:sz w:val="24"/>
                        </w:rPr>
                        <w:t>(</w:t>
                      </w:r>
                      <w:r>
                        <w:rPr>
                          <w:i/>
                          <w:w w:val="115"/>
                          <w:sz w:val="24"/>
                        </w:rPr>
                        <w:t>n</w:t>
                      </w:r>
                      <w:r>
                        <w:rPr>
                          <w:w w:val="115"/>
                          <w:position w:val="7"/>
                          <w:sz w:val="16"/>
                        </w:rPr>
                        <w:t>2</w:t>
                      </w:r>
                      <w:r>
                        <w:rPr>
                          <w:spacing w:val="26"/>
                          <w:w w:val="115"/>
                          <w:position w:val="7"/>
                          <w:sz w:val="16"/>
                        </w:rPr>
                        <w:t xml:space="preserve"> </w:t>
                      </w:r>
                      <w:r>
                        <w:rPr>
                          <w:rFonts w:ascii="Arial Unicode MS" w:hAnsi="Arial Unicode MS"/>
                          <w:w w:val="115"/>
                          <w:sz w:val="24"/>
                        </w:rPr>
                        <w:t>−</w:t>
                      </w:r>
                      <w:r>
                        <w:rPr>
                          <w:rFonts w:ascii="Arial Unicode MS" w:hAnsi="Arial Unicode MS"/>
                          <w:spacing w:val="-17"/>
                          <w:w w:val="115"/>
                          <w:sz w:val="24"/>
                        </w:rPr>
                        <w:t xml:space="preserve"> </w:t>
                      </w:r>
                      <w:r>
                        <w:rPr>
                          <w:spacing w:val="-5"/>
                          <w:w w:val="115"/>
                          <w:sz w:val="24"/>
                        </w:rPr>
                        <w:t>1)</w:t>
                      </w:r>
                    </w:p>
                  </w:txbxContent>
                </v:textbox>
                <w10:wrap anchorx="page"/>
              </v:shape>
            </w:pict>
          </mc:Fallback>
        </mc:AlternateContent>
      </w:r>
      <w:r>
        <w:rPr>
          <w:rFonts w:ascii="Menlo"/>
          <w:i/>
          <w:noProof/>
          <w:sz w:val="24"/>
        </w:rPr>
        <mc:AlternateContent>
          <mc:Choice Requires="wps">
            <w:drawing>
              <wp:anchor distT="0" distB="0" distL="0" distR="0" simplePos="0" relativeHeight="15742976" behindDoc="0" locked="0" layoutInCell="1" allowOverlap="1" wp14:anchorId="00DC2710" wp14:editId="00DC2711">
                <wp:simplePos x="0" y="0"/>
                <wp:positionH relativeFrom="page">
                  <wp:posOffset>6470027</wp:posOffset>
                </wp:positionH>
                <wp:positionV relativeFrom="paragraph">
                  <wp:posOffset>195968</wp:posOffset>
                </wp:positionV>
                <wp:extent cx="291465" cy="168275"/>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465" cy="168275"/>
                        </a:xfrm>
                        <a:prstGeom prst="rect">
                          <a:avLst/>
                        </a:prstGeom>
                      </wps:spPr>
                      <wps:txbx>
                        <w:txbxContent>
                          <w:p w14:paraId="00DC2816" w14:textId="77777777" w:rsidR="00350CFB" w:rsidRDefault="00283FFF">
                            <w:pPr>
                              <w:pStyle w:val="a3"/>
                              <w:spacing w:line="265" w:lineRule="exact"/>
                            </w:pPr>
                            <w:r>
                              <w:rPr>
                                <w:spacing w:val="-4"/>
                              </w:rPr>
                              <w:t>(2.5)</w:t>
                            </w:r>
                          </w:p>
                        </w:txbxContent>
                      </wps:txbx>
                      <wps:bodyPr wrap="square" lIns="0" tIns="0" rIns="0" bIns="0" rtlCol="0">
                        <a:noAutofit/>
                      </wps:bodyPr>
                    </wps:wsp>
                  </a:graphicData>
                </a:graphic>
              </wp:anchor>
            </w:drawing>
          </mc:Choice>
          <mc:Fallback>
            <w:pict>
              <v:shape w14:anchorId="00DC2710" id="Textbox 70" o:spid="_x0000_s1073" type="#_x0000_t202" style="position:absolute;left:0;text-align:left;margin-left:509.45pt;margin-top:15.45pt;width:22.95pt;height:13.25pt;z-index:15742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" filled="f" stroked="f">
                <v:textbox inset="0,0,0,0">
                  <w:txbxContent>
                    <w:p w14:paraId="00DC2816" w14:textId="77777777" w:rsidR="00350CFB" w:rsidRDefault="00283FFF">
                      <w:pPr>
                        <w:pStyle w:val="a3"/>
                        <w:spacing w:line="265" w:lineRule="exact"/>
                      </w:pPr>
                      <w:r>
                        <w:rPr>
                          <w:spacing w:val="-4"/>
                        </w:rPr>
                        <w:t>(2.5)</w:t>
                      </w:r>
                    </w:p>
                  </w:txbxContent>
                </v:textbox>
                <w10:wrap anchorx="page"/>
              </v:shape>
            </w:pict>
          </mc:Fallback>
        </mc:AlternateContent>
      </w:r>
      <w:r>
        <w:rPr>
          <w:w w:val="95"/>
          <w:position w:val="-17"/>
          <w:sz w:val="24"/>
        </w:rPr>
        <w:t>6</w:t>
      </w:r>
      <w:r>
        <w:rPr>
          <w:spacing w:val="-15"/>
          <w:w w:val="95"/>
          <w:position w:val="-17"/>
          <w:sz w:val="24"/>
        </w:rPr>
        <w:t xml:space="preserve"> </w:t>
      </w:r>
      <w:r>
        <w:rPr>
          <w:spacing w:val="-5"/>
          <w:w w:val="120"/>
          <w:sz w:val="24"/>
        </w:rPr>
        <w:t>L</w:t>
      </w:r>
      <w:r>
        <w:rPr>
          <w:rFonts w:ascii="Menlo"/>
          <w:i/>
          <w:spacing w:val="-5"/>
          <w:w w:val="120"/>
          <w:sz w:val="24"/>
          <w:vertAlign w:val="subscript"/>
        </w:rPr>
        <w:t>n</w:t>
      </w:r>
    </w:p>
    <w:p w14:paraId="00DC1D85" w14:textId="77777777" w:rsidR="00350CFB" w:rsidRDefault="00283FFF">
      <w:pPr>
        <w:spacing w:before="54"/>
        <w:ind w:left="141"/>
        <w:rPr>
          <w:sz w:val="24"/>
        </w:rPr>
      </w:pPr>
      <w:r>
        <w:br w:type="column"/>
      </w:r>
      <w:r>
        <w:rPr>
          <w:sz w:val="24"/>
        </w:rPr>
        <w:t>(</w:t>
      </w:r>
      <w:r>
        <w:rPr>
          <w:i/>
          <w:sz w:val="24"/>
        </w:rPr>
        <w:t>R</w:t>
      </w:r>
      <w:r>
        <w:rPr>
          <w:rFonts w:ascii="Menlo" w:hAnsi="Menlo"/>
          <w:i/>
          <w:sz w:val="24"/>
          <w:vertAlign w:val="subscript"/>
        </w:rPr>
        <w:t>i</w:t>
      </w:r>
      <w:r>
        <w:rPr>
          <w:rFonts w:ascii="Menlo" w:hAnsi="Menlo"/>
          <w:i/>
          <w:spacing w:val="-62"/>
          <w:sz w:val="24"/>
        </w:rPr>
        <w:t xml:space="preserve"> </w:t>
      </w:r>
      <w:r>
        <w:rPr>
          <w:rFonts w:ascii="Arial Unicode MS" w:hAnsi="Arial Unicode MS"/>
          <w:sz w:val="24"/>
        </w:rPr>
        <w:t>−</w:t>
      </w:r>
      <w:r>
        <w:rPr>
          <w:rFonts w:ascii="Arial Unicode MS" w:hAnsi="Arial Unicode MS"/>
          <w:spacing w:val="5"/>
          <w:sz w:val="24"/>
        </w:rPr>
        <w:t xml:space="preserve"> </w:t>
      </w:r>
      <w:r>
        <w:rPr>
          <w:i/>
          <w:spacing w:val="-4"/>
          <w:sz w:val="24"/>
        </w:rPr>
        <w:t>S</w:t>
      </w:r>
      <w:r>
        <w:rPr>
          <w:rFonts w:ascii="Menlo" w:hAnsi="Menlo"/>
          <w:i/>
          <w:spacing w:val="-4"/>
          <w:sz w:val="24"/>
          <w:vertAlign w:val="subscript"/>
        </w:rPr>
        <w:t>i</w:t>
      </w:r>
      <w:r>
        <w:rPr>
          <w:spacing w:val="-4"/>
          <w:sz w:val="24"/>
        </w:rPr>
        <w:t>)</w:t>
      </w:r>
      <w:r>
        <w:rPr>
          <w:spacing w:val="-4"/>
          <w:sz w:val="24"/>
          <w:vertAlign w:val="superscript"/>
        </w:rPr>
        <w:t>2</w:t>
      </w:r>
    </w:p>
    <w:p w14:paraId="00DC1D86" w14:textId="77777777" w:rsidR="00350CFB" w:rsidRDefault="00350CFB">
      <w:pPr>
        <w:rPr>
          <w:sz w:val="24"/>
        </w:rPr>
        <w:sectPr w:rsidR="00350CFB">
          <w:type w:val="continuous"/>
          <w:pgSz w:w="11910" w:h="16840"/>
          <w:pgMar w:top="1920" w:right="708" w:bottom="280" w:left="992" w:header="0" w:footer="2115" w:gutter="0"/>
          <w:cols w:num="2" w:space="720" w:equalWidth="0">
            <w:col w:w="5036" w:space="40"/>
            <w:col w:w="5134"/>
          </w:cols>
        </w:sectPr>
      </w:pPr>
    </w:p>
    <w:p w14:paraId="00DC1D87" w14:textId="77777777" w:rsidR="00350CFB" w:rsidRDefault="00350CFB">
      <w:pPr>
        <w:pStyle w:val="a3"/>
        <w:spacing w:before="210"/>
      </w:pPr>
    </w:p>
    <w:p w14:paraId="00DC1D88" w14:textId="77777777" w:rsidR="00350CFB" w:rsidRDefault="00283FFF">
      <w:pPr>
        <w:pStyle w:val="a3"/>
        <w:ind w:left="282"/>
      </w:pPr>
      <w:r>
        <w:t>in</w:t>
      </w:r>
      <w:r>
        <w:rPr>
          <w:spacing w:val="-12"/>
        </w:rPr>
        <w:t xml:space="preserve"> </w:t>
      </w:r>
      <w:r>
        <w:t>the</w:t>
      </w:r>
      <w:r>
        <w:rPr>
          <w:spacing w:val="-12"/>
        </w:rPr>
        <w:t xml:space="preserve"> </w:t>
      </w:r>
      <w:r>
        <w:t>absence</w:t>
      </w:r>
      <w:r>
        <w:rPr>
          <w:spacing w:val="-12"/>
        </w:rPr>
        <w:t xml:space="preserve"> </w:t>
      </w:r>
      <w:r>
        <w:t>of</w:t>
      </w:r>
      <w:r>
        <w:rPr>
          <w:spacing w:val="-12"/>
        </w:rPr>
        <w:t xml:space="preserve"> </w:t>
      </w:r>
      <w:r>
        <w:t>ties</w:t>
      </w:r>
      <w:r>
        <w:rPr>
          <w:spacing w:val="-12"/>
        </w:rPr>
        <w:t xml:space="preserve"> </w:t>
      </w:r>
      <w:r>
        <w:t>(with</w:t>
      </w:r>
      <w:r>
        <w:rPr>
          <w:spacing w:val="-12"/>
        </w:rPr>
        <w:t xml:space="preserve"> </w:t>
      </w:r>
      <w:r>
        <w:t>tie-aware</w:t>
      </w:r>
      <w:r>
        <w:rPr>
          <w:spacing w:val="-12"/>
        </w:rPr>
        <w:t xml:space="preserve"> </w:t>
      </w:r>
      <w:r>
        <w:t>variants</w:t>
      </w:r>
      <w:r>
        <w:rPr>
          <w:spacing w:val="-12"/>
        </w:rPr>
        <w:t xml:space="preserve"> </w:t>
      </w:r>
      <w:r>
        <w:t>used</w:t>
      </w:r>
      <w:r>
        <w:rPr>
          <w:spacing w:val="-12"/>
        </w:rPr>
        <w:t xml:space="preserve"> </w:t>
      </w:r>
      <w:r>
        <w:t>in</w:t>
      </w:r>
      <w:r>
        <w:rPr>
          <w:spacing w:val="-12"/>
        </w:rPr>
        <w:t xml:space="preserve"> </w:t>
      </w:r>
      <w:r>
        <w:t>software).</w:t>
      </w:r>
      <w:r>
        <w:rPr>
          <w:spacing w:val="8"/>
        </w:rPr>
        <w:t xml:space="preserve"> </w:t>
      </w:r>
      <w:r>
        <w:t>Spearman’s</w:t>
      </w:r>
      <w:r>
        <w:rPr>
          <w:spacing w:val="-12"/>
        </w:rPr>
        <w:t xml:space="preserve"> </w:t>
      </w:r>
      <w:r>
        <w:rPr>
          <w:i/>
        </w:rPr>
        <w:t>ρ</w:t>
      </w:r>
      <w:r>
        <w:rPr>
          <w:i/>
          <w:spacing w:val="-12"/>
        </w:rPr>
        <w:t xml:space="preserve"> </w:t>
      </w:r>
      <w:r>
        <w:t>captures</w:t>
      </w:r>
      <w:r>
        <w:rPr>
          <w:spacing w:val="-11"/>
        </w:rPr>
        <w:t xml:space="preserve"> </w:t>
      </w:r>
      <w:r>
        <w:rPr>
          <w:spacing w:val="-2"/>
        </w:rPr>
        <w:t>monotonic</w:t>
      </w:r>
    </w:p>
    <w:p w14:paraId="00DC1D89" w14:textId="77777777" w:rsidR="00350CFB" w:rsidRDefault="00350CFB">
      <w:pPr>
        <w:pStyle w:val="a3"/>
        <w:sectPr w:rsidR="00350CFB">
          <w:type w:val="continuous"/>
          <w:pgSz w:w="11910" w:h="16840"/>
          <w:pgMar w:top="1920" w:right="708" w:bottom="280" w:left="992" w:header="0" w:footer="2115" w:gutter="0"/>
          <w:cols w:space="720"/>
        </w:sectPr>
      </w:pPr>
    </w:p>
    <w:p w14:paraId="00DC1D8A" w14:textId="77777777" w:rsidR="00350CFB" w:rsidRDefault="00283FFF">
      <w:pPr>
        <w:pStyle w:val="a3"/>
        <w:spacing w:before="72"/>
        <w:ind w:left="282"/>
      </w:pPr>
      <w:r>
        <w:rPr>
          <w:spacing w:val="-2"/>
        </w:rPr>
        <w:t>association.</w:t>
      </w:r>
    </w:p>
    <w:p w14:paraId="00DC1D8B" w14:textId="77777777" w:rsidR="00350CFB" w:rsidRDefault="00283FFF">
      <w:pPr>
        <w:pStyle w:val="a3"/>
        <w:spacing w:before="194"/>
        <w:ind w:left="282"/>
      </w:pPr>
      <w:r>
        <w:t>Kendall’s</w:t>
      </w:r>
      <w:r>
        <w:rPr>
          <w:spacing w:val="1"/>
        </w:rPr>
        <w:t xml:space="preserve"> </w:t>
      </w:r>
      <w:r>
        <w:rPr>
          <w:i/>
        </w:rPr>
        <w:t>τ</w:t>
      </w:r>
      <w:r>
        <w:rPr>
          <w:i/>
          <w:spacing w:val="30"/>
        </w:rPr>
        <w:t xml:space="preserve"> </w:t>
      </w:r>
      <w:hyperlink w:anchor="_bookmark169" w:history="1">
        <w:r>
          <w:rPr>
            <w:vertAlign w:val="superscript"/>
          </w:rPr>
          <w:t>[36]</w:t>
        </w:r>
      </w:hyperlink>
      <w:r>
        <w:rPr>
          <w:spacing w:val="12"/>
        </w:rPr>
        <w:t xml:space="preserve"> </w:t>
      </w:r>
      <w:r>
        <w:t>counts</w:t>
      </w:r>
      <w:r>
        <w:rPr>
          <w:spacing w:val="2"/>
        </w:rPr>
        <w:t xml:space="preserve"> </w:t>
      </w:r>
      <w:r>
        <w:t>concordant</w:t>
      </w:r>
      <w:r>
        <w:rPr>
          <w:spacing w:val="1"/>
        </w:rPr>
        <w:t xml:space="preserve"> </w:t>
      </w:r>
      <w:r>
        <w:t>and</w:t>
      </w:r>
      <w:r>
        <w:rPr>
          <w:spacing w:val="2"/>
        </w:rPr>
        <w:t xml:space="preserve"> </w:t>
      </w:r>
      <w:r>
        <w:t>discordant</w:t>
      </w:r>
      <w:r>
        <w:rPr>
          <w:spacing w:val="1"/>
        </w:rPr>
        <w:t xml:space="preserve"> </w:t>
      </w:r>
      <w:r>
        <w:t>pairs.</w:t>
      </w:r>
      <w:r>
        <w:rPr>
          <w:spacing w:val="23"/>
        </w:rPr>
        <w:t xml:space="preserve"> </w:t>
      </w:r>
      <w:r>
        <w:t>For</w:t>
      </w:r>
      <w:r>
        <w:rPr>
          <w:spacing w:val="1"/>
        </w:rPr>
        <w:t xml:space="preserve"> </w:t>
      </w:r>
      <w:r>
        <w:t>all</w:t>
      </w:r>
      <w:r>
        <w:rPr>
          <w:spacing w:val="2"/>
        </w:rPr>
        <w:t xml:space="preserve"> </w:t>
      </w:r>
      <w:r>
        <w:t>pairs</w:t>
      </w:r>
      <w:r>
        <w:rPr>
          <w:spacing w:val="2"/>
        </w:rPr>
        <w:t xml:space="preserve"> </w:t>
      </w:r>
      <w:r>
        <w:t>(</w:t>
      </w:r>
      <w:r>
        <w:rPr>
          <w:i/>
        </w:rPr>
        <w:t>i,</w:t>
      </w:r>
      <w:r>
        <w:rPr>
          <w:i/>
          <w:spacing w:val="-20"/>
        </w:rPr>
        <w:t xml:space="preserve"> </w:t>
      </w:r>
      <w:r>
        <w:rPr>
          <w:i/>
        </w:rPr>
        <w:t>j</w:t>
      </w:r>
      <w:r>
        <w:t>)</w:t>
      </w:r>
      <w:r>
        <w:rPr>
          <w:spacing w:val="2"/>
        </w:rPr>
        <w:t xml:space="preserve"> </w:t>
      </w:r>
      <w:r>
        <w:t>with</w:t>
      </w:r>
      <w:r>
        <w:rPr>
          <w:spacing w:val="1"/>
        </w:rPr>
        <w:t xml:space="preserve"> </w:t>
      </w:r>
      <w:r>
        <w:rPr>
          <w:i/>
        </w:rPr>
        <w:t>i</w:t>
      </w:r>
      <w:r>
        <w:rPr>
          <w:i/>
          <w:spacing w:val="9"/>
        </w:rPr>
        <w:t xml:space="preserve"> </w:t>
      </w:r>
      <w:r>
        <w:rPr>
          <w:i/>
        </w:rPr>
        <w:t>&lt;</w:t>
      </w:r>
      <w:r>
        <w:rPr>
          <w:i/>
          <w:spacing w:val="9"/>
        </w:rPr>
        <w:t xml:space="preserve"> </w:t>
      </w:r>
      <w:r>
        <w:rPr>
          <w:i/>
          <w:spacing w:val="-5"/>
        </w:rPr>
        <w:t>j</w:t>
      </w:r>
      <w:r>
        <w:rPr>
          <w:spacing w:val="-5"/>
        </w:rPr>
        <w:t>,</w:t>
      </w:r>
    </w:p>
    <w:p w14:paraId="00DC1D8C" w14:textId="77777777" w:rsidR="00350CFB" w:rsidRDefault="00350CFB">
      <w:pPr>
        <w:pStyle w:val="a3"/>
        <w:spacing w:before="106"/>
        <w:rPr>
          <w:sz w:val="20"/>
        </w:rPr>
      </w:pPr>
    </w:p>
    <w:p w14:paraId="00DC1D8D" w14:textId="77777777" w:rsidR="00350CFB" w:rsidRDefault="00350CFB">
      <w:pPr>
        <w:pStyle w:val="a3"/>
        <w:rPr>
          <w:sz w:val="20"/>
        </w:rPr>
        <w:sectPr w:rsidR="00350CFB">
          <w:pgSz w:w="11910" w:h="16840"/>
          <w:pgMar w:top="1840" w:right="708" w:bottom="2300" w:left="992" w:header="0" w:footer="2115" w:gutter="0"/>
          <w:cols w:space="720"/>
        </w:sectPr>
      </w:pPr>
    </w:p>
    <w:p w14:paraId="00DC1D8E" w14:textId="77777777" w:rsidR="00350CFB" w:rsidRDefault="00283FFF">
      <w:pPr>
        <w:spacing w:line="311" w:lineRule="exact"/>
        <w:ind w:left="4661"/>
        <w:rPr>
          <w:sz w:val="24"/>
        </w:rPr>
      </w:pPr>
      <w:r>
        <w:rPr>
          <w:w w:val="115"/>
          <w:sz w:val="24"/>
        </w:rPr>
        <w:t>2(</w:t>
      </w:r>
      <w:r>
        <w:rPr>
          <w:i/>
          <w:w w:val="115"/>
          <w:sz w:val="24"/>
        </w:rPr>
        <w:t>C</w:t>
      </w:r>
      <w:r>
        <w:rPr>
          <w:i/>
          <w:spacing w:val="-17"/>
          <w:w w:val="115"/>
          <w:sz w:val="24"/>
        </w:rPr>
        <w:t xml:space="preserve"> </w:t>
      </w:r>
      <w:r>
        <w:rPr>
          <w:rFonts w:ascii="Arial Unicode MS" w:hAnsi="Arial Unicode MS"/>
          <w:w w:val="115"/>
          <w:sz w:val="24"/>
        </w:rPr>
        <w:t>−</w:t>
      </w:r>
      <w:r>
        <w:rPr>
          <w:rFonts w:ascii="Arial Unicode MS" w:hAnsi="Arial Unicode MS"/>
          <w:spacing w:val="-24"/>
          <w:w w:val="115"/>
          <w:sz w:val="24"/>
        </w:rPr>
        <w:t xml:space="preserve"> </w:t>
      </w:r>
      <w:r>
        <w:rPr>
          <w:i/>
          <w:spacing w:val="-5"/>
          <w:w w:val="115"/>
          <w:sz w:val="24"/>
        </w:rPr>
        <w:t>D</w:t>
      </w:r>
      <w:r>
        <w:rPr>
          <w:spacing w:val="-5"/>
          <w:w w:val="115"/>
          <w:sz w:val="24"/>
        </w:rPr>
        <w:t>)</w:t>
      </w:r>
    </w:p>
    <w:p w14:paraId="00DC1D8F" w14:textId="77777777" w:rsidR="00350CFB" w:rsidRDefault="00283FFF">
      <w:pPr>
        <w:spacing w:line="92" w:lineRule="exact"/>
        <w:ind w:right="1065"/>
        <w:jc w:val="right"/>
        <w:rPr>
          <w:sz w:val="24"/>
        </w:rPr>
      </w:pPr>
      <w:r>
        <w:rPr>
          <w:noProof/>
          <w:sz w:val="24"/>
        </w:rPr>
        <mc:AlternateContent>
          <mc:Choice Requires="wps">
            <w:drawing>
              <wp:anchor distT="0" distB="0" distL="0" distR="0" simplePos="0" relativeHeight="15744000" behindDoc="0" locked="0" layoutInCell="1" allowOverlap="1" wp14:anchorId="00DC2712" wp14:editId="00DC2713">
                <wp:simplePos x="0" y="0"/>
                <wp:positionH relativeFrom="page">
                  <wp:posOffset>3589921</wp:posOffset>
                </wp:positionH>
                <wp:positionV relativeFrom="paragraph">
                  <wp:posOffset>48419</wp:posOffset>
                </wp:positionV>
                <wp:extent cx="620395" cy="1270"/>
                <wp:effectExtent l="0" t="0" r="0" b="0"/>
                <wp:wrapNone/>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395" cy="1270"/>
                        </a:xfrm>
                        <a:custGeom>
                          <a:avLst/>
                          <a:gdLst/>
                          <a:ahLst/>
                          <a:cxnLst/>
                          <a:rect l="l" t="t" r="r" b="b"/>
                          <a:pathLst>
                            <a:path w="620395">
                              <a:moveTo>
                                <a:pt x="0" y="0"/>
                              </a:moveTo>
                              <a:lnTo>
                                <a:pt x="620356"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EE3957" id="Graphic 71" o:spid="_x0000_s1026" style="position:absolute;margin-left:282.65pt;margin-top:3.8pt;width:48.85pt;height:.1pt;z-index:15744000;visibility:visible;mso-wrap-style:square;mso-wrap-distance-left:0;mso-wrap-distance-top:0;mso-wrap-distance-right:0;mso-wrap-distance-bottom:0;mso-position-horizontal:absolute;mso-position-horizontal-relative:page;mso-position-vertical:absolute;mso-position-vertical-relative:text;v-text-anchor:top" coordsize="620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" path="m,l620356,e" filled="f" strokeweight=".16869mm">
                <v:path arrowok="t"/>
                <w10:wrap anchorx="page"/>
              </v:shape>
            </w:pict>
          </mc:Fallback>
        </mc:AlternateContent>
      </w:r>
      <w:r>
        <w:rPr>
          <w:i/>
          <w:w w:val="130"/>
          <w:sz w:val="24"/>
        </w:rPr>
        <w:t>τ</w:t>
      </w:r>
      <w:r>
        <w:rPr>
          <w:i/>
          <w:spacing w:val="4"/>
          <w:w w:val="130"/>
          <w:sz w:val="24"/>
        </w:rPr>
        <w:t xml:space="preserve"> </w:t>
      </w:r>
      <w:r>
        <w:rPr>
          <w:spacing w:val="-12"/>
          <w:w w:val="130"/>
          <w:sz w:val="24"/>
        </w:rPr>
        <w:t>=</w:t>
      </w:r>
    </w:p>
    <w:p w14:paraId="00DC1D90" w14:textId="77777777" w:rsidR="00350CFB" w:rsidRDefault="00283FFF">
      <w:pPr>
        <w:spacing w:line="322" w:lineRule="exact"/>
        <w:ind w:left="4714"/>
        <w:rPr>
          <w:sz w:val="24"/>
        </w:rPr>
      </w:pPr>
      <w:r>
        <w:rPr>
          <w:i/>
          <w:w w:val="115"/>
          <w:sz w:val="24"/>
        </w:rPr>
        <w:t>n</w:t>
      </w:r>
      <w:r>
        <w:rPr>
          <w:w w:val="115"/>
          <w:sz w:val="24"/>
        </w:rPr>
        <w:t>(</w:t>
      </w:r>
      <w:r>
        <w:rPr>
          <w:i/>
          <w:w w:val="115"/>
          <w:sz w:val="24"/>
        </w:rPr>
        <w:t>n</w:t>
      </w:r>
      <w:r>
        <w:rPr>
          <w:i/>
          <w:spacing w:val="-4"/>
          <w:w w:val="115"/>
          <w:sz w:val="24"/>
        </w:rPr>
        <w:t xml:space="preserve"> </w:t>
      </w:r>
      <w:r>
        <w:rPr>
          <w:rFonts w:ascii="Arial Unicode MS" w:hAnsi="Arial Unicode MS"/>
          <w:w w:val="115"/>
          <w:sz w:val="24"/>
        </w:rPr>
        <w:t>−</w:t>
      </w:r>
      <w:r>
        <w:rPr>
          <w:rFonts w:ascii="Arial Unicode MS" w:hAnsi="Arial Unicode MS"/>
          <w:spacing w:val="-12"/>
          <w:w w:val="115"/>
          <w:sz w:val="24"/>
        </w:rPr>
        <w:t xml:space="preserve"> </w:t>
      </w:r>
      <w:r>
        <w:rPr>
          <w:spacing w:val="-5"/>
          <w:w w:val="115"/>
          <w:sz w:val="24"/>
        </w:rPr>
        <w:t>1)</w:t>
      </w:r>
    </w:p>
    <w:p w14:paraId="00DC1D91" w14:textId="77777777" w:rsidR="00350CFB" w:rsidRDefault="00283FFF">
      <w:pPr>
        <w:tabs>
          <w:tab w:val="left" w:pos="3534"/>
        </w:tabs>
        <w:spacing w:before="223"/>
        <w:rPr>
          <w:sz w:val="24"/>
        </w:rPr>
      </w:pPr>
      <w:r>
        <w:br w:type="column"/>
      </w:r>
      <w:r>
        <w:rPr>
          <w:i/>
          <w:spacing w:val="-10"/>
          <w:sz w:val="24"/>
        </w:rPr>
        <w:t>,</w:t>
      </w:r>
      <w:r>
        <w:rPr>
          <w:i/>
          <w:sz w:val="24"/>
        </w:rPr>
        <w:tab/>
      </w:r>
      <w:r>
        <w:rPr>
          <w:spacing w:val="-2"/>
          <w:sz w:val="24"/>
        </w:rPr>
        <w:t>(2.6)</w:t>
      </w:r>
    </w:p>
    <w:p w14:paraId="00DC1D92" w14:textId="77777777" w:rsidR="00350CFB" w:rsidRDefault="00350CFB">
      <w:pPr>
        <w:rPr>
          <w:sz w:val="24"/>
        </w:rPr>
        <w:sectPr w:rsidR="00350CFB">
          <w:type w:val="continuous"/>
          <w:pgSz w:w="11910" w:h="16840"/>
          <w:pgMar w:top="1920" w:right="708" w:bottom="280" w:left="992" w:header="0" w:footer="2115" w:gutter="0"/>
          <w:cols w:num="2" w:space="720" w:equalWidth="0">
            <w:col w:w="5639" w:space="24"/>
            <w:col w:w="4547"/>
          </w:cols>
        </w:sectPr>
      </w:pPr>
    </w:p>
    <w:p w14:paraId="00DC1D93" w14:textId="77777777" w:rsidR="00350CFB" w:rsidRDefault="00350CFB">
      <w:pPr>
        <w:pStyle w:val="a3"/>
        <w:spacing w:before="56"/>
      </w:pPr>
    </w:p>
    <w:p w14:paraId="00DC1D94" w14:textId="77777777" w:rsidR="00350CFB" w:rsidRDefault="00283FFF">
      <w:pPr>
        <w:pStyle w:val="a3"/>
        <w:spacing w:line="396" w:lineRule="auto"/>
        <w:ind w:left="282" w:right="522" w:hanging="9"/>
        <w:jc w:val="both"/>
      </w:pPr>
      <w:r>
        <w:t>where</w:t>
      </w:r>
      <w:r>
        <w:rPr>
          <w:spacing w:val="-15"/>
        </w:rPr>
        <w:t xml:space="preserve"> </w:t>
      </w:r>
      <w:r>
        <w:rPr>
          <w:i/>
        </w:rPr>
        <w:t xml:space="preserve">C </w:t>
      </w:r>
      <w:r>
        <w:t>(</w:t>
      </w:r>
      <w:r>
        <w:rPr>
          <w:i/>
        </w:rPr>
        <w:t>D</w:t>
      </w:r>
      <w:r>
        <w:t>)</w:t>
      </w:r>
      <w:r>
        <w:rPr>
          <w:spacing w:val="-6"/>
        </w:rPr>
        <w:t xml:space="preserve"> </w:t>
      </w:r>
      <w:r>
        <w:t>is</w:t>
      </w:r>
      <w:r>
        <w:rPr>
          <w:spacing w:val="-5"/>
        </w:rPr>
        <w:t xml:space="preserve"> </w:t>
      </w:r>
      <w:r>
        <w:t>the</w:t>
      </w:r>
      <w:r>
        <w:rPr>
          <w:spacing w:val="-5"/>
        </w:rPr>
        <w:t xml:space="preserve"> </w:t>
      </w:r>
      <w:r>
        <w:t>number</w:t>
      </w:r>
      <w:r>
        <w:rPr>
          <w:spacing w:val="-5"/>
        </w:rPr>
        <w:t xml:space="preserve"> </w:t>
      </w:r>
      <w:r>
        <w:t>of</w:t>
      </w:r>
      <w:r>
        <w:rPr>
          <w:spacing w:val="-5"/>
        </w:rPr>
        <w:t xml:space="preserve"> </w:t>
      </w:r>
      <w:r>
        <w:t>concordant</w:t>
      </w:r>
      <w:r>
        <w:rPr>
          <w:spacing w:val="-5"/>
        </w:rPr>
        <w:t xml:space="preserve"> </w:t>
      </w:r>
      <w:r>
        <w:t>(discordant)</w:t>
      </w:r>
      <w:r>
        <w:rPr>
          <w:spacing w:val="-5"/>
        </w:rPr>
        <w:t xml:space="preserve"> </w:t>
      </w:r>
      <w:r>
        <w:t>pairs,</w:t>
      </w:r>
      <w:r>
        <w:rPr>
          <w:spacing w:val="-5"/>
        </w:rPr>
        <w:t xml:space="preserve"> </w:t>
      </w:r>
      <w:r>
        <w:t>with</w:t>
      </w:r>
      <w:r>
        <w:rPr>
          <w:spacing w:val="-5"/>
        </w:rPr>
        <w:t xml:space="preserve"> </w:t>
      </w:r>
      <w:r>
        <w:t>tie</w:t>
      </w:r>
      <w:r>
        <w:rPr>
          <w:spacing w:val="-5"/>
        </w:rPr>
        <w:t xml:space="preserve"> </w:t>
      </w:r>
      <w:r>
        <w:t>corrections</w:t>
      </w:r>
      <w:r>
        <w:rPr>
          <w:spacing w:val="-5"/>
        </w:rPr>
        <w:t xml:space="preserve"> </w:t>
      </w:r>
      <w:r>
        <w:t>in</w:t>
      </w:r>
      <w:r>
        <w:rPr>
          <w:spacing w:val="-5"/>
        </w:rPr>
        <w:t xml:space="preserve"> </w:t>
      </w:r>
      <w:r>
        <w:t>the</w:t>
      </w:r>
      <w:r>
        <w:rPr>
          <w:spacing w:val="-5"/>
        </w:rPr>
        <w:t xml:space="preserve"> </w:t>
      </w:r>
      <w:r>
        <w:rPr>
          <w:i/>
        </w:rPr>
        <w:t>τ</w:t>
      </w:r>
      <w:r>
        <w:rPr>
          <w:i/>
          <w:spacing w:val="-15"/>
        </w:rPr>
        <w:t xml:space="preserve"> </w:t>
      </w:r>
      <w:r>
        <w:t>-b</w:t>
      </w:r>
      <w:r>
        <w:rPr>
          <w:spacing w:val="-6"/>
        </w:rPr>
        <w:t xml:space="preserve"> </w:t>
      </w:r>
      <w:r>
        <w:t>variant. Kendall’s</w:t>
      </w:r>
      <w:r>
        <w:rPr>
          <w:spacing w:val="-4"/>
        </w:rPr>
        <w:t xml:space="preserve"> </w:t>
      </w:r>
      <w:r>
        <w:rPr>
          <w:i/>
        </w:rPr>
        <w:t>τ</w:t>
      </w:r>
      <w:r>
        <w:rPr>
          <w:i/>
          <w:spacing w:val="21"/>
        </w:rPr>
        <w:t xml:space="preserve"> </w:t>
      </w:r>
      <w:r>
        <w:t>is</w:t>
      </w:r>
      <w:r>
        <w:rPr>
          <w:spacing w:val="-4"/>
        </w:rPr>
        <w:t xml:space="preserve"> </w:t>
      </w:r>
      <w:r>
        <w:t>often</w:t>
      </w:r>
      <w:r>
        <w:rPr>
          <w:spacing w:val="-4"/>
        </w:rPr>
        <w:t xml:space="preserve"> </w:t>
      </w:r>
      <w:r>
        <w:t>more</w:t>
      </w:r>
      <w:r>
        <w:rPr>
          <w:spacing w:val="-4"/>
        </w:rPr>
        <w:t xml:space="preserve"> </w:t>
      </w:r>
      <w:r>
        <w:t>interpretable</w:t>
      </w:r>
      <w:r>
        <w:rPr>
          <w:spacing w:val="-4"/>
        </w:rPr>
        <w:t xml:space="preserve"> </w:t>
      </w:r>
      <w:r>
        <w:t>for</w:t>
      </w:r>
      <w:r>
        <w:rPr>
          <w:spacing w:val="-4"/>
        </w:rPr>
        <w:t xml:space="preserve"> </w:t>
      </w:r>
      <w:r>
        <w:t>pairwise</w:t>
      </w:r>
      <w:r>
        <w:rPr>
          <w:spacing w:val="-4"/>
        </w:rPr>
        <w:t xml:space="preserve"> </w:t>
      </w:r>
      <w:r>
        <w:t>ordering</w:t>
      </w:r>
      <w:r>
        <w:rPr>
          <w:spacing w:val="-4"/>
        </w:rPr>
        <w:t xml:space="preserve"> </w:t>
      </w:r>
      <w:r>
        <w:t>agreement</w:t>
      </w:r>
      <w:r>
        <w:rPr>
          <w:spacing w:val="-4"/>
        </w:rPr>
        <w:t xml:space="preserve"> </w:t>
      </w:r>
      <w:r>
        <w:t>and</w:t>
      </w:r>
      <w:r>
        <w:rPr>
          <w:spacing w:val="-4"/>
        </w:rPr>
        <w:t xml:space="preserve"> </w:t>
      </w:r>
      <w:r>
        <w:t>is</w:t>
      </w:r>
      <w:r>
        <w:rPr>
          <w:spacing w:val="-4"/>
        </w:rPr>
        <w:t xml:space="preserve"> </w:t>
      </w:r>
      <w:r>
        <w:t>the</w:t>
      </w:r>
      <w:r>
        <w:rPr>
          <w:spacing w:val="-4"/>
        </w:rPr>
        <w:t xml:space="preserve"> </w:t>
      </w:r>
      <w:r>
        <w:t>primary</w:t>
      </w:r>
      <w:r>
        <w:rPr>
          <w:spacing w:val="-4"/>
        </w:rPr>
        <w:t xml:space="preserve"> </w:t>
      </w:r>
      <w:r>
        <w:t>family-</w:t>
      </w:r>
      <w:bookmarkStart w:id="135" w:name="Interpretation_bands"/>
      <w:bookmarkEnd w:id="135"/>
      <w:r>
        <w:t xml:space="preserve">level summary in Chapter </w:t>
      </w:r>
      <w:hyperlink w:anchor="_bookmark84" w:history="1">
        <w:r>
          <w:t>4</w:t>
        </w:r>
      </w:hyperlink>
      <w:r>
        <w:t>.</w:t>
      </w:r>
    </w:p>
    <w:p w14:paraId="00DC1D95" w14:textId="77777777" w:rsidR="00350CFB" w:rsidRDefault="00350CFB">
      <w:pPr>
        <w:pStyle w:val="a3"/>
        <w:spacing w:before="8"/>
      </w:pPr>
    </w:p>
    <w:p w14:paraId="00DC1D96" w14:textId="77777777" w:rsidR="00350CFB" w:rsidRDefault="00283FFF">
      <w:pPr>
        <w:pStyle w:val="3"/>
        <w:numPr>
          <w:ilvl w:val="2"/>
          <w:numId w:val="26"/>
        </w:numPr>
        <w:tabs>
          <w:tab w:val="left" w:pos="998"/>
        </w:tabs>
        <w:spacing w:before="1"/>
        <w:ind w:left="998" w:hanging="716"/>
      </w:pPr>
      <w:r>
        <w:rPr>
          <w:spacing w:val="-2"/>
        </w:rPr>
        <w:t>Interpretation</w:t>
      </w:r>
      <w:r>
        <w:rPr>
          <w:spacing w:val="1"/>
        </w:rPr>
        <w:t xml:space="preserve"> </w:t>
      </w:r>
      <w:r>
        <w:rPr>
          <w:spacing w:val="-2"/>
        </w:rPr>
        <w:t>bands</w:t>
      </w:r>
    </w:p>
    <w:p w14:paraId="00DC1D97" w14:textId="77777777" w:rsidR="00350CFB" w:rsidRDefault="00350CFB">
      <w:pPr>
        <w:pStyle w:val="a3"/>
        <w:spacing w:before="46"/>
        <w:rPr>
          <w:b/>
        </w:rPr>
      </w:pPr>
    </w:p>
    <w:p w14:paraId="00DC1D98" w14:textId="77777777" w:rsidR="00350CFB" w:rsidRDefault="00283FFF">
      <w:pPr>
        <w:pStyle w:val="a3"/>
        <w:spacing w:line="326" w:lineRule="auto"/>
        <w:ind w:left="282" w:right="564" w:hanging="8"/>
        <w:jc w:val="both"/>
        <w:rPr>
          <w:rFonts w:ascii="Arial Unicode MS" w:hAnsi="Arial Unicode MS"/>
        </w:rPr>
      </w:pPr>
      <w:commentRangeStart w:id="136"/>
      <w:commentRangeStart w:id="137"/>
      <w:commentRangeStart w:id="138"/>
      <w:commentRangeStart w:id="139"/>
      <w:r>
        <w:rPr>
          <w:color w:val="FF0000"/>
          <w:w w:val="105"/>
        </w:rPr>
        <w:t>There is no universal cutoff for strong Kendall tau in blockchain ranking studies. This draft therefore drops the uncited 0.10 / 0.35 operational bands.</w:t>
      </w:r>
      <w:commentRangeEnd w:id="138"/>
      <w:r>
        <w:rPr>
          <w:rStyle w:val="a5"/>
          <w:rFonts w:ascii="Arial Unicode MS" w:hAnsi="Arial Unicode MS"/>
          <w:sz w:val="24"/>
          <w:szCs w:val="24"/>
        </w:rPr>
        <w:commentReference w:id="138"/>
      </w:r>
      <w:commentRangeEnd w:id="139"/>
      <w:r w:rsidR="00F50D42">
        <w:rPr>
          <w:rStyle w:val="a5"/>
          <w:rFonts w:ascii="Arial Unicode MS" w:hAnsi="Arial Unicode MS"/>
          <w:sz w:val="24"/>
          <w:szCs w:val="24"/>
        </w:rPr>
        <w:commentReference w:id="139"/>
      </w:r>
    </w:p>
    <w:p w14:paraId="00DC1D99" w14:textId="77777777" w:rsidR="00350CFB" w:rsidRDefault="00283FFF">
      <w:pPr>
        <w:pStyle w:val="a3"/>
        <w:spacing w:line="245" w:lineRule="exact"/>
        <w:ind w:left="282"/>
      </w:pPr>
      <w:r>
        <w:rPr>
          <w:color w:val="FF0000"/>
        </w:rPr>
        <w:t>Interpretation will rest on relative comparisons on the same cohort and, after the meeting, on bootstrap confidence intervals. I do not invent a cited precedent for the deleted bands.</w:t>
      </w:r>
      <w:commentRangeEnd w:id="136"/>
      <w:r>
        <w:rPr>
          <w:rStyle w:val="a5"/>
          <w:sz w:val="24"/>
          <w:szCs w:val="24"/>
        </w:rPr>
        <w:commentReference w:id="136"/>
      </w:r>
      <w:commentRangeEnd w:id="137"/>
      <w:r w:rsidR="00F50D42">
        <w:rPr>
          <w:rStyle w:val="a5"/>
          <w:sz w:val="24"/>
          <w:szCs w:val="24"/>
        </w:rPr>
        <w:commentReference w:id="137"/>
      </w:r>
    </w:p>
    <w:p w14:paraId="00DC1D9A" w14:textId="77777777" w:rsidR="00350CFB" w:rsidRDefault="00283FFF">
      <w:pPr>
        <w:pStyle w:val="a3"/>
        <w:spacing w:before="181"/>
        <w:ind w:left="282"/>
        <w:jc w:val="both"/>
      </w:pPr>
      <w:bookmarkStart w:id="140" w:name="Theoretical_framework"/>
      <w:bookmarkStart w:id="141" w:name="_bookmark34"/>
      <w:bookmarkEnd w:id="140"/>
      <w:bookmarkEnd w:id="141"/>
      <w:r>
        <w:rPr>
          <w:i/>
        </w:rPr>
        <w:t>relatively</w:t>
      </w:r>
      <w:r>
        <w:rPr>
          <w:i/>
          <w:spacing w:val="-9"/>
        </w:rPr>
        <w:t xml:space="preserve"> </w:t>
      </w:r>
      <w:r>
        <w:t>across</w:t>
      </w:r>
      <w:r>
        <w:rPr>
          <w:spacing w:val="-8"/>
        </w:rPr>
        <w:t xml:space="preserve"> </w:t>
      </w:r>
      <w:r>
        <w:t>methods</w:t>
      </w:r>
      <w:r>
        <w:rPr>
          <w:spacing w:val="-8"/>
        </w:rPr>
        <w:t xml:space="preserve"> </w:t>
      </w:r>
      <w:r>
        <w:t>on</w:t>
      </w:r>
      <w:r>
        <w:rPr>
          <w:spacing w:val="-8"/>
        </w:rPr>
        <w:t xml:space="preserve"> </w:t>
      </w:r>
      <w:r>
        <w:t>the</w:t>
      </w:r>
      <w:r>
        <w:rPr>
          <w:spacing w:val="-8"/>
        </w:rPr>
        <w:t xml:space="preserve"> </w:t>
      </w:r>
      <w:r>
        <w:t>same</w:t>
      </w:r>
      <w:r>
        <w:rPr>
          <w:spacing w:val="-9"/>
        </w:rPr>
        <w:t xml:space="preserve"> </w:t>
      </w:r>
      <w:r>
        <w:t>cohort</w:t>
      </w:r>
      <w:r>
        <w:rPr>
          <w:spacing w:val="-8"/>
        </w:rPr>
        <w:t xml:space="preserve"> </w:t>
      </w:r>
      <w:r>
        <w:t>rather</w:t>
      </w:r>
      <w:r>
        <w:rPr>
          <w:spacing w:val="-8"/>
        </w:rPr>
        <w:t xml:space="preserve"> </w:t>
      </w:r>
      <w:r>
        <w:t>than</w:t>
      </w:r>
      <w:r>
        <w:rPr>
          <w:spacing w:val="-8"/>
        </w:rPr>
        <w:t xml:space="preserve"> </w:t>
      </w:r>
      <w:r>
        <w:t>against</w:t>
      </w:r>
      <w:r>
        <w:rPr>
          <w:spacing w:val="-8"/>
        </w:rPr>
        <w:t xml:space="preserve"> </w:t>
      </w:r>
      <w:r>
        <w:t>an</w:t>
      </w:r>
      <w:r>
        <w:rPr>
          <w:spacing w:val="-9"/>
        </w:rPr>
        <w:t xml:space="preserve"> </w:t>
      </w:r>
      <w:r>
        <w:t>absolute</w:t>
      </w:r>
      <w:r>
        <w:rPr>
          <w:spacing w:val="-8"/>
        </w:rPr>
        <w:t xml:space="preserve"> </w:t>
      </w:r>
      <w:r>
        <w:t>clinical</w:t>
      </w:r>
      <w:r>
        <w:rPr>
          <w:spacing w:val="-8"/>
        </w:rPr>
        <w:t xml:space="preserve"> </w:t>
      </w:r>
      <w:r>
        <w:rPr>
          <w:spacing w:val="-2"/>
        </w:rPr>
        <w:t>threshold.</w:t>
      </w:r>
    </w:p>
    <w:p w14:paraId="00DC1D9B" w14:textId="77777777" w:rsidR="00350CFB" w:rsidRDefault="00350CFB">
      <w:pPr>
        <w:pStyle w:val="a3"/>
      </w:pPr>
    </w:p>
    <w:p w14:paraId="00DC1D9C" w14:textId="77777777" w:rsidR="00350CFB" w:rsidRDefault="00350CFB">
      <w:pPr>
        <w:pStyle w:val="a3"/>
        <w:spacing w:before="62"/>
      </w:pPr>
    </w:p>
    <w:p w14:paraId="00DC1D9D" w14:textId="77777777" w:rsidR="00350CFB" w:rsidRDefault="00283FFF">
      <w:pPr>
        <w:pStyle w:val="2"/>
        <w:numPr>
          <w:ilvl w:val="1"/>
          <w:numId w:val="26"/>
        </w:numPr>
        <w:tabs>
          <w:tab w:val="left" w:pos="911"/>
        </w:tabs>
        <w:ind w:left="911" w:hanging="629"/>
      </w:pPr>
      <w:r>
        <w:t>Theoretical</w:t>
      </w:r>
      <w:r>
        <w:rPr>
          <w:spacing w:val="22"/>
        </w:rPr>
        <w:t xml:space="preserve"> </w:t>
      </w:r>
      <w:r>
        <w:rPr>
          <w:spacing w:val="-2"/>
        </w:rPr>
        <w:t>framework</w:t>
      </w:r>
    </w:p>
    <w:p w14:paraId="00DC1D9E" w14:textId="77777777" w:rsidR="00350CFB" w:rsidRDefault="00350CFB">
      <w:pPr>
        <w:pStyle w:val="a3"/>
        <w:spacing w:before="24"/>
        <w:rPr>
          <w:b/>
          <w:sz w:val="28"/>
        </w:rPr>
      </w:pPr>
    </w:p>
    <w:p w14:paraId="00DC1D9F" w14:textId="77777777" w:rsidR="00350CFB" w:rsidRDefault="00283FFF">
      <w:pPr>
        <w:pStyle w:val="a3"/>
        <w:spacing w:line="396" w:lineRule="auto"/>
        <w:ind w:left="282" w:right="534" w:hanging="8"/>
        <w:jc w:val="both"/>
      </w:pPr>
      <w:r>
        <w:t>This</w:t>
      </w:r>
      <w:r>
        <w:rPr>
          <w:spacing w:val="-1"/>
        </w:rPr>
        <w:t xml:space="preserve"> </w:t>
      </w:r>
      <w:r>
        <w:t>study</w:t>
      </w:r>
      <w:r>
        <w:rPr>
          <w:spacing w:val="-1"/>
        </w:rPr>
        <w:t xml:space="preserve"> </w:t>
      </w:r>
      <w:r>
        <w:t>uses</w:t>
      </w:r>
      <w:r>
        <w:rPr>
          <w:spacing w:val="-1"/>
        </w:rPr>
        <w:t xml:space="preserve"> </w:t>
      </w:r>
      <w:r>
        <w:t>hyperlink–citation</w:t>
      </w:r>
      <w:r>
        <w:rPr>
          <w:spacing w:val="-1"/>
        </w:rPr>
        <w:t xml:space="preserve"> </w:t>
      </w:r>
      <w:r>
        <w:t>propagation, construct</w:t>
      </w:r>
      <w:r>
        <w:rPr>
          <w:spacing w:val="-1"/>
        </w:rPr>
        <w:t xml:space="preserve"> </w:t>
      </w:r>
      <w:r>
        <w:t>(domain)</w:t>
      </w:r>
      <w:r>
        <w:rPr>
          <w:spacing w:val="-1"/>
        </w:rPr>
        <w:t xml:space="preserve"> </w:t>
      </w:r>
      <w:r>
        <w:t>alignment, and</w:t>
      </w:r>
      <w:r>
        <w:rPr>
          <w:spacing w:val="-1"/>
        </w:rPr>
        <w:t xml:space="preserve"> </w:t>
      </w:r>
      <w:r>
        <w:t>computational complexity as the bases for comparing EndorseRank and AWP across reputation structure (H1), social-method alignment (H2), and computational efficiency (H3).</w:t>
      </w:r>
    </w:p>
    <w:p w14:paraId="00DC1DA0" w14:textId="77777777" w:rsidR="00350CFB" w:rsidRDefault="00283FFF">
      <w:pPr>
        <w:pStyle w:val="a4"/>
        <w:numPr>
          <w:ilvl w:val="0"/>
          <w:numId w:val="22"/>
        </w:numPr>
        <w:tabs>
          <w:tab w:val="left" w:pos="799"/>
          <w:tab w:val="left" w:pos="806"/>
        </w:tabs>
        <w:spacing w:before="123" w:line="396" w:lineRule="auto"/>
        <w:ind w:right="524" w:hanging="207"/>
        <w:jc w:val="both"/>
        <w:rPr>
          <w:sz w:val="24"/>
        </w:rPr>
      </w:pPr>
      <w:r>
        <w:rPr>
          <w:spacing w:val="-15"/>
          <w:sz w:val="24"/>
        </w:rPr>
        <w:t xml:space="preserve"> </w:t>
      </w:r>
      <w:r>
        <w:rPr>
          <w:b/>
          <w:sz w:val="24"/>
        </w:rPr>
        <w:t>Hyperlink–citation</w:t>
      </w:r>
      <w:r>
        <w:rPr>
          <w:b/>
          <w:spacing w:val="-15"/>
          <w:sz w:val="24"/>
        </w:rPr>
        <w:t xml:space="preserve"> </w:t>
      </w:r>
      <w:r>
        <w:rPr>
          <w:b/>
          <w:sz w:val="24"/>
        </w:rPr>
        <w:t>semantics:</w:t>
      </w:r>
      <w:r>
        <w:rPr>
          <w:b/>
          <w:spacing w:val="5"/>
          <w:sz w:val="24"/>
        </w:rPr>
        <w:t xml:space="preserve"> </w:t>
      </w:r>
      <w:r>
        <w:rPr>
          <w:sz w:val="24"/>
        </w:rPr>
        <w:t xml:space="preserve">The original PageRank algorithm </w:t>
      </w:r>
      <w:hyperlink w:anchor="_bookmark182" w:history="1">
        <w:r>
          <w:rPr>
            <w:sz w:val="24"/>
            <w:vertAlign w:val="superscript"/>
          </w:rPr>
          <w:t>[49]</w:t>
        </w:r>
      </w:hyperlink>
      <w:r>
        <w:rPr>
          <w:sz w:val="24"/>
        </w:rPr>
        <w:t xml:space="preserve"> treats inbound hyper-links</w:t>
      </w:r>
      <w:r>
        <w:rPr>
          <w:spacing w:val="-1"/>
          <w:sz w:val="24"/>
        </w:rPr>
        <w:t xml:space="preserve"> </w:t>
      </w:r>
      <w:r>
        <w:rPr>
          <w:sz w:val="24"/>
        </w:rPr>
        <w:t>as</w:t>
      </w:r>
      <w:r>
        <w:rPr>
          <w:spacing w:val="-1"/>
          <w:sz w:val="24"/>
        </w:rPr>
        <w:t xml:space="preserve"> </w:t>
      </w:r>
      <w:r>
        <w:rPr>
          <w:sz w:val="24"/>
        </w:rPr>
        <w:t>citations. Do</w:t>
      </w:r>
      <w:r>
        <w:rPr>
          <w:spacing w:val="-1"/>
          <w:sz w:val="24"/>
        </w:rPr>
        <w:t xml:space="preserve"> </w:t>
      </w:r>
      <w:r>
        <w:rPr>
          <w:sz w:val="24"/>
        </w:rPr>
        <w:t>et</w:t>
      </w:r>
      <w:r>
        <w:rPr>
          <w:spacing w:val="-1"/>
          <w:sz w:val="24"/>
        </w:rPr>
        <w:t xml:space="preserve"> </w:t>
      </w:r>
      <w:r>
        <w:rPr>
          <w:sz w:val="24"/>
        </w:rPr>
        <w:t>al.</w:t>
      </w:r>
      <w:hyperlink w:anchor="_bookmark149" w:history="1">
        <w:r>
          <w:rPr>
            <w:sz w:val="24"/>
            <w:vertAlign w:val="superscript"/>
          </w:rPr>
          <w:t>[16]</w:t>
        </w:r>
      </w:hyperlink>
      <w:r>
        <w:rPr>
          <w:sz w:val="24"/>
        </w:rPr>
        <w:t xml:space="preserve"> apply</w:t>
      </w:r>
      <w:r>
        <w:rPr>
          <w:spacing w:val="-1"/>
          <w:sz w:val="24"/>
        </w:rPr>
        <w:t xml:space="preserve"> </w:t>
      </w:r>
      <w:r>
        <w:rPr>
          <w:sz w:val="24"/>
        </w:rPr>
        <w:t>this</w:t>
      </w:r>
      <w:r>
        <w:rPr>
          <w:spacing w:val="-1"/>
          <w:sz w:val="24"/>
        </w:rPr>
        <w:t xml:space="preserve"> </w:t>
      </w:r>
      <w:r>
        <w:rPr>
          <w:sz w:val="24"/>
        </w:rPr>
        <w:t>logic</w:t>
      </w:r>
      <w:r>
        <w:rPr>
          <w:spacing w:val="-1"/>
          <w:sz w:val="24"/>
        </w:rPr>
        <w:t xml:space="preserve"> </w:t>
      </w:r>
      <w:r>
        <w:rPr>
          <w:sz w:val="24"/>
        </w:rPr>
        <w:t>to</w:t>
      </w:r>
      <w:r>
        <w:rPr>
          <w:spacing w:val="-1"/>
          <w:sz w:val="24"/>
        </w:rPr>
        <w:t xml:space="preserve"> </w:t>
      </w:r>
      <w:r>
        <w:rPr>
          <w:sz w:val="24"/>
        </w:rPr>
        <w:t>Ethereum</w:t>
      </w:r>
      <w:r>
        <w:rPr>
          <w:spacing w:val="-1"/>
          <w:sz w:val="24"/>
        </w:rPr>
        <w:t xml:space="preserve"> </w:t>
      </w:r>
      <w:r>
        <w:rPr>
          <w:sz w:val="24"/>
        </w:rPr>
        <w:t>transfers</w:t>
      </w:r>
      <w:r>
        <w:rPr>
          <w:spacing w:val="-1"/>
          <w:sz w:val="24"/>
        </w:rPr>
        <w:t xml:space="preserve"> </w:t>
      </w:r>
      <w:r>
        <w:rPr>
          <w:sz w:val="24"/>
        </w:rPr>
        <w:t>with</w:t>
      </w:r>
      <w:r>
        <w:rPr>
          <w:spacing w:val="-1"/>
          <w:sz w:val="24"/>
        </w:rPr>
        <w:t xml:space="preserve"> </w:t>
      </w:r>
      <w:r>
        <w:rPr>
          <w:sz w:val="24"/>
        </w:rPr>
        <w:t>time-decayed</w:t>
      </w:r>
      <w:r>
        <w:rPr>
          <w:spacing w:val="-1"/>
          <w:sz w:val="24"/>
        </w:rPr>
        <w:t xml:space="preserve"> </w:t>
      </w:r>
      <w:r>
        <w:rPr>
          <w:sz w:val="24"/>
        </w:rPr>
        <w:t xml:space="preserve">edge weights. Figure </w:t>
      </w:r>
      <w:hyperlink w:anchor="_bookmark62" w:history="1">
        <w:r>
          <w:rPr>
            <w:sz w:val="24"/>
          </w:rPr>
          <w:t>3.2</w:t>
        </w:r>
      </w:hyperlink>
      <w:r>
        <w:rPr>
          <w:sz w:val="24"/>
        </w:rPr>
        <w:t xml:space="preserve"> (Chapter </w:t>
      </w:r>
      <w:hyperlink w:anchor="_bookmark48" w:history="1">
        <w:r>
          <w:rPr>
            <w:sz w:val="24"/>
          </w:rPr>
          <w:t>3</w:t>
        </w:r>
      </w:hyperlink>
      <w:r>
        <w:rPr>
          <w:sz w:val="24"/>
        </w:rPr>
        <w:t>) plots the logistic decay</w:t>
      </w:r>
    </w:p>
    <w:p w14:paraId="00DC1DA1" w14:textId="77777777" w:rsidR="00350CFB" w:rsidRDefault="00350CFB">
      <w:pPr>
        <w:pStyle w:val="a3"/>
        <w:spacing w:before="3"/>
        <w:rPr>
          <w:sz w:val="14"/>
        </w:rPr>
      </w:pPr>
    </w:p>
    <w:p w14:paraId="00DC1DA2" w14:textId="77777777" w:rsidR="00350CFB" w:rsidRDefault="00350CFB">
      <w:pPr>
        <w:pStyle w:val="a3"/>
        <w:rPr>
          <w:sz w:val="14"/>
        </w:rPr>
        <w:sectPr w:rsidR="00350CFB">
          <w:type w:val="continuous"/>
          <w:pgSz w:w="11910" w:h="16840"/>
          <w:pgMar w:top="1920" w:right="708" w:bottom="280" w:left="992" w:header="0" w:footer="2115" w:gutter="0"/>
          <w:cols w:space="720"/>
        </w:sectPr>
      </w:pPr>
    </w:p>
    <w:p w14:paraId="00DC1DA3" w14:textId="77777777" w:rsidR="00350CFB" w:rsidRDefault="00283FFF">
      <w:pPr>
        <w:pStyle w:val="a3"/>
        <w:spacing w:before="55" w:line="212" w:lineRule="exact"/>
        <w:ind w:right="955"/>
        <w:jc w:val="right"/>
      </w:pPr>
      <w:r>
        <w:rPr>
          <w:noProof/>
        </w:rPr>
        <mc:AlternateContent>
          <mc:Choice Requires="wps">
            <w:drawing>
              <wp:anchor distT="0" distB="0" distL="0" distR="0" simplePos="0" relativeHeight="484016640" behindDoc="1" locked="0" layoutInCell="1" allowOverlap="1" wp14:anchorId="00DC2714" wp14:editId="00DC2715">
                <wp:simplePos x="0" y="0"/>
                <wp:positionH relativeFrom="page">
                  <wp:posOffset>4696485</wp:posOffset>
                </wp:positionH>
                <wp:positionV relativeFrom="paragraph">
                  <wp:posOffset>339491</wp:posOffset>
                </wp:positionV>
                <wp:extent cx="53975" cy="101600"/>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75" cy="101600"/>
                        </a:xfrm>
                        <a:prstGeom prst="rect">
                          <a:avLst/>
                        </a:prstGeom>
                      </wps:spPr>
                      <wps:txbx>
                        <w:txbxContent>
                          <w:p w14:paraId="00DC2817" w14:textId="77777777" w:rsidR="00350CFB" w:rsidRDefault="00283FFF">
                            <w:pPr>
                              <w:spacing w:line="154" w:lineRule="exact"/>
                              <w:rPr>
                                <w:sz w:val="16"/>
                              </w:rPr>
                            </w:pPr>
                            <w:r>
                              <w:rPr>
                                <w:spacing w:val="-10"/>
                                <w:w w:val="105"/>
                                <w:sz w:val="16"/>
                              </w:rPr>
                              <w:t>0</w:t>
                            </w:r>
                          </w:p>
                        </w:txbxContent>
                      </wps:txbx>
                      <wps:bodyPr wrap="square" lIns="0" tIns="0" rIns="0" bIns="0" rtlCol="0">
                        <a:noAutofit/>
                      </wps:bodyPr>
                    </wps:wsp>
                  </a:graphicData>
                </a:graphic>
              </wp:anchor>
            </w:drawing>
          </mc:Choice>
          <mc:Fallback>
            <w:pict>
              <v:shape w14:anchorId="00DC2714" id="Textbox 72" o:spid="_x0000_s1074" type="#_x0000_t202" style="position:absolute;left:0;text-align:left;margin-left:369.8pt;margin-top:26.75pt;width:4.25pt;height:8pt;z-index:-19299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" filled="f" stroked="f">
                <v:textbox inset="0,0,0,0">
                  <w:txbxContent>
                    <w:p w14:paraId="00DC2817" w14:textId="77777777" w:rsidR="00350CFB" w:rsidRDefault="00283FFF">
                      <w:pPr>
                        <w:spacing w:line="154" w:lineRule="exact"/>
                        <w:rPr>
                          <w:sz w:val="16"/>
                        </w:rPr>
                      </w:pPr>
                      <w:r>
                        <w:rPr>
                          <w:spacing w:val="-10"/>
                          <w:w w:val="105"/>
                          <w:sz w:val="16"/>
                        </w:rPr>
                        <w:t>0</w:t>
                      </w:r>
                    </w:p>
                  </w:txbxContent>
                </v:textbox>
                <w10:wrap anchorx="page"/>
              </v:shape>
            </w:pict>
          </mc:Fallback>
        </mc:AlternateContent>
      </w:r>
      <w:r>
        <w:rPr>
          <w:spacing w:val="-10"/>
        </w:rPr>
        <w:t>1</w:t>
      </w:r>
    </w:p>
    <w:p w14:paraId="00DC1DA4" w14:textId="77777777" w:rsidR="00350CFB" w:rsidRDefault="00283FFF">
      <w:pPr>
        <w:pStyle w:val="a3"/>
        <w:spacing w:before="9"/>
        <w:rPr>
          <w:sz w:val="7"/>
        </w:rPr>
      </w:pPr>
      <w:r>
        <w:rPr>
          <w:noProof/>
          <w:sz w:val="7"/>
        </w:rPr>
        <mc:AlternateContent>
          <mc:Choice Requires="wps">
            <w:drawing>
              <wp:anchor distT="0" distB="0" distL="0" distR="0" simplePos="0" relativeHeight="487602688" behindDoc="1" locked="0" layoutInCell="1" allowOverlap="1" wp14:anchorId="00DC2716" wp14:editId="00DC2717">
                <wp:simplePos x="0" y="0"/>
                <wp:positionH relativeFrom="page">
                  <wp:posOffset>3593172</wp:posOffset>
                </wp:positionH>
                <wp:positionV relativeFrom="paragraph">
                  <wp:posOffset>72068</wp:posOffset>
                </wp:positionV>
                <wp:extent cx="1290955" cy="1270"/>
                <wp:effectExtent l="0" t="0" r="0" b="0"/>
                <wp:wrapTopAndBottom/>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90955" cy="1270"/>
                        </a:xfrm>
                        <a:custGeom>
                          <a:avLst/>
                          <a:gdLst/>
                          <a:ahLst/>
                          <a:cxnLst/>
                          <a:rect l="l" t="t" r="r" b="b"/>
                          <a:pathLst>
                            <a:path w="1290955">
                              <a:moveTo>
                                <a:pt x="0" y="0"/>
                              </a:moveTo>
                              <a:lnTo>
                                <a:pt x="1290815"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3FC6C96" id="Graphic 73" o:spid="_x0000_s1026" style="position:absolute;margin-left:282.95pt;margin-top:5.65pt;width:101.65pt;height:.1pt;z-index:-15713792;visibility:visible;mso-wrap-style:square;mso-wrap-distance-left:0;mso-wrap-distance-top:0;mso-wrap-distance-right:0;mso-wrap-distance-bottom:0;mso-position-horizontal:absolute;mso-position-horizontal-relative:page;mso-position-vertical:absolute;mso-position-vertical-relative:text;v-text-anchor:top" coordsize="12909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" path="m,l1290815,e" filled="f" strokeweight=".16869mm">
                <v:path arrowok="t"/>
                <w10:wrap type="topAndBottom" anchorx="page"/>
              </v:shape>
            </w:pict>
          </mc:Fallback>
        </mc:AlternateContent>
      </w:r>
    </w:p>
    <w:p w14:paraId="00DC1DA5" w14:textId="77777777" w:rsidR="00350CFB" w:rsidRDefault="00283FFF">
      <w:pPr>
        <w:spacing w:line="346" w:lineRule="exact"/>
        <w:ind w:left="3724"/>
        <w:rPr>
          <w:position w:val="19"/>
          <w:sz w:val="24"/>
        </w:rPr>
      </w:pPr>
      <w:r>
        <w:rPr>
          <w:i/>
          <w:w w:val="120"/>
          <w:position w:val="18"/>
          <w:sz w:val="24"/>
        </w:rPr>
        <w:t>σ</w:t>
      </w:r>
      <w:r>
        <w:rPr>
          <w:w w:val="120"/>
          <w:position w:val="18"/>
          <w:sz w:val="24"/>
        </w:rPr>
        <w:t>(∆</w:t>
      </w:r>
      <w:r>
        <w:rPr>
          <w:i/>
          <w:w w:val="120"/>
          <w:position w:val="18"/>
          <w:sz w:val="24"/>
        </w:rPr>
        <w:t>t</w:t>
      </w:r>
      <w:r>
        <w:rPr>
          <w:w w:val="120"/>
          <w:position w:val="18"/>
          <w:sz w:val="24"/>
        </w:rPr>
        <w:t>)</w:t>
      </w:r>
      <w:r>
        <w:rPr>
          <w:spacing w:val="-6"/>
          <w:w w:val="120"/>
          <w:position w:val="18"/>
          <w:sz w:val="24"/>
        </w:rPr>
        <w:t xml:space="preserve"> </w:t>
      </w:r>
      <w:r>
        <w:rPr>
          <w:w w:val="120"/>
          <w:position w:val="18"/>
          <w:sz w:val="24"/>
        </w:rPr>
        <w:t>=</w:t>
      </w:r>
      <w:r>
        <w:rPr>
          <w:spacing w:val="18"/>
          <w:w w:val="120"/>
          <w:position w:val="18"/>
          <w:sz w:val="24"/>
        </w:rPr>
        <w:t xml:space="preserve"> </w:t>
      </w:r>
      <w:r>
        <w:rPr>
          <w:w w:val="120"/>
          <w:sz w:val="24"/>
        </w:rPr>
        <w:t>1</w:t>
      </w:r>
      <w:r>
        <w:rPr>
          <w:spacing w:val="-19"/>
          <w:w w:val="120"/>
          <w:sz w:val="24"/>
        </w:rPr>
        <w:t xml:space="preserve"> </w:t>
      </w:r>
      <w:r>
        <w:rPr>
          <w:w w:val="120"/>
          <w:sz w:val="24"/>
        </w:rPr>
        <w:t>+</w:t>
      </w:r>
      <w:r>
        <w:rPr>
          <w:spacing w:val="-19"/>
          <w:w w:val="120"/>
          <w:sz w:val="24"/>
        </w:rPr>
        <w:t xml:space="preserve"> </w:t>
      </w:r>
      <w:r>
        <w:rPr>
          <w:w w:val="120"/>
          <w:sz w:val="24"/>
        </w:rPr>
        <w:t>exp</w:t>
      </w:r>
      <w:r>
        <w:rPr>
          <w:w w:val="120"/>
          <w:position w:val="19"/>
          <w:sz w:val="24"/>
        </w:rPr>
        <w:t>(</w:t>
      </w:r>
      <w:r>
        <w:rPr>
          <w:i/>
          <w:w w:val="120"/>
          <w:sz w:val="24"/>
        </w:rPr>
        <w:t>k</w:t>
      </w:r>
      <w:r>
        <w:rPr>
          <w:w w:val="120"/>
          <w:sz w:val="24"/>
        </w:rPr>
        <w:t>(∆</w:t>
      </w:r>
      <w:r>
        <w:rPr>
          <w:i/>
          <w:w w:val="120"/>
          <w:sz w:val="24"/>
        </w:rPr>
        <w:t>t</w:t>
      </w:r>
      <w:r>
        <w:rPr>
          <w:i/>
          <w:spacing w:val="-18"/>
          <w:w w:val="120"/>
          <w:sz w:val="24"/>
        </w:rPr>
        <w:t xml:space="preserve"> </w:t>
      </w:r>
      <w:r>
        <w:rPr>
          <w:rFonts w:ascii="Arial Unicode MS" w:hAnsi="Arial Unicode MS"/>
          <w:w w:val="120"/>
          <w:sz w:val="24"/>
        </w:rPr>
        <w:t>−</w:t>
      </w:r>
      <w:r>
        <w:rPr>
          <w:rFonts w:ascii="Arial Unicode MS" w:hAnsi="Arial Unicode MS"/>
          <w:spacing w:val="-27"/>
          <w:w w:val="120"/>
          <w:sz w:val="24"/>
        </w:rPr>
        <w:t xml:space="preserve"> </w:t>
      </w:r>
      <w:r>
        <w:rPr>
          <w:i/>
          <w:w w:val="120"/>
          <w:sz w:val="24"/>
        </w:rPr>
        <w:t>t</w:t>
      </w:r>
      <w:r>
        <w:rPr>
          <w:i/>
          <w:spacing w:val="22"/>
          <w:w w:val="120"/>
          <w:sz w:val="24"/>
        </w:rPr>
        <w:t xml:space="preserve"> </w:t>
      </w:r>
      <w:r>
        <w:rPr>
          <w:spacing w:val="-5"/>
          <w:w w:val="120"/>
          <w:sz w:val="24"/>
        </w:rPr>
        <w:t>)</w:t>
      </w:r>
      <w:r>
        <w:rPr>
          <w:spacing w:val="-5"/>
          <w:w w:val="120"/>
          <w:position w:val="19"/>
          <w:sz w:val="24"/>
        </w:rPr>
        <w:t>)</w:t>
      </w:r>
    </w:p>
    <w:p w14:paraId="00DC1DA6" w14:textId="77777777" w:rsidR="00350CFB" w:rsidRDefault="00283FFF">
      <w:pPr>
        <w:pStyle w:val="a3"/>
        <w:spacing w:before="217"/>
        <w:ind w:right="548"/>
        <w:jc w:val="right"/>
      </w:pPr>
      <w:r>
        <w:br w:type="column"/>
      </w:r>
      <w:r>
        <w:rPr>
          <w:spacing w:val="-2"/>
        </w:rPr>
        <w:t>(2.7)</w:t>
      </w:r>
    </w:p>
    <w:p w14:paraId="00DC1DA7" w14:textId="77777777" w:rsidR="00350CFB" w:rsidRDefault="00350CFB">
      <w:pPr>
        <w:pStyle w:val="a3"/>
        <w:jc w:val="right"/>
        <w:sectPr w:rsidR="00350CFB">
          <w:type w:val="continuous"/>
          <w:pgSz w:w="11910" w:h="16840"/>
          <w:pgMar w:top="1920" w:right="708" w:bottom="280" w:left="992" w:header="0" w:footer="2115" w:gutter="0"/>
          <w:cols w:num="2" w:space="720" w:equalWidth="0">
            <w:col w:w="6700" w:space="40"/>
            <w:col w:w="3470"/>
          </w:cols>
        </w:sectPr>
      </w:pPr>
    </w:p>
    <w:p w14:paraId="00DC1DA8" w14:textId="77777777" w:rsidR="00350CFB" w:rsidRDefault="00350CFB">
      <w:pPr>
        <w:pStyle w:val="a3"/>
        <w:spacing w:before="43"/>
      </w:pPr>
    </w:p>
    <w:p w14:paraId="00DC1DA9" w14:textId="77777777" w:rsidR="00350CFB" w:rsidRDefault="00283FFF">
      <w:pPr>
        <w:pStyle w:val="a3"/>
        <w:spacing w:line="396" w:lineRule="auto"/>
        <w:ind w:left="808" w:right="534" w:hanging="9"/>
      </w:pPr>
      <w:r>
        <w:rPr>
          <w:w w:val="105"/>
        </w:rPr>
        <w:t xml:space="preserve">with </w:t>
      </w:r>
      <w:r>
        <w:rPr>
          <w:i/>
          <w:w w:val="105"/>
        </w:rPr>
        <w:t>k</w:t>
      </w:r>
      <w:r>
        <w:rPr>
          <w:i/>
          <w:spacing w:val="40"/>
          <w:w w:val="105"/>
        </w:rPr>
        <w:t xml:space="preserve"> </w:t>
      </w:r>
      <w:r>
        <w:rPr>
          <w:w w:val="105"/>
        </w:rPr>
        <w:t>=</w:t>
      </w:r>
      <w:r>
        <w:rPr>
          <w:spacing w:val="36"/>
          <w:w w:val="105"/>
        </w:rPr>
        <w:t xml:space="preserve"> </w:t>
      </w:r>
      <w:r>
        <w:rPr>
          <w:w w:val="105"/>
        </w:rPr>
        <w:t>0</w:t>
      </w:r>
      <w:r>
        <w:rPr>
          <w:i/>
          <w:w w:val="105"/>
        </w:rPr>
        <w:t>.</w:t>
      </w:r>
      <w:r>
        <w:rPr>
          <w:w w:val="105"/>
        </w:rPr>
        <w:t xml:space="preserve">01 and </w:t>
      </w:r>
      <w:r>
        <w:rPr>
          <w:i/>
          <w:w w:val="105"/>
        </w:rPr>
        <w:t>t</w:t>
      </w:r>
      <w:r>
        <w:rPr>
          <w:w w:val="105"/>
          <w:vertAlign w:val="subscript"/>
        </w:rPr>
        <w:t>0</w:t>
      </w:r>
      <w:r>
        <w:rPr>
          <w:spacing w:val="40"/>
          <w:w w:val="105"/>
        </w:rPr>
        <w:t xml:space="preserve"> </w:t>
      </w:r>
      <w:r>
        <w:rPr>
          <w:w w:val="105"/>
        </w:rPr>
        <w:t>=</w:t>
      </w:r>
      <w:r>
        <w:rPr>
          <w:spacing w:val="36"/>
          <w:w w:val="105"/>
        </w:rPr>
        <w:t xml:space="preserve"> </w:t>
      </w:r>
      <w:r>
        <w:rPr>
          <w:w w:val="105"/>
        </w:rPr>
        <w:t>180 days as used for AWP in this study.</w:t>
      </w:r>
      <w:r>
        <w:rPr>
          <w:spacing w:val="40"/>
          <w:w w:val="105"/>
        </w:rPr>
        <w:t xml:space="preserve"> </w:t>
      </w:r>
      <w:r>
        <w:rPr>
          <w:w w:val="105"/>
        </w:rPr>
        <w:t xml:space="preserve">EndorseRank extends </w:t>
      </w:r>
      <w:r>
        <w:t>citation-based</w:t>
      </w:r>
      <w:r>
        <w:rPr>
          <w:spacing w:val="-13"/>
        </w:rPr>
        <w:t xml:space="preserve"> </w:t>
      </w:r>
      <w:r>
        <w:t>propagation</w:t>
      </w:r>
      <w:r>
        <w:rPr>
          <w:spacing w:val="-13"/>
        </w:rPr>
        <w:t xml:space="preserve"> </w:t>
      </w:r>
      <w:r>
        <w:t>to</w:t>
      </w:r>
      <w:r>
        <w:rPr>
          <w:spacing w:val="-13"/>
        </w:rPr>
        <w:t xml:space="preserve"> </w:t>
      </w:r>
      <w:r>
        <w:t>ERC-20</w:t>
      </w:r>
      <w:r>
        <w:rPr>
          <w:spacing w:val="-13"/>
        </w:rPr>
        <w:t xml:space="preserve"> </w:t>
      </w:r>
      <w:r>
        <w:t>approve/permit</w:t>
      </w:r>
      <w:r>
        <w:rPr>
          <w:spacing w:val="-13"/>
        </w:rPr>
        <w:t xml:space="preserve"> </w:t>
      </w:r>
      <w:r>
        <w:t>edges</w:t>
      </w:r>
      <w:r>
        <w:rPr>
          <w:spacing w:val="-13"/>
        </w:rPr>
        <w:t xml:space="preserve"> </w:t>
      </w:r>
      <w:r>
        <w:t>because</w:t>
      </w:r>
      <w:r>
        <w:rPr>
          <w:spacing w:val="-13"/>
        </w:rPr>
        <w:t xml:space="preserve"> </w:t>
      </w:r>
      <w:r>
        <w:t>allowances</w:t>
      </w:r>
      <w:r>
        <w:rPr>
          <w:spacing w:val="-13"/>
        </w:rPr>
        <w:t xml:space="preserve"> </w:t>
      </w:r>
      <w:r>
        <w:t>are</w:t>
      </w:r>
      <w:r>
        <w:rPr>
          <w:spacing w:val="-12"/>
        </w:rPr>
        <w:t xml:space="preserve"> </w:t>
      </w:r>
      <w:r>
        <w:rPr>
          <w:spacing w:val="-2"/>
        </w:rPr>
        <w:t>explicit,</w:t>
      </w:r>
    </w:p>
    <w:p w14:paraId="00DC1DAA" w14:textId="77777777" w:rsidR="00350CFB" w:rsidRDefault="00350CFB">
      <w:pPr>
        <w:pStyle w:val="a3"/>
        <w:spacing w:line="396" w:lineRule="auto"/>
        <w:sectPr w:rsidR="00350CFB">
          <w:type w:val="continuous"/>
          <w:pgSz w:w="11910" w:h="16840"/>
          <w:pgMar w:top="1920" w:right="708" w:bottom="280" w:left="992" w:header="0" w:footer="2115" w:gutter="0"/>
          <w:cols w:space="720"/>
        </w:sectPr>
      </w:pPr>
    </w:p>
    <w:p w14:paraId="00DC1DAB" w14:textId="77777777" w:rsidR="00350CFB" w:rsidRDefault="00283FFF">
      <w:pPr>
        <w:pStyle w:val="a3"/>
        <w:spacing w:before="92" w:line="396" w:lineRule="auto"/>
        <w:ind w:left="808" w:right="524"/>
        <w:jc w:val="both"/>
      </w:pPr>
      <w:bookmarkStart w:id="142" w:name="Reader's_guide_to_terminology"/>
      <w:bookmarkStart w:id="143" w:name="_bookmark35"/>
      <w:bookmarkEnd w:id="142"/>
      <w:bookmarkEnd w:id="143"/>
      <w:r>
        <w:t xml:space="preserve">on-chain delegations of spending authority </w:t>
      </w:r>
      <w:hyperlink w:anchor="_bookmark151" w:history="1">
        <w:r>
          <w:rPr>
            <w:vertAlign w:val="superscript"/>
          </w:rPr>
          <w:t>[18]</w:t>
        </w:r>
      </w:hyperlink>
      <w:r>
        <w:rPr>
          <w:vertAlign w:val="superscript"/>
        </w:rPr>
        <w:t>,</w:t>
      </w:r>
      <w:hyperlink w:anchor="_bookmark152" w:history="1">
        <w:r>
          <w:rPr>
            <w:vertAlign w:val="superscript"/>
          </w:rPr>
          <w:t>[19]</w:t>
        </w:r>
      </w:hyperlink>
      <w:r>
        <w:t>.</w:t>
      </w:r>
      <w:r>
        <w:rPr>
          <w:spacing w:val="35"/>
        </w:rPr>
        <w:t xml:space="preserve"> </w:t>
      </w:r>
      <w:r>
        <w:t>Unlike transfers, which may reflect trad-ing or routing without trust intent, an allowance records explicit authorization that remains in force until revoked or replaced.</w:t>
      </w:r>
      <w:r>
        <w:rPr>
          <w:spacing w:val="40"/>
        </w:rPr>
        <w:t xml:space="preserve"> </w:t>
      </w:r>
      <w:r>
        <w:t xml:space="preserve">Graph-based risk models </w:t>
      </w:r>
      <w:hyperlink w:anchor="_bookmark177" w:history="1">
        <w:r>
          <w:rPr>
            <w:vertAlign w:val="superscript"/>
          </w:rPr>
          <w:t>[44]</w:t>
        </w:r>
      </w:hyperlink>
      <w:r>
        <w:t xml:space="preserve"> further show that network structure carries information beyond raw activity counts, supporting a directed endorsement graph rather than transfer volume alone.</w:t>
      </w:r>
    </w:p>
    <w:p w14:paraId="00DC1DAC" w14:textId="77777777" w:rsidR="00350CFB" w:rsidRDefault="00283FFF">
      <w:pPr>
        <w:pStyle w:val="a4"/>
        <w:numPr>
          <w:ilvl w:val="0"/>
          <w:numId w:val="22"/>
        </w:numPr>
        <w:tabs>
          <w:tab w:val="left" w:pos="799"/>
          <w:tab w:val="left" w:pos="806"/>
        </w:tabs>
        <w:spacing w:before="42" w:line="396" w:lineRule="auto"/>
        <w:ind w:right="523" w:hanging="207"/>
        <w:jc w:val="both"/>
        <w:rPr>
          <w:sz w:val="24"/>
        </w:rPr>
      </w:pPr>
      <w:r>
        <w:rPr>
          <w:sz w:val="24"/>
          <w:color w:val="FF0000"/>
        </w:rPr>
        <w:t>Domain alignment framework: In measurement theory, construct alignment assesses how well an indicator tracks an intended construct [14]. For rank-based reputation scoring, Spearman’s ρ and Kendall’s τ evaluate monotonic and pairwise ordering agreement without assuming a classification threshold [16]. Contemporaneous transfer and allowance statistics check graph coherence; a temporal holdout of future new approvals is the out-of-window check.</w:t>
      </w:r>
    </w:p>
    <w:p w14:paraId="00DC1DAD" w14:textId="77777777" w:rsidR="00350CFB" w:rsidRDefault="00283FFF">
      <w:pPr>
        <w:pStyle w:val="a4"/>
        <w:numPr>
          <w:ilvl w:val="0"/>
          <w:numId w:val="22"/>
        </w:numPr>
        <w:tabs>
          <w:tab w:val="left" w:pos="807"/>
        </w:tabs>
        <w:spacing w:line="381" w:lineRule="exact"/>
        <w:ind w:left="807" w:hanging="214"/>
        <w:jc w:val="both"/>
        <w:rPr>
          <w:sz w:val="24"/>
        </w:rPr>
      </w:pPr>
      <w:r>
        <w:rPr>
          <w:b/>
          <w:sz w:val="24"/>
        </w:rPr>
        <w:t>Computational</w:t>
      </w:r>
      <w:r>
        <w:rPr>
          <w:b/>
          <w:spacing w:val="-6"/>
          <w:sz w:val="24"/>
        </w:rPr>
        <w:t xml:space="preserve"> </w:t>
      </w:r>
      <w:r>
        <w:rPr>
          <w:b/>
          <w:sz w:val="24"/>
        </w:rPr>
        <w:t>complexity:</w:t>
      </w:r>
      <w:r>
        <w:rPr>
          <w:b/>
          <w:spacing w:val="17"/>
          <w:sz w:val="24"/>
        </w:rPr>
        <w:t xml:space="preserve"> </w:t>
      </w:r>
      <w:r>
        <w:rPr>
          <w:sz w:val="24"/>
        </w:rPr>
        <w:t>PageRank’s</w:t>
      </w:r>
      <w:r>
        <w:rPr>
          <w:spacing w:val="-5"/>
          <w:sz w:val="24"/>
        </w:rPr>
        <w:t xml:space="preserve"> </w:t>
      </w:r>
      <w:r>
        <w:rPr>
          <w:sz w:val="24"/>
        </w:rPr>
        <w:t>per-iteration</w:t>
      </w:r>
      <w:r>
        <w:rPr>
          <w:spacing w:val="-5"/>
          <w:sz w:val="24"/>
        </w:rPr>
        <w:t xml:space="preserve"> </w:t>
      </w:r>
      <w:r>
        <w:rPr>
          <w:sz w:val="24"/>
        </w:rPr>
        <w:t>cost</w:t>
      </w:r>
      <w:r>
        <w:rPr>
          <w:spacing w:val="-4"/>
          <w:sz w:val="24"/>
        </w:rPr>
        <w:t xml:space="preserve"> </w:t>
      </w:r>
      <w:r>
        <w:rPr>
          <w:sz w:val="24"/>
        </w:rPr>
        <w:t>is</w:t>
      </w:r>
      <w:r>
        <w:rPr>
          <w:spacing w:val="-4"/>
          <w:sz w:val="24"/>
        </w:rPr>
        <w:t xml:space="preserve"> </w:t>
      </w:r>
      <w:r>
        <w:rPr>
          <w:i/>
          <w:sz w:val="24"/>
        </w:rPr>
        <w:t>O</w:t>
      </w:r>
      <w:r>
        <w:rPr>
          <w:sz w:val="24"/>
        </w:rPr>
        <w:t>(</w:t>
      </w:r>
      <w:r>
        <w:rPr>
          <w:rFonts w:ascii="Arial Unicode MS" w:hAnsi="Arial Unicode MS"/>
          <w:sz w:val="24"/>
        </w:rPr>
        <w:t>|</w:t>
      </w:r>
      <w:r>
        <w:rPr>
          <w:i/>
          <w:sz w:val="24"/>
        </w:rPr>
        <w:t>E</w:t>
      </w:r>
      <w:r>
        <w:rPr>
          <w:rFonts w:ascii="Arial Unicode MS" w:hAnsi="Arial Unicode MS"/>
          <w:sz w:val="24"/>
        </w:rPr>
        <w:t>|</w:t>
      </w:r>
      <w:r>
        <w:rPr>
          <w:sz w:val="24"/>
        </w:rPr>
        <w:t>)</w:t>
      </w:r>
      <w:r>
        <w:rPr>
          <w:spacing w:val="-4"/>
          <w:sz w:val="24"/>
        </w:rPr>
        <w:t xml:space="preserve"> </w:t>
      </w:r>
      <w:hyperlink w:anchor="_bookmark182" w:history="1">
        <w:r>
          <w:rPr>
            <w:sz w:val="24"/>
            <w:vertAlign w:val="superscript"/>
          </w:rPr>
          <w:t>[49]</w:t>
        </w:r>
      </w:hyperlink>
      <w:r>
        <w:rPr>
          <w:sz w:val="24"/>
        </w:rPr>
        <w:t>.</w:t>
      </w:r>
      <w:r>
        <w:rPr>
          <w:spacing w:val="18"/>
          <w:sz w:val="24"/>
        </w:rPr>
        <w:t xml:space="preserve"> </w:t>
      </w:r>
      <w:r>
        <w:rPr>
          <w:sz w:val="24"/>
        </w:rPr>
        <w:t>Allowance</w:t>
      </w:r>
      <w:r>
        <w:rPr>
          <w:spacing w:val="-6"/>
          <w:sz w:val="24"/>
        </w:rPr>
        <w:t xml:space="preserve"> </w:t>
      </w:r>
      <w:r>
        <w:rPr>
          <w:spacing w:val="-2"/>
          <w:sz w:val="24"/>
        </w:rPr>
        <w:t>graphs</w:t>
      </w:r>
    </w:p>
    <w:p w14:paraId="00DC1DAE" w14:textId="77777777" w:rsidR="00350CFB" w:rsidRDefault="00283FFF">
      <w:pPr>
        <w:pStyle w:val="a3"/>
        <w:spacing w:before="39" w:line="307" w:lineRule="auto"/>
        <w:ind w:left="808" w:right="524"/>
        <w:jc w:val="both"/>
      </w:pPr>
      <w:r>
        <w:t xml:space="preserve">are sparser than transfer graphs (fewer edges </w:t>
      </w:r>
      <w:r>
        <w:rPr>
          <w:rFonts w:ascii="Arial Unicode MS" w:hAnsi="Arial Unicode MS"/>
        </w:rPr>
        <w:t>|</w:t>
      </w:r>
      <w:r>
        <w:rPr>
          <w:i/>
        </w:rPr>
        <w:t>E</w:t>
      </w:r>
      <w:r>
        <w:rPr>
          <w:rFonts w:ascii="Arial Unicode MS" w:hAnsi="Arial Unicode MS"/>
        </w:rPr>
        <w:t>|</w:t>
      </w:r>
      <w:r>
        <w:t>), yielding lower per-iteration cost and re-duced memory, and often fewer iterations in practice—the basis for H3.</w:t>
      </w:r>
    </w:p>
    <w:p w14:paraId="00DC1DAF" w14:textId="77777777" w:rsidR="00350CFB" w:rsidRDefault="00283FFF">
      <w:pPr>
        <w:pStyle w:val="a3"/>
        <w:spacing w:before="224" w:line="396" w:lineRule="auto"/>
        <w:ind w:left="282" w:right="534"/>
        <w:jc w:val="both"/>
      </w:pPr>
      <w:r>
        <w:rPr>
          <w:color w:val="FF0000"/>
        </w:rPr>
        <w:t>Figure 2.3 presents the conceptual model mapping the primary EndorseRank–AWP comparison to H1–H3 and RQ1–RQ4. The remaining external check is the temporal holdout.</w:t>
      </w:r>
    </w:p>
    <w:p w14:paraId="00DC1DB0" w14:textId="77777777" w:rsidR="00350CFB" w:rsidRDefault="00283FFF">
      <w:pPr>
        <w:pStyle w:val="a4"/>
        <w:numPr>
          <w:ilvl w:val="0"/>
          <w:numId w:val="22"/>
        </w:numPr>
        <w:tabs>
          <w:tab w:val="left" w:pos="806"/>
          <w:tab w:val="left" w:pos="808"/>
        </w:tabs>
        <w:spacing w:before="122" w:line="396" w:lineRule="auto"/>
        <w:ind w:left="808" w:right="524"/>
        <w:jc w:val="both"/>
        <w:rPr>
          <w:sz w:val="24"/>
        </w:rPr>
      </w:pPr>
      <w:r>
        <w:rPr>
          <w:sz w:val="24"/>
          <w:color w:val="FF0000"/>
        </w:rPr>
        <w:t>Holdout, not outcome ranking: H1 and H3 concern EndorseRank and AWP only. H2/RQ2 compares contemporaneous allowance and transfer checks. RQ4 is a time-split test of future new owner–spender approvals on the spender cohort.</w:t>
      </w:r>
    </w:p>
    <w:p w14:paraId="00DC1DB1" w14:textId="77777777" w:rsidR="00350CFB" w:rsidRDefault="00350CFB">
      <w:pPr>
        <w:pStyle w:val="a4"/>
        <w:spacing w:line="396" w:lineRule="auto"/>
        <w:jc w:val="both"/>
        <w:rPr>
          <w:sz w:val="24"/>
        </w:rPr>
        <w:sectPr w:rsidR="00350CFB">
          <w:pgSz w:w="11910" w:h="16840"/>
          <w:pgMar w:top="1820" w:right="708" w:bottom="2300" w:left="992" w:header="0" w:footer="2115" w:gutter="0"/>
          <w:cols w:space="720"/>
        </w:sectPr>
      </w:pPr>
    </w:p>
    <w:p w14:paraId="00DC1DB2" w14:textId="77777777" w:rsidR="00350CFB" w:rsidRDefault="00283FFF">
      <w:pPr>
        <w:ind w:left="1128"/>
        <w:rPr>
          <w:sz w:val="20"/>
        </w:rPr>
      </w:pPr>
      <w:r>
        <w:rPr>
          <w:color w:val="FF0000"/>
        </w:rPr>
        <w:t>Primary comparison: EndorseRank vs AWP. Computational efficiency H3/RQ3. Reputation structure H1/RQ1. Construct checks H2/RQ2. Temporal holdout RQ4.</w:t>
      </w:r>
    </w:p>
    <w:p w14:paraId="00DC1DB3" w14:textId="77777777" w:rsidR="00350CFB" w:rsidRDefault="00283FFF">
      <w:pPr>
        <w:pStyle w:val="a3"/>
        <w:spacing w:before="151" w:line="252" w:lineRule="auto"/>
        <w:ind w:left="282" w:right="543"/>
        <w:jc w:val="both"/>
      </w:pPr>
      <w:r>
        <w:rPr>
          <w:color w:val="FF0000"/>
        </w:rPr>
        <w:t>Figure 2.3: Conceptual model: primary EndorseRank vs. AWP comparison mapped to reputation structure (H1/RQ1), construct checks (H2/RQ2), computational efficiency (H3/RQ3), and the temporal holdout of future new approvals (RQ4).</w:t>
      </w:r>
    </w:p>
    <w:p w14:paraId="00DC1DB4" w14:textId="77777777" w:rsidR="00350CFB" w:rsidRDefault="00350CFB">
      <w:pPr>
        <w:pStyle w:val="a3"/>
      </w:pPr>
    </w:p>
    <w:p w14:paraId="00DC1DB5" w14:textId="77777777" w:rsidR="00350CFB" w:rsidRDefault="00350CFB">
      <w:pPr>
        <w:pStyle w:val="a3"/>
      </w:pPr>
    </w:p>
    <w:p w14:paraId="00DC1DB6" w14:textId="77777777" w:rsidR="00350CFB" w:rsidRDefault="00283FFF">
      <w:pPr>
        <w:pStyle w:val="2"/>
        <w:numPr>
          <w:ilvl w:val="1"/>
          <w:numId w:val="26"/>
        </w:numPr>
        <w:tabs>
          <w:tab w:val="left" w:pos="927"/>
        </w:tabs>
        <w:spacing w:before="1"/>
        <w:ind w:left="927" w:hanging="645"/>
      </w:pPr>
      <w:r>
        <w:t>Reader’s</w:t>
      </w:r>
      <w:r>
        <w:rPr>
          <w:spacing w:val="12"/>
        </w:rPr>
        <w:t xml:space="preserve"> </w:t>
      </w:r>
      <w:r>
        <w:t>guide</w:t>
      </w:r>
      <w:r>
        <w:rPr>
          <w:spacing w:val="12"/>
        </w:rPr>
        <w:t xml:space="preserve"> </w:t>
      </w:r>
      <w:r>
        <w:t>to</w:t>
      </w:r>
      <w:r>
        <w:rPr>
          <w:spacing w:val="12"/>
        </w:rPr>
        <w:t xml:space="preserve"> </w:t>
      </w:r>
      <w:r>
        <w:rPr>
          <w:spacing w:val="-2"/>
        </w:rPr>
        <w:t>terminology</w:t>
      </w:r>
    </w:p>
    <w:p w14:paraId="00DC1DB7" w14:textId="77777777" w:rsidR="00350CFB" w:rsidRDefault="00350CFB">
      <w:pPr>
        <w:pStyle w:val="a3"/>
        <w:spacing w:before="23"/>
        <w:rPr>
          <w:b/>
          <w:sz w:val="28"/>
        </w:rPr>
      </w:pPr>
    </w:p>
    <w:p w14:paraId="00DC1DB8" w14:textId="77777777" w:rsidR="00350CFB" w:rsidRDefault="00283FFF">
      <w:pPr>
        <w:pStyle w:val="a3"/>
        <w:spacing w:before="1" w:line="396" w:lineRule="auto"/>
        <w:ind w:left="282" w:right="521" w:hanging="8"/>
      </w:pPr>
      <w:r>
        <w:t>The</w:t>
      </w:r>
      <w:r>
        <w:rPr>
          <w:spacing w:val="-8"/>
        </w:rPr>
        <w:t xml:space="preserve"> </w:t>
      </w:r>
      <w:r>
        <w:t>definitions</w:t>
      </w:r>
      <w:r>
        <w:rPr>
          <w:spacing w:val="-8"/>
        </w:rPr>
        <w:t xml:space="preserve"> </w:t>
      </w:r>
      <w:r>
        <w:t>in</w:t>
      </w:r>
      <w:r>
        <w:rPr>
          <w:spacing w:val="-8"/>
        </w:rPr>
        <w:t xml:space="preserve"> </w:t>
      </w:r>
      <w:r>
        <w:t>Chapter</w:t>
      </w:r>
      <w:r>
        <w:rPr>
          <w:spacing w:val="-8"/>
        </w:rPr>
        <w:t xml:space="preserve"> </w:t>
      </w:r>
      <w:hyperlink w:anchor="_bookmark4" w:history="1">
        <w:r>
          <w:t>1</w:t>
        </w:r>
      </w:hyperlink>
      <w:r>
        <w:rPr>
          <w:spacing w:val="-8"/>
        </w:rPr>
        <w:t xml:space="preserve"> </w:t>
      </w:r>
      <w:r>
        <w:t>establish</w:t>
      </w:r>
      <w:r>
        <w:rPr>
          <w:spacing w:val="-8"/>
        </w:rPr>
        <w:t xml:space="preserve"> </w:t>
      </w:r>
      <w:r>
        <w:t>formal</w:t>
      </w:r>
      <w:r>
        <w:rPr>
          <w:spacing w:val="-8"/>
        </w:rPr>
        <w:t xml:space="preserve"> </w:t>
      </w:r>
      <w:r>
        <w:t>constructs;</w:t>
      </w:r>
      <w:r>
        <w:rPr>
          <w:spacing w:val="-7"/>
        </w:rPr>
        <w:t xml:space="preserve"> </w:t>
      </w:r>
      <w:r>
        <w:t>the</w:t>
      </w:r>
      <w:r>
        <w:rPr>
          <w:spacing w:val="-8"/>
        </w:rPr>
        <w:t xml:space="preserve"> </w:t>
      </w:r>
      <w:r>
        <w:t>following</w:t>
      </w:r>
      <w:r>
        <w:rPr>
          <w:spacing w:val="-8"/>
        </w:rPr>
        <w:t xml:space="preserve"> </w:t>
      </w:r>
      <w:r>
        <w:t>guide</w:t>
      </w:r>
      <w:r>
        <w:rPr>
          <w:spacing w:val="-8"/>
        </w:rPr>
        <w:t xml:space="preserve"> </w:t>
      </w:r>
      <w:r>
        <w:t>clarifies</w:t>
      </w:r>
      <w:r>
        <w:rPr>
          <w:spacing w:val="-8"/>
        </w:rPr>
        <w:t xml:space="preserve"> </w:t>
      </w:r>
      <w:r>
        <w:t>how</w:t>
      </w:r>
      <w:r>
        <w:rPr>
          <w:spacing w:val="-8"/>
        </w:rPr>
        <w:t xml:space="preserve"> </w:t>
      </w:r>
      <w:r>
        <w:t>to</w:t>
      </w:r>
      <w:r>
        <w:rPr>
          <w:spacing w:val="-8"/>
        </w:rPr>
        <w:t xml:space="preserve"> </w:t>
      </w:r>
      <w:r>
        <w:t>inter-pret results and avoid common misreadings:</w:t>
      </w:r>
    </w:p>
    <w:p w14:paraId="00DC1DB9" w14:textId="77777777" w:rsidR="00350CFB" w:rsidRDefault="00283FFF">
      <w:pPr>
        <w:pStyle w:val="a4"/>
        <w:numPr>
          <w:ilvl w:val="0"/>
          <w:numId w:val="21"/>
        </w:numPr>
        <w:tabs>
          <w:tab w:val="left" w:pos="806"/>
          <w:tab w:val="left" w:pos="808"/>
        </w:tabs>
        <w:spacing w:before="121" w:line="396" w:lineRule="auto"/>
        <w:ind w:right="524"/>
        <w:rPr>
          <w:sz w:val="24"/>
        </w:rPr>
      </w:pPr>
      <w:r>
        <w:rPr>
          <w:b/>
          <w:sz w:val="24"/>
        </w:rPr>
        <w:t>Primary</w:t>
      </w:r>
      <w:r>
        <w:rPr>
          <w:b/>
          <w:spacing w:val="-7"/>
          <w:sz w:val="24"/>
        </w:rPr>
        <w:t xml:space="preserve"> </w:t>
      </w:r>
      <w:r>
        <w:rPr>
          <w:b/>
          <w:sz w:val="24"/>
        </w:rPr>
        <w:t xml:space="preserve">methods: </w:t>
      </w:r>
      <w:r>
        <w:rPr>
          <w:sz w:val="24"/>
        </w:rPr>
        <w:t>EndorseRank</w:t>
      </w:r>
      <w:r>
        <w:rPr>
          <w:spacing w:val="-7"/>
          <w:sz w:val="24"/>
        </w:rPr>
        <w:t xml:space="preserve"> </w:t>
      </w:r>
      <w:r>
        <w:rPr>
          <w:sz w:val="24"/>
        </w:rPr>
        <w:t>(allowance</w:t>
      </w:r>
      <w:r>
        <w:rPr>
          <w:spacing w:val="-7"/>
          <w:sz w:val="24"/>
        </w:rPr>
        <w:t xml:space="preserve"> </w:t>
      </w:r>
      <w:r>
        <w:rPr>
          <w:sz w:val="24"/>
        </w:rPr>
        <w:t>graph)</w:t>
      </w:r>
      <w:r>
        <w:rPr>
          <w:spacing w:val="-7"/>
          <w:sz w:val="24"/>
        </w:rPr>
        <w:t xml:space="preserve"> </w:t>
      </w:r>
      <w:r>
        <w:rPr>
          <w:sz w:val="24"/>
        </w:rPr>
        <w:t>and</w:t>
      </w:r>
      <w:r>
        <w:rPr>
          <w:spacing w:val="-7"/>
          <w:sz w:val="24"/>
        </w:rPr>
        <w:t xml:space="preserve"> </w:t>
      </w:r>
      <w:r>
        <w:rPr>
          <w:sz w:val="24"/>
        </w:rPr>
        <w:t>AWP</w:t>
      </w:r>
      <w:r>
        <w:rPr>
          <w:spacing w:val="-8"/>
          <w:sz w:val="24"/>
        </w:rPr>
        <w:t xml:space="preserve"> </w:t>
      </w:r>
      <w:r>
        <w:rPr>
          <w:sz w:val="24"/>
        </w:rPr>
        <w:t>(transfer</w:t>
      </w:r>
      <w:r>
        <w:rPr>
          <w:spacing w:val="-7"/>
          <w:sz w:val="24"/>
        </w:rPr>
        <w:t xml:space="preserve"> </w:t>
      </w:r>
      <w:r>
        <w:rPr>
          <w:sz w:val="24"/>
        </w:rPr>
        <w:t>graph). Both</w:t>
      </w:r>
      <w:r>
        <w:rPr>
          <w:spacing w:val="-7"/>
          <w:sz w:val="24"/>
        </w:rPr>
        <w:t xml:space="preserve"> </w:t>
      </w:r>
      <w:r>
        <w:rPr>
          <w:sz w:val="24"/>
        </w:rPr>
        <w:t>are</w:t>
      </w:r>
      <w:r>
        <w:rPr>
          <w:spacing w:val="-7"/>
          <w:sz w:val="24"/>
        </w:rPr>
        <w:t xml:space="preserve"> </w:t>
      </w:r>
      <w:r>
        <w:rPr>
          <w:sz w:val="24"/>
        </w:rPr>
        <w:t>so-cial</w:t>
      </w:r>
      <w:r>
        <w:rPr>
          <w:spacing w:val="-5"/>
          <w:sz w:val="24"/>
        </w:rPr>
        <w:t xml:space="preserve"> </w:t>
      </w:r>
      <w:r>
        <w:rPr>
          <w:sz w:val="24"/>
        </w:rPr>
        <w:t>PageRank</w:t>
      </w:r>
      <w:r>
        <w:rPr>
          <w:spacing w:val="-5"/>
          <w:sz w:val="24"/>
        </w:rPr>
        <w:t xml:space="preserve"> </w:t>
      </w:r>
      <w:r>
        <w:rPr>
          <w:sz w:val="24"/>
        </w:rPr>
        <w:t>methods</w:t>
      </w:r>
      <w:r>
        <w:rPr>
          <w:spacing w:val="-5"/>
          <w:sz w:val="24"/>
        </w:rPr>
        <w:t xml:space="preserve"> </w:t>
      </w:r>
      <w:r>
        <w:rPr>
          <w:sz w:val="24"/>
        </w:rPr>
        <w:t>on</w:t>
      </w:r>
      <w:r>
        <w:rPr>
          <w:spacing w:val="-5"/>
          <w:sz w:val="24"/>
        </w:rPr>
        <w:t xml:space="preserve"> </w:t>
      </w:r>
      <w:r>
        <w:rPr>
          <w:sz w:val="24"/>
        </w:rPr>
        <w:t>wallet-to-wallet</w:t>
      </w:r>
      <w:r>
        <w:rPr>
          <w:spacing w:val="-5"/>
          <w:sz w:val="24"/>
        </w:rPr>
        <w:t xml:space="preserve"> </w:t>
      </w:r>
      <w:r>
        <w:rPr>
          <w:sz w:val="24"/>
        </w:rPr>
        <w:t>edges;</w:t>
      </w:r>
      <w:r>
        <w:rPr>
          <w:spacing w:val="-5"/>
          <w:sz w:val="24"/>
        </w:rPr>
        <w:t xml:space="preserve"> </w:t>
      </w:r>
      <w:r>
        <w:rPr>
          <w:sz w:val="24"/>
        </w:rPr>
        <w:t>intended</w:t>
      </w:r>
      <w:r>
        <w:rPr>
          <w:spacing w:val="-5"/>
          <w:sz w:val="24"/>
        </w:rPr>
        <w:t xml:space="preserve"> </w:t>
      </w:r>
      <w:r>
        <w:rPr>
          <w:sz w:val="24"/>
        </w:rPr>
        <w:t>as</w:t>
      </w:r>
      <w:r>
        <w:rPr>
          <w:spacing w:val="-5"/>
          <w:sz w:val="24"/>
        </w:rPr>
        <w:t xml:space="preserve"> </w:t>
      </w:r>
      <w:r>
        <w:rPr>
          <w:sz w:val="24"/>
        </w:rPr>
        <w:t>deployable</w:t>
      </w:r>
      <w:r>
        <w:rPr>
          <w:spacing w:val="-5"/>
          <w:sz w:val="24"/>
        </w:rPr>
        <w:t xml:space="preserve"> </w:t>
      </w:r>
      <w:r>
        <w:rPr>
          <w:sz w:val="24"/>
        </w:rPr>
        <w:t>reputation</w:t>
      </w:r>
      <w:r>
        <w:rPr>
          <w:spacing w:val="-5"/>
          <w:sz w:val="24"/>
        </w:rPr>
        <w:t xml:space="preserve"> </w:t>
      </w:r>
      <w:r>
        <w:rPr>
          <w:sz w:val="24"/>
        </w:rPr>
        <w:t>signals.</w:t>
      </w:r>
    </w:p>
    <w:p w14:paraId="00DC1DBA" w14:textId="77777777" w:rsidR="00350CFB" w:rsidRDefault="00283FFF">
      <w:pPr>
        <w:pStyle w:val="a4"/>
        <w:numPr>
          <w:ilvl w:val="0"/>
          <w:numId w:val="21"/>
        </w:numPr>
        <w:tabs>
          <w:tab w:val="left" w:pos="806"/>
          <w:tab w:val="left" w:pos="808"/>
        </w:tabs>
        <w:spacing w:before="39" w:line="396" w:lineRule="auto"/>
        <w:ind w:right="544"/>
        <w:rPr>
          <w:sz w:val="24"/>
        </w:rPr>
      </w:pPr>
      <w:r>
        <w:rPr>
          <w:spacing w:val="-2"/>
          <w:sz w:val="24"/>
          <w:color w:val="FF0000"/>
        </w:rPr>
        <w:t>Temporal holdout: Scores frozen at t1; labels from t2 new owner–spender approvals on inbound spenders.</w:t>
      </w:r>
    </w:p>
    <w:p w14:paraId="00DC1DBB" w14:textId="77777777" w:rsidR="00350CFB" w:rsidRDefault="00283FFF">
      <w:pPr>
        <w:pStyle w:val="a4"/>
        <w:numPr>
          <w:ilvl w:val="0"/>
          <w:numId w:val="21"/>
        </w:numPr>
        <w:tabs>
          <w:tab w:val="left" w:pos="806"/>
          <w:tab w:val="left" w:pos="808"/>
        </w:tabs>
        <w:spacing w:before="38" w:line="396" w:lineRule="auto"/>
        <w:ind w:right="524"/>
        <w:rPr>
          <w:sz w:val="24"/>
        </w:rPr>
      </w:pPr>
      <w:r>
        <w:rPr>
          <w:b/>
          <w:sz w:val="24"/>
        </w:rPr>
        <w:t>Primary</w:t>
      </w:r>
      <w:r>
        <w:rPr>
          <w:b/>
          <w:spacing w:val="17"/>
          <w:sz w:val="24"/>
        </w:rPr>
        <w:t xml:space="preserve"> </w:t>
      </w:r>
      <w:r>
        <w:rPr>
          <w:b/>
          <w:sz w:val="24"/>
        </w:rPr>
        <w:t>graph</w:t>
      </w:r>
      <w:r>
        <w:rPr>
          <w:b/>
          <w:spacing w:val="17"/>
          <w:sz w:val="24"/>
        </w:rPr>
        <w:t xml:space="preserve"> </w:t>
      </w:r>
      <w:r>
        <w:rPr>
          <w:b/>
          <w:sz w:val="24"/>
        </w:rPr>
        <w:t>construct:</w:t>
      </w:r>
      <w:r>
        <w:rPr>
          <w:b/>
          <w:spacing w:val="40"/>
          <w:sz w:val="24"/>
        </w:rPr>
        <w:t xml:space="preserve"> </w:t>
      </w:r>
      <w:r>
        <w:rPr>
          <w:sz w:val="24"/>
        </w:rPr>
        <w:t>The</w:t>
      </w:r>
      <w:r>
        <w:rPr>
          <w:spacing w:val="17"/>
          <w:sz w:val="24"/>
        </w:rPr>
        <w:t xml:space="preserve"> </w:t>
      </w:r>
      <w:r>
        <w:rPr>
          <w:sz w:val="24"/>
        </w:rPr>
        <w:t>graph</w:t>
      </w:r>
      <w:r>
        <w:rPr>
          <w:spacing w:val="17"/>
          <w:sz w:val="24"/>
        </w:rPr>
        <w:t xml:space="preserve"> </w:t>
      </w:r>
      <w:r>
        <w:rPr>
          <w:sz w:val="24"/>
        </w:rPr>
        <w:t>a</w:t>
      </w:r>
      <w:r>
        <w:rPr>
          <w:spacing w:val="17"/>
          <w:sz w:val="24"/>
        </w:rPr>
        <w:t xml:space="preserve"> </w:t>
      </w:r>
      <w:r>
        <w:rPr>
          <w:sz w:val="24"/>
        </w:rPr>
        <w:t>method</w:t>
      </w:r>
      <w:r>
        <w:rPr>
          <w:spacing w:val="17"/>
          <w:sz w:val="24"/>
        </w:rPr>
        <w:t xml:space="preserve"> </w:t>
      </w:r>
      <w:r>
        <w:rPr>
          <w:sz w:val="24"/>
        </w:rPr>
        <w:t>is</w:t>
      </w:r>
      <w:r>
        <w:rPr>
          <w:spacing w:val="17"/>
          <w:sz w:val="24"/>
        </w:rPr>
        <w:t xml:space="preserve"> </w:t>
      </w:r>
      <w:r>
        <w:rPr>
          <w:i/>
          <w:sz w:val="24"/>
        </w:rPr>
        <w:t>designed</w:t>
      </w:r>
      <w:r>
        <w:rPr>
          <w:i/>
          <w:spacing w:val="27"/>
          <w:sz w:val="24"/>
        </w:rPr>
        <w:t xml:space="preserve"> </w:t>
      </w:r>
      <w:r>
        <w:rPr>
          <w:sz w:val="24"/>
        </w:rPr>
        <w:t>to</w:t>
      </w:r>
      <w:r>
        <w:rPr>
          <w:spacing w:val="17"/>
          <w:sz w:val="24"/>
        </w:rPr>
        <w:t xml:space="preserve"> </w:t>
      </w:r>
      <w:r>
        <w:rPr>
          <w:sz w:val="24"/>
        </w:rPr>
        <w:t>rank</w:t>
      </w:r>
      <w:r>
        <w:rPr>
          <w:spacing w:val="17"/>
          <w:sz w:val="24"/>
        </w:rPr>
        <w:t xml:space="preserve"> </w:t>
      </w:r>
      <w:r>
        <w:rPr>
          <w:sz w:val="24"/>
        </w:rPr>
        <w:t>(e.g.,</w:t>
      </w:r>
      <w:r>
        <w:rPr>
          <w:spacing w:val="22"/>
          <w:sz w:val="24"/>
        </w:rPr>
        <w:t xml:space="preserve"> </w:t>
      </w:r>
      <w:r>
        <w:rPr>
          <w:i/>
          <w:sz w:val="24"/>
        </w:rPr>
        <w:t>G</w:t>
      </w:r>
      <w:r>
        <w:rPr>
          <w:sz w:val="24"/>
          <w:vertAlign w:val="subscript"/>
        </w:rPr>
        <w:t>approve</w:t>
      </w:r>
      <w:r>
        <w:rPr>
          <w:spacing w:val="27"/>
          <w:sz w:val="24"/>
        </w:rPr>
        <w:t xml:space="preserve"> </w:t>
      </w:r>
      <w:r>
        <w:rPr>
          <w:sz w:val="24"/>
        </w:rPr>
        <w:t>for</w:t>
      </w:r>
      <w:r>
        <w:rPr>
          <w:spacing w:val="17"/>
          <w:sz w:val="24"/>
        </w:rPr>
        <w:t xml:space="preserve"> </w:t>
      </w:r>
      <w:r>
        <w:rPr>
          <w:sz w:val="24"/>
        </w:rPr>
        <w:t>En-dorseRank). Distinct from validation proxies applied after scoring.</w:t>
      </w:r>
    </w:p>
    <w:p w14:paraId="00DC1DBC" w14:textId="77777777" w:rsidR="00350CFB" w:rsidRDefault="00283FFF">
      <w:pPr>
        <w:pStyle w:val="a4"/>
        <w:numPr>
          <w:ilvl w:val="0"/>
          <w:numId w:val="21"/>
        </w:numPr>
        <w:tabs>
          <w:tab w:val="left" w:pos="797"/>
          <w:tab w:val="left" w:pos="808"/>
        </w:tabs>
        <w:spacing w:before="39" w:line="396" w:lineRule="auto"/>
        <w:ind w:right="564"/>
        <w:rPr>
          <w:sz w:val="24"/>
        </w:rPr>
      </w:pPr>
      <w:r>
        <w:rPr>
          <w:spacing w:val="-2"/>
          <w:sz w:val="24"/>
          <w:color w:val="FF0000"/>
        </w:rPr>
        <w:t>Contemporaneous check: Local transfer or allowance statistics computed in the same window as the score [14].</w:t>
      </w:r>
    </w:p>
    <w:p w14:paraId="00DC1DBD" w14:textId="77777777" w:rsidR="00350CFB" w:rsidRDefault="00283FFF">
      <w:pPr>
        <w:pStyle w:val="a4"/>
        <w:numPr>
          <w:ilvl w:val="0"/>
          <w:numId w:val="21"/>
        </w:numPr>
        <w:tabs>
          <w:tab w:val="left" w:pos="806"/>
          <w:tab w:val="left" w:pos="808"/>
        </w:tabs>
        <w:spacing w:before="39" w:line="396" w:lineRule="auto"/>
        <w:ind w:right="563"/>
        <w:rPr>
          <w:sz w:val="24"/>
        </w:rPr>
      </w:pPr>
      <w:r>
        <w:rPr>
          <w:sz w:val="24"/>
          <w:color w:val="FF0000"/>
        </w:rPr>
        <w:t>Contemporaneous check: Local transfer or allowance statistics computed in the same window as the score.</w:t>
      </w:r>
    </w:p>
    <w:p w14:paraId="00DC1DBE" w14:textId="77777777" w:rsidR="00350CFB" w:rsidRDefault="00350CFB">
      <w:pPr>
        <w:pStyle w:val="a4"/>
        <w:spacing w:line="396" w:lineRule="auto"/>
        <w:rPr>
          <w:sz w:val="24"/>
        </w:rPr>
        <w:sectPr w:rsidR="00350CFB">
          <w:pgSz w:w="11910" w:h="16840"/>
          <w:pgMar w:top="1900" w:right="708" w:bottom="2300" w:left="992" w:header="0" w:footer="2115" w:gutter="0"/>
          <w:cols w:space="720"/>
        </w:sectPr>
      </w:pPr>
    </w:p>
    <w:p w14:paraId="00DC1DBF" w14:textId="77777777" w:rsidR="00350CFB" w:rsidRDefault="00283FFF">
      <w:pPr>
        <w:pStyle w:val="a4"/>
        <w:numPr>
          <w:ilvl w:val="0"/>
          <w:numId w:val="21"/>
        </w:numPr>
        <w:tabs>
          <w:tab w:val="left" w:pos="798"/>
        </w:tabs>
        <w:spacing w:line="410" w:lineRule="exact"/>
        <w:ind w:left="798" w:hanging="205"/>
        <w:rPr>
          <w:sz w:val="24"/>
        </w:rPr>
      </w:pPr>
      <w:r>
        <w:rPr>
          <w:b/>
          <w:sz w:val="24"/>
        </w:rPr>
        <w:t>Alignment</w:t>
      </w:r>
      <w:r>
        <w:rPr>
          <w:b/>
          <w:spacing w:val="12"/>
          <w:sz w:val="24"/>
        </w:rPr>
        <w:t xml:space="preserve"> </w:t>
      </w:r>
      <w:r>
        <w:rPr>
          <w:b/>
          <w:sz w:val="24"/>
        </w:rPr>
        <w:t>bands</w:t>
      </w:r>
      <w:r>
        <w:rPr>
          <w:b/>
          <w:spacing w:val="13"/>
          <w:sz w:val="24"/>
        </w:rPr>
        <w:t xml:space="preserve"> </w:t>
      </w:r>
      <w:r>
        <w:rPr>
          <w:b/>
          <w:sz w:val="24"/>
        </w:rPr>
        <w:t>(Kendall</w:t>
      </w:r>
      <w:r>
        <w:rPr>
          <w:b/>
          <w:spacing w:val="14"/>
          <w:sz w:val="24"/>
        </w:rPr>
        <w:t xml:space="preserve"> </w:t>
      </w:r>
      <w:r>
        <w:rPr>
          <w:i/>
          <w:sz w:val="24"/>
        </w:rPr>
        <w:t>τ</w:t>
      </w:r>
      <w:r>
        <w:rPr>
          <w:i/>
          <w:spacing w:val="-34"/>
          <w:sz w:val="24"/>
        </w:rPr>
        <w:t xml:space="preserve"> </w:t>
      </w:r>
      <w:r>
        <w:rPr>
          <w:b/>
          <w:sz w:val="24"/>
        </w:rPr>
        <w:t>):</w:t>
      </w:r>
      <w:r>
        <w:rPr>
          <w:b/>
          <w:spacing w:val="49"/>
          <w:sz w:val="24"/>
        </w:rPr>
        <w:t xml:space="preserve"> </w:t>
      </w:r>
      <w:r>
        <w:rPr>
          <w:rFonts w:ascii="Arial Unicode MS" w:hAnsi="Arial Unicode MS"/>
          <w:sz w:val="24"/>
        </w:rPr>
        <w:t>|</w:t>
      </w:r>
      <w:r>
        <w:rPr>
          <w:i/>
          <w:sz w:val="24"/>
        </w:rPr>
        <w:t>τ</w:t>
      </w:r>
      <w:r>
        <w:rPr>
          <w:i/>
          <w:spacing w:val="-34"/>
          <w:sz w:val="24"/>
        </w:rPr>
        <w:t xml:space="preserve"> </w:t>
      </w:r>
      <w:r>
        <w:rPr>
          <w:rFonts w:ascii="Arial Unicode MS" w:hAnsi="Arial Unicode MS"/>
          <w:sz w:val="24"/>
        </w:rPr>
        <w:t>|</w:t>
      </w:r>
      <w:r>
        <w:rPr>
          <w:rFonts w:ascii="Arial Unicode MS" w:hAnsi="Arial Unicode MS"/>
          <w:spacing w:val="31"/>
          <w:sz w:val="24"/>
        </w:rPr>
        <w:t xml:space="preserve"> </w:t>
      </w:r>
      <w:r>
        <w:rPr>
          <w:i/>
          <w:sz w:val="24"/>
        </w:rPr>
        <w:t>&lt;</w:t>
      </w:r>
      <w:r>
        <w:rPr>
          <w:i/>
          <w:spacing w:val="39"/>
          <w:sz w:val="24"/>
        </w:rPr>
        <w:t xml:space="preserve"> </w:t>
      </w:r>
      <w:r>
        <w:rPr>
          <w:sz w:val="24"/>
        </w:rPr>
        <w:t>0</w:t>
      </w:r>
      <w:r>
        <w:rPr>
          <w:i/>
          <w:sz w:val="24"/>
        </w:rPr>
        <w:t>.</w:t>
      </w:r>
      <w:r>
        <w:rPr>
          <w:sz w:val="24"/>
        </w:rPr>
        <w:t>10</w:t>
      </w:r>
      <w:r>
        <w:rPr>
          <w:spacing w:val="14"/>
          <w:sz w:val="24"/>
        </w:rPr>
        <w:t xml:space="preserve"> </w:t>
      </w:r>
      <w:r>
        <w:rPr>
          <w:sz w:val="24"/>
        </w:rPr>
        <w:t>negligible</w:t>
      </w:r>
      <w:r>
        <w:rPr>
          <w:spacing w:val="13"/>
          <w:sz w:val="24"/>
        </w:rPr>
        <w:t xml:space="preserve"> </w:t>
      </w:r>
      <w:r>
        <w:rPr>
          <w:sz w:val="24"/>
        </w:rPr>
        <w:t>noise;</w:t>
      </w:r>
      <w:r>
        <w:rPr>
          <w:spacing w:val="21"/>
          <w:sz w:val="24"/>
        </w:rPr>
        <w:t xml:space="preserve"> </w:t>
      </w:r>
      <w:r>
        <w:rPr>
          <w:sz w:val="24"/>
        </w:rPr>
        <w:t>0</w:t>
      </w:r>
      <w:r>
        <w:rPr>
          <w:i/>
          <w:sz w:val="24"/>
        </w:rPr>
        <w:t>.</w:t>
      </w:r>
      <w:r>
        <w:rPr>
          <w:sz w:val="24"/>
        </w:rPr>
        <w:t>10–0</w:t>
      </w:r>
      <w:r>
        <w:rPr>
          <w:i/>
          <w:sz w:val="24"/>
        </w:rPr>
        <w:t>.</w:t>
      </w:r>
      <w:r>
        <w:rPr>
          <w:sz w:val="24"/>
        </w:rPr>
        <w:t>35</w:t>
      </w:r>
      <w:r>
        <w:rPr>
          <w:spacing w:val="13"/>
          <w:sz w:val="24"/>
        </w:rPr>
        <w:t xml:space="preserve"> </w:t>
      </w:r>
      <w:r>
        <w:rPr>
          <w:sz w:val="24"/>
        </w:rPr>
        <w:t>weak-to-</w:t>
      </w:r>
      <w:r>
        <w:rPr>
          <w:spacing w:val="-2"/>
          <w:sz w:val="24"/>
        </w:rPr>
        <w:t>moderate;</w:t>
      </w:r>
    </w:p>
    <w:p w14:paraId="00DC1DC0" w14:textId="77777777" w:rsidR="00350CFB" w:rsidRDefault="00283FFF">
      <w:pPr>
        <w:pStyle w:val="a3"/>
        <w:spacing w:before="38" w:line="307" w:lineRule="auto"/>
        <w:ind w:left="808"/>
      </w:pPr>
      <w:r>
        <w:rPr>
          <w:rFonts w:ascii="Arial Unicode MS" w:hAnsi="Arial Unicode MS"/>
        </w:rPr>
        <w:t>≥</w:t>
      </w:r>
      <w:r>
        <w:rPr>
          <w:rFonts w:ascii="Arial Unicode MS" w:hAnsi="Arial Unicode MS"/>
          <w:spacing w:val="40"/>
        </w:rPr>
        <w:t xml:space="preserve"> </w:t>
      </w:r>
      <w:r>
        <w:t>0</w:t>
      </w:r>
      <w:r>
        <w:rPr>
          <w:i/>
        </w:rPr>
        <w:t>.</w:t>
      </w:r>
      <w:r>
        <w:t>35 substantively meaningful in comparable PageRank/blockchain studies;</w:t>
      </w:r>
      <w:r>
        <w:rPr>
          <w:spacing w:val="40"/>
        </w:rPr>
        <w:t xml:space="preserve"> </w:t>
      </w:r>
      <w:r>
        <w:t>values are</w:t>
      </w:r>
      <w:r>
        <w:rPr>
          <w:spacing w:val="40"/>
        </w:rPr>
        <w:t xml:space="preserve"> </w:t>
      </w:r>
      <w:r>
        <w:t xml:space="preserve">compared </w:t>
      </w:r>
      <w:r>
        <w:rPr>
          <w:i/>
        </w:rPr>
        <w:t xml:space="preserve">relatively </w:t>
      </w:r>
      <w:r>
        <w:t>across methods on the same cohort.</w:t>
      </w:r>
    </w:p>
    <w:p w14:paraId="00DC1DC1" w14:textId="77777777" w:rsidR="00350CFB" w:rsidRDefault="00283FFF">
      <w:pPr>
        <w:pStyle w:val="a4"/>
        <w:numPr>
          <w:ilvl w:val="0"/>
          <w:numId w:val="21"/>
        </w:numPr>
        <w:tabs>
          <w:tab w:val="left" w:pos="806"/>
          <w:tab w:val="left" w:pos="808"/>
        </w:tabs>
        <w:spacing w:before="141" w:line="396" w:lineRule="auto"/>
        <w:ind w:right="564"/>
        <w:rPr>
          <w:sz w:val="24"/>
        </w:rPr>
      </w:pPr>
      <w:r>
        <w:rPr>
          <w:sz w:val="24"/>
          <w:color w:val="FF0000"/>
        </w:rPr>
        <w:t>Matched wallet cohort: The primary evaluation sample of n = 5,521 wallets with non-zero endorsement- and transfer-graph connectivity.</w:t>
      </w:r>
    </w:p>
    <w:p w14:paraId="00DC1DC2" w14:textId="77777777" w:rsidR="00350CFB" w:rsidRDefault="00283FFF">
      <w:pPr>
        <w:pStyle w:val="a4"/>
        <w:numPr>
          <w:ilvl w:val="0"/>
          <w:numId w:val="21"/>
        </w:numPr>
        <w:tabs>
          <w:tab w:val="left" w:pos="806"/>
          <w:tab w:val="left" w:pos="808"/>
        </w:tabs>
        <w:spacing w:before="39" w:line="396" w:lineRule="auto"/>
        <w:ind w:right="564"/>
        <w:rPr>
          <w:sz w:val="24"/>
        </w:rPr>
      </w:pPr>
      <w:r>
        <w:rPr>
          <w:b/>
          <w:sz w:val="24"/>
        </w:rPr>
        <w:t xml:space="preserve">Expanded wallet pool: </w:t>
      </w:r>
      <w:r>
        <w:rPr>
          <w:sz w:val="24"/>
        </w:rPr>
        <w:t>A larger address set (</w:t>
      </w:r>
      <w:r>
        <w:rPr>
          <w:i/>
          <w:sz w:val="24"/>
        </w:rPr>
        <w:t>N</w:t>
      </w:r>
      <w:r>
        <w:rPr>
          <w:i/>
          <w:spacing w:val="37"/>
          <w:sz w:val="24"/>
        </w:rPr>
        <w:t xml:space="preserve"> </w:t>
      </w:r>
      <w:r>
        <w:rPr>
          <w:sz w:val="24"/>
        </w:rPr>
        <w:t>= 31</w:t>
      </w:r>
      <w:r>
        <w:rPr>
          <w:i/>
          <w:sz w:val="24"/>
        </w:rPr>
        <w:t>,</w:t>
      </w:r>
      <w:r>
        <w:rPr>
          <w:sz w:val="24"/>
        </w:rPr>
        <w:t xml:space="preserve">612) used for runtime scaling beyond </w:t>
      </w:r>
      <w:r>
        <w:rPr>
          <w:w w:val="105"/>
          <w:sz w:val="24"/>
        </w:rPr>
        <w:t>the matched cohort.</w:t>
      </w:r>
    </w:p>
    <w:p w14:paraId="00DC1DC3" w14:textId="77777777" w:rsidR="00350CFB" w:rsidRDefault="00350CFB">
      <w:pPr>
        <w:pStyle w:val="a3"/>
        <w:spacing w:before="160"/>
      </w:pPr>
    </w:p>
    <w:p w14:paraId="00DC1DC4" w14:textId="77777777" w:rsidR="00350CFB" w:rsidRDefault="00283FFF">
      <w:pPr>
        <w:pStyle w:val="2"/>
        <w:numPr>
          <w:ilvl w:val="1"/>
          <w:numId w:val="26"/>
        </w:numPr>
        <w:tabs>
          <w:tab w:val="left" w:pos="927"/>
        </w:tabs>
        <w:spacing w:before="1"/>
        <w:ind w:left="927" w:hanging="645"/>
      </w:pPr>
      <w:bookmarkStart w:id="146" w:name="Domain_alignment_metrics"/>
      <w:bookmarkStart w:id="147" w:name="_bookmark37"/>
      <w:bookmarkEnd w:id="146"/>
      <w:bookmarkEnd w:id="147"/>
      <w:r>
        <w:t>Domain</w:t>
      </w:r>
      <w:r>
        <w:rPr>
          <w:spacing w:val="19"/>
        </w:rPr>
        <w:t xml:space="preserve"> </w:t>
      </w:r>
      <w:r>
        <w:t>alignment</w:t>
      </w:r>
      <w:r>
        <w:rPr>
          <w:spacing w:val="20"/>
        </w:rPr>
        <w:t xml:space="preserve"> </w:t>
      </w:r>
      <w:r>
        <w:rPr>
          <w:spacing w:val="-2"/>
        </w:rPr>
        <w:t>metrics</w:t>
      </w:r>
    </w:p>
    <w:p w14:paraId="00DC1DC5" w14:textId="77777777" w:rsidR="00350CFB" w:rsidRDefault="00350CFB">
      <w:pPr>
        <w:pStyle w:val="a3"/>
        <w:spacing w:before="23"/>
        <w:rPr>
          <w:b/>
          <w:sz w:val="28"/>
        </w:rPr>
      </w:pPr>
    </w:p>
    <w:p w14:paraId="00DC1DC6" w14:textId="77777777" w:rsidR="00350CFB" w:rsidRDefault="00283FFF">
      <w:pPr>
        <w:pStyle w:val="a3"/>
        <w:spacing w:before="1" w:line="396" w:lineRule="auto"/>
        <w:ind w:left="282" w:right="564"/>
        <w:jc w:val="both"/>
      </w:pPr>
      <w:r>
        <w:rPr>
          <w:color w:val="FF0000"/>
        </w:rPr>
        <w:t>Following Do et al.[16] and Cronbach &amp; Meehl[14], construct alignment for rank-based scores uses Spearman’s ρ and Kendall’s τ. This research reports same-window allowance and transfer checks plus a temporal holdout of future new approvals.</w:t>
      </w:r>
    </w:p>
    <w:p w14:paraId="00DC1DC7" w14:textId="77777777" w:rsidR="00350CFB" w:rsidRDefault="00283FFF">
      <w:pPr>
        <w:pStyle w:val="a3"/>
        <w:spacing w:before="19" w:line="396" w:lineRule="auto"/>
        <w:ind w:left="282" w:right="523" w:hanging="8"/>
        <w:jc w:val="both"/>
      </w:pPr>
      <w:r>
        <w:t>The</w:t>
      </w:r>
      <w:r>
        <w:rPr>
          <w:spacing w:val="-2"/>
        </w:rPr>
        <w:t xml:space="preserve"> </w:t>
      </w:r>
      <w:r>
        <w:t>literature</w:t>
      </w:r>
      <w:r>
        <w:rPr>
          <w:spacing w:val="-2"/>
        </w:rPr>
        <w:t xml:space="preserve"> </w:t>
      </w:r>
      <w:r>
        <w:t>reviewed</w:t>
      </w:r>
      <w:r>
        <w:rPr>
          <w:spacing w:val="-2"/>
        </w:rPr>
        <w:t xml:space="preserve"> </w:t>
      </w:r>
      <w:r>
        <w:t>here</w:t>
      </w:r>
      <w:r>
        <w:rPr>
          <w:spacing w:val="-2"/>
        </w:rPr>
        <w:t xml:space="preserve"> </w:t>
      </w:r>
      <w:r>
        <w:t>supports</w:t>
      </w:r>
      <w:r>
        <w:rPr>
          <w:spacing w:val="-2"/>
        </w:rPr>
        <w:t xml:space="preserve"> </w:t>
      </w:r>
      <w:r>
        <w:t>three</w:t>
      </w:r>
      <w:r>
        <w:rPr>
          <w:spacing w:val="-2"/>
        </w:rPr>
        <w:t xml:space="preserve"> </w:t>
      </w:r>
      <w:r>
        <w:t>design</w:t>
      </w:r>
      <w:r>
        <w:rPr>
          <w:spacing w:val="-2"/>
        </w:rPr>
        <w:t xml:space="preserve"> </w:t>
      </w:r>
      <w:r>
        <w:t>choices: (i)</w:t>
      </w:r>
      <w:r>
        <w:rPr>
          <w:spacing w:val="-2"/>
        </w:rPr>
        <w:t xml:space="preserve"> </w:t>
      </w:r>
      <w:r>
        <w:t>PageRank</w:t>
      </w:r>
      <w:r>
        <w:rPr>
          <w:spacing w:val="-2"/>
        </w:rPr>
        <w:t xml:space="preserve"> </w:t>
      </w:r>
      <w:r>
        <w:t>as</w:t>
      </w:r>
      <w:r>
        <w:rPr>
          <w:spacing w:val="-2"/>
        </w:rPr>
        <w:t xml:space="preserve"> </w:t>
      </w:r>
      <w:r>
        <w:t>an</w:t>
      </w:r>
      <w:r>
        <w:rPr>
          <w:spacing w:val="-2"/>
        </w:rPr>
        <w:t xml:space="preserve"> </w:t>
      </w:r>
      <w:r>
        <w:t>interpretable</w:t>
      </w:r>
      <w:r>
        <w:rPr>
          <w:spacing w:val="-2"/>
        </w:rPr>
        <w:t xml:space="preserve"> </w:t>
      </w:r>
      <w:r>
        <w:t>prop-agation backbone; (ii) allowances as endorsement edges distinct from transfers; and (iii) multi-family</w:t>
      </w:r>
      <w:r>
        <w:rPr>
          <w:spacing w:val="-4"/>
        </w:rPr>
        <w:t xml:space="preserve"> </w:t>
      </w:r>
      <w:r>
        <w:t>rank</w:t>
      </w:r>
      <w:r>
        <w:rPr>
          <w:spacing w:val="-4"/>
        </w:rPr>
        <w:t xml:space="preserve"> </w:t>
      </w:r>
      <w:r>
        <w:t>correlation</w:t>
      </w:r>
      <w:r>
        <w:rPr>
          <w:spacing w:val="-4"/>
        </w:rPr>
        <w:t xml:space="preserve"> </w:t>
      </w:r>
      <w:r>
        <w:t>as</w:t>
      </w:r>
      <w:r>
        <w:rPr>
          <w:spacing w:val="-4"/>
        </w:rPr>
        <w:t xml:space="preserve"> </w:t>
      </w:r>
      <w:r>
        <w:t>validation</w:t>
      </w:r>
      <w:r>
        <w:rPr>
          <w:spacing w:val="-4"/>
        </w:rPr>
        <w:t xml:space="preserve"> </w:t>
      </w:r>
      <w:r>
        <w:t>in</w:t>
      </w:r>
      <w:r>
        <w:rPr>
          <w:spacing w:val="-3"/>
        </w:rPr>
        <w:t xml:space="preserve"> </w:t>
      </w:r>
      <w:r>
        <w:t>the</w:t>
      </w:r>
      <w:r>
        <w:rPr>
          <w:spacing w:val="-4"/>
        </w:rPr>
        <w:t xml:space="preserve"> </w:t>
      </w:r>
      <w:r>
        <w:t>absence</w:t>
      </w:r>
      <w:r>
        <w:rPr>
          <w:spacing w:val="-4"/>
        </w:rPr>
        <w:t xml:space="preserve"> </w:t>
      </w:r>
      <w:r>
        <w:t>of</w:t>
      </w:r>
      <w:r>
        <w:rPr>
          <w:spacing w:val="-4"/>
        </w:rPr>
        <w:t xml:space="preserve"> </w:t>
      </w:r>
      <w:r>
        <w:t>loan-default</w:t>
      </w:r>
      <w:r>
        <w:rPr>
          <w:spacing w:val="-4"/>
        </w:rPr>
        <w:t xml:space="preserve"> </w:t>
      </w:r>
      <w:r>
        <w:t>labels. These</w:t>
      </w:r>
      <w:r>
        <w:rPr>
          <w:spacing w:val="-3"/>
        </w:rPr>
        <w:t xml:space="preserve"> </w:t>
      </w:r>
      <w:r>
        <w:t>choices</w:t>
      </w:r>
      <w:r>
        <w:rPr>
          <w:spacing w:val="-4"/>
        </w:rPr>
        <w:t xml:space="preserve"> </w:t>
      </w:r>
      <w:r>
        <w:t xml:space="preserve">motivate </w:t>
      </w:r>
      <w:bookmarkStart w:id="148" w:name="Worked_example:_PageRank_on_a_four-node_"/>
      <w:bookmarkStart w:id="149" w:name="_bookmark38"/>
      <w:bookmarkEnd w:id="148"/>
      <w:bookmarkEnd w:id="149"/>
      <w:r>
        <w:t xml:space="preserve">the remaining sections of this chapter and, later, the operational pipeline in Chapter </w:t>
      </w:r>
      <w:hyperlink w:anchor="_bookmark48" w:history="1">
        <w:r>
          <w:t>3</w:t>
        </w:r>
      </w:hyperlink>
      <w:r>
        <w:t>.</w:t>
      </w:r>
    </w:p>
    <w:p w14:paraId="00DC1DC8" w14:textId="77777777" w:rsidR="00350CFB" w:rsidRDefault="00350CFB">
      <w:pPr>
        <w:pStyle w:val="a3"/>
        <w:spacing w:before="162"/>
      </w:pPr>
    </w:p>
    <w:p w14:paraId="00DC1DC9" w14:textId="77777777" w:rsidR="00350CFB" w:rsidRDefault="00283FFF">
      <w:pPr>
        <w:pStyle w:val="2"/>
        <w:numPr>
          <w:ilvl w:val="1"/>
          <w:numId w:val="26"/>
        </w:numPr>
        <w:tabs>
          <w:tab w:val="left" w:pos="927"/>
        </w:tabs>
        <w:spacing w:before="1"/>
        <w:ind w:left="927" w:hanging="645"/>
      </w:pPr>
      <w:r>
        <w:t>Worked</w:t>
      </w:r>
      <w:r>
        <w:rPr>
          <w:spacing w:val="13"/>
        </w:rPr>
        <w:t xml:space="preserve"> </w:t>
      </w:r>
      <w:r>
        <w:t>example:</w:t>
      </w:r>
      <w:r>
        <w:rPr>
          <w:spacing w:val="41"/>
        </w:rPr>
        <w:t xml:space="preserve"> </w:t>
      </w:r>
      <w:r>
        <w:t>PageRank</w:t>
      </w:r>
      <w:r>
        <w:rPr>
          <w:spacing w:val="13"/>
        </w:rPr>
        <w:t xml:space="preserve"> </w:t>
      </w:r>
      <w:r>
        <w:t>on</w:t>
      </w:r>
      <w:r>
        <w:rPr>
          <w:spacing w:val="14"/>
        </w:rPr>
        <w:t xml:space="preserve"> </w:t>
      </w:r>
      <w:r>
        <w:t>a</w:t>
      </w:r>
      <w:r>
        <w:rPr>
          <w:spacing w:val="13"/>
        </w:rPr>
        <w:t xml:space="preserve"> </w:t>
      </w:r>
      <w:r>
        <w:t>four-node</w:t>
      </w:r>
      <w:r>
        <w:rPr>
          <w:spacing w:val="13"/>
        </w:rPr>
        <w:t xml:space="preserve"> </w:t>
      </w:r>
      <w:r>
        <w:t>endorsement</w:t>
      </w:r>
      <w:r>
        <w:rPr>
          <w:spacing w:val="14"/>
        </w:rPr>
        <w:t xml:space="preserve"> </w:t>
      </w:r>
      <w:r>
        <w:rPr>
          <w:spacing w:val="-2"/>
        </w:rPr>
        <w:t>graph</w:t>
      </w:r>
    </w:p>
    <w:p w14:paraId="00DC1DCA" w14:textId="77777777" w:rsidR="00350CFB" w:rsidRDefault="00283FFF">
      <w:pPr>
        <w:pStyle w:val="a3"/>
        <w:spacing w:before="265"/>
        <w:ind w:right="338"/>
        <w:jc w:val="center"/>
      </w:pPr>
      <w:r>
        <w:t>To</w:t>
      </w:r>
      <w:r>
        <w:rPr>
          <w:spacing w:val="7"/>
        </w:rPr>
        <w:t xml:space="preserve"> </w:t>
      </w:r>
      <w:r>
        <w:t>make</w:t>
      </w:r>
      <w:r>
        <w:rPr>
          <w:spacing w:val="7"/>
        </w:rPr>
        <w:t xml:space="preserve"> </w:t>
      </w:r>
      <w:r>
        <w:t>Equation</w:t>
      </w:r>
      <w:r>
        <w:rPr>
          <w:spacing w:val="7"/>
        </w:rPr>
        <w:t xml:space="preserve"> </w:t>
      </w:r>
      <w:r>
        <w:t>(</w:t>
      </w:r>
      <w:hyperlink w:anchor="_bookmark26" w:history="1">
        <w:r>
          <w:t>2.3</w:t>
        </w:r>
      </w:hyperlink>
      <w:r>
        <w:t>)</w:t>
      </w:r>
      <w:r>
        <w:rPr>
          <w:spacing w:val="8"/>
        </w:rPr>
        <w:t xml:space="preserve"> </w:t>
      </w:r>
      <w:r>
        <w:t>concrete,</w:t>
      </w:r>
      <w:r>
        <w:rPr>
          <w:spacing w:val="7"/>
        </w:rPr>
        <w:t xml:space="preserve"> </w:t>
      </w:r>
      <w:r>
        <w:t>consider</w:t>
      </w:r>
      <w:r>
        <w:rPr>
          <w:spacing w:val="7"/>
        </w:rPr>
        <w:t xml:space="preserve"> </w:t>
      </w:r>
      <w:r>
        <w:t>four</w:t>
      </w:r>
      <w:r>
        <w:rPr>
          <w:spacing w:val="7"/>
        </w:rPr>
        <w:t xml:space="preserve"> </w:t>
      </w:r>
      <w:r>
        <w:t>wallets</w:t>
      </w:r>
      <w:r>
        <w:rPr>
          <w:spacing w:val="9"/>
        </w:rPr>
        <w:t xml:space="preserve"> </w:t>
      </w:r>
      <w:r>
        <w:rPr>
          <w:rFonts w:ascii="Arial Unicode MS"/>
        </w:rPr>
        <w:t>{</w:t>
      </w:r>
      <w:r>
        <w:rPr>
          <w:i/>
        </w:rPr>
        <w:t>A,</w:t>
      </w:r>
      <w:r>
        <w:rPr>
          <w:i/>
          <w:spacing w:val="-16"/>
        </w:rPr>
        <w:t xml:space="preserve"> </w:t>
      </w:r>
      <w:r>
        <w:rPr>
          <w:i/>
        </w:rPr>
        <w:t>B,</w:t>
      </w:r>
      <w:r>
        <w:rPr>
          <w:i/>
          <w:spacing w:val="-15"/>
        </w:rPr>
        <w:t xml:space="preserve"> </w:t>
      </w:r>
      <w:r>
        <w:rPr>
          <w:i/>
        </w:rPr>
        <w:t>C,</w:t>
      </w:r>
      <w:r>
        <w:rPr>
          <w:i/>
          <w:spacing w:val="-16"/>
        </w:rPr>
        <w:t xml:space="preserve"> </w:t>
      </w:r>
      <w:r>
        <w:rPr>
          <w:i/>
        </w:rPr>
        <w:t>D</w:t>
      </w:r>
      <w:r>
        <w:rPr>
          <w:rFonts w:ascii="Arial Unicode MS"/>
        </w:rPr>
        <w:t>}</w:t>
      </w:r>
      <w:r>
        <w:rPr>
          <w:rFonts w:ascii="Arial Unicode MS"/>
          <w:spacing w:val="1"/>
        </w:rPr>
        <w:t xml:space="preserve"> </w:t>
      </w:r>
      <w:r>
        <w:t>with</w:t>
      </w:r>
      <w:r>
        <w:rPr>
          <w:spacing w:val="8"/>
        </w:rPr>
        <w:t xml:space="preserve"> </w:t>
      </w:r>
      <w:r>
        <w:t>latest-allowance</w:t>
      </w:r>
      <w:r>
        <w:rPr>
          <w:spacing w:val="7"/>
        </w:rPr>
        <w:t xml:space="preserve"> </w:t>
      </w:r>
      <w:r>
        <w:rPr>
          <w:spacing w:val="-2"/>
        </w:rPr>
        <w:t>edges</w:t>
      </w:r>
    </w:p>
    <w:p w14:paraId="00DC1DCB" w14:textId="77777777" w:rsidR="00350CFB" w:rsidRDefault="00350CFB">
      <w:pPr>
        <w:pStyle w:val="a3"/>
        <w:spacing w:before="140"/>
      </w:pPr>
    </w:p>
    <w:p w14:paraId="00DC1DCC" w14:textId="77777777" w:rsidR="00350CFB" w:rsidRDefault="00283FFF">
      <w:pPr>
        <w:tabs>
          <w:tab w:val="left" w:pos="1439"/>
          <w:tab w:val="left" w:pos="2874"/>
          <w:tab w:val="left" w:pos="4340"/>
        </w:tabs>
        <w:spacing w:before="1"/>
        <w:ind w:left="-1" w:right="282"/>
        <w:jc w:val="center"/>
        <w:rPr>
          <w:i/>
          <w:sz w:val="24"/>
        </w:rPr>
      </w:pPr>
      <w:r>
        <w:rPr>
          <w:i/>
          <w:w w:val="120"/>
          <w:sz w:val="24"/>
        </w:rPr>
        <w:t>A</w:t>
      </w:r>
      <w:r>
        <w:rPr>
          <w:i/>
          <w:spacing w:val="4"/>
          <w:w w:val="120"/>
          <w:sz w:val="24"/>
        </w:rPr>
        <w:t xml:space="preserve"> </w:t>
      </w:r>
      <w:r>
        <w:rPr>
          <w:rFonts w:ascii="Arial Unicode MS" w:hAnsi="Arial Unicode MS"/>
          <w:w w:val="120"/>
          <w:sz w:val="24"/>
        </w:rPr>
        <w:t>→</w:t>
      </w:r>
      <w:r>
        <w:rPr>
          <w:rFonts w:ascii="Arial Unicode MS" w:hAnsi="Arial Unicode MS"/>
          <w:spacing w:val="-4"/>
          <w:w w:val="120"/>
          <w:sz w:val="24"/>
        </w:rPr>
        <w:t xml:space="preserve"> </w:t>
      </w:r>
      <w:r>
        <w:rPr>
          <w:i/>
          <w:w w:val="120"/>
          <w:sz w:val="24"/>
        </w:rPr>
        <w:t>B</w:t>
      </w:r>
      <w:r>
        <w:rPr>
          <w:i/>
          <w:spacing w:val="12"/>
          <w:w w:val="120"/>
          <w:sz w:val="24"/>
        </w:rPr>
        <w:t xml:space="preserve"> </w:t>
      </w:r>
      <w:r>
        <w:rPr>
          <w:spacing w:val="-4"/>
          <w:w w:val="120"/>
          <w:sz w:val="24"/>
        </w:rPr>
        <w:t>(2)</w:t>
      </w:r>
      <w:r>
        <w:rPr>
          <w:i/>
          <w:spacing w:val="-4"/>
          <w:w w:val="120"/>
          <w:sz w:val="24"/>
        </w:rPr>
        <w:t>,</w:t>
      </w:r>
      <w:r>
        <w:rPr>
          <w:i/>
          <w:sz w:val="24"/>
        </w:rPr>
        <w:tab/>
      </w:r>
      <w:r>
        <w:rPr>
          <w:i/>
          <w:w w:val="120"/>
          <w:sz w:val="24"/>
        </w:rPr>
        <w:t>A</w:t>
      </w:r>
      <w:r>
        <w:rPr>
          <w:i/>
          <w:spacing w:val="-5"/>
          <w:w w:val="120"/>
          <w:sz w:val="24"/>
        </w:rPr>
        <w:t xml:space="preserve"> </w:t>
      </w:r>
      <w:r>
        <w:rPr>
          <w:rFonts w:ascii="Arial Unicode MS" w:hAnsi="Arial Unicode MS"/>
          <w:w w:val="120"/>
          <w:sz w:val="24"/>
        </w:rPr>
        <w:t>→</w:t>
      </w:r>
      <w:r>
        <w:rPr>
          <w:rFonts w:ascii="Arial Unicode MS" w:hAnsi="Arial Unicode MS"/>
          <w:spacing w:val="-12"/>
          <w:w w:val="120"/>
          <w:sz w:val="24"/>
        </w:rPr>
        <w:t xml:space="preserve"> </w:t>
      </w:r>
      <w:r>
        <w:rPr>
          <w:i/>
          <w:w w:val="120"/>
          <w:sz w:val="24"/>
        </w:rPr>
        <w:t>C</w:t>
      </w:r>
      <w:r>
        <w:rPr>
          <w:i/>
          <w:spacing w:val="7"/>
          <w:w w:val="120"/>
          <w:sz w:val="24"/>
        </w:rPr>
        <w:t xml:space="preserve"> </w:t>
      </w:r>
      <w:r>
        <w:rPr>
          <w:spacing w:val="-4"/>
          <w:w w:val="120"/>
          <w:sz w:val="24"/>
        </w:rPr>
        <w:t>(1)</w:t>
      </w:r>
      <w:r>
        <w:rPr>
          <w:i/>
          <w:spacing w:val="-4"/>
          <w:w w:val="120"/>
          <w:sz w:val="24"/>
        </w:rPr>
        <w:t>,</w:t>
      </w:r>
      <w:r>
        <w:rPr>
          <w:i/>
          <w:sz w:val="24"/>
        </w:rPr>
        <w:tab/>
      </w:r>
      <w:r>
        <w:rPr>
          <w:i/>
          <w:w w:val="120"/>
          <w:sz w:val="24"/>
        </w:rPr>
        <w:t>B</w:t>
      </w:r>
      <w:r>
        <w:rPr>
          <w:i/>
          <w:spacing w:val="14"/>
          <w:w w:val="120"/>
          <w:sz w:val="24"/>
        </w:rPr>
        <w:t xml:space="preserve"> </w:t>
      </w:r>
      <w:r>
        <w:rPr>
          <w:rFonts w:ascii="Arial Unicode MS" w:hAnsi="Arial Unicode MS"/>
          <w:w w:val="120"/>
          <w:sz w:val="24"/>
        </w:rPr>
        <w:t>→</w:t>
      </w:r>
      <w:r>
        <w:rPr>
          <w:rFonts w:ascii="Arial Unicode MS" w:hAnsi="Arial Unicode MS"/>
          <w:spacing w:val="-8"/>
          <w:w w:val="120"/>
          <w:sz w:val="24"/>
        </w:rPr>
        <w:t xml:space="preserve"> </w:t>
      </w:r>
      <w:r>
        <w:rPr>
          <w:i/>
          <w:w w:val="120"/>
          <w:sz w:val="24"/>
        </w:rPr>
        <w:t xml:space="preserve">D </w:t>
      </w:r>
      <w:r>
        <w:rPr>
          <w:spacing w:val="-4"/>
          <w:w w:val="120"/>
          <w:sz w:val="24"/>
        </w:rPr>
        <w:t>(3)</w:t>
      </w:r>
      <w:r>
        <w:rPr>
          <w:i/>
          <w:spacing w:val="-4"/>
          <w:w w:val="120"/>
          <w:sz w:val="24"/>
        </w:rPr>
        <w:t>,</w:t>
      </w:r>
      <w:r>
        <w:rPr>
          <w:i/>
          <w:sz w:val="24"/>
        </w:rPr>
        <w:tab/>
      </w:r>
      <w:r>
        <w:rPr>
          <w:i/>
          <w:w w:val="120"/>
          <w:sz w:val="24"/>
        </w:rPr>
        <w:t>C</w:t>
      </w:r>
      <w:r>
        <w:rPr>
          <w:i/>
          <w:spacing w:val="9"/>
          <w:w w:val="120"/>
          <w:sz w:val="24"/>
        </w:rPr>
        <w:t xml:space="preserve"> </w:t>
      </w:r>
      <w:r>
        <w:rPr>
          <w:rFonts w:ascii="Arial Unicode MS" w:hAnsi="Arial Unicode MS"/>
          <w:w w:val="120"/>
          <w:sz w:val="24"/>
        </w:rPr>
        <w:t>→</w:t>
      </w:r>
      <w:r>
        <w:rPr>
          <w:rFonts w:ascii="Arial Unicode MS" w:hAnsi="Arial Unicode MS"/>
          <w:spacing w:val="-17"/>
          <w:w w:val="120"/>
          <w:sz w:val="24"/>
        </w:rPr>
        <w:t xml:space="preserve"> </w:t>
      </w:r>
      <w:r>
        <w:rPr>
          <w:i/>
          <w:w w:val="120"/>
          <w:sz w:val="24"/>
        </w:rPr>
        <w:t>D</w:t>
      </w:r>
      <w:r>
        <w:rPr>
          <w:i/>
          <w:spacing w:val="-8"/>
          <w:w w:val="120"/>
          <w:sz w:val="24"/>
        </w:rPr>
        <w:t xml:space="preserve"> </w:t>
      </w:r>
      <w:r>
        <w:rPr>
          <w:spacing w:val="-4"/>
          <w:w w:val="120"/>
          <w:sz w:val="24"/>
        </w:rPr>
        <w:t>(1)</w:t>
      </w:r>
      <w:r>
        <w:rPr>
          <w:i/>
          <w:spacing w:val="-4"/>
          <w:w w:val="120"/>
          <w:sz w:val="24"/>
        </w:rPr>
        <w:t>,</w:t>
      </w:r>
    </w:p>
    <w:p w14:paraId="00DC1DCD" w14:textId="77777777" w:rsidR="00350CFB" w:rsidRDefault="00350CFB">
      <w:pPr>
        <w:pStyle w:val="a3"/>
        <w:spacing w:before="220"/>
        <w:rPr>
          <w:i/>
        </w:rPr>
      </w:pPr>
    </w:p>
    <w:p w14:paraId="00DC1DCE" w14:textId="77777777" w:rsidR="00350CFB" w:rsidRDefault="00283FFF">
      <w:pPr>
        <w:pStyle w:val="a3"/>
        <w:spacing w:line="167" w:lineRule="exact"/>
        <w:ind w:left="60" w:right="338"/>
        <w:jc w:val="center"/>
      </w:pPr>
      <w:r>
        <w:rPr>
          <w:w w:val="105"/>
        </w:rPr>
        <w:t>and</w:t>
      </w:r>
      <w:r>
        <w:rPr>
          <w:spacing w:val="-7"/>
          <w:w w:val="105"/>
        </w:rPr>
        <w:t xml:space="preserve"> </w:t>
      </w:r>
      <w:r>
        <w:rPr>
          <w:w w:val="105"/>
        </w:rPr>
        <w:t>damping</w:t>
      </w:r>
      <w:r>
        <w:rPr>
          <w:spacing w:val="-5"/>
          <w:w w:val="105"/>
        </w:rPr>
        <w:t xml:space="preserve"> </w:t>
      </w:r>
      <w:r>
        <w:rPr>
          <w:i/>
          <w:w w:val="105"/>
        </w:rPr>
        <w:t>d</w:t>
      </w:r>
      <w:r>
        <w:rPr>
          <w:i/>
          <w:spacing w:val="6"/>
          <w:w w:val="105"/>
        </w:rPr>
        <w:t xml:space="preserve"> </w:t>
      </w:r>
      <w:r>
        <w:rPr>
          <w:w w:val="105"/>
        </w:rPr>
        <w:t>=</w:t>
      </w:r>
      <w:r>
        <w:rPr>
          <w:spacing w:val="6"/>
          <w:w w:val="105"/>
        </w:rPr>
        <w:t xml:space="preserve"> </w:t>
      </w:r>
      <w:r>
        <w:rPr>
          <w:w w:val="105"/>
        </w:rPr>
        <w:t>0</w:t>
      </w:r>
      <w:r>
        <w:rPr>
          <w:i/>
          <w:w w:val="105"/>
        </w:rPr>
        <w:t>.</w:t>
      </w:r>
      <w:r>
        <w:rPr>
          <w:w w:val="105"/>
        </w:rPr>
        <w:t>85.</w:t>
      </w:r>
      <w:r>
        <w:rPr>
          <w:spacing w:val="23"/>
          <w:w w:val="105"/>
        </w:rPr>
        <w:t xml:space="preserve"> </w:t>
      </w:r>
      <w:r>
        <w:rPr>
          <w:w w:val="105"/>
        </w:rPr>
        <w:t>Out-strengths</w:t>
      </w:r>
      <w:r>
        <w:rPr>
          <w:spacing w:val="-7"/>
          <w:w w:val="105"/>
        </w:rPr>
        <w:t xml:space="preserve"> </w:t>
      </w:r>
      <w:r>
        <w:rPr>
          <w:w w:val="105"/>
        </w:rPr>
        <w:t>are</w:t>
      </w:r>
      <w:r>
        <w:rPr>
          <w:spacing w:val="-5"/>
          <w:w w:val="105"/>
        </w:rPr>
        <w:t xml:space="preserve"> </w:t>
      </w:r>
      <w:r>
        <w:rPr>
          <w:i/>
          <w:w w:val="105"/>
        </w:rPr>
        <w:t>d</w:t>
      </w:r>
      <w:r>
        <w:rPr>
          <w:w w:val="105"/>
          <w:vertAlign w:val="superscript"/>
        </w:rPr>
        <w:t>out</w:t>
      </w:r>
      <w:r>
        <w:rPr>
          <w:spacing w:val="14"/>
          <w:w w:val="105"/>
        </w:rPr>
        <w:t xml:space="preserve"> </w:t>
      </w:r>
      <w:r>
        <w:rPr>
          <w:w w:val="105"/>
        </w:rPr>
        <w:t>=</w:t>
      </w:r>
      <w:r>
        <w:rPr>
          <w:spacing w:val="6"/>
          <w:w w:val="105"/>
        </w:rPr>
        <w:t xml:space="preserve"> </w:t>
      </w:r>
      <w:r>
        <w:rPr>
          <w:w w:val="105"/>
        </w:rPr>
        <w:t>3,</w:t>
      </w:r>
      <w:r>
        <w:rPr>
          <w:spacing w:val="-4"/>
          <w:w w:val="105"/>
        </w:rPr>
        <w:t xml:space="preserve"> </w:t>
      </w:r>
      <w:r>
        <w:rPr>
          <w:i/>
          <w:w w:val="105"/>
        </w:rPr>
        <w:t>d</w:t>
      </w:r>
      <w:r>
        <w:rPr>
          <w:w w:val="105"/>
          <w:vertAlign w:val="superscript"/>
        </w:rPr>
        <w:t>out</w:t>
      </w:r>
      <w:r>
        <w:rPr>
          <w:spacing w:val="14"/>
          <w:w w:val="105"/>
        </w:rPr>
        <w:t xml:space="preserve"> </w:t>
      </w:r>
      <w:r>
        <w:rPr>
          <w:w w:val="105"/>
        </w:rPr>
        <w:t>=</w:t>
      </w:r>
      <w:r>
        <w:rPr>
          <w:spacing w:val="6"/>
          <w:w w:val="105"/>
        </w:rPr>
        <w:t xml:space="preserve"> </w:t>
      </w:r>
      <w:r>
        <w:rPr>
          <w:w w:val="105"/>
        </w:rPr>
        <w:t>3,</w:t>
      </w:r>
      <w:r>
        <w:rPr>
          <w:spacing w:val="-5"/>
          <w:w w:val="105"/>
        </w:rPr>
        <w:t xml:space="preserve"> </w:t>
      </w:r>
      <w:r>
        <w:rPr>
          <w:i/>
          <w:w w:val="105"/>
        </w:rPr>
        <w:t>d</w:t>
      </w:r>
      <w:r>
        <w:rPr>
          <w:w w:val="105"/>
          <w:vertAlign w:val="superscript"/>
        </w:rPr>
        <w:t>out</w:t>
      </w:r>
      <w:r>
        <w:rPr>
          <w:spacing w:val="15"/>
          <w:w w:val="105"/>
        </w:rPr>
        <w:t xml:space="preserve"> </w:t>
      </w:r>
      <w:r>
        <w:rPr>
          <w:w w:val="105"/>
        </w:rPr>
        <w:t>=</w:t>
      </w:r>
      <w:r>
        <w:rPr>
          <w:spacing w:val="6"/>
          <w:w w:val="105"/>
        </w:rPr>
        <w:t xml:space="preserve"> </w:t>
      </w:r>
      <w:r>
        <w:rPr>
          <w:w w:val="105"/>
        </w:rPr>
        <w:t>1,</w:t>
      </w:r>
      <w:r>
        <w:rPr>
          <w:spacing w:val="-5"/>
          <w:w w:val="105"/>
        </w:rPr>
        <w:t xml:space="preserve"> </w:t>
      </w:r>
      <w:r>
        <w:rPr>
          <w:i/>
          <w:w w:val="105"/>
        </w:rPr>
        <w:t>d</w:t>
      </w:r>
      <w:r>
        <w:rPr>
          <w:w w:val="105"/>
          <w:vertAlign w:val="superscript"/>
        </w:rPr>
        <w:t>out</w:t>
      </w:r>
      <w:r>
        <w:rPr>
          <w:spacing w:val="15"/>
          <w:w w:val="105"/>
        </w:rPr>
        <w:t xml:space="preserve"> </w:t>
      </w:r>
      <w:r>
        <w:rPr>
          <w:w w:val="105"/>
        </w:rPr>
        <w:t>=</w:t>
      </w:r>
      <w:r>
        <w:rPr>
          <w:spacing w:val="6"/>
          <w:w w:val="105"/>
        </w:rPr>
        <w:t xml:space="preserve"> </w:t>
      </w:r>
      <w:r>
        <w:rPr>
          <w:w w:val="105"/>
        </w:rPr>
        <w:t>0</w:t>
      </w:r>
      <w:r>
        <w:rPr>
          <w:spacing w:val="-6"/>
          <w:w w:val="105"/>
        </w:rPr>
        <w:t xml:space="preserve"> </w:t>
      </w:r>
      <w:r>
        <w:rPr>
          <w:w w:val="105"/>
        </w:rPr>
        <w:t>(dangling).</w:t>
      </w:r>
      <w:r>
        <w:rPr>
          <w:spacing w:val="23"/>
          <w:w w:val="105"/>
        </w:rPr>
        <w:t xml:space="preserve"> </w:t>
      </w:r>
      <w:r>
        <w:rPr>
          <w:spacing w:val="-2"/>
          <w:w w:val="105"/>
        </w:rPr>
        <w:t>After</w:t>
      </w:r>
    </w:p>
    <w:p w14:paraId="00DC1DCF" w14:textId="77777777" w:rsidR="00350CFB" w:rsidRDefault="00283FFF">
      <w:pPr>
        <w:tabs>
          <w:tab w:val="left" w:pos="5402"/>
          <w:tab w:val="left" w:pos="6324"/>
          <w:tab w:val="left" w:pos="7246"/>
        </w:tabs>
        <w:spacing w:line="158" w:lineRule="exact"/>
        <w:ind w:left="4480"/>
        <w:rPr>
          <w:rFonts w:ascii="Menlo"/>
          <w:i/>
          <w:sz w:val="16"/>
        </w:rPr>
      </w:pPr>
      <w:r>
        <w:rPr>
          <w:rFonts w:ascii="Menlo"/>
          <w:i/>
          <w:spacing w:val="-10"/>
          <w:w w:val="135"/>
          <w:sz w:val="16"/>
        </w:rPr>
        <w:t>A</w:t>
      </w:r>
      <w:r>
        <w:rPr>
          <w:rFonts w:ascii="Menlo"/>
          <w:i/>
          <w:sz w:val="16"/>
        </w:rPr>
        <w:tab/>
      </w:r>
      <w:r>
        <w:rPr>
          <w:rFonts w:ascii="Menlo"/>
          <w:i/>
          <w:spacing w:val="-10"/>
          <w:w w:val="135"/>
          <w:sz w:val="16"/>
        </w:rPr>
        <w:t>B</w:t>
      </w:r>
      <w:r>
        <w:rPr>
          <w:rFonts w:ascii="Menlo"/>
          <w:i/>
          <w:sz w:val="16"/>
        </w:rPr>
        <w:tab/>
      </w:r>
      <w:r>
        <w:rPr>
          <w:rFonts w:ascii="Menlo"/>
          <w:i/>
          <w:spacing w:val="-10"/>
          <w:w w:val="135"/>
          <w:sz w:val="16"/>
        </w:rPr>
        <w:t>C</w:t>
      </w:r>
      <w:r>
        <w:rPr>
          <w:rFonts w:ascii="Menlo"/>
          <w:i/>
          <w:sz w:val="16"/>
        </w:rPr>
        <w:tab/>
      </w:r>
      <w:r>
        <w:rPr>
          <w:rFonts w:ascii="Menlo"/>
          <w:i/>
          <w:spacing w:val="-10"/>
          <w:w w:val="135"/>
          <w:sz w:val="16"/>
        </w:rPr>
        <w:t>D</w:t>
      </w:r>
    </w:p>
    <w:p w14:paraId="00DC1DD0" w14:textId="77777777" w:rsidR="00350CFB" w:rsidRDefault="00283FFF">
      <w:pPr>
        <w:pStyle w:val="a3"/>
        <w:spacing w:before="132"/>
        <w:ind w:left="282"/>
        <w:rPr>
          <w:i/>
        </w:rPr>
      </w:pPr>
      <w:r>
        <w:t>one</w:t>
      </w:r>
      <w:r>
        <w:rPr>
          <w:spacing w:val="6"/>
        </w:rPr>
        <w:t xml:space="preserve"> </w:t>
      </w:r>
      <w:r>
        <w:t>power-iteration</w:t>
      </w:r>
      <w:r>
        <w:rPr>
          <w:spacing w:val="6"/>
        </w:rPr>
        <w:t xml:space="preserve"> </w:t>
      </w:r>
      <w:r>
        <w:t>step</w:t>
      </w:r>
      <w:r>
        <w:rPr>
          <w:spacing w:val="6"/>
        </w:rPr>
        <w:t xml:space="preserve"> </w:t>
      </w:r>
      <w:r>
        <w:t>from</w:t>
      </w:r>
      <w:r>
        <w:rPr>
          <w:spacing w:val="6"/>
        </w:rPr>
        <w:t xml:space="preserve"> </w:t>
      </w:r>
      <w:r>
        <w:t>the</w:t>
      </w:r>
      <w:r>
        <w:rPr>
          <w:spacing w:val="6"/>
        </w:rPr>
        <w:t xml:space="preserve"> </w:t>
      </w:r>
      <w:r>
        <w:t>uniform</w:t>
      </w:r>
      <w:r>
        <w:rPr>
          <w:spacing w:val="6"/>
        </w:rPr>
        <w:t xml:space="preserve"> </w:t>
      </w:r>
      <w:r>
        <w:t>vector</w:t>
      </w:r>
      <w:r>
        <w:rPr>
          <w:spacing w:val="5"/>
        </w:rPr>
        <w:t xml:space="preserve"> </w:t>
      </w:r>
      <w:r>
        <w:rPr>
          <w:b/>
          <w:i/>
        </w:rPr>
        <w:t>π</w:t>
      </w:r>
      <w:r>
        <w:rPr>
          <w:vertAlign w:val="superscript"/>
        </w:rPr>
        <w:t>(0)</w:t>
      </w:r>
      <w:r>
        <w:rPr>
          <w:spacing w:val="27"/>
        </w:rPr>
        <w:t xml:space="preserve"> </w:t>
      </w:r>
      <w:r>
        <w:t>=</w:t>
      </w:r>
      <w:r>
        <w:rPr>
          <w:spacing w:val="15"/>
        </w:rPr>
        <w:t xml:space="preserve"> </w:t>
      </w:r>
      <w:r>
        <w:rPr>
          <w:b/>
        </w:rPr>
        <w:t>1</w:t>
      </w:r>
      <w:r>
        <w:t>/4,</w:t>
      </w:r>
      <w:r>
        <w:rPr>
          <w:spacing w:val="6"/>
        </w:rPr>
        <w:t xml:space="preserve"> </w:t>
      </w:r>
      <w:r>
        <w:t>mass</w:t>
      </w:r>
      <w:r>
        <w:rPr>
          <w:spacing w:val="6"/>
        </w:rPr>
        <w:t xml:space="preserve"> </w:t>
      </w:r>
      <w:r>
        <w:t>flows</w:t>
      </w:r>
      <w:r>
        <w:rPr>
          <w:spacing w:val="7"/>
        </w:rPr>
        <w:t xml:space="preserve"> </w:t>
      </w:r>
      <w:r>
        <w:t>preferentially</w:t>
      </w:r>
      <w:r>
        <w:rPr>
          <w:spacing w:val="6"/>
        </w:rPr>
        <w:t xml:space="preserve"> </w:t>
      </w:r>
      <w:r>
        <w:t>toward</w:t>
      </w:r>
      <w:r>
        <w:rPr>
          <w:spacing w:val="6"/>
        </w:rPr>
        <w:t xml:space="preserve"> </w:t>
      </w:r>
      <w:r>
        <w:rPr>
          <w:i/>
          <w:spacing w:val="-10"/>
        </w:rPr>
        <w:t>D</w:t>
      </w:r>
    </w:p>
    <w:p w14:paraId="00DC1DD1" w14:textId="77777777" w:rsidR="00350CFB" w:rsidRDefault="00350CFB">
      <w:pPr>
        <w:pStyle w:val="a3"/>
        <w:rPr>
          <w:i/>
        </w:rPr>
        <w:sectPr w:rsidR="00350CFB">
          <w:pgSz w:w="11910" w:h="16840"/>
          <w:pgMar w:top="1840" w:right="708" w:bottom="2300" w:left="992" w:header="0" w:footer="2115" w:gutter="0"/>
          <w:cols w:space="720"/>
        </w:sectPr>
      </w:pPr>
    </w:p>
    <w:p w14:paraId="00DC1DD2" w14:textId="77777777" w:rsidR="00350CFB" w:rsidRDefault="00283FFF">
      <w:pPr>
        <w:pStyle w:val="a3"/>
        <w:spacing w:before="72" w:line="316" w:lineRule="auto"/>
        <w:ind w:left="282" w:right="534"/>
        <w:jc w:val="both"/>
      </w:pPr>
      <w:r>
        <w:t>because</w:t>
      </w:r>
      <w:r>
        <w:rPr>
          <w:spacing w:val="-8"/>
        </w:rPr>
        <w:t xml:space="preserve"> </w:t>
      </w:r>
      <w:r>
        <w:t>both</w:t>
      </w:r>
      <w:r>
        <w:rPr>
          <w:spacing w:val="-8"/>
        </w:rPr>
        <w:t xml:space="preserve"> </w:t>
      </w:r>
      <w:r>
        <w:rPr>
          <w:i/>
        </w:rPr>
        <w:t xml:space="preserve">B </w:t>
      </w:r>
      <w:r>
        <w:t>and</w:t>
      </w:r>
      <w:r>
        <w:rPr>
          <w:spacing w:val="-8"/>
        </w:rPr>
        <w:t xml:space="preserve"> </w:t>
      </w:r>
      <w:r>
        <w:rPr>
          <w:i/>
        </w:rPr>
        <w:t xml:space="preserve">C </w:t>
      </w:r>
      <w:r>
        <w:t>endorse</w:t>
      </w:r>
      <w:r>
        <w:rPr>
          <w:spacing w:val="-8"/>
        </w:rPr>
        <w:t xml:space="preserve"> </w:t>
      </w:r>
      <w:r>
        <w:rPr>
          <w:i/>
        </w:rPr>
        <w:t>D</w:t>
      </w:r>
      <w:r>
        <w:t>,</w:t>
      </w:r>
      <w:r>
        <w:rPr>
          <w:spacing w:val="-4"/>
        </w:rPr>
        <w:t xml:space="preserve"> </w:t>
      </w:r>
      <w:r>
        <w:t>while</w:t>
      </w:r>
      <w:r>
        <w:rPr>
          <w:spacing w:val="-8"/>
        </w:rPr>
        <w:t xml:space="preserve"> </w:t>
      </w:r>
      <w:r>
        <w:rPr>
          <w:i/>
        </w:rPr>
        <w:t>A</w:t>
      </w:r>
      <w:r>
        <w:rPr>
          <w:i/>
          <w:spacing w:val="-8"/>
        </w:rPr>
        <w:t xml:space="preserve"> </w:t>
      </w:r>
      <w:r>
        <w:t>splits</w:t>
      </w:r>
      <w:r>
        <w:rPr>
          <w:spacing w:val="-8"/>
        </w:rPr>
        <w:t xml:space="preserve"> </w:t>
      </w:r>
      <w:r>
        <w:t>mass</w:t>
      </w:r>
      <w:r>
        <w:rPr>
          <w:spacing w:val="-8"/>
        </w:rPr>
        <w:t xml:space="preserve"> </w:t>
      </w:r>
      <w:r>
        <w:t>between</w:t>
      </w:r>
      <w:r>
        <w:rPr>
          <w:spacing w:val="-7"/>
        </w:rPr>
        <w:t xml:space="preserve"> </w:t>
      </w:r>
      <w:r>
        <w:rPr>
          <w:i/>
        </w:rPr>
        <w:t xml:space="preserve">B </w:t>
      </w:r>
      <w:r>
        <w:t>and</w:t>
      </w:r>
      <w:r>
        <w:rPr>
          <w:spacing w:val="-8"/>
        </w:rPr>
        <w:t xml:space="preserve"> </w:t>
      </w:r>
      <w:r>
        <w:rPr>
          <w:i/>
        </w:rPr>
        <w:t>C</w:t>
      </w:r>
      <w:r>
        <w:t>.</w:t>
      </w:r>
      <w:r>
        <w:rPr>
          <w:spacing w:val="25"/>
        </w:rPr>
        <w:t xml:space="preserve"> </w:t>
      </w:r>
      <w:r>
        <w:t>Subsequent</w:t>
      </w:r>
      <w:r>
        <w:rPr>
          <w:spacing w:val="-8"/>
        </w:rPr>
        <w:t xml:space="preserve"> </w:t>
      </w:r>
      <w:r>
        <w:t>iterations</w:t>
      </w:r>
      <w:r>
        <w:rPr>
          <w:spacing w:val="-8"/>
        </w:rPr>
        <w:t xml:space="preserve"> </w:t>
      </w:r>
      <w:r>
        <w:t xml:space="preserve">mix </w:t>
      </w:r>
      <w:r>
        <w:rPr>
          <w:spacing w:val="-2"/>
          <w:w w:val="105"/>
        </w:rPr>
        <w:t>in</w:t>
      </w:r>
      <w:r>
        <w:rPr>
          <w:spacing w:val="-14"/>
          <w:w w:val="105"/>
        </w:rPr>
        <w:t xml:space="preserve"> </w:t>
      </w:r>
      <w:r>
        <w:rPr>
          <w:spacing w:val="-2"/>
          <w:w w:val="105"/>
        </w:rPr>
        <w:t>teleportation</w:t>
      </w:r>
      <w:r>
        <w:rPr>
          <w:spacing w:val="-14"/>
          <w:w w:val="105"/>
        </w:rPr>
        <w:t xml:space="preserve"> </w:t>
      </w:r>
      <w:r>
        <w:rPr>
          <w:spacing w:val="-2"/>
          <w:w w:val="105"/>
        </w:rPr>
        <w:t>mass</w:t>
      </w:r>
      <w:r>
        <w:rPr>
          <w:spacing w:val="-9"/>
          <w:w w:val="105"/>
        </w:rPr>
        <w:t xml:space="preserve"> </w:t>
      </w:r>
      <w:r>
        <w:rPr>
          <w:spacing w:val="-2"/>
          <w:w w:val="105"/>
        </w:rPr>
        <w:t>(1</w:t>
      </w:r>
      <w:r>
        <w:rPr>
          <w:spacing w:val="-14"/>
          <w:w w:val="105"/>
        </w:rPr>
        <w:t xml:space="preserve"> </w:t>
      </w:r>
      <w:r>
        <w:rPr>
          <w:rFonts w:ascii="Arial Unicode MS" w:hAnsi="Arial Unicode MS"/>
          <w:spacing w:val="-2"/>
          <w:w w:val="105"/>
        </w:rPr>
        <w:t>−</w:t>
      </w:r>
      <w:r>
        <w:rPr>
          <w:rFonts w:ascii="Arial Unicode MS" w:hAnsi="Arial Unicode MS"/>
          <w:spacing w:val="-16"/>
          <w:w w:val="105"/>
        </w:rPr>
        <w:t xml:space="preserve"> </w:t>
      </w:r>
      <w:r>
        <w:rPr>
          <w:i/>
          <w:spacing w:val="-2"/>
          <w:w w:val="105"/>
        </w:rPr>
        <w:t>d</w:t>
      </w:r>
      <w:r>
        <w:rPr>
          <w:spacing w:val="-2"/>
          <w:w w:val="105"/>
        </w:rPr>
        <w:t>)/4 = 0</w:t>
      </w:r>
      <w:r>
        <w:rPr>
          <w:i/>
          <w:spacing w:val="-2"/>
          <w:w w:val="105"/>
        </w:rPr>
        <w:t>.</w:t>
      </w:r>
      <w:r>
        <w:rPr>
          <w:spacing w:val="-2"/>
          <w:w w:val="105"/>
        </w:rPr>
        <w:t>0375</w:t>
      </w:r>
      <w:r>
        <w:rPr>
          <w:spacing w:val="-9"/>
          <w:w w:val="105"/>
        </w:rPr>
        <w:t xml:space="preserve"> </w:t>
      </w:r>
      <w:r>
        <w:rPr>
          <w:spacing w:val="-2"/>
          <w:w w:val="105"/>
        </w:rPr>
        <w:t>at</w:t>
      </w:r>
      <w:r>
        <w:rPr>
          <w:spacing w:val="-10"/>
          <w:w w:val="105"/>
        </w:rPr>
        <w:t xml:space="preserve"> </w:t>
      </w:r>
      <w:r>
        <w:rPr>
          <w:spacing w:val="-2"/>
          <w:w w:val="105"/>
        </w:rPr>
        <w:t>every</w:t>
      </w:r>
      <w:r>
        <w:rPr>
          <w:spacing w:val="-10"/>
          <w:w w:val="105"/>
        </w:rPr>
        <w:t xml:space="preserve"> </w:t>
      </w:r>
      <w:r>
        <w:rPr>
          <w:spacing w:val="-2"/>
          <w:w w:val="105"/>
        </w:rPr>
        <w:t>node.</w:t>
      </w:r>
      <w:r>
        <w:rPr>
          <w:spacing w:val="12"/>
          <w:w w:val="105"/>
        </w:rPr>
        <w:t xml:space="preserve"> </w:t>
      </w:r>
      <w:r>
        <w:rPr>
          <w:spacing w:val="-2"/>
          <w:w w:val="105"/>
        </w:rPr>
        <w:t>The</w:t>
      </w:r>
      <w:r>
        <w:rPr>
          <w:spacing w:val="-10"/>
          <w:w w:val="105"/>
        </w:rPr>
        <w:t xml:space="preserve"> </w:t>
      </w:r>
      <w:r>
        <w:rPr>
          <w:spacing w:val="-2"/>
          <w:w w:val="105"/>
        </w:rPr>
        <w:t>stationary</w:t>
      </w:r>
      <w:r>
        <w:rPr>
          <w:spacing w:val="-10"/>
          <w:w w:val="105"/>
        </w:rPr>
        <w:t xml:space="preserve"> </w:t>
      </w:r>
      <w:r>
        <w:rPr>
          <w:spacing w:val="-2"/>
          <w:w w:val="105"/>
        </w:rPr>
        <w:t>ranking</w:t>
      </w:r>
      <w:r>
        <w:rPr>
          <w:spacing w:val="-10"/>
          <w:w w:val="105"/>
        </w:rPr>
        <w:t xml:space="preserve"> </w:t>
      </w:r>
      <w:r>
        <w:rPr>
          <w:spacing w:val="-2"/>
          <w:w w:val="105"/>
        </w:rPr>
        <w:t>places</w:t>
      </w:r>
      <w:r>
        <w:rPr>
          <w:spacing w:val="-9"/>
          <w:w w:val="105"/>
        </w:rPr>
        <w:t xml:space="preserve"> </w:t>
      </w:r>
      <w:r>
        <w:rPr>
          <w:i/>
          <w:spacing w:val="-2"/>
          <w:w w:val="105"/>
        </w:rPr>
        <w:t>D</w:t>
      </w:r>
      <w:r>
        <w:rPr>
          <w:i/>
          <w:spacing w:val="-4"/>
          <w:w w:val="105"/>
        </w:rPr>
        <w:t xml:space="preserve"> </w:t>
      </w:r>
      <w:r>
        <w:rPr>
          <w:spacing w:val="-2"/>
          <w:w w:val="105"/>
        </w:rPr>
        <w:t xml:space="preserve">highest, </w:t>
      </w:r>
      <w:r>
        <w:t>then</w:t>
      </w:r>
      <w:r>
        <w:rPr>
          <w:spacing w:val="-11"/>
        </w:rPr>
        <w:t xml:space="preserve"> </w:t>
      </w:r>
      <w:r>
        <w:rPr>
          <w:i/>
        </w:rPr>
        <w:t xml:space="preserve">B </w:t>
      </w:r>
      <w:r>
        <w:t>and</w:t>
      </w:r>
      <w:r>
        <w:rPr>
          <w:spacing w:val="-11"/>
        </w:rPr>
        <w:t xml:space="preserve"> </w:t>
      </w:r>
      <w:r>
        <w:rPr>
          <w:i/>
        </w:rPr>
        <w:t>C</w:t>
      </w:r>
      <w:r>
        <w:t>,</w:t>
      </w:r>
      <w:r>
        <w:rPr>
          <w:spacing w:val="-7"/>
        </w:rPr>
        <w:t xml:space="preserve"> </w:t>
      </w:r>
      <w:r>
        <w:t>then</w:t>
      </w:r>
      <w:r>
        <w:rPr>
          <w:spacing w:val="-11"/>
        </w:rPr>
        <w:t xml:space="preserve"> </w:t>
      </w:r>
      <w:r>
        <w:rPr>
          <w:i/>
        </w:rPr>
        <w:t>A</w:t>
      </w:r>
      <w:r>
        <w:t>—illustrating</w:t>
      </w:r>
      <w:r>
        <w:rPr>
          <w:spacing w:val="-11"/>
        </w:rPr>
        <w:t xml:space="preserve"> </w:t>
      </w:r>
      <w:r>
        <w:t>that</w:t>
      </w:r>
      <w:r>
        <w:rPr>
          <w:spacing w:val="-11"/>
        </w:rPr>
        <w:t xml:space="preserve"> </w:t>
      </w:r>
      <w:r>
        <w:rPr>
          <w:i/>
        </w:rPr>
        <w:t>receiving</w:t>
      </w:r>
      <w:r>
        <w:rPr>
          <w:i/>
          <w:spacing w:val="-5"/>
        </w:rPr>
        <w:t xml:space="preserve"> </w:t>
      </w:r>
      <w:r>
        <w:t>endorsements</w:t>
      </w:r>
      <w:r>
        <w:rPr>
          <w:spacing w:val="-11"/>
        </w:rPr>
        <w:t xml:space="preserve"> </w:t>
      </w:r>
      <w:r>
        <w:t>from</w:t>
      </w:r>
      <w:r>
        <w:rPr>
          <w:spacing w:val="-11"/>
        </w:rPr>
        <w:t xml:space="preserve"> </w:t>
      </w:r>
      <w:r>
        <w:t>nodes</w:t>
      </w:r>
      <w:r>
        <w:rPr>
          <w:spacing w:val="-11"/>
        </w:rPr>
        <w:t xml:space="preserve"> </w:t>
      </w:r>
      <w:r>
        <w:t>that</w:t>
      </w:r>
      <w:r>
        <w:rPr>
          <w:spacing w:val="-11"/>
        </w:rPr>
        <w:t xml:space="preserve"> </w:t>
      </w:r>
      <w:r>
        <w:t>themselves</w:t>
      </w:r>
      <w:r>
        <w:rPr>
          <w:spacing w:val="-11"/>
        </w:rPr>
        <w:t xml:space="preserve"> </w:t>
      </w:r>
      <w:r>
        <w:t>receive</w:t>
      </w:r>
    </w:p>
    <w:p w14:paraId="00DC1DD3" w14:textId="77777777" w:rsidR="00350CFB" w:rsidRDefault="00283FFF">
      <w:pPr>
        <w:pStyle w:val="a3"/>
        <w:spacing w:before="89"/>
        <w:ind w:left="282"/>
        <w:jc w:val="both"/>
      </w:pPr>
      <w:r>
        <w:t>endorsements</w:t>
      </w:r>
      <w:r>
        <w:rPr>
          <w:spacing w:val="-10"/>
        </w:rPr>
        <w:t xml:space="preserve"> </w:t>
      </w:r>
      <w:r>
        <w:t>raises</w:t>
      </w:r>
      <w:r>
        <w:rPr>
          <w:spacing w:val="-9"/>
        </w:rPr>
        <w:t xml:space="preserve"> </w:t>
      </w:r>
      <w:r>
        <w:t>score,</w:t>
      </w:r>
      <w:r>
        <w:rPr>
          <w:spacing w:val="-9"/>
        </w:rPr>
        <w:t xml:space="preserve"> </w:t>
      </w:r>
      <w:r>
        <w:t>exactly</w:t>
      </w:r>
      <w:r>
        <w:rPr>
          <w:spacing w:val="-9"/>
        </w:rPr>
        <w:t xml:space="preserve"> </w:t>
      </w:r>
      <w:r>
        <w:t>the</w:t>
      </w:r>
      <w:r>
        <w:rPr>
          <w:spacing w:val="-9"/>
        </w:rPr>
        <w:t xml:space="preserve"> </w:t>
      </w:r>
      <w:r>
        <w:t>citation</w:t>
      </w:r>
      <w:r>
        <w:rPr>
          <w:spacing w:val="-10"/>
        </w:rPr>
        <w:t xml:space="preserve"> </w:t>
      </w:r>
      <w:r>
        <w:t>logic</w:t>
      </w:r>
      <w:r>
        <w:rPr>
          <w:spacing w:val="-9"/>
        </w:rPr>
        <w:t xml:space="preserve"> </w:t>
      </w:r>
      <w:r>
        <w:t>of</w:t>
      </w:r>
      <w:r>
        <w:rPr>
          <w:spacing w:val="-9"/>
        </w:rPr>
        <w:t xml:space="preserve"> </w:t>
      </w:r>
      <w:r>
        <w:t>PageRank</w:t>
      </w:r>
      <w:r>
        <w:rPr>
          <w:spacing w:val="-8"/>
        </w:rPr>
        <w:t xml:space="preserve"> </w:t>
      </w:r>
      <w:hyperlink w:anchor="_bookmark173" w:history="1">
        <w:r>
          <w:rPr>
            <w:spacing w:val="-2"/>
            <w:vertAlign w:val="superscript"/>
          </w:rPr>
          <w:t>[40]</w:t>
        </w:r>
      </w:hyperlink>
      <w:r>
        <w:rPr>
          <w:spacing w:val="-2"/>
          <w:vertAlign w:val="superscript"/>
        </w:rPr>
        <w:t>,</w:t>
      </w:r>
      <w:hyperlink w:anchor="_bookmark182" w:history="1">
        <w:r>
          <w:rPr>
            <w:spacing w:val="-2"/>
            <w:vertAlign w:val="superscript"/>
          </w:rPr>
          <w:t>[49]</w:t>
        </w:r>
      </w:hyperlink>
      <w:r>
        <w:rPr>
          <w:spacing w:val="-2"/>
        </w:rPr>
        <w:t>.</w:t>
      </w:r>
    </w:p>
    <w:p w14:paraId="00DC1DD4" w14:textId="77777777" w:rsidR="00350CFB" w:rsidRDefault="00283FFF">
      <w:pPr>
        <w:pStyle w:val="a3"/>
        <w:spacing w:before="194" w:line="396" w:lineRule="auto"/>
        <w:ind w:left="282" w:right="564"/>
        <w:jc w:val="both"/>
      </w:pPr>
      <w:r>
        <w:t>If</w:t>
      </w:r>
      <w:r>
        <w:rPr>
          <w:spacing w:val="-11"/>
        </w:rPr>
        <w:t xml:space="preserve"> </w:t>
      </w:r>
      <w:r>
        <w:t>the</w:t>
      </w:r>
      <w:r>
        <w:rPr>
          <w:spacing w:val="-11"/>
        </w:rPr>
        <w:t xml:space="preserve"> </w:t>
      </w:r>
      <w:r>
        <w:t>same</w:t>
      </w:r>
      <w:r>
        <w:rPr>
          <w:spacing w:val="-11"/>
        </w:rPr>
        <w:t xml:space="preserve"> </w:t>
      </w:r>
      <w:r>
        <w:t>wallets</w:t>
      </w:r>
      <w:r>
        <w:rPr>
          <w:spacing w:val="-11"/>
        </w:rPr>
        <w:t xml:space="preserve"> </w:t>
      </w:r>
      <w:r>
        <w:t>are</w:t>
      </w:r>
      <w:r>
        <w:rPr>
          <w:spacing w:val="-11"/>
        </w:rPr>
        <w:t xml:space="preserve"> </w:t>
      </w:r>
      <w:r>
        <w:t>connected</w:t>
      </w:r>
      <w:r>
        <w:rPr>
          <w:spacing w:val="-11"/>
        </w:rPr>
        <w:t xml:space="preserve"> </w:t>
      </w:r>
      <w:r>
        <w:t>by</w:t>
      </w:r>
      <w:r>
        <w:rPr>
          <w:spacing w:val="-11"/>
        </w:rPr>
        <w:t xml:space="preserve"> </w:t>
      </w:r>
      <w:r>
        <w:t>many</w:t>
      </w:r>
      <w:r>
        <w:rPr>
          <w:spacing w:val="-11"/>
        </w:rPr>
        <w:t xml:space="preserve"> </w:t>
      </w:r>
      <w:r>
        <w:t>small</w:t>
      </w:r>
      <w:r>
        <w:rPr>
          <w:spacing w:val="-11"/>
        </w:rPr>
        <w:t xml:space="preserve"> </w:t>
      </w:r>
      <w:r>
        <w:t>transfers</w:t>
      </w:r>
      <w:r>
        <w:rPr>
          <w:spacing w:val="-11"/>
        </w:rPr>
        <w:t xml:space="preserve"> </w:t>
      </w:r>
      <w:r>
        <w:t>instead</w:t>
      </w:r>
      <w:r>
        <w:rPr>
          <w:spacing w:val="-11"/>
        </w:rPr>
        <w:t xml:space="preserve"> </w:t>
      </w:r>
      <w:r>
        <w:t>of</w:t>
      </w:r>
      <w:r>
        <w:rPr>
          <w:spacing w:val="-11"/>
        </w:rPr>
        <w:t xml:space="preserve"> </w:t>
      </w:r>
      <w:r>
        <w:t>few</w:t>
      </w:r>
      <w:r>
        <w:rPr>
          <w:spacing w:val="-11"/>
        </w:rPr>
        <w:t xml:space="preserve"> </w:t>
      </w:r>
      <w:r>
        <w:t>allowances,</w:t>
      </w:r>
      <w:r>
        <w:rPr>
          <w:spacing w:val="-10"/>
        </w:rPr>
        <w:t xml:space="preserve"> </w:t>
      </w:r>
      <w:r>
        <w:t>the</w:t>
      </w:r>
      <w:r>
        <w:rPr>
          <w:spacing w:val="-11"/>
        </w:rPr>
        <w:t xml:space="preserve"> </w:t>
      </w:r>
      <w:r>
        <w:t>transition matrix changes and the ranking can reorder even though the node set is identical.</w:t>
      </w:r>
      <w:r>
        <w:rPr>
          <w:spacing w:val="40"/>
        </w:rPr>
        <w:t xml:space="preserve"> </w:t>
      </w:r>
      <w:r>
        <w:t xml:space="preserve">That is the </w:t>
      </w:r>
      <w:bookmarkStart w:id="150" w:name="DeFi_risk_taxonomy_and_where_reputation_"/>
      <w:bookmarkStart w:id="151" w:name="_bookmark39"/>
      <w:bookmarkEnd w:id="150"/>
      <w:bookmarkEnd w:id="151"/>
      <w:r>
        <w:t>microcosm of H1: EndorseRank and AWP need not agree.</w:t>
      </w:r>
    </w:p>
    <w:p w14:paraId="00DC1DD5" w14:textId="77777777" w:rsidR="00350CFB" w:rsidRDefault="00350CFB">
      <w:pPr>
        <w:pStyle w:val="a3"/>
        <w:spacing w:before="162"/>
      </w:pPr>
    </w:p>
    <w:p w14:paraId="00DC1DD6" w14:textId="77777777" w:rsidR="00350CFB" w:rsidRDefault="00283FFF">
      <w:pPr>
        <w:pStyle w:val="2"/>
        <w:numPr>
          <w:ilvl w:val="1"/>
          <w:numId w:val="26"/>
        </w:numPr>
        <w:tabs>
          <w:tab w:val="left" w:pos="927"/>
        </w:tabs>
        <w:ind w:left="927" w:hanging="645"/>
      </w:pPr>
      <w:r>
        <w:t>DeFi</w:t>
      </w:r>
      <w:r>
        <w:rPr>
          <w:spacing w:val="12"/>
        </w:rPr>
        <w:t xml:space="preserve"> </w:t>
      </w:r>
      <w:r>
        <w:t>risk</w:t>
      </w:r>
      <w:r>
        <w:rPr>
          <w:spacing w:val="13"/>
        </w:rPr>
        <w:t xml:space="preserve"> </w:t>
      </w:r>
      <w:r>
        <w:t>taxonomy</w:t>
      </w:r>
      <w:r>
        <w:rPr>
          <w:spacing w:val="13"/>
        </w:rPr>
        <w:t xml:space="preserve"> </w:t>
      </w:r>
      <w:r>
        <w:t>and</w:t>
      </w:r>
      <w:r>
        <w:rPr>
          <w:spacing w:val="12"/>
        </w:rPr>
        <w:t xml:space="preserve"> </w:t>
      </w:r>
      <w:r>
        <w:t>where</w:t>
      </w:r>
      <w:r>
        <w:rPr>
          <w:spacing w:val="13"/>
        </w:rPr>
        <w:t xml:space="preserve"> </w:t>
      </w:r>
      <w:r>
        <w:t>reputation</w:t>
      </w:r>
      <w:r>
        <w:rPr>
          <w:spacing w:val="13"/>
        </w:rPr>
        <w:t xml:space="preserve"> </w:t>
      </w:r>
      <w:r>
        <w:rPr>
          <w:spacing w:val="-4"/>
        </w:rPr>
        <w:t>fits</w:t>
      </w:r>
    </w:p>
    <w:p w14:paraId="00DC1DD7" w14:textId="77777777" w:rsidR="00350CFB" w:rsidRDefault="00350CFB">
      <w:pPr>
        <w:pStyle w:val="a3"/>
        <w:spacing w:before="24"/>
        <w:rPr>
          <w:b/>
          <w:sz w:val="28"/>
        </w:rPr>
      </w:pPr>
    </w:p>
    <w:p w14:paraId="00DC1DD8" w14:textId="77777777" w:rsidR="00350CFB" w:rsidRDefault="00283FFF">
      <w:pPr>
        <w:pStyle w:val="a3"/>
        <w:spacing w:line="396" w:lineRule="auto"/>
        <w:ind w:left="273" w:right="522" w:firstLine="8"/>
        <w:jc w:val="both"/>
      </w:pPr>
      <w:r>
        <w:rPr>
          <w:color w:val="FF0000"/>
        </w:rPr>
        <w:t>DeFi risk is multi-layered [11],[26],[51],[59]. Smart-contract risk concerns bugs and upgrade keys. Oracle risk concerns manipulated or stale prices [2]. Market risk concerns volatility and liquida-tion cascades [50], including stablecoin and funding-market stress [37]. Governance risk concerns token-weighted capture. Counterparty or behavioral risk—the focus of this research—concerns whether a wallet’s historical interactions suggest reliable management of leveraged exposure.</w:t>
      </w:r>
    </w:p>
    <w:p w14:paraId="00DC1DD9" w14:textId="77777777" w:rsidR="00350CFB" w:rsidRDefault="00283FFF">
      <w:pPr>
        <w:pStyle w:val="a3"/>
        <w:spacing w:before="19" w:line="396" w:lineRule="auto"/>
        <w:ind w:left="282" w:right="522"/>
        <w:jc w:val="both"/>
      </w:pPr>
      <w:r>
        <w:t>On-chain reputation scores address only the behavioral layer, and only partially.</w:t>
      </w:r>
      <w:r>
        <w:rPr>
          <w:spacing w:val="40"/>
        </w:rPr>
        <w:t xml:space="preserve"> </w:t>
      </w:r>
      <w:r>
        <w:t>They do not re-place collateral, audits, or oracle design.</w:t>
      </w:r>
      <w:r>
        <w:rPr>
          <w:spacing w:val="40"/>
        </w:rPr>
        <w:t xml:space="preserve"> </w:t>
      </w:r>
      <w:r>
        <w:t>Their role is to summarize relational structure (who au-thorizes</w:t>
      </w:r>
      <w:r>
        <w:rPr>
          <w:spacing w:val="-14"/>
        </w:rPr>
        <w:t xml:space="preserve"> </w:t>
      </w:r>
      <w:r>
        <w:t>whom;</w:t>
      </w:r>
      <w:r>
        <w:rPr>
          <w:spacing w:val="-10"/>
        </w:rPr>
        <w:t xml:space="preserve"> </w:t>
      </w:r>
      <w:r>
        <w:t>who</w:t>
      </w:r>
      <w:r>
        <w:rPr>
          <w:spacing w:val="-14"/>
        </w:rPr>
        <w:t xml:space="preserve"> </w:t>
      </w:r>
      <w:r>
        <w:t>pays</w:t>
      </w:r>
      <w:r>
        <w:rPr>
          <w:spacing w:val="-14"/>
        </w:rPr>
        <w:t xml:space="preserve"> </w:t>
      </w:r>
      <w:r>
        <w:t>whom)</w:t>
      </w:r>
      <w:r>
        <w:rPr>
          <w:spacing w:val="-14"/>
        </w:rPr>
        <w:t xml:space="preserve"> </w:t>
      </w:r>
      <w:r>
        <w:t>into</w:t>
      </w:r>
      <w:r>
        <w:rPr>
          <w:spacing w:val="-14"/>
        </w:rPr>
        <w:t xml:space="preserve"> </w:t>
      </w:r>
      <w:r>
        <w:t>an</w:t>
      </w:r>
      <w:r>
        <w:rPr>
          <w:spacing w:val="-14"/>
        </w:rPr>
        <w:t xml:space="preserve"> </w:t>
      </w:r>
      <w:r>
        <w:t>ordinal</w:t>
      </w:r>
      <w:r>
        <w:rPr>
          <w:spacing w:val="-14"/>
        </w:rPr>
        <w:t xml:space="preserve"> </w:t>
      </w:r>
      <w:r>
        <w:t>signal</w:t>
      </w:r>
      <w:r>
        <w:rPr>
          <w:spacing w:val="-13"/>
        </w:rPr>
        <w:t xml:space="preserve"> </w:t>
      </w:r>
      <w:r>
        <w:t>that</w:t>
      </w:r>
      <w:r>
        <w:rPr>
          <w:spacing w:val="-14"/>
        </w:rPr>
        <w:t xml:space="preserve"> </w:t>
      </w:r>
      <w:r>
        <w:t>can</w:t>
      </w:r>
      <w:r>
        <w:rPr>
          <w:spacing w:val="-14"/>
        </w:rPr>
        <w:t xml:space="preserve"> </w:t>
      </w:r>
      <w:r>
        <w:t>be</w:t>
      </w:r>
      <w:r>
        <w:rPr>
          <w:spacing w:val="-13"/>
        </w:rPr>
        <w:t xml:space="preserve"> </w:t>
      </w:r>
      <w:r>
        <w:t>audited</w:t>
      </w:r>
      <w:r>
        <w:rPr>
          <w:spacing w:val="-14"/>
        </w:rPr>
        <w:t xml:space="preserve"> </w:t>
      </w:r>
      <w:r>
        <w:t>and</w:t>
      </w:r>
      <w:r>
        <w:rPr>
          <w:spacing w:val="-14"/>
        </w:rPr>
        <w:t xml:space="preserve"> </w:t>
      </w:r>
      <w:r>
        <w:t>recomputed</w:t>
      </w:r>
      <w:r>
        <w:rPr>
          <w:spacing w:val="-14"/>
        </w:rPr>
        <w:t xml:space="preserve"> </w:t>
      </w:r>
      <w:hyperlink w:anchor="_bookmark181" w:history="1">
        <w:r>
          <w:rPr>
            <w:vertAlign w:val="superscript"/>
          </w:rPr>
          <w:t>[48]</w:t>
        </w:r>
      </w:hyperlink>
      <w:r>
        <w:t>.</w:t>
      </w:r>
      <w:r>
        <w:rPr>
          <w:spacing w:val="12"/>
        </w:rPr>
        <w:t xml:space="preserve"> </w:t>
      </w:r>
      <w:r>
        <w:t>En-dorseRank</w:t>
      </w:r>
      <w:r>
        <w:rPr>
          <w:spacing w:val="-3"/>
        </w:rPr>
        <w:t xml:space="preserve"> </w:t>
      </w:r>
      <w:r>
        <w:t>targets</w:t>
      </w:r>
      <w:r>
        <w:rPr>
          <w:spacing w:val="-3"/>
        </w:rPr>
        <w:t xml:space="preserve"> </w:t>
      </w:r>
      <w:r>
        <w:t>the</w:t>
      </w:r>
      <w:r>
        <w:rPr>
          <w:spacing w:val="-3"/>
        </w:rPr>
        <w:t xml:space="preserve"> </w:t>
      </w:r>
      <w:r>
        <w:t>authorization</w:t>
      </w:r>
      <w:r>
        <w:rPr>
          <w:spacing w:val="-3"/>
        </w:rPr>
        <w:t xml:space="preserve"> </w:t>
      </w:r>
      <w:r>
        <w:t>facet</w:t>
      </w:r>
      <w:r>
        <w:rPr>
          <w:spacing w:val="-3"/>
        </w:rPr>
        <w:t xml:space="preserve"> </w:t>
      </w:r>
      <w:r>
        <w:t>of</w:t>
      </w:r>
      <w:r>
        <w:rPr>
          <w:spacing w:val="-3"/>
        </w:rPr>
        <w:t xml:space="preserve"> </w:t>
      </w:r>
      <w:r>
        <w:t>behavioral</w:t>
      </w:r>
      <w:r>
        <w:rPr>
          <w:spacing w:val="-3"/>
        </w:rPr>
        <w:t xml:space="preserve"> </w:t>
      </w:r>
      <w:r>
        <w:t>risk; AWP</w:t>
      </w:r>
      <w:r>
        <w:rPr>
          <w:spacing w:val="-3"/>
        </w:rPr>
        <w:t xml:space="preserve"> </w:t>
      </w:r>
      <w:r>
        <w:t>targets</w:t>
      </w:r>
      <w:r>
        <w:rPr>
          <w:spacing w:val="-3"/>
        </w:rPr>
        <w:t xml:space="preserve"> </w:t>
      </w:r>
      <w:r>
        <w:t>the</w:t>
      </w:r>
      <w:r>
        <w:rPr>
          <w:spacing w:val="-3"/>
        </w:rPr>
        <w:t xml:space="preserve"> </w:t>
      </w:r>
      <w:r>
        <w:t>payment-flow</w:t>
      </w:r>
      <w:r>
        <w:rPr>
          <w:spacing w:val="-3"/>
        </w:rPr>
        <w:t xml:space="preserve"> </w:t>
      </w:r>
      <w:r>
        <w:t>facet. Neither claims to predict exploits or governance attacks.</w:t>
      </w:r>
    </w:p>
    <w:p w14:paraId="00DC1DDA" w14:textId="77777777" w:rsidR="00350CFB" w:rsidRDefault="00283FFF">
      <w:pPr>
        <w:pStyle w:val="a3"/>
        <w:spacing w:before="20" w:line="396" w:lineRule="auto"/>
        <w:ind w:left="282" w:right="563" w:hanging="12"/>
        <w:jc w:val="both"/>
      </w:pPr>
      <w:r>
        <w:t xml:space="preserve">Wash trading and MEV further complicate behavioral measurement </w:t>
      </w:r>
      <w:hyperlink w:anchor="_bookmark148" w:history="1">
        <w:r>
          <w:rPr>
            <w:vertAlign w:val="superscript"/>
          </w:rPr>
          <w:t>[15]</w:t>
        </w:r>
      </w:hyperlink>
      <w:r>
        <w:rPr>
          <w:vertAlign w:val="superscript"/>
        </w:rPr>
        <w:t>,</w:t>
      </w:r>
      <w:hyperlink w:anchor="_bookmark190" w:history="1">
        <w:r>
          <w:rPr>
            <w:vertAlign w:val="superscript"/>
          </w:rPr>
          <w:t>[57]</w:t>
        </w:r>
      </w:hyperlink>
      <w:r>
        <w:rPr>
          <w:vertAlign w:val="superscript"/>
        </w:rPr>
        <w:t>,</w:t>
      </w:r>
      <w:hyperlink w:anchor="_bookmark196" w:history="1">
        <w:r>
          <w:rPr>
            <w:vertAlign w:val="superscript"/>
          </w:rPr>
          <w:t>[63]</w:t>
        </w:r>
      </w:hyperlink>
      <w:r>
        <w:t xml:space="preserve">, as do cross-venue arbitrage flows that inflate transfer activity without reflecting durable counterparty relationships </w:t>
      </w:r>
      <w:hyperlink w:anchor="_bookmark178" w:history="1">
        <w:r>
          <w:rPr>
            <w:vertAlign w:val="superscript"/>
          </w:rPr>
          <w:t>[45]</w:t>
        </w:r>
      </w:hyperlink>
      <w:r>
        <w:t>.</w:t>
      </w:r>
      <w:r>
        <w:rPr>
          <w:spacing w:val="33"/>
        </w:rPr>
        <w:t xml:space="preserve"> </w:t>
      </w:r>
      <w:r>
        <w:t>Transfer graphs are especially exposed to artificial volume; allowance graphs are exposed to approval farming.</w:t>
      </w:r>
      <w:r>
        <w:rPr>
          <w:spacing w:val="40"/>
        </w:rPr>
        <w:t xml:space="preserve"> </w:t>
      </w:r>
      <w:r>
        <w:t xml:space="preserve">Multi-family validation and Sybil-oriented proxies are partial mitigations, not </w:t>
      </w:r>
      <w:bookmarkStart w:id="152" w:name="Perpetual_markets_as_a_validation_labora"/>
      <w:bookmarkStart w:id="153" w:name="_bookmark40"/>
      <w:bookmarkEnd w:id="152"/>
      <w:bookmarkEnd w:id="153"/>
      <w:r>
        <w:t>complete defenses.</w:t>
      </w:r>
    </w:p>
    <w:p w14:paraId="00DC1DDB" w14:textId="77777777" w:rsidR="00350CFB" w:rsidRDefault="00350CFB">
      <w:pPr>
        <w:pStyle w:val="a3"/>
        <w:spacing w:line="396" w:lineRule="auto"/>
        <w:jc w:val="both"/>
        <w:sectPr w:rsidR="00350CFB">
          <w:pgSz w:w="11910" w:h="16840"/>
          <w:pgMar w:top="1840" w:right="708" w:bottom="2300" w:left="992" w:header="0" w:footer="2115" w:gutter="0"/>
          <w:cols w:space="720"/>
        </w:sectPr>
      </w:pPr>
    </w:p>
    <w:p w14:paraId="00DC1DE2" w14:textId="77777777" w:rsidR="00350CFB" w:rsidRDefault="00283FFF">
      <w:pPr>
        <w:pStyle w:val="2"/>
        <w:numPr>
          <w:ilvl w:val="1"/>
          <w:numId w:val="26"/>
        </w:numPr>
        <w:tabs>
          <w:tab w:val="left" w:pos="927"/>
        </w:tabs>
        <w:ind w:left="927" w:hanging="645"/>
        <w:jc w:val="both"/>
      </w:pPr>
      <w:r>
        <w:t>Related</w:t>
      </w:r>
      <w:r>
        <w:rPr>
          <w:spacing w:val="20"/>
        </w:rPr>
        <w:t xml:space="preserve"> </w:t>
      </w:r>
      <w:r>
        <w:t>measurement</w:t>
      </w:r>
      <w:r>
        <w:rPr>
          <w:spacing w:val="21"/>
        </w:rPr>
        <w:t xml:space="preserve"> </w:t>
      </w:r>
      <w:r>
        <w:rPr>
          <w:spacing w:val="-2"/>
        </w:rPr>
        <w:t>traditions</w:t>
      </w:r>
    </w:p>
    <w:p w14:paraId="00DC1DE3" w14:textId="77777777" w:rsidR="00350CFB" w:rsidRDefault="00350CFB">
      <w:pPr>
        <w:pStyle w:val="a3"/>
        <w:spacing w:before="24"/>
        <w:rPr>
          <w:b/>
          <w:sz w:val="28"/>
        </w:rPr>
      </w:pPr>
    </w:p>
    <w:p w14:paraId="00DC1DE4" w14:textId="77777777" w:rsidR="00350CFB" w:rsidRDefault="00283FFF">
      <w:pPr>
        <w:pStyle w:val="a3"/>
        <w:spacing w:line="396" w:lineRule="auto"/>
        <w:ind w:left="273" w:right="524" w:firstLine="8"/>
        <w:jc w:val="both"/>
      </w:pPr>
      <w:r>
        <w:t xml:space="preserve">Beyond blockchain, reputation systems have been studied in e-commerce </w:t>
      </w:r>
      <w:hyperlink w:anchor="_bookmark185" w:history="1">
        <w:r>
          <w:rPr>
            <w:vertAlign w:val="superscript"/>
          </w:rPr>
          <w:t>[52]</w:t>
        </w:r>
      </w:hyperlink>
      <w:r>
        <w:t xml:space="preserve">, peer-to-peer net-works </w:t>
      </w:r>
      <w:hyperlink w:anchor="_bookmark168" w:history="1">
        <w:r>
          <w:rPr>
            <w:vertAlign w:val="superscript"/>
          </w:rPr>
          <w:t>[35]</w:t>
        </w:r>
      </w:hyperlink>
      <w:r>
        <w:t xml:space="preserve">, and web spam </w:t>
      </w:r>
      <w:hyperlink w:anchor="_bookmark160" w:history="1">
        <w:r>
          <w:rPr>
            <w:vertAlign w:val="superscript"/>
          </w:rPr>
          <w:t>[27]</w:t>
        </w:r>
      </w:hyperlink>
      <w:r>
        <w:t>.</w:t>
      </w:r>
      <w:r>
        <w:rPr>
          <w:spacing w:val="40"/>
        </w:rPr>
        <w:t xml:space="preserve"> </w:t>
      </w:r>
      <w:r>
        <w:t>Common lessons include:</w:t>
      </w:r>
      <w:r>
        <w:rPr>
          <w:spacing w:val="40"/>
        </w:rPr>
        <w:t xml:space="preserve"> </w:t>
      </w:r>
      <w:r>
        <w:t xml:space="preserve">(i) reputation is relational; (ii) cheap identities enable Sybil attacks </w:t>
      </w:r>
      <w:hyperlink w:anchor="_bookmark150" w:history="1">
        <w:r>
          <w:rPr>
            <w:vertAlign w:val="superscript"/>
          </w:rPr>
          <w:t>[17]</w:t>
        </w:r>
      </w:hyperlink>
      <w:r>
        <w:t>; (iii) seed sets and normalization limit inflation; and (iv) eval-uation requires external criteria, not only internal consistency.</w:t>
      </w:r>
      <w:r>
        <w:rPr>
          <w:spacing w:val="40"/>
        </w:rPr>
        <w:t xml:space="preserve"> </w:t>
      </w:r>
      <w:r>
        <w:t>EndorseRank inherits (i)–(iii) via PageRank damping and endorsement costs,</w:t>
      </w:r>
      <w:r>
        <w:rPr>
          <w:spacing w:val="22"/>
        </w:rPr>
        <w:t xml:space="preserve"> </w:t>
      </w:r>
      <w:r>
        <w:t>and addresses (iv) via multi-family rank correlation</w:t>
      </w:r>
    </w:p>
    <w:p w14:paraId="00DC1DE5" w14:textId="77777777" w:rsidR="00350CFB" w:rsidRDefault="0071403D">
      <w:pPr>
        <w:spacing w:before="42" w:line="151" w:lineRule="auto"/>
        <w:ind w:left="282"/>
        <w:rPr>
          <w:position w:val="-8"/>
          <w:sz w:val="24"/>
        </w:rPr>
      </w:pPr>
      <w:hyperlink w:anchor="_bookmark147" w:history="1">
        <w:r>
          <w:rPr>
            <w:spacing w:val="-2"/>
            <w:sz w:val="16"/>
          </w:rPr>
          <w:t>[14]</w:t>
        </w:r>
      </w:hyperlink>
      <w:r>
        <w:rPr>
          <w:spacing w:val="-2"/>
          <w:sz w:val="16"/>
        </w:rPr>
        <w:t>,</w:t>
      </w:r>
      <w:hyperlink w:anchor="_bookmark169" w:history="1">
        <w:r>
          <w:rPr>
            <w:spacing w:val="-2"/>
            <w:sz w:val="16"/>
          </w:rPr>
          <w:t>[36]</w:t>
        </w:r>
      </w:hyperlink>
      <w:r>
        <w:rPr>
          <w:spacing w:val="-2"/>
          <w:sz w:val="16"/>
        </w:rPr>
        <w:t>,</w:t>
      </w:r>
      <w:hyperlink w:anchor="_bookmark187" w:history="1">
        <w:r>
          <w:rPr>
            <w:spacing w:val="-2"/>
            <w:sz w:val="16"/>
          </w:rPr>
          <w:t>[54]</w:t>
        </w:r>
      </w:hyperlink>
      <w:r>
        <w:rPr>
          <w:spacing w:val="-2"/>
          <w:position w:val="-8"/>
          <w:sz w:val="24"/>
        </w:rPr>
        <w:t>.</w:t>
      </w:r>
    </w:p>
    <w:p w14:paraId="00DC1DE6" w14:textId="77777777" w:rsidR="00350CFB" w:rsidRDefault="00350CFB">
      <w:pPr>
        <w:pStyle w:val="a3"/>
        <w:spacing w:before="58"/>
        <w:rPr>
          <w:sz w:val="16"/>
        </w:rPr>
      </w:pPr>
    </w:p>
    <w:p w14:paraId="00DC1DE7" w14:textId="77777777" w:rsidR="00350CFB" w:rsidRDefault="00283FFF">
      <w:pPr>
        <w:pStyle w:val="a3"/>
        <w:spacing w:line="396" w:lineRule="auto"/>
        <w:ind w:left="282" w:right="564"/>
        <w:jc w:val="both"/>
      </w:pPr>
      <w:bookmarkStart w:id="154" w:name="Accounts,_gas,_and_why_logs_are_the_meas"/>
      <w:bookmarkStart w:id="155" w:name="_bookmark42"/>
      <w:r>
        <w:rPr>
          <w:color w:val="FF0000"/>
        </w:rPr>
        <w:t>Personalized and topic-sensitive PageRank variants [30],[32] could, in future work, bias teleportation toward protocol-approved contracts or known-good wallets, analogous to TrustRank seeds. This research uses uniform teleportation for comparability with Do et al.[16].</w:t>
      </w:r>
      <w:bookmarkEnd w:id="154"/>
      <w:bookmarkEnd w:id="155"/>
    </w:p>
    <w:p w14:paraId="00DC1DE8" w14:textId="77777777" w:rsidR="00350CFB" w:rsidRDefault="00350CFB">
      <w:pPr>
        <w:pStyle w:val="a3"/>
        <w:spacing w:line="396" w:lineRule="auto"/>
        <w:jc w:val="both"/>
        <w:sectPr w:rsidR="00350CFB">
          <w:pgSz w:w="11910" w:h="16840"/>
          <w:pgMar w:top="1920" w:right="708" w:bottom="2300" w:left="992" w:header="0" w:footer="2115" w:gutter="0"/>
          <w:cols w:space="720"/>
        </w:sectPr>
      </w:pPr>
    </w:p>
    <w:p w14:paraId="00DC1DE9" w14:textId="77777777" w:rsidR="00350CFB" w:rsidRDefault="00283FFF">
      <w:pPr>
        <w:pStyle w:val="2"/>
        <w:numPr>
          <w:ilvl w:val="1"/>
          <w:numId w:val="26"/>
        </w:numPr>
        <w:tabs>
          <w:tab w:val="left" w:pos="927"/>
        </w:tabs>
        <w:spacing w:before="112"/>
        <w:ind w:left="927" w:hanging="645"/>
      </w:pPr>
      <w:r>
        <w:t>Accounts,</w:t>
      </w:r>
      <w:r>
        <w:rPr>
          <w:spacing w:val="12"/>
        </w:rPr>
        <w:t xml:space="preserve"> </w:t>
      </w:r>
      <w:r>
        <w:t>gas,</w:t>
      </w:r>
      <w:r>
        <w:rPr>
          <w:spacing w:val="13"/>
        </w:rPr>
        <w:t xml:space="preserve"> </w:t>
      </w:r>
      <w:r>
        <w:t>and</w:t>
      </w:r>
      <w:r>
        <w:rPr>
          <w:spacing w:val="13"/>
        </w:rPr>
        <w:t xml:space="preserve"> </w:t>
      </w:r>
      <w:r>
        <w:t>why</w:t>
      </w:r>
      <w:r>
        <w:rPr>
          <w:spacing w:val="12"/>
        </w:rPr>
        <w:t xml:space="preserve"> </w:t>
      </w:r>
      <w:r>
        <w:t>logs</w:t>
      </w:r>
      <w:r>
        <w:rPr>
          <w:spacing w:val="13"/>
        </w:rPr>
        <w:t xml:space="preserve"> </w:t>
      </w:r>
      <w:r>
        <w:t>are</w:t>
      </w:r>
      <w:r>
        <w:rPr>
          <w:spacing w:val="13"/>
        </w:rPr>
        <w:t xml:space="preserve"> </w:t>
      </w:r>
      <w:r>
        <w:t>the</w:t>
      </w:r>
      <w:r>
        <w:rPr>
          <w:spacing w:val="12"/>
        </w:rPr>
        <w:t xml:space="preserve"> </w:t>
      </w:r>
      <w:r>
        <w:t>measurement</w:t>
      </w:r>
      <w:r>
        <w:rPr>
          <w:spacing w:val="13"/>
        </w:rPr>
        <w:t xml:space="preserve"> </w:t>
      </w:r>
      <w:r>
        <w:rPr>
          <w:spacing w:val="-2"/>
        </w:rPr>
        <w:t>surface</w:t>
      </w:r>
    </w:p>
    <w:p w14:paraId="00DC1DEA" w14:textId="77777777" w:rsidR="00350CFB" w:rsidRDefault="00350CFB">
      <w:pPr>
        <w:pStyle w:val="a3"/>
        <w:spacing w:before="24"/>
        <w:rPr>
          <w:b/>
          <w:sz w:val="28"/>
        </w:rPr>
      </w:pPr>
    </w:p>
    <w:p w14:paraId="00DC1DEB" w14:textId="77777777" w:rsidR="00350CFB" w:rsidRDefault="00283FFF">
      <w:pPr>
        <w:pStyle w:val="a3"/>
        <w:spacing w:line="396" w:lineRule="auto"/>
        <w:ind w:left="282" w:right="534"/>
        <w:jc w:val="both"/>
      </w:pPr>
      <w:r>
        <w:t>Ethereum-style</w:t>
      </w:r>
      <w:r>
        <w:rPr>
          <w:spacing w:val="-8"/>
        </w:rPr>
        <w:t xml:space="preserve"> </w:t>
      </w:r>
      <w:r>
        <w:t>accounts</w:t>
      </w:r>
      <w:r>
        <w:rPr>
          <w:spacing w:val="-7"/>
        </w:rPr>
        <w:t xml:space="preserve"> </w:t>
      </w:r>
      <w:r>
        <w:t>are</w:t>
      </w:r>
      <w:r>
        <w:rPr>
          <w:spacing w:val="-7"/>
        </w:rPr>
        <w:t xml:space="preserve"> </w:t>
      </w:r>
      <w:r>
        <w:t>either</w:t>
      </w:r>
      <w:r>
        <w:rPr>
          <w:spacing w:val="-7"/>
        </w:rPr>
        <w:t xml:space="preserve"> </w:t>
      </w:r>
      <w:r>
        <w:t>externally</w:t>
      </w:r>
      <w:r>
        <w:rPr>
          <w:spacing w:val="-7"/>
        </w:rPr>
        <w:t xml:space="preserve"> </w:t>
      </w:r>
      <w:r>
        <w:t>owned</w:t>
      </w:r>
      <w:r>
        <w:rPr>
          <w:spacing w:val="-7"/>
        </w:rPr>
        <w:t xml:space="preserve"> </w:t>
      </w:r>
      <w:r>
        <w:t>accounts</w:t>
      </w:r>
      <w:r>
        <w:rPr>
          <w:spacing w:val="-7"/>
        </w:rPr>
        <w:t xml:space="preserve"> </w:t>
      </w:r>
      <w:r>
        <w:t>(EOAs),</w:t>
      </w:r>
      <w:r>
        <w:rPr>
          <w:spacing w:val="-7"/>
        </w:rPr>
        <w:t xml:space="preserve"> </w:t>
      </w:r>
      <w:r>
        <w:t>controlled</w:t>
      </w:r>
      <w:r>
        <w:rPr>
          <w:spacing w:val="-7"/>
        </w:rPr>
        <w:t xml:space="preserve"> </w:t>
      </w:r>
      <w:r>
        <w:t>by</w:t>
      </w:r>
      <w:r>
        <w:rPr>
          <w:spacing w:val="-7"/>
        </w:rPr>
        <w:t xml:space="preserve"> </w:t>
      </w:r>
      <w:r>
        <w:t>private</w:t>
      </w:r>
      <w:r>
        <w:rPr>
          <w:spacing w:val="-7"/>
        </w:rPr>
        <w:t xml:space="preserve"> </w:t>
      </w:r>
      <w:r>
        <w:t xml:space="preserve">keys, or contract accounts, controlled by code </w:t>
      </w:r>
      <w:hyperlink w:anchor="_bookmark136" w:history="1">
        <w:r>
          <w:rPr>
            <w:vertAlign w:val="superscript"/>
          </w:rPr>
          <w:t>[3]</w:t>
        </w:r>
      </w:hyperlink>
      <w:r>
        <w:rPr>
          <w:vertAlign w:val="superscript"/>
        </w:rPr>
        <w:t>,</w:t>
      </w:r>
      <w:hyperlink w:anchor="_bookmark193" w:history="1">
        <w:r>
          <w:rPr>
            <w:vertAlign w:val="superscript"/>
          </w:rPr>
          <w:t>[60]</w:t>
        </w:r>
      </w:hyperlink>
      <w:r>
        <w:t>.</w:t>
      </w:r>
      <w:r>
        <w:rPr>
          <w:spacing w:val="40"/>
        </w:rPr>
        <w:t xml:space="preserve"> </w:t>
      </w:r>
      <w:r>
        <w:t>Every state-changing interaction consumes gas and emits logs when contracts are written to do so.</w:t>
      </w:r>
      <w:r>
        <w:rPr>
          <w:spacing w:val="35"/>
        </w:rPr>
        <w:t xml:space="preserve"> </w:t>
      </w:r>
      <w:r>
        <w:t xml:space="preserve">Reputation research that aims for auditability therefore privileges </w:t>
      </w:r>
      <w:r>
        <w:rPr>
          <w:i/>
        </w:rPr>
        <w:t xml:space="preserve">logs </w:t>
      </w:r>
      <w:r>
        <w:t>over off-chain indexes:</w:t>
      </w:r>
      <w:r>
        <w:rPr>
          <w:spacing w:val="40"/>
        </w:rPr>
        <w:t xml:space="preserve"> </w:t>
      </w:r>
      <w:r>
        <w:t xml:space="preserve">logs are part of the canonical chain history and can be re-derived by any full node or public warehouse </w:t>
      </w:r>
      <w:hyperlink w:anchor="_bookmark180" w:history="1">
        <w:r>
          <w:rPr>
            <w:vertAlign w:val="superscript"/>
          </w:rPr>
          <w:t>[47]</w:t>
        </w:r>
      </w:hyperlink>
      <w:r>
        <w:t>.</w:t>
      </w:r>
    </w:p>
    <w:p w14:paraId="00DC1DEC" w14:textId="77777777" w:rsidR="00350CFB" w:rsidRDefault="00283FFF">
      <w:pPr>
        <w:pStyle w:val="a3"/>
        <w:spacing w:before="20" w:line="396" w:lineRule="auto"/>
        <w:ind w:left="282" w:right="524"/>
        <w:jc w:val="both"/>
      </w:pPr>
      <w:r>
        <w:t>Gas costs shape the graphs we observe.</w:t>
      </w:r>
      <w:r>
        <w:rPr>
          <w:spacing w:val="40"/>
        </w:rPr>
        <w:t xml:space="preserve"> </w:t>
      </w:r>
      <w:r>
        <w:t xml:space="preserve">On L2s, lower fees increase transfer frequency and ap-proval churn, densifying </w:t>
      </w:r>
      <w:r>
        <w:rPr>
          <w:i/>
        </w:rPr>
        <w:t>G</w:t>
      </w:r>
      <w:r>
        <w:rPr>
          <w:vertAlign w:val="subscript"/>
        </w:rPr>
        <w:t>transfer</w:t>
      </w:r>
      <w:r>
        <w:t xml:space="preserve"> more than </w:t>
      </w:r>
      <w:r>
        <w:rPr>
          <w:i/>
        </w:rPr>
        <w:t>G</w:t>
      </w:r>
      <w:r>
        <w:rPr>
          <w:vertAlign w:val="subscript"/>
        </w:rPr>
        <w:t>approve</w:t>
      </w:r>
      <w:r>
        <w:t xml:space="preserve"> because payments are routine while approvals are intermittent setup actions.</w:t>
      </w:r>
      <w:r>
        <w:rPr>
          <w:spacing w:val="40"/>
        </w:rPr>
        <w:t xml:space="preserve"> </w:t>
      </w:r>
      <w:r>
        <w:t xml:space="preserve">This economic asymmetry is one reason EndorseRank graphs are </w:t>
      </w:r>
      <w:bookmarkStart w:id="156" w:name="Approvals_as_security-relevant_events"/>
      <w:bookmarkStart w:id="157" w:name="_bookmark43"/>
      <w:bookmarkEnd w:id="156"/>
      <w:bookmarkEnd w:id="157"/>
      <w:r>
        <w:t xml:space="preserve">expected to remain sparse relative to transfer graphs (examined in Chapter </w:t>
      </w:r>
      <w:hyperlink w:anchor="_bookmark84" w:history="1">
        <w:r>
          <w:t>4</w:t>
        </w:r>
      </w:hyperlink>
      <w:r>
        <w:t>).</w:t>
      </w:r>
    </w:p>
    <w:p w14:paraId="00DC1DED" w14:textId="77777777" w:rsidR="00350CFB" w:rsidRDefault="00350CFB">
      <w:pPr>
        <w:pStyle w:val="a3"/>
        <w:spacing w:before="162"/>
      </w:pPr>
    </w:p>
    <w:p w14:paraId="00DC1DEE" w14:textId="77777777" w:rsidR="00350CFB" w:rsidRDefault="00283FFF">
      <w:pPr>
        <w:pStyle w:val="2"/>
        <w:numPr>
          <w:ilvl w:val="1"/>
          <w:numId w:val="26"/>
        </w:numPr>
        <w:tabs>
          <w:tab w:val="left" w:pos="927"/>
        </w:tabs>
        <w:ind w:left="927" w:hanging="645"/>
      </w:pPr>
      <w:r>
        <w:t>Approvals</w:t>
      </w:r>
      <w:r>
        <w:rPr>
          <w:spacing w:val="19"/>
        </w:rPr>
        <w:t xml:space="preserve"> </w:t>
      </w:r>
      <w:r>
        <w:t>as</w:t>
      </w:r>
      <w:r>
        <w:rPr>
          <w:spacing w:val="19"/>
        </w:rPr>
        <w:t xml:space="preserve"> </w:t>
      </w:r>
      <w:r>
        <w:t>security-relevant</w:t>
      </w:r>
      <w:r>
        <w:rPr>
          <w:spacing w:val="19"/>
        </w:rPr>
        <w:t xml:space="preserve"> </w:t>
      </w:r>
      <w:r>
        <w:rPr>
          <w:spacing w:val="-2"/>
        </w:rPr>
        <w:t>events</w:t>
      </w:r>
    </w:p>
    <w:p w14:paraId="00DC1DEF" w14:textId="77777777" w:rsidR="00350CFB" w:rsidRDefault="00350CFB">
      <w:pPr>
        <w:pStyle w:val="a3"/>
        <w:spacing w:before="24"/>
        <w:rPr>
          <w:b/>
          <w:sz w:val="28"/>
        </w:rPr>
      </w:pPr>
    </w:p>
    <w:p w14:paraId="00DC1DF0" w14:textId="77777777" w:rsidR="00350CFB" w:rsidRDefault="00283FFF">
      <w:pPr>
        <w:pStyle w:val="a3"/>
        <w:spacing w:line="391" w:lineRule="auto"/>
        <w:ind w:left="273" w:right="523" w:firstLine="8"/>
        <w:jc w:val="both"/>
      </w:pPr>
      <w:r>
        <w:rPr>
          <w:spacing w:val="-4"/>
        </w:rPr>
        <w:t>Unlimited</w:t>
      </w:r>
      <w:r>
        <w:rPr>
          <w:spacing w:val="-9"/>
        </w:rPr>
        <w:t xml:space="preserve"> </w:t>
      </w:r>
      <w:r>
        <w:rPr>
          <w:spacing w:val="-4"/>
        </w:rPr>
        <w:t>approvals</w:t>
      </w:r>
      <w:r>
        <w:rPr>
          <w:spacing w:val="-9"/>
        </w:rPr>
        <w:t xml:space="preserve"> </w:t>
      </w:r>
      <w:r>
        <w:rPr>
          <w:spacing w:val="-4"/>
        </w:rPr>
        <w:t>(</w:t>
      </w:r>
      <w:r>
        <w:rPr>
          <w:rFonts w:ascii="Courier New" w:hAnsi="Courier New"/>
          <w:spacing w:val="-4"/>
        </w:rPr>
        <w:t>type(uint256).max</w:t>
      </w:r>
      <w:r>
        <w:rPr>
          <w:spacing w:val="-4"/>
        </w:rPr>
        <w:t>)</w:t>
      </w:r>
      <w:r>
        <w:rPr>
          <w:spacing w:val="-9"/>
        </w:rPr>
        <w:t xml:space="preserve"> </w:t>
      </w:r>
      <w:r>
        <w:rPr>
          <w:spacing w:val="-4"/>
        </w:rPr>
        <w:t>are</w:t>
      </w:r>
      <w:r>
        <w:rPr>
          <w:spacing w:val="-9"/>
        </w:rPr>
        <w:t xml:space="preserve"> </w:t>
      </w:r>
      <w:r>
        <w:rPr>
          <w:spacing w:val="-4"/>
        </w:rPr>
        <w:t>a</w:t>
      </w:r>
      <w:r>
        <w:rPr>
          <w:spacing w:val="-9"/>
        </w:rPr>
        <w:t xml:space="preserve"> </w:t>
      </w:r>
      <w:r>
        <w:rPr>
          <w:spacing w:val="-4"/>
        </w:rPr>
        <w:t>well-known</w:t>
      </w:r>
      <w:r>
        <w:rPr>
          <w:spacing w:val="-9"/>
        </w:rPr>
        <w:t xml:space="preserve"> </w:t>
      </w:r>
      <w:r>
        <w:rPr>
          <w:spacing w:val="-4"/>
        </w:rPr>
        <w:t>user-experience</w:t>
      </w:r>
      <w:r>
        <w:rPr>
          <w:spacing w:val="-9"/>
        </w:rPr>
        <w:t xml:space="preserve"> </w:t>
      </w:r>
      <w:r>
        <w:rPr>
          <w:spacing w:val="-4"/>
        </w:rPr>
        <w:t>hazard:</w:t>
      </w:r>
      <w:r>
        <w:rPr>
          <w:spacing w:val="9"/>
        </w:rPr>
        <w:t xml:space="preserve"> </w:t>
      </w:r>
      <w:r>
        <w:rPr>
          <w:spacing w:val="-4"/>
        </w:rPr>
        <w:t>a</w:t>
      </w:r>
      <w:r>
        <w:rPr>
          <w:spacing w:val="-9"/>
        </w:rPr>
        <w:t xml:space="preserve"> </w:t>
      </w:r>
      <w:r>
        <w:rPr>
          <w:spacing w:val="-4"/>
        </w:rPr>
        <w:t>compro-</w:t>
      </w:r>
      <w:r>
        <w:t>mised</w:t>
      </w:r>
      <w:r>
        <w:rPr>
          <w:spacing w:val="-2"/>
        </w:rPr>
        <w:t xml:space="preserve"> </w:t>
      </w:r>
      <w:r>
        <w:t>spender</w:t>
      </w:r>
      <w:r>
        <w:rPr>
          <w:spacing w:val="-2"/>
        </w:rPr>
        <w:t xml:space="preserve"> </w:t>
      </w:r>
      <w:r>
        <w:t>can</w:t>
      </w:r>
      <w:r>
        <w:rPr>
          <w:spacing w:val="-2"/>
        </w:rPr>
        <w:t xml:space="preserve"> </w:t>
      </w:r>
      <w:r>
        <w:t>drain</w:t>
      </w:r>
      <w:r>
        <w:rPr>
          <w:spacing w:val="-2"/>
        </w:rPr>
        <w:t xml:space="preserve"> </w:t>
      </w:r>
      <w:r>
        <w:t>tokens</w:t>
      </w:r>
      <w:r>
        <w:rPr>
          <w:spacing w:val="-2"/>
        </w:rPr>
        <w:t xml:space="preserve"> </w:t>
      </w:r>
      <w:r>
        <w:t>until</w:t>
      </w:r>
      <w:r>
        <w:rPr>
          <w:spacing w:val="-2"/>
        </w:rPr>
        <w:t xml:space="preserve"> </w:t>
      </w:r>
      <w:r>
        <w:t>the</w:t>
      </w:r>
      <w:r>
        <w:rPr>
          <w:spacing w:val="-2"/>
        </w:rPr>
        <w:t xml:space="preserve"> </w:t>
      </w:r>
      <w:r>
        <w:t>owner</w:t>
      </w:r>
      <w:r>
        <w:rPr>
          <w:spacing w:val="-2"/>
        </w:rPr>
        <w:t xml:space="preserve"> </w:t>
      </w:r>
      <w:r>
        <w:t>revokes. Security</w:t>
      </w:r>
      <w:r>
        <w:rPr>
          <w:spacing w:val="-2"/>
        </w:rPr>
        <w:t xml:space="preserve"> </w:t>
      </w:r>
      <w:r>
        <w:t>analyses</w:t>
      </w:r>
      <w:r>
        <w:rPr>
          <w:spacing w:val="-2"/>
        </w:rPr>
        <w:t xml:space="preserve"> </w:t>
      </w:r>
      <w:r>
        <w:t>of</w:t>
      </w:r>
      <w:r>
        <w:rPr>
          <w:spacing w:val="-2"/>
        </w:rPr>
        <w:t xml:space="preserve"> </w:t>
      </w:r>
      <w:r>
        <w:t>honeypots,</w:t>
      </w:r>
      <w:r>
        <w:rPr>
          <w:spacing w:val="-2"/>
        </w:rPr>
        <w:t xml:space="preserve"> </w:t>
      </w:r>
      <w:r>
        <w:t xml:space="preserve">phishing approvals, and malicious spenders </w:t>
      </w:r>
      <w:hyperlink w:anchor="_bookmark176" w:history="1">
        <w:r>
          <w:rPr>
            <w:vertAlign w:val="superscript"/>
          </w:rPr>
          <w:t>[43]</w:t>
        </w:r>
      </w:hyperlink>
      <w:r>
        <w:rPr>
          <w:vertAlign w:val="superscript"/>
        </w:rPr>
        <w:t>,</w:t>
      </w:r>
      <w:hyperlink w:anchor="_bookmark189" w:history="1">
        <w:r>
          <w:rPr>
            <w:vertAlign w:val="superscript"/>
          </w:rPr>
          <w:t>[56]</w:t>
        </w:r>
      </w:hyperlink>
      <w:r>
        <w:t xml:space="preserve"> underscore that allowances are not neutral metadata—they are capabilities.</w:t>
      </w:r>
      <w:r>
        <w:rPr>
          <w:spacing w:val="40"/>
        </w:rPr>
        <w:t xml:space="preserve"> </w:t>
      </w:r>
      <w:r>
        <w:t>EndorseRank interprets inbound allowances as endorsement of a spender’s capability,</w:t>
      </w:r>
      <w:r>
        <w:rPr>
          <w:spacing w:val="-3"/>
        </w:rPr>
        <w:t xml:space="preserve"> </w:t>
      </w:r>
      <w:r>
        <w:t>which</w:t>
      </w:r>
      <w:r>
        <w:rPr>
          <w:spacing w:val="-3"/>
        </w:rPr>
        <w:t xml:space="preserve"> </w:t>
      </w:r>
      <w:r>
        <w:t>is</w:t>
      </w:r>
      <w:r>
        <w:rPr>
          <w:spacing w:val="-3"/>
        </w:rPr>
        <w:t xml:space="preserve"> </w:t>
      </w:r>
      <w:r>
        <w:t>precisely</w:t>
      </w:r>
      <w:r>
        <w:rPr>
          <w:spacing w:val="-3"/>
        </w:rPr>
        <w:t xml:space="preserve"> </w:t>
      </w:r>
      <w:r>
        <w:t>why</w:t>
      </w:r>
      <w:r>
        <w:rPr>
          <w:spacing w:val="-3"/>
        </w:rPr>
        <w:t xml:space="preserve"> </w:t>
      </w:r>
      <w:r>
        <w:t>the</w:t>
      </w:r>
      <w:r>
        <w:rPr>
          <w:spacing w:val="-2"/>
        </w:rPr>
        <w:t xml:space="preserve"> </w:t>
      </w:r>
      <w:r>
        <w:t>construct</w:t>
      </w:r>
      <w:r>
        <w:rPr>
          <w:spacing w:val="-2"/>
        </w:rPr>
        <w:t xml:space="preserve"> </w:t>
      </w:r>
      <w:r>
        <w:t>is</w:t>
      </w:r>
      <w:r>
        <w:rPr>
          <w:spacing w:val="-3"/>
        </w:rPr>
        <w:t xml:space="preserve"> </w:t>
      </w:r>
      <w:r>
        <w:t>semantically</w:t>
      </w:r>
      <w:r>
        <w:rPr>
          <w:spacing w:val="-3"/>
        </w:rPr>
        <w:t xml:space="preserve"> </w:t>
      </w:r>
      <w:r>
        <w:t>distinct</w:t>
      </w:r>
      <w:r>
        <w:rPr>
          <w:spacing w:val="-2"/>
        </w:rPr>
        <w:t xml:space="preserve"> </w:t>
      </w:r>
      <w:r>
        <w:t>from</w:t>
      </w:r>
      <w:r>
        <w:rPr>
          <w:spacing w:val="-2"/>
        </w:rPr>
        <w:t xml:space="preserve"> </w:t>
      </w:r>
      <w:r>
        <w:t>inbound</w:t>
      </w:r>
      <w:r>
        <w:rPr>
          <w:spacing w:val="-3"/>
        </w:rPr>
        <w:t xml:space="preserve"> </w:t>
      </w:r>
      <w:r>
        <w:t>transfers.</w:t>
      </w:r>
      <w:r>
        <w:rPr>
          <w:spacing w:val="19"/>
        </w:rPr>
        <w:t xml:space="preserve"> </w:t>
      </w:r>
      <w:r>
        <w:t>A wallet may receive many transfers without ever being trusted to spend on others’ behalf.</w:t>
      </w:r>
    </w:p>
    <w:p w14:paraId="00DC1DF1" w14:textId="77777777" w:rsidR="00350CFB" w:rsidRDefault="00283FFF">
      <w:pPr>
        <w:pStyle w:val="a3"/>
        <w:spacing w:before="34" w:line="396" w:lineRule="auto"/>
        <w:ind w:left="282" w:right="523"/>
        <w:jc w:val="both"/>
      </w:pPr>
      <w:bookmarkStart w:id="158" w:name="AWP_in_depth:_what_Do_et_al._measure"/>
      <w:bookmarkStart w:id="159" w:name="_bookmark44"/>
      <w:r>
        <w:rPr>
          <w:color w:val="FF0000"/>
        </w:rPr>
        <w:t>From a measurement standpoint, unlimited approvals create heavy-tailed edge weights. Decimal adjustment and optional winsorization can moderate extremes; this research sums decimal-adjusted latest allowances and relies on PageRank’s normalization by out-strength so that a single huge approval does not automatically dominate unless the owner has few outgoing endorsements.</w:t>
      </w:r>
      <w:bookmarkEnd w:id="158"/>
      <w:bookmarkEnd w:id="159"/>
    </w:p>
    <w:p w14:paraId="00DC1DF2" w14:textId="77777777" w:rsidR="00350CFB" w:rsidRDefault="00350CFB">
      <w:pPr>
        <w:pStyle w:val="a3"/>
        <w:spacing w:line="396" w:lineRule="auto"/>
        <w:jc w:val="both"/>
        <w:sectPr w:rsidR="00350CFB">
          <w:pgSz w:w="11910" w:h="16840"/>
          <w:pgMar w:top="1920" w:right="708" w:bottom="2300" w:left="992" w:header="0" w:footer="2115" w:gutter="0"/>
          <w:cols w:space="720"/>
        </w:sectPr>
      </w:pPr>
    </w:p>
    <w:p w14:paraId="00DC1DF3" w14:textId="77777777" w:rsidR="00350CFB" w:rsidRDefault="00283FFF">
      <w:pPr>
        <w:pStyle w:val="2"/>
        <w:numPr>
          <w:ilvl w:val="1"/>
          <w:numId w:val="26"/>
        </w:numPr>
        <w:tabs>
          <w:tab w:val="left" w:pos="927"/>
        </w:tabs>
        <w:spacing w:before="112"/>
        <w:ind w:left="927" w:hanging="645"/>
      </w:pPr>
      <w:r>
        <w:t>AWP</w:t>
      </w:r>
      <w:r>
        <w:rPr>
          <w:spacing w:val="4"/>
        </w:rPr>
        <w:t xml:space="preserve"> </w:t>
      </w:r>
      <w:r>
        <w:t>in</w:t>
      </w:r>
      <w:r>
        <w:rPr>
          <w:spacing w:val="5"/>
        </w:rPr>
        <w:t xml:space="preserve"> </w:t>
      </w:r>
      <w:r>
        <w:t>depth:</w:t>
      </w:r>
      <w:r>
        <w:rPr>
          <w:spacing w:val="31"/>
        </w:rPr>
        <w:t xml:space="preserve"> </w:t>
      </w:r>
      <w:r>
        <w:t>what</w:t>
      </w:r>
      <w:r>
        <w:rPr>
          <w:spacing w:val="5"/>
        </w:rPr>
        <w:t xml:space="preserve"> </w:t>
      </w:r>
      <w:r>
        <w:t>Do</w:t>
      </w:r>
      <w:r>
        <w:rPr>
          <w:spacing w:val="5"/>
        </w:rPr>
        <w:t xml:space="preserve"> </w:t>
      </w:r>
      <w:r>
        <w:t>et</w:t>
      </w:r>
      <w:r>
        <w:rPr>
          <w:spacing w:val="5"/>
        </w:rPr>
        <w:t xml:space="preserve"> </w:t>
      </w:r>
      <w:r>
        <w:t>al.</w:t>
      </w:r>
      <w:r>
        <w:rPr>
          <w:spacing w:val="5"/>
        </w:rPr>
        <w:t xml:space="preserve"> </w:t>
      </w:r>
      <w:r>
        <w:rPr>
          <w:spacing w:val="-2"/>
        </w:rPr>
        <w:t>measure</w:t>
      </w:r>
    </w:p>
    <w:p w14:paraId="00DC1DF4" w14:textId="77777777" w:rsidR="00350CFB" w:rsidRDefault="00350CFB">
      <w:pPr>
        <w:pStyle w:val="a3"/>
        <w:spacing w:before="24"/>
        <w:rPr>
          <w:b/>
          <w:sz w:val="28"/>
        </w:rPr>
      </w:pPr>
    </w:p>
    <w:p w14:paraId="00DC1DF5" w14:textId="77777777" w:rsidR="00350CFB" w:rsidRDefault="00283FFF">
      <w:pPr>
        <w:pStyle w:val="a3"/>
        <w:spacing w:line="398" w:lineRule="auto"/>
        <w:ind w:left="274" w:right="521" w:firstLine="7"/>
        <w:jc w:val="both"/>
      </w:pPr>
      <w:r>
        <w:t>Do</w:t>
      </w:r>
      <w:r>
        <w:rPr>
          <w:spacing w:val="-5"/>
        </w:rPr>
        <w:t xml:space="preserve"> </w:t>
      </w:r>
      <w:r>
        <w:t>et</w:t>
      </w:r>
      <w:r>
        <w:rPr>
          <w:spacing w:val="-5"/>
        </w:rPr>
        <w:t xml:space="preserve"> </w:t>
      </w:r>
      <w:r>
        <w:t>al.</w:t>
      </w:r>
      <w:hyperlink w:anchor="_bookmark149" w:history="1">
        <w:r>
          <w:rPr>
            <w:vertAlign w:val="superscript"/>
          </w:rPr>
          <w:t>[16]</w:t>
        </w:r>
      </w:hyperlink>
      <w:r>
        <w:t xml:space="preserve"> propose</w:t>
      </w:r>
      <w:r>
        <w:rPr>
          <w:spacing w:val="-5"/>
        </w:rPr>
        <w:t xml:space="preserve"> </w:t>
      </w:r>
      <w:r>
        <w:t>Adaptive</w:t>
      </w:r>
      <w:r>
        <w:rPr>
          <w:spacing w:val="-5"/>
        </w:rPr>
        <w:t xml:space="preserve"> </w:t>
      </w:r>
      <w:r>
        <w:t>Weighted</w:t>
      </w:r>
      <w:r>
        <w:rPr>
          <w:spacing w:val="-5"/>
        </w:rPr>
        <w:t xml:space="preserve"> </w:t>
      </w:r>
      <w:r>
        <w:t>PageRank</w:t>
      </w:r>
      <w:r>
        <w:rPr>
          <w:spacing w:val="-5"/>
        </w:rPr>
        <w:t xml:space="preserve"> </w:t>
      </w:r>
      <w:r>
        <w:t>on</w:t>
      </w:r>
      <w:r>
        <w:rPr>
          <w:spacing w:val="-5"/>
        </w:rPr>
        <w:t xml:space="preserve"> </w:t>
      </w:r>
      <w:r>
        <w:t>Ethereum</w:t>
      </w:r>
      <w:r>
        <w:rPr>
          <w:spacing w:val="-5"/>
        </w:rPr>
        <w:t xml:space="preserve"> </w:t>
      </w:r>
      <w:r>
        <w:t>transfers</w:t>
      </w:r>
      <w:r>
        <w:rPr>
          <w:spacing w:val="-5"/>
        </w:rPr>
        <w:t xml:space="preserve"> </w:t>
      </w:r>
      <w:r>
        <w:t>as</w:t>
      </w:r>
      <w:r>
        <w:rPr>
          <w:spacing w:val="-5"/>
        </w:rPr>
        <w:t xml:space="preserve"> </w:t>
      </w:r>
      <w:r>
        <w:t>a</w:t>
      </w:r>
      <w:r>
        <w:rPr>
          <w:spacing w:val="-5"/>
        </w:rPr>
        <w:t xml:space="preserve"> </w:t>
      </w:r>
      <w:r>
        <w:t>social-credit</w:t>
      </w:r>
      <w:r>
        <w:rPr>
          <w:spacing w:val="-5"/>
        </w:rPr>
        <w:t xml:space="preserve"> </w:t>
      </w:r>
      <w:r>
        <w:t>signal. Edges are transfers; weights combine value and recency through a logistic decay.</w:t>
      </w:r>
      <w:r>
        <w:rPr>
          <w:spacing w:val="27"/>
        </w:rPr>
        <w:t xml:space="preserve"> </w:t>
      </w:r>
      <w:r>
        <w:t>Validation uses inbound</w:t>
      </w:r>
      <w:r>
        <w:rPr>
          <w:spacing w:val="-11"/>
        </w:rPr>
        <w:t xml:space="preserve"> </w:t>
      </w:r>
      <w:r>
        <w:t>degree</w:t>
      </w:r>
      <w:r>
        <w:rPr>
          <w:spacing w:val="-11"/>
        </w:rPr>
        <w:t xml:space="preserve"> </w:t>
      </w:r>
      <w:r>
        <w:t>and</w:t>
      </w:r>
      <w:r>
        <w:rPr>
          <w:spacing w:val="-11"/>
        </w:rPr>
        <w:t xml:space="preserve"> </w:t>
      </w:r>
      <w:r>
        <w:t>inbound</w:t>
      </w:r>
      <w:r>
        <w:rPr>
          <w:spacing w:val="-11"/>
        </w:rPr>
        <w:t xml:space="preserve"> </w:t>
      </w:r>
      <w:r>
        <w:t>value—proxies</w:t>
      </w:r>
      <w:r>
        <w:rPr>
          <w:spacing w:val="-11"/>
        </w:rPr>
        <w:t xml:space="preserve"> </w:t>
      </w:r>
      <w:r>
        <w:t>for</w:t>
      </w:r>
      <w:r>
        <w:rPr>
          <w:spacing w:val="-11"/>
        </w:rPr>
        <w:t xml:space="preserve"> </w:t>
      </w:r>
      <w:r>
        <w:t>“how</w:t>
      </w:r>
      <w:r>
        <w:rPr>
          <w:spacing w:val="-11"/>
        </w:rPr>
        <w:t xml:space="preserve"> </w:t>
      </w:r>
      <w:r>
        <w:t>much</w:t>
      </w:r>
      <w:r>
        <w:rPr>
          <w:spacing w:val="-11"/>
        </w:rPr>
        <w:t xml:space="preserve"> </w:t>
      </w:r>
      <w:r>
        <w:t>economic</w:t>
      </w:r>
      <w:r>
        <w:rPr>
          <w:spacing w:val="-11"/>
        </w:rPr>
        <w:t xml:space="preserve"> </w:t>
      </w:r>
      <w:r>
        <w:t>attention</w:t>
      </w:r>
      <w:r>
        <w:rPr>
          <w:spacing w:val="-11"/>
        </w:rPr>
        <w:t xml:space="preserve"> </w:t>
      </w:r>
      <w:r>
        <w:t>a</w:t>
      </w:r>
      <w:r>
        <w:rPr>
          <w:spacing w:val="-11"/>
        </w:rPr>
        <w:t xml:space="preserve"> </w:t>
      </w:r>
      <w:r>
        <w:t>wallet</w:t>
      </w:r>
      <w:r>
        <w:rPr>
          <w:spacing w:val="-11"/>
        </w:rPr>
        <w:t xml:space="preserve"> </w:t>
      </w:r>
      <w:r>
        <w:t>receives.” The</w:t>
      </w:r>
      <w:r>
        <w:rPr>
          <w:spacing w:val="-4"/>
        </w:rPr>
        <w:t xml:space="preserve"> </w:t>
      </w:r>
      <w:r>
        <w:t>framework</w:t>
      </w:r>
      <w:r>
        <w:rPr>
          <w:spacing w:val="-4"/>
        </w:rPr>
        <w:t xml:space="preserve"> </w:t>
      </w:r>
      <w:r>
        <w:t>is</w:t>
      </w:r>
      <w:r>
        <w:rPr>
          <w:spacing w:val="-4"/>
        </w:rPr>
        <w:t xml:space="preserve"> </w:t>
      </w:r>
      <w:r>
        <w:t>attractive</w:t>
      </w:r>
      <w:r>
        <w:rPr>
          <w:spacing w:val="-4"/>
        </w:rPr>
        <w:t xml:space="preserve"> </w:t>
      </w:r>
      <w:r>
        <w:t>because</w:t>
      </w:r>
      <w:r>
        <w:rPr>
          <w:spacing w:val="-4"/>
        </w:rPr>
        <w:t xml:space="preserve"> </w:t>
      </w:r>
      <w:r>
        <w:t>it</w:t>
      </w:r>
      <w:r>
        <w:rPr>
          <w:spacing w:val="-4"/>
        </w:rPr>
        <w:t xml:space="preserve"> </w:t>
      </w:r>
      <w:r>
        <w:t>is</w:t>
      </w:r>
      <w:r>
        <w:rPr>
          <w:spacing w:val="-4"/>
        </w:rPr>
        <w:t xml:space="preserve"> </w:t>
      </w:r>
      <w:r>
        <w:t>fully</w:t>
      </w:r>
      <w:r>
        <w:rPr>
          <w:spacing w:val="-4"/>
        </w:rPr>
        <w:t xml:space="preserve"> </w:t>
      </w:r>
      <w:r>
        <w:t>on-chain,</w:t>
      </w:r>
      <w:r>
        <w:rPr>
          <w:spacing w:val="-4"/>
        </w:rPr>
        <w:t xml:space="preserve"> </w:t>
      </w:r>
      <w:r>
        <w:t>rank-based,</w:t>
      </w:r>
      <w:r>
        <w:rPr>
          <w:spacing w:val="-4"/>
        </w:rPr>
        <w:t xml:space="preserve"> </w:t>
      </w:r>
      <w:r>
        <w:t>and</w:t>
      </w:r>
      <w:r>
        <w:rPr>
          <w:spacing w:val="-4"/>
        </w:rPr>
        <w:t xml:space="preserve"> </w:t>
      </w:r>
      <w:r>
        <w:t>free</w:t>
      </w:r>
      <w:r>
        <w:rPr>
          <w:spacing w:val="-4"/>
        </w:rPr>
        <w:t xml:space="preserve"> </w:t>
      </w:r>
      <w:r>
        <w:t>of</w:t>
      </w:r>
      <w:r>
        <w:rPr>
          <w:spacing w:val="-4"/>
        </w:rPr>
        <w:t xml:space="preserve"> </w:t>
      </w:r>
      <w:r>
        <w:t>off-chain</w:t>
      </w:r>
      <w:r>
        <w:rPr>
          <w:spacing w:val="-4"/>
        </w:rPr>
        <w:t xml:space="preserve"> </w:t>
      </w:r>
      <w:r>
        <w:t>identity. EndorseRank</w:t>
      </w:r>
      <w:r>
        <w:rPr>
          <w:spacing w:val="-5"/>
        </w:rPr>
        <w:t xml:space="preserve"> </w:t>
      </w:r>
      <w:r>
        <w:t>preserves</w:t>
      </w:r>
      <w:r>
        <w:rPr>
          <w:spacing w:val="-5"/>
        </w:rPr>
        <w:t xml:space="preserve"> </w:t>
      </w:r>
      <w:r>
        <w:t>the</w:t>
      </w:r>
      <w:r>
        <w:rPr>
          <w:spacing w:val="-5"/>
        </w:rPr>
        <w:t xml:space="preserve"> </w:t>
      </w:r>
      <w:r>
        <w:t>PageRank-and-rank-correlation</w:t>
      </w:r>
      <w:r>
        <w:rPr>
          <w:spacing w:val="-5"/>
        </w:rPr>
        <w:t xml:space="preserve"> </w:t>
      </w:r>
      <w:r>
        <w:t>template</w:t>
      </w:r>
      <w:r>
        <w:rPr>
          <w:spacing w:val="-5"/>
        </w:rPr>
        <w:t xml:space="preserve"> </w:t>
      </w:r>
      <w:r>
        <w:t>but</w:t>
      </w:r>
      <w:r>
        <w:rPr>
          <w:spacing w:val="-5"/>
        </w:rPr>
        <w:t xml:space="preserve"> </w:t>
      </w:r>
      <w:r>
        <w:t>replaces</w:t>
      </w:r>
      <w:r>
        <w:rPr>
          <w:spacing w:val="-5"/>
        </w:rPr>
        <w:t xml:space="preserve"> </w:t>
      </w:r>
      <w:r>
        <w:t>the</w:t>
      </w:r>
      <w:r>
        <w:rPr>
          <w:spacing w:val="-5"/>
        </w:rPr>
        <w:t xml:space="preserve"> </w:t>
      </w:r>
      <w:r>
        <w:t>edge</w:t>
      </w:r>
      <w:r>
        <w:rPr>
          <w:spacing w:val="-5"/>
        </w:rPr>
        <w:t xml:space="preserve"> </w:t>
      </w:r>
      <w:r>
        <w:t>seman-tics. The</w:t>
      </w:r>
      <w:r>
        <w:rPr>
          <w:spacing w:val="-3"/>
        </w:rPr>
        <w:t xml:space="preserve"> </w:t>
      </w:r>
      <w:r>
        <w:t>empirical</w:t>
      </w:r>
      <w:r>
        <w:rPr>
          <w:spacing w:val="-3"/>
        </w:rPr>
        <w:t xml:space="preserve"> </w:t>
      </w:r>
      <w:r>
        <w:t>question</w:t>
      </w:r>
      <w:r>
        <w:rPr>
          <w:spacing w:val="-3"/>
        </w:rPr>
        <w:t xml:space="preserve"> </w:t>
      </w:r>
      <w:r>
        <w:t>is</w:t>
      </w:r>
      <w:r>
        <w:rPr>
          <w:spacing w:val="-3"/>
        </w:rPr>
        <w:t xml:space="preserve"> </w:t>
      </w:r>
      <w:r>
        <w:t>not</w:t>
      </w:r>
      <w:r>
        <w:rPr>
          <w:spacing w:val="-3"/>
        </w:rPr>
        <w:t xml:space="preserve"> </w:t>
      </w:r>
      <w:r>
        <w:t>whether</w:t>
      </w:r>
      <w:r>
        <w:rPr>
          <w:spacing w:val="-3"/>
        </w:rPr>
        <w:t xml:space="preserve"> </w:t>
      </w:r>
      <w:r>
        <w:t>AWP</w:t>
      </w:r>
      <w:r>
        <w:rPr>
          <w:spacing w:val="-3"/>
        </w:rPr>
        <w:t xml:space="preserve"> </w:t>
      </w:r>
      <w:r>
        <w:t>is</w:t>
      </w:r>
      <w:r>
        <w:rPr>
          <w:spacing w:val="-3"/>
        </w:rPr>
        <w:t xml:space="preserve"> </w:t>
      </w:r>
      <w:r>
        <w:t>“wrong,”</w:t>
      </w:r>
      <w:r>
        <w:rPr>
          <w:spacing w:val="-3"/>
        </w:rPr>
        <w:t xml:space="preserve"> </w:t>
      </w:r>
      <w:r>
        <w:t>but</w:t>
      </w:r>
      <w:r>
        <w:rPr>
          <w:spacing w:val="-3"/>
        </w:rPr>
        <w:t xml:space="preserve"> </w:t>
      </w:r>
      <w:r>
        <w:t>whether</w:t>
      </w:r>
      <w:r>
        <w:rPr>
          <w:spacing w:val="-3"/>
        </w:rPr>
        <w:t xml:space="preserve"> </w:t>
      </w:r>
      <w:r>
        <w:t>allowance</w:t>
      </w:r>
      <w:r>
        <w:rPr>
          <w:spacing w:val="-3"/>
        </w:rPr>
        <w:t xml:space="preserve"> </w:t>
      </w:r>
      <w:r>
        <w:t>edges</w:t>
      </w:r>
      <w:r>
        <w:rPr>
          <w:spacing w:val="-3"/>
        </w:rPr>
        <w:t xml:space="preserve"> </w:t>
      </w:r>
      <w:r>
        <w:t>yield</w:t>
      </w:r>
      <w:r>
        <w:rPr>
          <w:spacing w:val="-2"/>
        </w:rPr>
        <w:t xml:space="preserve"> </w:t>
      </w:r>
      <w:r>
        <w:t>a different,</w:t>
      </w:r>
      <w:r>
        <w:rPr>
          <w:spacing w:val="-9"/>
        </w:rPr>
        <w:t xml:space="preserve"> </w:t>
      </w:r>
      <w:r>
        <w:t>useful,</w:t>
      </w:r>
      <w:r>
        <w:rPr>
          <w:spacing w:val="-9"/>
        </w:rPr>
        <w:t xml:space="preserve"> </w:t>
      </w:r>
      <w:r>
        <w:t>and</w:t>
      </w:r>
      <w:r>
        <w:rPr>
          <w:spacing w:val="-10"/>
        </w:rPr>
        <w:t xml:space="preserve"> </w:t>
      </w:r>
      <w:r>
        <w:t>cheaper</w:t>
      </w:r>
      <w:r>
        <w:rPr>
          <w:spacing w:val="-10"/>
        </w:rPr>
        <w:t xml:space="preserve"> </w:t>
      </w:r>
      <w:r>
        <w:t>signal.</w:t>
      </w:r>
      <w:r>
        <w:rPr>
          <w:spacing w:val="11"/>
        </w:rPr>
        <w:t xml:space="preserve"> </w:t>
      </w:r>
      <w:r>
        <w:t>Chapter</w:t>
      </w:r>
      <w:r>
        <w:rPr>
          <w:spacing w:val="-10"/>
        </w:rPr>
        <w:t xml:space="preserve"> </w:t>
      </w:r>
      <w:hyperlink w:anchor="_bookmark84" w:history="1">
        <w:r>
          <w:t>4</w:t>
        </w:r>
      </w:hyperlink>
      <w:r>
        <w:rPr>
          <w:spacing w:val="-10"/>
        </w:rPr>
        <w:t xml:space="preserve"> </w:t>
      </w:r>
      <w:r>
        <w:t>tests</w:t>
      </w:r>
      <w:r>
        <w:rPr>
          <w:spacing w:val="-10"/>
        </w:rPr>
        <w:t xml:space="preserve"> </w:t>
      </w:r>
      <w:r>
        <w:t>whether</w:t>
      </w:r>
      <w:r>
        <w:rPr>
          <w:spacing w:val="-10"/>
        </w:rPr>
        <w:t xml:space="preserve"> </w:t>
      </w:r>
      <w:r>
        <w:t>allowance</w:t>
      </w:r>
      <w:r>
        <w:rPr>
          <w:spacing w:val="-10"/>
        </w:rPr>
        <w:t xml:space="preserve"> </w:t>
      </w:r>
      <w:r>
        <w:t>edges</w:t>
      </w:r>
      <w:r>
        <w:rPr>
          <w:spacing w:val="-10"/>
        </w:rPr>
        <w:t xml:space="preserve"> </w:t>
      </w:r>
      <w:r>
        <w:t>produce</w:t>
      </w:r>
      <w:r>
        <w:rPr>
          <w:spacing w:val="-10"/>
        </w:rPr>
        <w:t xml:space="preserve"> </w:t>
      </w:r>
      <w:r>
        <w:t>a</w:t>
      </w:r>
      <w:r>
        <w:rPr>
          <w:spacing w:val="-10"/>
        </w:rPr>
        <w:t xml:space="preserve"> </w:t>
      </w:r>
      <w:r>
        <w:t xml:space="preserve">construct-distinct, allowance-aligned, and computationally cheaper score, and whether either social method </w:t>
      </w:r>
      <w:bookmarkStart w:id="160" w:name="Comparison_of_graph_reputation_methods"/>
      <w:bookmarkStart w:id="161" w:name="_bookmark45"/>
      <w:bookmarkEnd w:id="160"/>
      <w:bookmarkEnd w:id="161"/>
      <w:r>
        <w:t>dominates across proxy families.</w:t>
      </w:r>
    </w:p>
    <w:p w14:paraId="00DC1DF6" w14:textId="77777777" w:rsidR="00350CFB" w:rsidRDefault="00350CFB">
      <w:pPr>
        <w:pStyle w:val="a3"/>
        <w:spacing w:before="157"/>
      </w:pPr>
    </w:p>
    <w:p w14:paraId="00DC1DF7" w14:textId="77777777" w:rsidR="00350CFB" w:rsidRDefault="00283FFF">
      <w:pPr>
        <w:pStyle w:val="2"/>
        <w:numPr>
          <w:ilvl w:val="1"/>
          <w:numId w:val="26"/>
        </w:numPr>
        <w:tabs>
          <w:tab w:val="left" w:pos="927"/>
        </w:tabs>
        <w:ind w:left="927" w:hanging="645"/>
      </w:pPr>
      <w:r>
        <w:t>Comparison</w:t>
      </w:r>
      <w:r>
        <w:rPr>
          <w:spacing w:val="12"/>
        </w:rPr>
        <w:t xml:space="preserve"> </w:t>
      </w:r>
      <w:r>
        <w:t>of</w:t>
      </w:r>
      <w:r>
        <w:rPr>
          <w:spacing w:val="13"/>
        </w:rPr>
        <w:t xml:space="preserve"> </w:t>
      </w:r>
      <w:r>
        <w:t>graph</w:t>
      </w:r>
      <w:r>
        <w:rPr>
          <w:spacing w:val="13"/>
        </w:rPr>
        <w:t xml:space="preserve"> </w:t>
      </w:r>
      <w:r>
        <w:t>reputation</w:t>
      </w:r>
      <w:r>
        <w:rPr>
          <w:spacing w:val="13"/>
        </w:rPr>
        <w:t xml:space="preserve"> </w:t>
      </w:r>
      <w:r>
        <w:rPr>
          <w:spacing w:val="-2"/>
        </w:rPr>
        <w:t>methods</w:t>
      </w:r>
    </w:p>
    <w:p w14:paraId="00DC1DF8" w14:textId="77777777" w:rsidR="00350CFB" w:rsidRDefault="00350CFB">
      <w:pPr>
        <w:pStyle w:val="a3"/>
        <w:spacing w:before="24"/>
        <w:rPr>
          <w:b/>
          <w:sz w:val="28"/>
        </w:rPr>
      </w:pPr>
    </w:p>
    <w:p w14:paraId="00DC1DF9" w14:textId="77777777" w:rsidR="00350CFB" w:rsidRDefault="00283FFF">
      <w:pPr>
        <w:pStyle w:val="a3"/>
        <w:ind w:left="274"/>
        <w:jc w:val="both"/>
      </w:pPr>
      <w:r>
        <w:t>Table</w:t>
      </w:r>
      <w:r>
        <w:rPr>
          <w:spacing w:val="-11"/>
        </w:rPr>
        <w:t xml:space="preserve"> </w:t>
      </w:r>
      <w:hyperlink w:anchor="_bookmark46" w:history="1">
        <w:r>
          <w:t>2.1</w:t>
        </w:r>
      </w:hyperlink>
      <w:r>
        <w:rPr>
          <w:spacing w:val="-11"/>
        </w:rPr>
        <w:t xml:space="preserve"> </w:t>
      </w:r>
      <w:r>
        <w:t>situates</w:t>
      </w:r>
      <w:r>
        <w:rPr>
          <w:spacing w:val="-11"/>
        </w:rPr>
        <w:t xml:space="preserve"> </w:t>
      </w:r>
      <w:r>
        <w:t>EndorseRank</w:t>
      </w:r>
      <w:r>
        <w:rPr>
          <w:spacing w:val="-10"/>
        </w:rPr>
        <w:t xml:space="preserve"> </w:t>
      </w:r>
      <w:r>
        <w:t>among</w:t>
      </w:r>
      <w:r>
        <w:rPr>
          <w:spacing w:val="-11"/>
        </w:rPr>
        <w:t xml:space="preserve"> </w:t>
      </w:r>
      <w:r>
        <w:t>related</w:t>
      </w:r>
      <w:r>
        <w:rPr>
          <w:spacing w:val="-11"/>
        </w:rPr>
        <w:t xml:space="preserve"> </w:t>
      </w:r>
      <w:r>
        <w:t>methods</w:t>
      </w:r>
      <w:r>
        <w:rPr>
          <w:spacing w:val="-11"/>
        </w:rPr>
        <w:t xml:space="preserve"> </w:t>
      </w:r>
      <w:r>
        <w:t>discussed</w:t>
      </w:r>
      <w:r>
        <w:rPr>
          <w:spacing w:val="-10"/>
        </w:rPr>
        <w:t xml:space="preserve"> </w:t>
      </w:r>
      <w:r>
        <w:t>in</w:t>
      </w:r>
      <w:r>
        <w:rPr>
          <w:spacing w:val="-11"/>
        </w:rPr>
        <w:t xml:space="preserve"> </w:t>
      </w:r>
      <w:r>
        <w:t>this</w:t>
      </w:r>
      <w:r>
        <w:rPr>
          <w:spacing w:val="-11"/>
        </w:rPr>
        <w:t xml:space="preserve"> </w:t>
      </w:r>
      <w:r>
        <w:rPr>
          <w:spacing w:val="-2"/>
        </w:rPr>
        <w:t>chapter.</w:t>
      </w:r>
    </w:p>
    <w:p w14:paraId="00DC1DFA" w14:textId="77777777" w:rsidR="00350CFB" w:rsidRDefault="00283FFF">
      <w:pPr>
        <w:pStyle w:val="a3"/>
        <w:spacing w:before="257"/>
        <w:ind w:right="290"/>
        <w:jc w:val="center"/>
      </w:pPr>
      <w:bookmarkStart w:id="162" w:name="_bookmark46"/>
      <w:bookmarkEnd w:id="162"/>
      <w:r>
        <w:t>Table</w:t>
      </w:r>
      <w:r>
        <w:rPr>
          <w:spacing w:val="-11"/>
        </w:rPr>
        <w:t xml:space="preserve"> </w:t>
      </w:r>
      <w:r>
        <w:t>2.1:</w:t>
      </w:r>
      <w:r>
        <w:rPr>
          <w:spacing w:val="7"/>
        </w:rPr>
        <w:t xml:space="preserve"> </w:t>
      </w:r>
      <w:r>
        <w:t>Comparison</w:t>
      </w:r>
      <w:r>
        <w:rPr>
          <w:spacing w:val="-10"/>
        </w:rPr>
        <w:t xml:space="preserve"> </w:t>
      </w:r>
      <w:r>
        <w:t>of</w:t>
      </w:r>
      <w:r>
        <w:rPr>
          <w:spacing w:val="-11"/>
        </w:rPr>
        <w:t xml:space="preserve"> </w:t>
      </w:r>
      <w:r>
        <w:t>selected</w:t>
      </w:r>
      <w:r>
        <w:rPr>
          <w:spacing w:val="-10"/>
        </w:rPr>
        <w:t xml:space="preserve"> </w:t>
      </w:r>
      <w:r>
        <w:t>graph</w:t>
      </w:r>
      <w:r>
        <w:rPr>
          <w:spacing w:val="-10"/>
        </w:rPr>
        <w:t xml:space="preserve"> </w:t>
      </w:r>
      <w:r>
        <w:t>reputation</w:t>
      </w:r>
      <w:r>
        <w:rPr>
          <w:spacing w:val="-10"/>
        </w:rPr>
        <w:t xml:space="preserve"> </w:t>
      </w:r>
      <w:r>
        <w:t>methods</w:t>
      </w:r>
      <w:r>
        <w:rPr>
          <w:spacing w:val="-10"/>
        </w:rPr>
        <w:t xml:space="preserve"> </w:t>
      </w:r>
      <w:r>
        <w:rPr>
          <w:spacing w:val="-2"/>
        </w:rPr>
        <w:t>(conceptual).</w:t>
      </w:r>
    </w:p>
    <w:p w14:paraId="00DC1DFB" w14:textId="77777777" w:rsidR="00350CFB" w:rsidRDefault="00350CFB">
      <w:pPr>
        <w:pStyle w:val="a3"/>
        <w:spacing w:before="14"/>
        <w:rPr>
          <w:sz w:val="20"/>
        </w:rPr>
      </w:pPr>
    </w:p>
    <w:tbl>
      <w:tblPr>
        <w:tblW w:w="0" w:type="auto"/>
        <w:tblInd w:w="291" w:type="dxa"/>
        <w:tblLayout w:type="fixed"/>
        <w:tblCellMar>
          <w:left w:w="0" w:type="dxa"/>
          <w:right w:w="0" w:type="dxa"/>
        </w:tblCellMar>
        <w:tblLook w:val="01E0" w:firstRow="1" w:lastRow="1" w:firstColumn="1" w:lastColumn="1" w:noHBand="0" w:noVBand="0"/>
      </w:tblPr>
      <w:tblGrid>
        <w:gridCol w:w="1705"/>
        <w:gridCol w:w="2498"/>
        <w:gridCol w:w="2228"/>
        <w:gridCol w:w="2921"/>
      </w:tblGrid>
      <w:tr w:rsidR="00350CFB" w14:paraId="00DC1E00" w14:textId="77777777">
        <w:trPr>
          <w:trHeight w:val="381"/>
        </w:trPr>
        <w:tc>
          <w:tcPr>
            <w:tcW w:w="1705" w:type="dxa"/>
            <w:tcBorders>
              <w:top w:val="single" w:sz="8" w:space="0" w:color="000000"/>
              <w:bottom w:val="single" w:sz="6" w:space="0" w:color="000000"/>
            </w:tcBorders>
          </w:tcPr>
          <w:p w14:paraId="00DC1DFC" w14:textId="77777777" w:rsidR="00350CFB" w:rsidRDefault="00283FFF">
            <w:pPr>
              <w:pStyle w:val="TableParagraph"/>
              <w:spacing w:before="53"/>
              <w:ind w:left="69"/>
              <w:jc w:val="left"/>
            </w:pPr>
            <w:r>
              <w:rPr>
                <w:spacing w:val="-2"/>
              </w:rPr>
              <w:t>Method</w:t>
            </w:r>
          </w:p>
        </w:tc>
        <w:tc>
          <w:tcPr>
            <w:tcW w:w="2498" w:type="dxa"/>
            <w:tcBorders>
              <w:top w:val="single" w:sz="8" w:space="0" w:color="000000"/>
              <w:bottom w:val="single" w:sz="6" w:space="0" w:color="000000"/>
            </w:tcBorders>
          </w:tcPr>
          <w:p w14:paraId="00DC1DFD" w14:textId="77777777" w:rsidR="00350CFB" w:rsidRDefault="00283FFF">
            <w:pPr>
              <w:pStyle w:val="TableParagraph"/>
              <w:spacing w:before="53"/>
              <w:ind w:left="188"/>
              <w:jc w:val="left"/>
            </w:pPr>
            <w:r>
              <w:t>Edge</w:t>
            </w:r>
            <w:r>
              <w:rPr>
                <w:spacing w:val="-6"/>
              </w:rPr>
              <w:t xml:space="preserve"> </w:t>
            </w:r>
            <w:r>
              <w:rPr>
                <w:spacing w:val="-2"/>
              </w:rPr>
              <w:t>semantics</w:t>
            </w:r>
          </w:p>
        </w:tc>
        <w:tc>
          <w:tcPr>
            <w:tcW w:w="2228" w:type="dxa"/>
            <w:tcBorders>
              <w:top w:val="single" w:sz="8" w:space="0" w:color="000000"/>
              <w:bottom w:val="single" w:sz="6" w:space="0" w:color="000000"/>
            </w:tcBorders>
          </w:tcPr>
          <w:p w14:paraId="00DC1DFE" w14:textId="77777777" w:rsidR="00350CFB" w:rsidRDefault="00283FFF">
            <w:pPr>
              <w:pStyle w:val="TableParagraph"/>
              <w:spacing w:before="53"/>
              <w:ind w:left="75"/>
              <w:jc w:val="left"/>
            </w:pPr>
            <w:r>
              <w:rPr>
                <w:spacing w:val="-2"/>
              </w:rPr>
              <w:t>Temporal</w:t>
            </w:r>
            <w:r>
              <w:rPr>
                <w:spacing w:val="-10"/>
              </w:rPr>
              <w:t xml:space="preserve"> </w:t>
            </w:r>
            <w:r>
              <w:rPr>
                <w:spacing w:val="-2"/>
              </w:rPr>
              <w:t>model</w:t>
            </w:r>
          </w:p>
        </w:tc>
        <w:tc>
          <w:tcPr>
            <w:tcW w:w="2921" w:type="dxa"/>
            <w:tcBorders>
              <w:top w:val="single" w:sz="8" w:space="0" w:color="000000"/>
              <w:bottom w:val="single" w:sz="6" w:space="0" w:color="000000"/>
            </w:tcBorders>
          </w:tcPr>
          <w:p w14:paraId="00DC1DFF" w14:textId="77777777" w:rsidR="00350CFB" w:rsidRDefault="00283FFF">
            <w:pPr>
              <w:pStyle w:val="TableParagraph"/>
              <w:spacing w:before="53"/>
              <w:ind w:left="232"/>
              <w:jc w:val="left"/>
            </w:pPr>
            <w:r>
              <w:rPr>
                <w:spacing w:val="-2"/>
              </w:rPr>
              <w:t>Typical</w:t>
            </w:r>
            <w:r>
              <w:rPr>
                <w:spacing w:val="-10"/>
              </w:rPr>
              <w:t xml:space="preserve"> </w:t>
            </w:r>
            <w:r>
              <w:rPr>
                <w:spacing w:val="-2"/>
              </w:rPr>
              <w:t>validation</w:t>
            </w:r>
          </w:p>
        </w:tc>
      </w:tr>
      <w:tr w:rsidR="00350CFB" w14:paraId="00DC1E05" w14:textId="77777777">
        <w:trPr>
          <w:trHeight w:val="319"/>
        </w:trPr>
        <w:tc>
          <w:tcPr>
            <w:tcW w:w="1705" w:type="dxa"/>
            <w:tcBorders>
              <w:top w:val="single" w:sz="6" w:space="0" w:color="000000"/>
            </w:tcBorders>
          </w:tcPr>
          <w:p w14:paraId="00DC1E01" w14:textId="77777777" w:rsidR="00350CFB" w:rsidRDefault="00283FFF">
            <w:pPr>
              <w:pStyle w:val="TableParagraph"/>
              <w:spacing w:before="52" w:line="247" w:lineRule="exact"/>
              <w:ind w:left="69"/>
              <w:jc w:val="left"/>
            </w:pPr>
            <w:r>
              <w:t>PageRank</w:t>
            </w:r>
            <w:r>
              <w:rPr>
                <w:spacing w:val="-10"/>
              </w:rPr>
              <w:t xml:space="preserve"> </w:t>
            </w:r>
            <w:r>
              <w:rPr>
                <w:spacing w:val="-2"/>
              </w:rPr>
              <w:t>(web)</w:t>
            </w:r>
          </w:p>
        </w:tc>
        <w:tc>
          <w:tcPr>
            <w:tcW w:w="2498" w:type="dxa"/>
            <w:tcBorders>
              <w:top w:val="single" w:sz="6" w:space="0" w:color="000000"/>
            </w:tcBorders>
          </w:tcPr>
          <w:p w14:paraId="00DC1E02" w14:textId="77777777" w:rsidR="00350CFB" w:rsidRDefault="00283FFF">
            <w:pPr>
              <w:pStyle w:val="TableParagraph"/>
              <w:spacing w:before="52" w:line="247" w:lineRule="exact"/>
              <w:ind w:left="188"/>
              <w:jc w:val="left"/>
            </w:pPr>
            <w:r>
              <w:rPr>
                <w:spacing w:val="-2"/>
              </w:rPr>
              <w:t>Hyperlinks</w:t>
            </w:r>
          </w:p>
        </w:tc>
        <w:tc>
          <w:tcPr>
            <w:tcW w:w="2228" w:type="dxa"/>
            <w:tcBorders>
              <w:top w:val="single" w:sz="6" w:space="0" w:color="000000"/>
            </w:tcBorders>
          </w:tcPr>
          <w:p w14:paraId="00DC1E03" w14:textId="77777777" w:rsidR="00350CFB" w:rsidRDefault="00283FFF">
            <w:pPr>
              <w:pStyle w:val="TableParagraph"/>
              <w:spacing w:before="52" w:line="247" w:lineRule="exact"/>
              <w:ind w:left="75"/>
              <w:jc w:val="left"/>
            </w:pPr>
            <w:r>
              <w:t>None</w:t>
            </w:r>
            <w:r>
              <w:rPr>
                <w:spacing w:val="-5"/>
              </w:rPr>
              <w:t xml:space="preserve"> </w:t>
            </w:r>
            <w:r>
              <w:t>/</w:t>
            </w:r>
            <w:r>
              <w:rPr>
                <w:spacing w:val="-4"/>
              </w:rPr>
              <w:t xml:space="preserve"> </w:t>
            </w:r>
            <w:r>
              <w:t>static</w:t>
            </w:r>
            <w:r>
              <w:rPr>
                <w:spacing w:val="-5"/>
              </w:rPr>
              <w:t xml:space="preserve"> </w:t>
            </w:r>
            <w:r>
              <w:rPr>
                <w:spacing w:val="-2"/>
              </w:rPr>
              <w:t>snapshot</w:t>
            </w:r>
          </w:p>
        </w:tc>
        <w:tc>
          <w:tcPr>
            <w:tcW w:w="2921" w:type="dxa"/>
            <w:tcBorders>
              <w:top w:val="single" w:sz="6" w:space="0" w:color="000000"/>
            </w:tcBorders>
          </w:tcPr>
          <w:p w14:paraId="00DC1E04" w14:textId="77777777" w:rsidR="00350CFB" w:rsidRDefault="00283FFF">
            <w:pPr>
              <w:pStyle w:val="TableParagraph"/>
              <w:spacing w:before="52" w:line="247" w:lineRule="exact"/>
              <w:ind w:left="233"/>
              <w:jc w:val="left"/>
            </w:pPr>
            <w:r>
              <w:t>Retrieval</w:t>
            </w:r>
            <w:r>
              <w:rPr>
                <w:spacing w:val="-10"/>
              </w:rPr>
              <w:t xml:space="preserve"> </w:t>
            </w:r>
            <w:r>
              <w:rPr>
                <w:spacing w:val="-2"/>
              </w:rPr>
              <w:t>quality</w:t>
            </w:r>
          </w:p>
        </w:tc>
      </w:tr>
      <w:tr w:rsidR="00350CFB" w14:paraId="00DC1E0A" w14:textId="77777777">
        <w:trPr>
          <w:trHeight w:val="270"/>
        </w:trPr>
        <w:tc>
          <w:tcPr>
            <w:tcW w:w="1705" w:type="dxa"/>
          </w:tcPr>
          <w:p w14:paraId="00DC1E06" w14:textId="77777777" w:rsidR="00350CFB" w:rsidRDefault="00283FFF">
            <w:pPr>
              <w:pStyle w:val="TableParagraph"/>
              <w:spacing w:line="247" w:lineRule="exact"/>
              <w:ind w:left="69"/>
              <w:jc w:val="left"/>
            </w:pPr>
            <w:r>
              <w:rPr>
                <w:spacing w:val="-2"/>
              </w:rPr>
              <w:t>EigenTrust</w:t>
            </w:r>
          </w:p>
        </w:tc>
        <w:tc>
          <w:tcPr>
            <w:tcW w:w="2498" w:type="dxa"/>
          </w:tcPr>
          <w:p w14:paraId="00DC1E07" w14:textId="77777777" w:rsidR="00350CFB" w:rsidRDefault="00283FFF">
            <w:pPr>
              <w:pStyle w:val="TableParagraph"/>
              <w:spacing w:line="247" w:lineRule="exact"/>
              <w:ind w:left="188"/>
              <w:jc w:val="left"/>
            </w:pPr>
            <w:r>
              <w:t>Local</w:t>
            </w:r>
            <w:r>
              <w:rPr>
                <w:spacing w:val="-6"/>
              </w:rPr>
              <w:t xml:space="preserve"> </w:t>
            </w:r>
            <w:r>
              <w:t>trust</w:t>
            </w:r>
            <w:r>
              <w:rPr>
                <w:spacing w:val="-5"/>
              </w:rPr>
              <w:t xml:space="preserve"> </w:t>
            </w:r>
            <w:r>
              <w:rPr>
                <w:spacing w:val="-2"/>
              </w:rPr>
              <w:t>ratings</w:t>
            </w:r>
          </w:p>
        </w:tc>
        <w:tc>
          <w:tcPr>
            <w:tcW w:w="2228" w:type="dxa"/>
          </w:tcPr>
          <w:p w14:paraId="00DC1E08" w14:textId="77777777" w:rsidR="00350CFB" w:rsidRDefault="00283FFF">
            <w:pPr>
              <w:pStyle w:val="TableParagraph"/>
              <w:spacing w:line="247" w:lineRule="exact"/>
              <w:ind w:left="75"/>
              <w:jc w:val="left"/>
            </w:pPr>
            <w:r>
              <w:t>Iterative</w:t>
            </w:r>
            <w:r>
              <w:rPr>
                <w:spacing w:val="-9"/>
              </w:rPr>
              <w:t xml:space="preserve"> </w:t>
            </w:r>
            <w:r>
              <w:rPr>
                <w:spacing w:val="-2"/>
              </w:rPr>
              <w:t>aggregation</w:t>
            </w:r>
          </w:p>
        </w:tc>
        <w:tc>
          <w:tcPr>
            <w:tcW w:w="2921" w:type="dxa"/>
          </w:tcPr>
          <w:p w14:paraId="00DC1E09" w14:textId="77777777" w:rsidR="00350CFB" w:rsidRDefault="00283FFF">
            <w:pPr>
              <w:pStyle w:val="TableParagraph"/>
              <w:spacing w:line="247" w:lineRule="exact"/>
              <w:ind w:left="232"/>
              <w:jc w:val="left"/>
            </w:pPr>
            <w:r>
              <w:t>P2P</w:t>
            </w:r>
            <w:r>
              <w:rPr>
                <w:spacing w:val="-6"/>
              </w:rPr>
              <w:t xml:space="preserve"> </w:t>
            </w:r>
            <w:r>
              <w:t>file</w:t>
            </w:r>
            <w:r>
              <w:rPr>
                <w:spacing w:val="-5"/>
              </w:rPr>
              <w:t xml:space="preserve"> </w:t>
            </w:r>
            <w:r>
              <w:rPr>
                <w:spacing w:val="-2"/>
              </w:rPr>
              <w:t>authenticity</w:t>
            </w:r>
          </w:p>
        </w:tc>
      </w:tr>
      <w:tr w:rsidR="00350CFB" w14:paraId="00DC1E0F" w14:textId="77777777">
        <w:trPr>
          <w:trHeight w:val="270"/>
        </w:trPr>
        <w:tc>
          <w:tcPr>
            <w:tcW w:w="1705" w:type="dxa"/>
          </w:tcPr>
          <w:p w14:paraId="00DC1E0B" w14:textId="77777777" w:rsidR="00350CFB" w:rsidRDefault="00283FFF">
            <w:pPr>
              <w:pStyle w:val="TableParagraph"/>
              <w:spacing w:line="247" w:lineRule="exact"/>
              <w:ind w:left="69"/>
              <w:jc w:val="left"/>
            </w:pPr>
            <w:r>
              <w:rPr>
                <w:spacing w:val="-2"/>
              </w:rPr>
              <w:t>TrustRank</w:t>
            </w:r>
          </w:p>
        </w:tc>
        <w:tc>
          <w:tcPr>
            <w:tcW w:w="2498" w:type="dxa"/>
          </w:tcPr>
          <w:p w14:paraId="00DC1E0C" w14:textId="77777777" w:rsidR="00350CFB" w:rsidRDefault="00283FFF">
            <w:pPr>
              <w:pStyle w:val="TableParagraph"/>
              <w:spacing w:line="247" w:lineRule="exact"/>
              <w:ind w:left="188"/>
              <w:jc w:val="left"/>
            </w:pPr>
            <w:r>
              <w:t>Links</w:t>
            </w:r>
            <w:r>
              <w:rPr>
                <w:spacing w:val="-7"/>
              </w:rPr>
              <w:t xml:space="preserve"> </w:t>
            </w:r>
            <w:r>
              <w:t>from</w:t>
            </w:r>
            <w:r>
              <w:rPr>
                <w:spacing w:val="-7"/>
              </w:rPr>
              <w:t xml:space="preserve"> </w:t>
            </w:r>
            <w:r>
              <w:t>seed</w:t>
            </w:r>
            <w:r>
              <w:rPr>
                <w:spacing w:val="-7"/>
              </w:rPr>
              <w:t xml:space="preserve"> </w:t>
            </w:r>
            <w:r>
              <w:rPr>
                <w:spacing w:val="-2"/>
              </w:rPr>
              <w:t>goods</w:t>
            </w:r>
          </w:p>
        </w:tc>
        <w:tc>
          <w:tcPr>
            <w:tcW w:w="2228" w:type="dxa"/>
          </w:tcPr>
          <w:p w14:paraId="00DC1E0D" w14:textId="77777777" w:rsidR="00350CFB" w:rsidRDefault="00283FFF">
            <w:pPr>
              <w:pStyle w:val="TableParagraph"/>
              <w:spacing w:line="247" w:lineRule="exact"/>
              <w:ind w:left="75"/>
              <w:jc w:val="left"/>
            </w:pPr>
            <w:r>
              <w:t>Static</w:t>
            </w:r>
            <w:r>
              <w:rPr>
                <w:spacing w:val="-4"/>
              </w:rPr>
              <w:t xml:space="preserve"> </w:t>
            </w:r>
            <w:r>
              <w:t>/</w:t>
            </w:r>
            <w:r>
              <w:rPr>
                <w:spacing w:val="-4"/>
              </w:rPr>
              <w:t xml:space="preserve"> </w:t>
            </w:r>
            <w:r>
              <w:rPr>
                <w:spacing w:val="-2"/>
              </w:rPr>
              <w:t>seeded</w:t>
            </w:r>
          </w:p>
        </w:tc>
        <w:tc>
          <w:tcPr>
            <w:tcW w:w="2921" w:type="dxa"/>
          </w:tcPr>
          <w:p w14:paraId="00DC1E0E" w14:textId="77777777" w:rsidR="00350CFB" w:rsidRDefault="00283FFF">
            <w:pPr>
              <w:pStyle w:val="TableParagraph"/>
              <w:spacing w:line="247" w:lineRule="exact"/>
              <w:ind w:left="232"/>
              <w:jc w:val="left"/>
            </w:pPr>
            <w:r>
              <w:t>Spam</w:t>
            </w:r>
            <w:r>
              <w:rPr>
                <w:spacing w:val="-7"/>
              </w:rPr>
              <w:t xml:space="preserve"> </w:t>
            </w:r>
            <w:r>
              <w:rPr>
                <w:spacing w:val="-2"/>
              </w:rPr>
              <w:t>demotion</w:t>
            </w:r>
          </w:p>
        </w:tc>
      </w:tr>
      <w:tr w:rsidR="00350CFB" w14:paraId="00DC1E14" w14:textId="77777777">
        <w:trPr>
          <w:trHeight w:val="270"/>
        </w:trPr>
        <w:tc>
          <w:tcPr>
            <w:tcW w:w="1705" w:type="dxa"/>
          </w:tcPr>
          <w:p w14:paraId="00DC1E10" w14:textId="77777777" w:rsidR="00350CFB" w:rsidRDefault="00283FFF">
            <w:pPr>
              <w:pStyle w:val="TableParagraph"/>
              <w:spacing w:line="247" w:lineRule="exact"/>
              <w:ind w:left="69"/>
              <w:jc w:val="left"/>
            </w:pPr>
            <w:r>
              <w:rPr>
                <w:spacing w:val="-5"/>
              </w:rPr>
              <w:t>AWP</w:t>
            </w:r>
          </w:p>
        </w:tc>
        <w:tc>
          <w:tcPr>
            <w:tcW w:w="2498" w:type="dxa"/>
          </w:tcPr>
          <w:p w14:paraId="00DC1E11" w14:textId="77777777" w:rsidR="00350CFB" w:rsidRDefault="00283FFF">
            <w:pPr>
              <w:pStyle w:val="TableParagraph"/>
              <w:spacing w:line="247" w:lineRule="exact"/>
              <w:ind w:left="188"/>
              <w:jc w:val="left"/>
            </w:pPr>
            <w:r>
              <w:rPr>
                <w:spacing w:val="-4"/>
              </w:rPr>
              <w:t>Token</w:t>
            </w:r>
            <w:r>
              <w:rPr>
                <w:spacing w:val="-3"/>
              </w:rPr>
              <w:t xml:space="preserve"> </w:t>
            </w:r>
            <w:r>
              <w:rPr>
                <w:spacing w:val="-2"/>
              </w:rPr>
              <w:t>transfers</w:t>
            </w:r>
          </w:p>
        </w:tc>
        <w:tc>
          <w:tcPr>
            <w:tcW w:w="2228" w:type="dxa"/>
          </w:tcPr>
          <w:p w14:paraId="00DC1E12" w14:textId="77777777" w:rsidR="00350CFB" w:rsidRDefault="00283FFF">
            <w:pPr>
              <w:pStyle w:val="TableParagraph"/>
              <w:spacing w:line="247" w:lineRule="exact"/>
              <w:ind w:left="75"/>
              <w:jc w:val="left"/>
            </w:pPr>
            <w:r>
              <w:t>Logistic</w:t>
            </w:r>
            <w:r>
              <w:rPr>
                <w:spacing w:val="-9"/>
              </w:rPr>
              <w:t xml:space="preserve"> </w:t>
            </w:r>
            <w:r>
              <w:rPr>
                <w:spacing w:val="-2"/>
              </w:rPr>
              <w:t>decay</w:t>
            </w:r>
          </w:p>
        </w:tc>
        <w:tc>
          <w:tcPr>
            <w:tcW w:w="2921" w:type="dxa"/>
          </w:tcPr>
          <w:p w14:paraId="00DC1E13" w14:textId="77777777" w:rsidR="00350CFB" w:rsidRDefault="00283FFF">
            <w:pPr>
              <w:pStyle w:val="TableParagraph"/>
              <w:spacing w:line="247" w:lineRule="exact"/>
              <w:ind w:left="232"/>
              <w:jc w:val="left"/>
            </w:pPr>
            <w:r>
              <w:t>In-degree</w:t>
            </w:r>
            <w:r>
              <w:rPr>
                <w:spacing w:val="-7"/>
              </w:rPr>
              <w:t xml:space="preserve"> </w:t>
            </w:r>
            <w:r>
              <w:t>/</w:t>
            </w:r>
            <w:r>
              <w:rPr>
                <w:spacing w:val="-7"/>
              </w:rPr>
              <w:t xml:space="preserve"> </w:t>
            </w:r>
            <w:r>
              <w:t>in-</w:t>
            </w:r>
            <w:r>
              <w:rPr>
                <w:spacing w:val="-2"/>
              </w:rPr>
              <w:t>value</w:t>
            </w:r>
          </w:p>
        </w:tc>
      </w:tr>
      <w:tr w:rsidR="00350CFB" w14:paraId="00DC1E19" w14:textId="77777777">
        <w:trPr>
          <w:trHeight w:val="270"/>
        </w:trPr>
        <w:tc>
          <w:tcPr>
            <w:tcW w:w="1705" w:type="dxa"/>
          </w:tcPr>
          <w:p w14:paraId="00DC1E15" w14:textId="77777777" w:rsidR="00350CFB" w:rsidRDefault="00283FFF">
            <w:pPr>
              <w:pStyle w:val="TableParagraph"/>
              <w:spacing w:line="247" w:lineRule="exact"/>
              <w:ind w:left="69"/>
              <w:jc w:val="left"/>
            </w:pPr>
            <w:r>
              <w:rPr>
                <w:spacing w:val="-2"/>
              </w:rPr>
              <w:t>RiskProp</w:t>
            </w:r>
          </w:p>
        </w:tc>
        <w:tc>
          <w:tcPr>
            <w:tcW w:w="2498" w:type="dxa"/>
          </w:tcPr>
          <w:p w14:paraId="00DC1E16" w14:textId="77777777" w:rsidR="00350CFB" w:rsidRDefault="00283FFF">
            <w:pPr>
              <w:pStyle w:val="TableParagraph"/>
              <w:spacing w:line="247" w:lineRule="exact"/>
              <w:ind w:left="188"/>
              <w:jc w:val="left"/>
            </w:pPr>
            <w:r>
              <w:t>Risk-bearing</w:t>
            </w:r>
            <w:r>
              <w:rPr>
                <w:spacing w:val="-13"/>
              </w:rPr>
              <w:t xml:space="preserve"> </w:t>
            </w:r>
            <w:r>
              <w:rPr>
                <w:spacing w:val="-2"/>
              </w:rPr>
              <w:t>links</w:t>
            </w:r>
          </w:p>
        </w:tc>
        <w:tc>
          <w:tcPr>
            <w:tcW w:w="2228" w:type="dxa"/>
          </w:tcPr>
          <w:p w14:paraId="00DC1E17" w14:textId="77777777" w:rsidR="00350CFB" w:rsidRDefault="00283FFF">
            <w:pPr>
              <w:pStyle w:val="TableParagraph"/>
              <w:spacing w:line="247" w:lineRule="exact"/>
              <w:ind w:left="75"/>
              <w:jc w:val="left"/>
            </w:pPr>
            <w:r>
              <w:t>Propagation</w:t>
            </w:r>
            <w:r>
              <w:rPr>
                <w:spacing w:val="-8"/>
              </w:rPr>
              <w:t xml:space="preserve"> </w:t>
            </w:r>
            <w:r>
              <w:t>of</w:t>
            </w:r>
            <w:r>
              <w:rPr>
                <w:spacing w:val="-7"/>
              </w:rPr>
              <w:t xml:space="preserve"> </w:t>
            </w:r>
            <w:r>
              <w:rPr>
                <w:spacing w:val="-4"/>
              </w:rPr>
              <w:t>risk</w:t>
            </w:r>
          </w:p>
        </w:tc>
        <w:tc>
          <w:tcPr>
            <w:tcW w:w="2921" w:type="dxa"/>
          </w:tcPr>
          <w:p w14:paraId="00DC1E18" w14:textId="77777777" w:rsidR="00350CFB" w:rsidRDefault="00283FFF">
            <w:pPr>
              <w:pStyle w:val="TableParagraph"/>
              <w:spacing w:line="247" w:lineRule="exact"/>
              <w:ind w:left="232"/>
              <w:jc w:val="left"/>
            </w:pPr>
            <w:r>
              <w:t>Account</w:t>
            </w:r>
            <w:r>
              <w:rPr>
                <w:spacing w:val="-7"/>
              </w:rPr>
              <w:t xml:space="preserve"> </w:t>
            </w:r>
            <w:r>
              <w:t>risk</w:t>
            </w:r>
            <w:r>
              <w:rPr>
                <w:spacing w:val="-6"/>
              </w:rPr>
              <w:t xml:space="preserve"> </w:t>
            </w:r>
            <w:r>
              <w:rPr>
                <w:spacing w:val="-2"/>
              </w:rPr>
              <w:t>labels</w:t>
            </w:r>
          </w:p>
        </w:tc>
      </w:tr>
      <w:tr w:rsidR="00350CFB" w14:paraId="00DC1E1E" w14:textId="77777777">
        <w:trPr>
          <w:trHeight w:val="270"/>
        </w:trPr>
        <w:tc>
          <w:tcPr>
            <w:tcW w:w="1705" w:type="dxa"/>
          </w:tcPr>
          <w:p w14:paraId="00DC1E1A" w14:textId="77777777" w:rsidR="00350CFB" w:rsidRDefault="00283FFF">
            <w:pPr>
              <w:pStyle w:val="TableParagraph"/>
              <w:spacing w:line="247" w:lineRule="exact"/>
              <w:ind w:left="69"/>
              <w:jc w:val="left"/>
            </w:pPr>
            <w:r>
              <w:rPr>
                <w:spacing w:val="-2"/>
              </w:rPr>
              <w:t>EndorseRank</w:t>
            </w:r>
          </w:p>
        </w:tc>
        <w:tc>
          <w:tcPr>
            <w:tcW w:w="2498" w:type="dxa"/>
          </w:tcPr>
          <w:p w14:paraId="00DC1E1B" w14:textId="77777777" w:rsidR="00350CFB" w:rsidRDefault="00283FFF">
            <w:pPr>
              <w:pStyle w:val="TableParagraph"/>
              <w:spacing w:line="247" w:lineRule="exact"/>
              <w:ind w:left="188"/>
              <w:jc w:val="left"/>
            </w:pPr>
            <w:r>
              <w:t>Latest</w:t>
            </w:r>
            <w:r>
              <w:rPr>
                <w:spacing w:val="-7"/>
              </w:rPr>
              <w:t xml:space="preserve"> </w:t>
            </w:r>
            <w:r>
              <w:rPr>
                <w:spacing w:val="-2"/>
              </w:rPr>
              <w:t>allowances</w:t>
            </w:r>
          </w:p>
        </w:tc>
        <w:tc>
          <w:tcPr>
            <w:tcW w:w="2228" w:type="dxa"/>
          </w:tcPr>
          <w:p w14:paraId="00DC1E1C" w14:textId="77777777" w:rsidR="00350CFB" w:rsidRDefault="00283FFF">
            <w:pPr>
              <w:pStyle w:val="TableParagraph"/>
              <w:spacing w:line="247" w:lineRule="exact"/>
              <w:ind w:left="75"/>
              <w:jc w:val="left"/>
            </w:pPr>
            <w:r>
              <w:t>Snapshot</w:t>
            </w:r>
            <w:r>
              <w:rPr>
                <w:spacing w:val="-10"/>
              </w:rPr>
              <w:t xml:space="preserve"> </w:t>
            </w:r>
            <w:r>
              <w:rPr>
                <w:spacing w:val="-2"/>
              </w:rPr>
              <w:t>(override)</w:t>
            </w:r>
          </w:p>
        </w:tc>
        <w:tc>
          <w:tcPr>
            <w:tcW w:w="2921" w:type="dxa"/>
          </w:tcPr>
          <w:p w14:paraId="00DC1E1D" w14:textId="77777777" w:rsidR="00350CFB" w:rsidRDefault="00283FFF">
            <w:pPr>
              <w:pStyle w:val="TableParagraph"/>
              <w:spacing w:line="247" w:lineRule="exact"/>
              <w:ind w:left="232"/>
              <w:jc w:val="left"/>
            </w:pPr>
            <w:r>
              <w:rPr>
                <w:spacing w:val="-2"/>
              </w:rPr>
              <w:t>Allowance</w:t>
            </w:r>
            <w:r>
              <w:rPr>
                <w:spacing w:val="-3"/>
              </w:rPr>
              <w:t xml:space="preserve"> </w:t>
            </w:r>
            <w:r>
              <w:rPr>
                <w:spacing w:val="-2"/>
              </w:rPr>
              <w:t>proxies;</w:t>
            </w:r>
            <w:r>
              <w:rPr>
                <w:spacing w:val="2"/>
              </w:rPr>
              <w:t xml:space="preserve"> </w:t>
            </w:r>
            <w:r>
              <w:rPr>
                <w:spacing w:val="-2"/>
              </w:rPr>
              <w:t>secondary</w:t>
            </w:r>
          </w:p>
        </w:tc>
      </w:tr>
      <w:tr w:rsidR="00350CFB" w14:paraId="00DC1E23" w14:textId="77777777">
        <w:trPr>
          <w:trHeight w:val="270"/>
        </w:trPr>
        <w:tc>
          <w:tcPr>
            <w:tcW w:w="1705" w:type="dxa"/>
          </w:tcPr>
          <w:p w14:paraId="00DC1E1F" w14:textId="77777777" w:rsidR="00350CFB" w:rsidRDefault="00350CFB">
            <w:pPr>
              <w:pStyle w:val="TableParagraph"/>
              <w:spacing w:before="0"/>
              <w:jc w:val="left"/>
              <w:rPr>
                <w:sz w:val="20"/>
              </w:rPr>
            </w:pPr>
          </w:p>
        </w:tc>
        <w:tc>
          <w:tcPr>
            <w:tcW w:w="2498" w:type="dxa"/>
          </w:tcPr>
          <w:p w14:paraId="00DC1E20" w14:textId="77777777" w:rsidR="00350CFB" w:rsidRDefault="00350CFB">
            <w:pPr>
              <w:pStyle w:val="TableParagraph"/>
              <w:spacing w:before="0"/>
              <w:jc w:val="left"/>
              <w:rPr>
                <w:sz w:val="20"/>
              </w:rPr>
            </w:pPr>
          </w:p>
        </w:tc>
        <w:tc>
          <w:tcPr>
            <w:tcW w:w="2228" w:type="dxa"/>
          </w:tcPr>
          <w:p w14:paraId="00DC1E21" w14:textId="77777777" w:rsidR="00350CFB" w:rsidRDefault="00350CFB">
            <w:pPr>
              <w:pStyle w:val="TableParagraph"/>
              <w:spacing w:before="0"/>
              <w:jc w:val="left"/>
              <w:rPr>
                <w:sz w:val="20"/>
              </w:rPr>
            </w:pPr>
          </w:p>
        </w:tc>
        <w:tc>
          <w:tcPr>
            <w:tcW w:w="2921" w:type="dxa"/>
          </w:tcPr>
          <w:p w14:paraId="00DC1E22" w14:textId="77777777" w:rsidR="00350CFB" w:rsidRDefault="00283FFF">
            <w:pPr>
              <w:pStyle w:val="TableParagraph"/>
              <w:spacing w:line="247" w:lineRule="exact"/>
              <w:ind w:left="232"/>
              <w:jc w:val="left"/>
            </w:pPr>
            <w:r>
              <w:rPr>
                <w:spacing w:val="-2"/>
              </w:rPr>
              <w:t>families</w:t>
            </w:r>
          </w:p>
        </w:tc>
      </w:tr>
      <w:tr w:rsidR="00350CFB" w14:paraId="00DC1E28" w14:textId="77777777">
        <w:trPr>
          <w:trHeight w:val="332"/>
        </w:trPr>
        <w:tc>
          <w:tcPr>
            <w:tcW w:w="1705" w:type="dxa"/>
            <w:tcBorders>
              <w:bottom w:val="single" w:sz="8" w:space="0" w:color="000000"/>
            </w:tcBorders>
          </w:tcPr>
          <w:p w14:paraId="00DC1E24" w14:textId="77777777" w:rsidR="00350CFB" w:rsidRDefault="00283FFF">
            <w:pPr>
              <w:pStyle w:val="TableParagraph"/>
              <w:ind w:left="69"/>
              <w:jc w:val="left"/>
            </w:pPr>
            <w:r>
              <w:rPr>
                <w:color w:val="FF0000"/>
              </w:rPr>
              <w:t>—</w:t>
            </w:r>
          </w:p>
        </w:tc>
        <w:tc>
          <w:tcPr>
            <w:tcW w:w="2498" w:type="dxa"/>
            <w:tcBorders>
              <w:bottom w:val="single" w:sz="8" w:space="0" w:color="000000"/>
            </w:tcBorders>
          </w:tcPr>
          <w:p w14:paraId="00DC1E25" w14:textId="77777777" w:rsidR="00350CFB" w:rsidRDefault="00283FFF">
            <w:pPr>
              <w:pStyle w:val="TableParagraph"/>
              <w:ind w:left="188"/>
              <w:jc w:val="left"/>
            </w:pPr>
            <w:r>
              <w:rPr>
                <w:color w:val="FF0000"/>
              </w:rPr>
              <w:t>—</w:t>
            </w:r>
          </w:p>
        </w:tc>
        <w:tc>
          <w:tcPr>
            <w:tcW w:w="2228" w:type="dxa"/>
            <w:tcBorders>
              <w:bottom w:val="single" w:sz="8" w:space="0" w:color="000000"/>
            </w:tcBorders>
          </w:tcPr>
          <w:p w14:paraId="00DC1E26" w14:textId="77777777" w:rsidR="00350CFB" w:rsidRDefault="00283FFF">
            <w:pPr>
              <w:pStyle w:val="TableParagraph"/>
              <w:ind w:left="75"/>
              <w:jc w:val="left"/>
            </w:pPr>
            <w:r>
              <w:rPr>
                <w:spacing w:val="-2"/>
              </w:rPr>
              <w:t>Outcome-native</w:t>
            </w:r>
          </w:p>
        </w:tc>
        <w:tc>
          <w:tcPr>
            <w:tcW w:w="2921" w:type="dxa"/>
            <w:tcBorders>
              <w:bottom w:val="single" w:sz="8" w:space="0" w:color="000000"/>
            </w:tcBorders>
          </w:tcPr>
          <w:p w14:paraId="00DC1E27" w14:textId="77777777" w:rsidR="00350CFB" w:rsidRDefault="00283FFF">
            <w:pPr>
              <w:pStyle w:val="TableParagraph"/>
              <w:ind w:left="232"/>
              <w:jc w:val="left"/>
            </w:pPr>
            <w:r>
              <w:rPr>
                <w:spacing w:val="-2"/>
              </w:rPr>
              <w:t>Trading-success</w:t>
            </w:r>
            <w:r>
              <w:rPr>
                <w:spacing w:val="-7"/>
              </w:rPr>
              <w:t xml:space="preserve"> </w:t>
            </w:r>
            <w:r>
              <w:rPr>
                <w:spacing w:val="-2"/>
              </w:rPr>
              <w:t>(overlap)</w:t>
            </w:r>
          </w:p>
        </w:tc>
      </w:tr>
    </w:tbl>
    <w:p w14:paraId="00DC1E29" w14:textId="77777777" w:rsidR="00350CFB" w:rsidRDefault="00350CFB">
      <w:pPr>
        <w:pStyle w:val="a3"/>
        <w:spacing w:before="180"/>
      </w:pPr>
    </w:p>
    <w:p w14:paraId="00DC1E2A" w14:textId="77777777" w:rsidR="00350CFB" w:rsidRDefault="00283FFF">
      <w:pPr>
        <w:pStyle w:val="a3"/>
        <w:spacing w:before="1" w:line="396" w:lineRule="auto"/>
        <w:ind w:left="282" w:right="563" w:hanging="8"/>
        <w:jc w:val="both"/>
      </w:pPr>
      <w:r>
        <w:t>The</w:t>
      </w:r>
      <w:r>
        <w:rPr>
          <w:spacing w:val="-2"/>
        </w:rPr>
        <w:t xml:space="preserve"> </w:t>
      </w:r>
      <w:r>
        <w:t>table</w:t>
      </w:r>
      <w:r>
        <w:rPr>
          <w:spacing w:val="-2"/>
        </w:rPr>
        <w:t xml:space="preserve"> </w:t>
      </w:r>
      <w:r>
        <w:t>highlights</w:t>
      </w:r>
      <w:r>
        <w:rPr>
          <w:spacing w:val="-2"/>
        </w:rPr>
        <w:t xml:space="preserve"> </w:t>
      </w:r>
      <w:r>
        <w:t>that</w:t>
      </w:r>
      <w:r>
        <w:rPr>
          <w:spacing w:val="-2"/>
        </w:rPr>
        <w:t xml:space="preserve"> </w:t>
      </w:r>
      <w:r>
        <w:t>EndorseRank’s</w:t>
      </w:r>
      <w:r>
        <w:rPr>
          <w:spacing w:val="-2"/>
        </w:rPr>
        <w:t xml:space="preserve"> </w:t>
      </w:r>
      <w:r>
        <w:t>novelty</w:t>
      </w:r>
      <w:r>
        <w:rPr>
          <w:spacing w:val="-2"/>
        </w:rPr>
        <w:t xml:space="preserve"> </w:t>
      </w:r>
      <w:r>
        <w:t>is</w:t>
      </w:r>
      <w:r>
        <w:rPr>
          <w:spacing w:val="-2"/>
        </w:rPr>
        <w:t xml:space="preserve"> </w:t>
      </w:r>
      <w:r>
        <w:t>not</w:t>
      </w:r>
      <w:r>
        <w:rPr>
          <w:spacing w:val="-2"/>
        </w:rPr>
        <w:t xml:space="preserve"> </w:t>
      </w:r>
      <w:r>
        <w:t>the</w:t>
      </w:r>
      <w:r>
        <w:rPr>
          <w:spacing w:val="-2"/>
        </w:rPr>
        <w:t xml:space="preserve"> </w:t>
      </w:r>
      <w:r>
        <w:t>use</w:t>
      </w:r>
      <w:r>
        <w:rPr>
          <w:spacing w:val="-2"/>
        </w:rPr>
        <w:t xml:space="preserve"> </w:t>
      </w:r>
      <w:r>
        <w:t>of</w:t>
      </w:r>
      <w:r>
        <w:rPr>
          <w:spacing w:val="-2"/>
        </w:rPr>
        <w:t xml:space="preserve"> </w:t>
      </w:r>
      <w:r>
        <w:t>PageRank</w:t>
      </w:r>
      <w:r>
        <w:rPr>
          <w:spacing w:val="-2"/>
        </w:rPr>
        <w:t xml:space="preserve"> </w:t>
      </w:r>
      <w:r>
        <w:t>per</w:t>
      </w:r>
      <w:r>
        <w:rPr>
          <w:spacing w:val="-2"/>
        </w:rPr>
        <w:t xml:space="preserve"> </w:t>
      </w:r>
      <w:r>
        <w:t>se,</w:t>
      </w:r>
      <w:r>
        <w:rPr>
          <w:spacing w:val="-1"/>
        </w:rPr>
        <w:t xml:space="preserve"> </w:t>
      </w:r>
      <w:r>
        <w:t>but</w:t>
      </w:r>
      <w:r>
        <w:rPr>
          <w:spacing w:val="-2"/>
        </w:rPr>
        <w:t xml:space="preserve"> </w:t>
      </w:r>
      <w:r>
        <w:t>the</w:t>
      </w:r>
      <w:r>
        <w:rPr>
          <w:spacing w:val="-2"/>
        </w:rPr>
        <w:t xml:space="preserve"> </w:t>
      </w:r>
      <w:r>
        <w:t>choice of</w:t>
      </w:r>
      <w:r>
        <w:rPr>
          <w:spacing w:val="-4"/>
        </w:rPr>
        <w:t xml:space="preserve"> </w:t>
      </w:r>
      <w:r>
        <w:t>latest-allowance</w:t>
      </w:r>
      <w:r>
        <w:rPr>
          <w:spacing w:val="-3"/>
        </w:rPr>
        <w:t xml:space="preserve"> </w:t>
      </w:r>
      <w:r>
        <w:t>endorsement</w:t>
      </w:r>
      <w:r>
        <w:rPr>
          <w:spacing w:val="-3"/>
        </w:rPr>
        <w:t xml:space="preserve"> </w:t>
      </w:r>
      <w:r>
        <w:t>edges</w:t>
      </w:r>
      <w:r>
        <w:rPr>
          <w:spacing w:val="-4"/>
        </w:rPr>
        <w:t xml:space="preserve"> </w:t>
      </w:r>
      <w:r>
        <w:t>as</w:t>
      </w:r>
      <w:r>
        <w:rPr>
          <w:spacing w:val="-3"/>
        </w:rPr>
        <w:t xml:space="preserve"> </w:t>
      </w:r>
      <w:r>
        <w:t>the</w:t>
      </w:r>
      <w:r>
        <w:rPr>
          <w:spacing w:val="-3"/>
        </w:rPr>
        <w:t xml:space="preserve"> </w:t>
      </w:r>
      <w:r>
        <w:t>primary</w:t>
      </w:r>
      <w:r>
        <w:rPr>
          <w:spacing w:val="-4"/>
        </w:rPr>
        <w:t xml:space="preserve"> </w:t>
      </w:r>
      <w:r>
        <w:t>social</w:t>
      </w:r>
      <w:r>
        <w:rPr>
          <w:spacing w:val="-3"/>
        </w:rPr>
        <w:t xml:space="preserve"> </w:t>
      </w:r>
      <w:r>
        <w:t>construct</w:t>
      </w:r>
      <w:r>
        <w:rPr>
          <w:spacing w:val="-3"/>
        </w:rPr>
        <w:t xml:space="preserve"> </w:t>
      </w:r>
      <w:r>
        <w:t>for</w:t>
      </w:r>
      <w:r>
        <w:rPr>
          <w:spacing w:val="-3"/>
        </w:rPr>
        <w:t xml:space="preserve"> </w:t>
      </w:r>
      <w:r>
        <w:t>DeFi</w:t>
      </w:r>
      <w:r>
        <w:rPr>
          <w:spacing w:val="-4"/>
        </w:rPr>
        <w:t xml:space="preserve"> </w:t>
      </w:r>
      <w:r>
        <w:t>wallets,</w:t>
      </w:r>
      <w:r>
        <w:rPr>
          <w:spacing w:val="-3"/>
        </w:rPr>
        <w:t xml:space="preserve"> </w:t>
      </w:r>
      <w:r>
        <w:t xml:space="preserve">evaluated </w:t>
      </w:r>
      <w:bookmarkStart w:id="163" w:name="Open_problems_motivating_this_dissertati"/>
      <w:bookmarkStart w:id="164" w:name="_bookmark47"/>
      <w:bookmarkEnd w:id="163"/>
      <w:bookmarkEnd w:id="164"/>
      <w:r>
        <w:t>under a multi-family alignment protocol.</w:t>
      </w:r>
    </w:p>
    <w:p w14:paraId="00DC1E2B" w14:textId="77777777" w:rsidR="00350CFB" w:rsidRDefault="00350CFB">
      <w:pPr>
        <w:pStyle w:val="a3"/>
        <w:spacing w:line="396" w:lineRule="auto"/>
        <w:jc w:val="both"/>
        <w:sectPr w:rsidR="00350CFB">
          <w:pgSz w:w="11910" w:h="16840"/>
          <w:pgMar w:top="1920" w:right="708" w:bottom="2300" w:left="992" w:header="0" w:footer="2115" w:gutter="0"/>
          <w:cols w:space="720"/>
        </w:sectPr>
      </w:pPr>
    </w:p>
    <w:p w14:paraId="00DC1E2C" w14:textId="77777777" w:rsidR="00350CFB" w:rsidRDefault="00283FFF">
      <w:pPr>
        <w:pStyle w:val="2"/>
        <w:numPr>
          <w:ilvl w:val="1"/>
          <w:numId w:val="26"/>
        </w:numPr>
        <w:tabs>
          <w:tab w:val="left" w:pos="927"/>
        </w:tabs>
        <w:spacing w:before="112"/>
        <w:ind w:left="927" w:hanging="645"/>
      </w:pPr>
      <w:r>
        <w:rPr>
          <w:color w:val="FF0000"/>
        </w:rPr>
        <w:t>Open problems motivating this research</w:t>
      </w:r>
    </w:p>
    <w:p w14:paraId="00DC1E2D" w14:textId="77777777" w:rsidR="00350CFB" w:rsidRDefault="00350CFB">
      <w:pPr>
        <w:pStyle w:val="a3"/>
        <w:spacing w:before="24"/>
        <w:rPr>
          <w:b/>
          <w:sz w:val="28"/>
        </w:rPr>
      </w:pPr>
    </w:p>
    <w:p w14:paraId="00DC1E2E" w14:textId="77777777" w:rsidR="00350CFB" w:rsidRDefault="00283FFF">
      <w:pPr>
        <w:pStyle w:val="a3"/>
        <w:spacing w:line="396" w:lineRule="auto"/>
        <w:ind w:left="282"/>
      </w:pPr>
      <w:r>
        <w:t>Several</w:t>
      </w:r>
      <w:r>
        <w:rPr>
          <w:spacing w:val="-7"/>
        </w:rPr>
        <w:t xml:space="preserve"> </w:t>
      </w:r>
      <w:r>
        <w:t>open</w:t>
      </w:r>
      <w:r>
        <w:rPr>
          <w:spacing w:val="-7"/>
        </w:rPr>
        <w:t xml:space="preserve"> </w:t>
      </w:r>
      <w:r>
        <w:t>problems</w:t>
      </w:r>
      <w:r>
        <w:rPr>
          <w:spacing w:val="-7"/>
        </w:rPr>
        <w:t xml:space="preserve"> </w:t>
      </w:r>
      <w:r>
        <w:t>in</w:t>
      </w:r>
      <w:r>
        <w:rPr>
          <w:spacing w:val="-7"/>
        </w:rPr>
        <w:t xml:space="preserve"> </w:t>
      </w:r>
      <w:r>
        <w:t>on-chain</w:t>
      </w:r>
      <w:r>
        <w:rPr>
          <w:spacing w:val="-6"/>
        </w:rPr>
        <w:t xml:space="preserve"> </w:t>
      </w:r>
      <w:r>
        <w:t>reputation</w:t>
      </w:r>
      <w:r>
        <w:rPr>
          <w:spacing w:val="-7"/>
        </w:rPr>
        <w:t xml:space="preserve"> </w:t>
      </w:r>
      <w:r>
        <w:t>remain</w:t>
      </w:r>
      <w:r>
        <w:rPr>
          <w:spacing w:val="-7"/>
        </w:rPr>
        <w:t xml:space="preserve"> </w:t>
      </w:r>
      <w:r>
        <w:t>unresolved</w:t>
      </w:r>
      <w:r>
        <w:rPr>
          <w:spacing w:val="-7"/>
        </w:rPr>
        <w:t xml:space="preserve"> </w:t>
      </w:r>
      <w:r>
        <w:t>in</w:t>
      </w:r>
      <w:r>
        <w:rPr>
          <w:spacing w:val="-7"/>
        </w:rPr>
        <w:t xml:space="preserve"> </w:t>
      </w:r>
      <w:r>
        <w:t>the</w:t>
      </w:r>
      <w:r>
        <w:rPr>
          <w:spacing w:val="-6"/>
        </w:rPr>
        <w:t xml:space="preserve"> </w:t>
      </w:r>
      <w:r>
        <w:t>literature</w:t>
      </w:r>
      <w:r>
        <w:rPr>
          <w:spacing w:val="-7"/>
        </w:rPr>
        <w:t xml:space="preserve"> </w:t>
      </w:r>
      <w:r>
        <w:t>and</w:t>
      </w:r>
      <w:r>
        <w:rPr>
          <w:spacing w:val="-7"/>
        </w:rPr>
        <w:t xml:space="preserve"> </w:t>
      </w:r>
      <w:r>
        <w:t>motivate</w:t>
      </w:r>
      <w:r>
        <w:rPr>
          <w:spacing w:val="-7"/>
        </w:rPr>
        <w:t xml:space="preserve"> </w:t>
      </w:r>
      <w:r>
        <w:t>the present study:</w:t>
      </w:r>
    </w:p>
    <w:p w14:paraId="00DC1E2F" w14:textId="77777777" w:rsidR="00350CFB" w:rsidRDefault="00283FFF">
      <w:pPr>
        <w:pStyle w:val="a4"/>
        <w:numPr>
          <w:ilvl w:val="0"/>
          <w:numId w:val="20"/>
        </w:numPr>
        <w:tabs>
          <w:tab w:val="left" w:pos="856"/>
          <w:tab w:val="left" w:pos="2803"/>
        </w:tabs>
        <w:spacing w:before="122" w:line="396" w:lineRule="auto"/>
        <w:ind w:right="560"/>
        <w:rPr>
          <w:sz w:val="24"/>
        </w:rPr>
      </w:pPr>
      <w:r>
        <w:rPr>
          <w:b/>
          <w:sz w:val="24"/>
        </w:rPr>
        <w:t>Edge</w:t>
      </w:r>
      <w:r>
        <w:rPr>
          <w:b/>
          <w:spacing w:val="40"/>
          <w:sz w:val="24"/>
        </w:rPr>
        <w:t xml:space="preserve"> </w:t>
      </w:r>
      <w:r>
        <w:rPr>
          <w:b/>
          <w:sz w:val="24"/>
        </w:rPr>
        <w:t>semantics:</w:t>
      </w:r>
      <w:r>
        <w:rPr>
          <w:b/>
          <w:sz w:val="24"/>
        </w:rPr>
        <w:tab/>
      </w:r>
      <w:r>
        <w:rPr>
          <w:sz w:val="24"/>
        </w:rPr>
        <w:t>Which</w:t>
      </w:r>
      <w:r>
        <w:rPr>
          <w:spacing w:val="40"/>
          <w:sz w:val="24"/>
        </w:rPr>
        <w:t xml:space="preserve"> </w:t>
      </w:r>
      <w:r>
        <w:rPr>
          <w:sz w:val="24"/>
        </w:rPr>
        <w:t>on-chain</w:t>
      </w:r>
      <w:r>
        <w:rPr>
          <w:spacing w:val="40"/>
          <w:sz w:val="24"/>
        </w:rPr>
        <w:t xml:space="preserve"> </w:t>
      </w:r>
      <w:r>
        <w:rPr>
          <w:sz w:val="24"/>
        </w:rPr>
        <w:t>relations</w:t>
      </w:r>
      <w:r>
        <w:rPr>
          <w:spacing w:val="40"/>
          <w:sz w:val="24"/>
        </w:rPr>
        <w:t xml:space="preserve"> </w:t>
      </w:r>
      <w:r>
        <w:rPr>
          <w:sz w:val="24"/>
        </w:rPr>
        <w:t>best</w:t>
      </w:r>
      <w:r>
        <w:rPr>
          <w:spacing w:val="40"/>
          <w:sz w:val="24"/>
        </w:rPr>
        <w:t xml:space="preserve"> </w:t>
      </w:r>
      <w:r>
        <w:rPr>
          <w:sz w:val="24"/>
        </w:rPr>
        <w:t>encode</w:t>
      </w:r>
      <w:r>
        <w:rPr>
          <w:spacing w:val="40"/>
          <w:sz w:val="24"/>
        </w:rPr>
        <w:t xml:space="preserve"> </w:t>
      </w:r>
      <w:r>
        <w:rPr>
          <w:sz w:val="24"/>
        </w:rPr>
        <w:t>trust</w:t>
      </w:r>
      <w:r>
        <w:rPr>
          <w:spacing w:val="40"/>
          <w:sz w:val="24"/>
        </w:rPr>
        <w:t xml:space="preserve"> </w:t>
      </w:r>
      <w:r>
        <w:rPr>
          <w:sz w:val="24"/>
        </w:rPr>
        <w:t>or</w:t>
      </w:r>
      <w:r>
        <w:rPr>
          <w:spacing w:val="40"/>
          <w:sz w:val="24"/>
        </w:rPr>
        <w:t xml:space="preserve"> </w:t>
      </w:r>
      <w:r>
        <w:rPr>
          <w:sz w:val="24"/>
        </w:rPr>
        <w:t>authorization</w:t>
      </w:r>
      <w:r>
        <w:rPr>
          <w:spacing w:val="40"/>
          <w:sz w:val="24"/>
        </w:rPr>
        <w:t xml:space="preserve"> </w:t>
      </w:r>
      <w:r>
        <w:rPr>
          <w:sz w:val="24"/>
        </w:rPr>
        <w:t xml:space="preserve">under pseudonymity </w:t>
      </w:r>
      <w:hyperlink w:anchor="_bookmark181" w:history="1">
        <w:r>
          <w:rPr>
            <w:sz w:val="24"/>
            <w:vertAlign w:val="superscript"/>
          </w:rPr>
          <w:t>[48]</w:t>
        </w:r>
      </w:hyperlink>
      <w:r>
        <w:rPr>
          <w:sz w:val="24"/>
        </w:rPr>
        <w:t>?</w:t>
      </w:r>
    </w:p>
    <w:p w14:paraId="00DC1E30" w14:textId="77777777" w:rsidR="00350CFB" w:rsidRDefault="00283FFF">
      <w:pPr>
        <w:pStyle w:val="a4"/>
        <w:numPr>
          <w:ilvl w:val="0"/>
          <w:numId w:val="20"/>
        </w:numPr>
        <w:tabs>
          <w:tab w:val="left" w:pos="846"/>
          <w:tab w:val="left" w:pos="856"/>
        </w:tabs>
        <w:spacing w:before="39" w:line="386" w:lineRule="auto"/>
        <w:ind w:right="564"/>
        <w:rPr>
          <w:position w:val="-8"/>
          <w:sz w:val="24"/>
        </w:rPr>
      </w:pPr>
      <w:r>
        <w:rPr>
          <w:b/>
          <w:sz w:val="24"/>
        </w:rPr>
        <w:t>Validation</w:t>
      </w:r>
      <w:r>
        <w:rPr>
          <w:b/>
          <w:spacing w:val="-1"/>
          <w:sz w:val="24"/>
        </w:rPr>
        <w:t xml:space="preserve"> </w:t>
      </w:r>
      <w:r>
        <w:rPr>
          <w:b/>
          <w:sz w:val="24"/>
        </w:rPr>
        <w:t>without defaults:</w:t>
      </w:r>
      <w:r>
        <w:rPr>
          <w:b/>
          <w:spacing w:val="24"/>
          <w:sz w:val="24"/>
        </w:rPr>
        <w:t xml:space="preserve"> </w:t>
      </w:r>
      <w:r>
        <w:rPr>
          <w:sz w:val="24"/>
        </w:rPr>
        <w:t>How</w:t>
      </w:r>
      <w:r>
        <w:rPr>
          <w:spacing w:val="-1"/>
          <w:sz w:val="24"/>
        </w:rPr>
        <w:t xml:space="preserve"> </w:t>
      </w:r>
      <w:r>
        <w:rPr>
          <w:sz w:val="24"/>
        </w:rPr>
        <w:t>can methods be</w:t>
      </w:r>
      <w:r>
        <w:rPr>
          <w:spacing w:val="-1"/>
          <w:sz w:val="24"/>
        </w:rPr>
        <w:t xml:space="preserve"> </w:t>
      </w:r>
      <w:r>
        <w:rPr>
          <w:sz w:val="24"/>
        </w:rPr>
        <w:t>compared when loan-default</w:t>
      </w:r>
      <w:r>
        <w:rPr>
          <w:spacing w:val="-1"/>
          <w:sz w:val="24"/>
        </w:rPr>
        <w:t xml:space="preserve"> </w:t>
      </w:r>
      <w:r>
        <w:rPr>
          <w:sz w:val="24"/>
        </w:rPr>
        <w:t xml:space="preserve">labels are </w:t>
      </w:r>
      <w:r>
        <w:rPr>
          <w:position w:val="-8"/>
          <w:sz w:val="24"/>
        </w:rPr>
        <w:t xml:space="preserve">scarce </w:t>
      </w:r>
      <w:hyperlink w:anchor="_bookmark147" w:history="1">
        <w:r>
          <w:rPr>
            <w:sz w:val="16"/>
          </w:rPr>
          <w:t>[14]</w:t>
        </w:r>
      </w:hyperlink>
      <w:r>
        <w:rPr>
          <w:sz w:val="16"/>
        </w:rPr>
        <w:t>,</w:t>
      </w:r>
      <w:hyperlink w:anchor="_bookmark149" w:history="1">
        <w:r>
          <w:rPr>
            <w:sz w:val="16"/>
          </w:rPr>
          <w:t>[16]</w:t>
        </w:r>
      </w:hyperlink>
      <w:r>
        <w:rPr>
          <w:position w:val="-8"/>
          <w:sz w:val="24"/>
        </w:rPr>
        <w:t>?</w:t>
      </w:r>
    </w:p>
    <w:p w14:paraId="00DC1E31" w14:textId="77777777" w:rsidR="00350CFB" w:rsidRDefault="00283FFF">
      <w:pPr>
        <w:pStyle w:val="a4"/>
        <w:numPr>
          <w:ilvl w:val="0"/>
          <w:numId w:val="20"/>
        </w:numPr>
        <w:tabs>
          <w:tab w:val="left" w:pos="855"/>
        </w:tabs>
        <w:spacing w:before="45"/>
        <w:ind w:left="855" w:hanging="310"/>
        <w:rPr>
          <w:sz w:val="24"/>
        </w:rPr>
      </w:pPr>
      <w:r>
        <w:rPr>
          <w:b/>
          <w:sz w:val="24"/>
        </w:rPr>
        <w:t>Computational</w:t>
      </w:r>
      <w:r>
        <w:rPr>
          <w:b/>
          <w:spacing w:val="1"/>
          <w:sz w:val="24"/>
        </w:rPr>
        <w:t xml:space="preserve"> </w:t>
      </w:r>
      <w:r>
        <w:rPr>
          <w:b/>
          <w:sz w:val="24"/>
        </w:rPr>
        <w:t>cost:</w:t>
      </w:r>
      <w:r>
        <w:rPr>
          <w:b/>
          <w:spacing w:val="29"/>
          <w:sz w:val="24"/>
        </w:rPr>
        <w:t xml:space="preserve"> </w:t>
      </w:r>
      <w:r>
        <w:rPr>
          <w:sz w:val="24"/>
        </w:rPr>
        <w:t>Can</w:t>
      </w:r>
      <w:r>
        <w:rPr>
          <w:spacing w:val="2"/>
          <w:sz w:val="24"/>
        </w:rPr>
        <w:t xml:space="preserve"> </w:t>
      </w:r>
      <w:r>
        <w:rPr>
          <w:sz w:val="24"/>
        </w:rPr>
        <w:t>reputation</w:t>
      </w:r>
      <w:r>
        <w:rPr>
          <w:spacing w:val="2"/>
          <w:sz w:val="24"/>
        </w:rPr>
        <w:t xml:space="preserve"> </w:t>
      </w:r>
      <w:r>
        <w:rPr>
          <w:sz w:val="24"/>
        </w:rPr>
        <w:t>scores</w:t>
      </w:r>
      <w:r>
        <w:rPr>
          <w:spacing w:val="2"/>
          <w:sz w:val="24"/>
        </w:rPr>
        <w:t xml:space="preserve"> </w:t>
      </w:r>
      <w:r>
        <w:rPr>
          <w:sz w:val="24"/>
        </w:rPr>
        <w:t>refresh</w:t>
      </w:r>
      <w:r>
        <w:rPr>
          <w:spacing w:val="2"/>
          <w:sz w:val="24"/>
        </w:rPr>
        <w:t xml:space="preserve"> </w:t>
      </w:r>
      <w:r>
        <w:rPr>
          <w:sz w:val="24"/>
        </w:rPr>
        <w:t>at</w:t>
      </w:r>
      <w:r>
        <w:rPr>
          <w:spacing w:val="2"/>
          <w:sz w:val="24"/>
        </w:rPr>
        <w:t xml:space="preserve"> </w:t>
      </w:r>
      <w:r>
        <w:rPr>
          <w:sz w:val="24"/>
        </w:rPr>
        <w:t>interactive</w:t>
      </w:r>
      <w:r>
        <w:rPr>
          <w:spacing w:val="2"/>
          <w:sz w:val="24"/>
        </w:rPr>
        <w:t xml:space="preserve"> </w:t>
      </w:r>
      <w:r>
        <w:rPr>
          <w:sz w:val="24"/>
        </w:rPr>
        <w:t>latencies</w:t>
      </w:r>
      <w:r>
        <w:rPr>
          <w:spacing w:val="2"/>
          <w:sz w:val="24"/>
        </w:rPr>
        <w:t xml:space="preserve"> </w:t>
      </w:r>
      <w:r>
        <w:rPr>
          <w:sz w:val="24"/>
        </w:rPr>
        <w:t>as</w:t>
      </w:r>
      <w:r>
        <w:rPr>
          <w:spacing w:val="2"/>
          <w:sz w:val="24"/>
        </w:rPr>
        <w:t xml:space="preserve"> </w:t>
      </w:r>
      <w:r>
        <w:rPr>
          <w:sz w:val="24"/>
        </w:rPr>
        <w:t>graphs</w:t>
      </w:r>
      <w:r>
        <w:rPr>
          <w:spacing w:val="1"/>
          <w:sz w:val="24"/>
        </w:rPr>
        <w:t xml:space="preserve"> </w:t>
      </w:r>
      <w:r>
        <w:rPr>
          <w:spacing w:val="-4"/>
          <w:sz w:val="24"/>
        </w:rPr>
        <w:t>grow</w:t>
      </w:r>
    </w:p>
    <w:p w14:paraId="00DC1E32" w14:textId="77777777" w:rsidR="00350CFB" w:rsidRDefault="0071403D">
      <w:pPr>
        <w:spacing w:before="168"/>
        <w:ind w:left="856"/>
        <w:rPr>
          <w:position w:val="-8"/>
          <w:sz w:val="24"/>
        </w:rPr>
      </w:pPr>
      <w:hyperlink w:anchor="_bookmark173" w:history="1">
        <w:r>
          <w:rPr>
            <w:spacing w:val="-2"/>
            <w:sz w:val="16"/>
          </w:rPr>
          <w:t>[40]</w:t>
        </w:r>
      </w:hyperlink>
      <w:r>
        <w:rPr>
          <w:spacing w:val="-2"/>
          <w:position w:val="-8"/>
          <w:sz w:val="24"/>
        </w:rPr>
        <w:t>?</w:t>
      </w:r>
    </w:p>
    <w:p w14:paraId="00DC1E33" w14:textId="77777777" w:rsidR="00350CFB" w:rsidRDefault="00350CFB">
      <w:pPr>
        <w:pStyle w:val="a3"/>
        <w:spacing w:before="30"/>
        <w:rPr>
          <w:sz w:val="16"/>
        </w:rPr>
      </w:pPr>
    </w:p>
    <w:p w14:paraId="00DC1E34" w14:textId="77777777" w:rsidR="00350CFB" w:rsidRDefault="00283FFF">
      <w:pPr>
        <w:pStyle w:val="a4"/>
        <w:numPr>
          <w:ilvl w:val="0"/>
          <w:numId w:val="20"/>
        </w:numPr>
        <w:tabs>
          <w:tab w:val="left" w:pos="848"/>
          <w:tab w:val="left" w:pos="855"/>
        </w:tabs>
        <w:spacing w:line="396" w:lineRule="auto"/>
        <w:ind w:left="848" w:right="560" w:hanging="303"/>
        <w:rPr>
          <w:sz w:val="24"/>
        </w:rPr>
      </w:pPr>
      <w:r>
        <w:rPr>
          <w:b/>
          <w:sz w:val="24"/>
        </w:rPr>
        <w:t>Construct</w:t>
      </w:r>
      <w:r>
        <w:rPr>
          <w:b/>
          <w:spacing w:val="-8"/>
          <w:sz w:val="24"/>
        </w:rPr>
        <w:t xml:space="preserve"> </w:t>
      </w:r>
      <w:r>
        <w:rPr>
          <w:b/>
          <w:sz w:val="24"/>
        </w:rPr>
        <w:t>overlap:</w:t>
      </w:r>
      <w:r>
        <w:rPr>
          <w:b/>
          <w:spacing w:val="8"/>
          <w:sz w:val="24"/>
        </w:rPr>
        <w:t xml:space="preserve"> </w:t>
      </w:r>
      <w:r>
        <w:rPr>
          <w:sz w:val="24"/>
        </w:rPr>
        <w:t>How</w:t>
      </w:r>
      <w:r>
        <w:rPr>
          <w:spacing w:val="-13"/>
          <w:sz w:val="24"/>
        </w:rPr>
        <w:t xml:space="preserve"> </w:t>
      </w:r>
      <w:r>
        <w:rPr>
          <w:sz w:val="24"/>
        </w:rPr>
        <w:t>can</w:t>
      </w:r>
      <w:r>
        <w:rPr>
          <w:spacing w:val="-12"/>
          <w:sz w:val="24"/>
        </w:rPr>
        <w:t xml:space="preserve"> </w:t>
      </w:r>
      <w:r>
        <w:rPr>
          <w:sz w:val="24"/>
        </w:rPr>
        <w:t>evaluation</w:t>
      </w:r>
      <w:r>
        <w:rPr>
          <w:spacing w:val="-12"/>
          <w:sz w:val="24"/>
        </w:rPr>
        <w:t xml:space="preserve"> </w:t>
      </w:r>
      <w:r>
        <w:rPr>
          <w:sz w:val="24"/>
        </w:rPr>
        <w:t>avoid</w:t>
      </w:r>
      <w:r>
        <w:rPr>
          <w:spacing w:val="-12"/>
          <w:sz w:val="24"/>
        </w:rPr>
        <w:t xml:space="preserve"> </w:t>
      </w:r>
      <w:r>
        <w:rPr>
          <w:sz w:val="24"/>
        </w:rPr>
        <w:t>mistaking</w:t>
      </w:r>
      <w:r>
        <w:rPr>
          <w:spacing w:val="-13"/>
          <w:sz w:val="24"/>
        </w:rPr>
        <w:t xml:space="preserve"> </w:t>
      </w:r>
      <w:r>
        <w:rPr>
          <w:sz w:val="24"/>
        </w:rPr>
        <w:t>shared</w:t>
      </w:r>
      <w:r>
        <w:rPr>
          <w:spacing w:val="-12"/>
          <w:sz w:val="24"/>
        </w:rPr>
        <w:t xml:space="preserve"> </w:t>
      </w:r>
      <w:r>
        <w:rPr>
          <w:sz w:val="24"/>
        </w:rPr>
        <w:t>inputs</w:t>
      </w:r>
      <w:r>
        <w:rPr>
          <w:spacing w:val="-12"/>
          <w:sz w:val="24"/>
        </w:rPr>
        <w:t xml:space="preserve"> </w:t>
      </w:r>
      <w:r>
        <w:rPr>
          <w:sz w:val="24"/>
        </w:rPr>
        <w:t>for</w:t>
      </w:r>
      <w:r>
        <w:rPr>
          <w:spacing w:val="-12"/>
          <w:sz w:val="24"/>
        </w:rPr>
        <w:t xml:space="preserve"> </w:t>
      </w:r>
      <w:r>
        <w:rPr>
          <w:sz w:val="24"/>
        </w:rPr>
        <w:t>predictive</w:t>
      </w:r>
      <w:r>
        <w:rPr>
          <w:spacing w:val="-13"/>
          <w:sz w:val="24"/>
        </w:rPr>
        <w:t xml:space="preserve"> </w:t>
      </w:r>
      <w:r>
        <w:rPr>
          <w:sz w:val="24"/>
        </w:rPr>
        <w:t xml:space="preserve">power </w:t>
      </w:r>
      <w:r>
        <w:rPr>
          <w:spacing w:val="-2"/>
          <w:sz w:val="24"/>
        </w:rPr>
        <w:t>(SRQ1)?</w:t>
      </w:r>
    </w:p>
    <w:p w14:paraId="00DC1E35" w14:textId="77777777" w:rsidR="00350CFB" w:rsidRDefault="00283FFF">
      <w:pPr>
        <w:pStyle w:val="a4"/>
        <w:numPr>
          <w:ilvl w:val="0"/>
          <w:numId w:val="20"/>
        </w:numPr>
        <w:tabs>
          <w:tab w:val="left" w:pos="846"/>
        </w:tabs>
        <w:spacing w:before="39"/>
        <w:ind w:left="846" w:hanging="301"/>
        <w:rPr>
          <w:sz w:val="24"/>
        </w:rPr>
      </w:pPr>
      <w:r>
        <w:rPr>
          <w:b/>
          <w:sz w:val="24"/>
        </w:rPr>
        <w:t>Adversarial</w:t>
      </w:r>
      <w:r>
        <w:rPr>
          <w:b/>
          <w:spacing w:val="-9"/>
          <w:sz w:val="24"/>
        </w:rPr>
        <w:t xml:space="preserve"> </w:t>
      </w:r>
      <w:r>
        <w:rPr>
          <w:b/>
          <w:sz w:val="24"/>
        </w:rPr>
        <w:t>robustness:</w:t>
      </w:r>
      <w:r>
        <w:rPr>
          <w:b/>
          <w:spacing w:val="8"/>
          <w:sz w:val="24"/>
        </w:rPr>
        <w:t xml:space="preserve"> </w:t>
      </w:r>
      <w:r>
        <w:rPr>
          <w:sz w:val="24"/>
        </w:rPr>
        <w:t>What</w:t>
      </w:r>
      <w:r>
        <w:rPr>
          <w:spacing w:val="-8"/>
          <w:sz w:val="24"/>
        </w:rPr>
        <w:t xml:space="preserve"> </w:t>
      </w:r>
      <w:r>
        <w:rPr>
          <w:sz w:val="24"/>
        </w:rPr>
        <w:t>is</w:t>
      </w:r>
      <w:r>
        <w:rPr>
          <w:spacing w:val="-9"/>
          <w:sz w:val="24"/>
        </w:rPr>
        <w:t xml:space="preserve"> </w:t>
      </w:r>
      <w:r>
        <w:rPr>
          <w:sz w:val="24"/>
        </w:rPr>
        <w:t>the</w:t>
      </w:r>
      <w:r>
        <w:rPr>
          <w:spacing w:val="-9"/>
          <w:sz w:val="24"/>
        </w:rPr>
        <w:t xml:space="preserve"> </w:t>
      </w:r>
      <w:r>
        <w:rPr>
          <w:sz w:val="24"/>
        </w:rPr>
        <w:t>cost</w:t>
      </w:r>
      <w:r>
        <w:rPr>
          <w:spacing w:val="-9"/>
          <w:sz w:val="24"/>
        </w:rPr>
        <w:t xml:space="preserve"> </w:t>
      </w:r>
      <w:r>
        <w:rPr>
          <w:sz w:val="24"/>
        </w:rPr>
        <w:t>of</w:t>
      </w:r>
      <w:r>
        <w:rPr>
          <w:spacing w:val="-9"/>
          <w:sz w:val="24"/>
        </w:rPr>
        <w:t xml:space="preserve"> </w:t>
      </w:r>
      <w:r>
        <w:rPr>
          <w:sz w:val="24"/>
        </w:rPr>
        <w:t>forging</w:t>
      </w:r>
      <w:r>
        <w:rPr>
          <w:spacing w:val="-8"/>
          <w:sz w:val="24"/>
        </w:rPr>
        <w:t xml:space="preserve"> </w:t>
      </w:r>
      <w:r>
        <w:rPr>
          <w:sz w:val="24"/>
        </w:rPr>
        <w:t>reputation</w:t>
      </w:r>
      <w:r>
        <w:rPr>
          <w:spacing w:val="-9"/>
          <w:sz w:val="24"/>
        </w:rPr>
        <w:t xml:space="preserve"> </w:t>
      </w:r>
      <w:r>
        <w:rPr>
          <w:sz w:val="24"/>
        </w:rPr>
        <w:t>under</w:t>
      </w:r>
      <w:r>
        <w:rPr>
          <w:spacing w:val="-9"/>
          <w:sz w:val="24"/>
        </w:rPr>
        <w:t xml:space="preserve"> </w:t>
      </w:r>
      <w:r>
        <w:rPr>
          <w:sz w:val="24"/>
        </w:rPr>
        <w:t>cheap</w:t>
      </w:r>
      <w:r>
        <w:rPr>
          <w:spacing w:val="-9"/>
          <w:sz w:val="24"/>
        </w:rPr>
        <w:t xml:space="preserve"> </w:t>
      </w:r>
      <w:r>
        <w:rPr>
          <w:sz w:val="24"/>
        </w:rPr>
        <w:t>identities</w:t>
      </w:r>
      <w:r>
        <w:rPr>
          <w:spacing w:val="-8"/>
          <w:sz w:val="24"/>
        </w:rPr>
        <w:t xml:space="preserve"> </w:t>
      </w:r>
      <w:hyperlink w:anchor="_bookmark150" w:history="1">
        <w:r>
          <w:rPr>
            <w:spacing w:val="-2"/>
            <w:sz w:val="24"/>
            <w:vertAlign w:val="superscript"/>
          </w:rPr>
          <w:t>[17]</w:t>
        </w:r>
      </w:hyperlink>
      <w:r>
        <w:rPr>
          <w:spacing w:val="-2"/>
          <w:sz w:val="24"/>
        </w:rPr>
        <w:t>?</w:t>
      </w:r>
    </w:p>
    <w:p w14:paraId="00DC1E36" w14:textId="77777777" w:rsidR="00350CFB" w:rsidRDefault="00350CFB">
      <w:pPr>
        <w:pStyle w:val="a3"/>
        <w:spacing w:before="24"/>
      </w:pPr>
    </w:p>
    <w:p w14:paraId="00DC1E37" w14:textId="77777777" w:rsidR="00350CFB" w:rsidRDefault="00283FFF">
      <w:pPr>
        <w:pStyle w:val="a3"/>
        <w:ind w:left="282"/>
      </w:pPr>
      <w:r>
        <w:rPr>
          <w:color w:val="FF0000"/>
        </w:rPr>
        <w:t>EndorseRank addresses (1)–(4) with allowance edges, contemporaneous checks, runtime benchmarks, and a temporal holdout, and analyzes</w:t>
      </w:r>
    </w:p>
    <w:p w14:paraId="00DC1E38" w14:textId="77777777" w:rsidR="00350CFB" w:rsidRDefault="00283FFF">
      <w:pPr>
        <w:pStyle w:val="a3"/>
        <w:spacing w:before="180"/>
        <w:ind w:left="274"/>
      </w:pPr>
      <w:r>
        <w:t>(5)</w:t>
      </w:r>
      <w:r>
        <w:rPr>
          <w:spacing w:val="-7"/>
        </w:rPr>
        <w:t xml:space="preserve"> </w:t>
      </w:r>
      <w:r>
        <w:t>at</w:t>
      </w:r>
      <w:r>
        <w:rPr>
          <w:spacing w:val="-7"/>
        </w:rPr>
        <w:t xml:space="preserve"> </w:t>
      </w:r>
      <w:r>
        <w:t>a</w:t>
      </w:r>
      <w:r>
        <w:rPr>
          <w:spacing w:val="-6"/>
        </w:rPr>
        <w:t xml:space="preserve"> </w:t>
      </w:r>
      <w:r>
        <w:t>model</w:t>
      </w:r>
      <w:r>
        <w:rPr>
          <w:spacing w:val="-7"/>
        </w:rPr>
        <w:t xml:space="preserve"> </w:t>
      </w:r>
      <w:r>
        <w:t>level</w:t>
      </w:r>
      <w:r>
        <w:rPr>
          <w:spacing w:val="-6"/>
        </w:rPr>
        <w:t xml:space="preserve"> </w:t>
      </w:r>
      <w:r>
        <w:t>in</w:t>
      </w:r>
      <w:r>
        <w:rPr>
          <w:spacing w:val="-7"/>
        </w:rPr>
        <w:t xml:space="preserve"> </w:t>
      </w:r>
      <w:r>
        <w:t>Chapter</w:t>
      </w:r>
      <w:r>
        <w:rPr>
          <w:spacing w:val="-7"/>
        </w:rPr>
        <w:t xml:space="preserve"> </w:t>
      </w:r>
      <w:hyperlink w:anchor="_bookmark114" w:history="1">
        <w:r>
          <w:t>5</w:t>
        </w:r>
      </w:hyperlink>
      <w:r>
        <w:t>.</w:t>
      </w:r>
      <w:r>
        <w:rPr>
          <w:spacing w:val="12"/>
        </w:rPr>
        <w:t xml:space="preserve"> </w:t>
      </w:r>
      <w:r>
        <w:t>Full</w:t>
      </w:r>
      <w:r>
        <w:rPr>
          <w:spacing w:val="-7"/>
        </w:rPr>
        <w:t xml:space="preserve"> </w:t>
      </w:r>
      <w:r>
        <w:t>empirical</w:t>
      </w:r>
      <w:r>
        <w:rPr>
          <w:spacing w:val="-6"/>
        </w:rPr>
        <w:t xml:space="preserve"> </w:t>
      </w:r>
      <w:r>
        <w:t>adversarial</w:t>
      </w:r>
      <w:r>
        <w:rPr>
          <w:spacing w:val="-7"/>
        </w:rPr>
        <w:t xml:space="preserve"> </w:t>
      </w:r>
      <w:r>
        <w:t>evaluation</w:t>
      </w:r>
      <w:r>
        <w:rPr>
          <w:spacing w:val="-7"/>
        </w:rPr>
        <w:t xml:space="preserve"> </w:t>
      </w:r>
      <w:r>
        <w:t>remains</w:t>
      </w:r>
      <w:r>
        <w:rPr>
          <w:spacing w:val="-6"/>
        </w:rPr>
        <w:t xml:space="preserve"> </w:t>
      </w:r>
      <w:r>
        <w:t>future</w:t>
      </w:r>
      <w:r>
        <w:rPr>
          <w:spacing w:val="-7"/>
        </w:rPr>
        <w:t xml:space="preserve"> </w:t>
      </w:r>
      <w:r>
        <w:rPr>
          <w:spacing w:val="-2"/>
        </w:rPr>
        <w:t>work.</w:t>
      </w:r>
    </w:p>
    <w:p w14:paraId="00DC1E39" w14:textId="77777777" w:rsidR="00350CFB" w:rsidRDefault="00350CFB">
      <w:pPr>
        <w:pStyle w:val="a3"/>
        <w:sectPr w:rsidR="00350CFB">
          <w:pgSz w:w="11910" w:h="16840"/>
          <w:pgMar w:top="1920" w:right="708" w:bottom="2300" w:left="992" w:header="0" w:footer="2115" w:gutter="0"/>
          <w:cols w:space="720"/>
        </w:sectPr>
      </w:pPr>
    </w:p>
    <w:p w14:paraId="00DC1E3A" w14:textId="77777777" w:rsidR="00350CFB" w:rsidRDefault="00350CFB">
      <w:pPr>
        <w:pStyle w:val="a3"/>
        <w:rPr>
          <w:sz w:val="34"/>
        </w:rPr>
      </w:pPr>
    </w:p>
    <w:p w14:paraId="00DC1E3B" w14:textId="77777777" w:rsidR="00350CFB" w:rsidRDefault="00350CFB">
      <w:pPr>
        <w:pStyle w:val="a3"/>
        <w:spacing w:before="197"/>
        <w:rPr>
          <w:sz w:val="34"/>
        </w:rPr>
      </w:pPr>
    </w:p>
    <w:p w14:paraId="00DC1E3C" w14:textId="77777777" w:rsidR="00350CFB" w:rsidRDefault="00283FFF">
      <w:pPr>
        <w:pStyle w:val="1"/>
        <w:numPr>
          <w:ilvl w:val="0"/>
          <w:numId w:val="26"/>
        </w:numPr>
        <w:tabs>
          <w:tab w:val="left" w:pos="625"/>
        </w:tabs>
        <w:ind w:left="625" w:hanging="343"/>
        <w:jc w:val="both"/>
      </w:pPr>
      <w:bookmarkStart w:id="165" w:name="Research_Methodology"/>
      <w:bookmarkStart w:id="166" w:name="_bookmark48"/>
      <w:bookmarkEnd w:id="165"/>
      <w:bookmarkEnd w:id="166"/>
      <w:r>
        <w:t>Research</w:t>
      </w:r>
      <w:r>
        <w:rPr>
          <w:spacing w:val="6"/>
        </w:rPr>
        <w:t xml:space="preserve"> </w:t>
      </w:r>
      <w:r>
        <w:rPr>
          <w:spacing w:val="-2"/>
        </w:rPr>
        <w:t>Methodology</w:t>
      </w:r>
    </w:p>
    <w:p w14:paraId="00DC1E3D" w14:textId="77777777" w:rsidR="00350CFB" w:rsidRDefault="00350CFB">
      <w:pPr>
        <w:pStyle w:val="a3"/>
        <w:spacing w:before="28"/>
        <w:rPr>
          <w:b/>
          <w:sz w:val="34"/>
        </w:rPr>
      </w:pPr>
    </w:p>
    <w:p w14:paraId="00DC1E3E" w14:textId="77777777" w:rsidR="00350CFB" w:rsidRDefault="00283FFF">
      <w:pPr>
        <w:pStyle w:val="a3"/>
        <w:spacing w:line="396" w:lineRule="auto"/>
        <w:ind w:left="274" w:right="558"/>
        <w:jc w:val="both"/>
      </w:pPr>
      <w:r>
        <w:rPr>
          <w:color w:val="FF0000"/>
        </w:rPr>
        <w:t>This chapter specifies the empirical design used to compare EndorseRank and Adaptive Weighted PageRank (AWP) as social reputation scores on Arbitrum One. The design covers notation, data sources, a two-phase collection strategy, pipeline architecture, event decoding, graph construction algorithms, contemporaneous checks, statistical tests, computational benchmarks, scaling and robustness extensions, reproducibility, and ethics. The primary comparison is between EndorseRank on the ERC-20 allowance graph and AWP on the time-decayed transfer graph [16],[49].</w:t>
      </w:r>
    </w:p>
    <w:p w14:paraId="00DC1E3F" w14:textId="77777777" w:rsidR="00350CFB" w:rsidRDefault="00283FFF">
      <w:pPr>
        <w:pStyle w:val="a3"/>
        <w:spacing w:before="23" w:line="396" w:lineRule="auto"/>
        <w:ind w:left="282" w:right="523" w:hanging="8"/>
        <w:jc w:val="both"/>
      </w:pPr>
      <w:r>
        <w:t>The methodological stance follows construct (domain) alignment:</w:t>
      </w:r>
      <w:r>
        <w:rPr>
          <w:spacing w:val="40"/>
        </w:rPr>
        <w:t xml:space="preserve"> </w:t>
      </w:r>
      <w:r>
        <w:t>reputation scores are continu-ous rankings, and validation uses observable wallet-level proxies rather than binary default labels</w:t>
      </w:r>
    </w:p>
    <w:p w14:paraId="00DC1E40" w14:textId="77777777" w:rsidR="00350CFB" w:rsidRDefault="0071403D">
      <w:pPr>
        <w:pStyle w:val="a3"/>
        <w:spacing w:before="2" w:line="396" w:lineRule="auto"/>
        <w:ind w:left="273" w:right="522" w:firstLine="8"/>
        <w:jc w:val="both"/>
      </w:pPr>
      <w:hyperlink w:anchor="_bookmark147" w:history="1">
        <w:r>
          <w:rPr>
            <w:vertAlign w:val="superscript"/>
          </w:rPr>
          <w:t>[14]</w:t>
        </w:r>
      </w:hyperlink>
      <w:r>
        <w:rPr>
          <w:vertAlign w:val="superscript"/>
        </w:rPr>
        <w:t>,</w:t>
      </w:r>
      <w:hyperlink w:anchor="_bookmark149" w:history="1">
        <w:r>
          <w:rPr>
            <w:vertAlign w:val="superscript"/>
          </w:rPr>
          <w:t>[16]</w:t>
        </w:r>
      </w:hyperlink>
      <w:r>
        <w:t>.</w:t>
      </w:r>
      <w:r>
        <w:rPr>
          <w:spacing w:val="40"/>
        </w:rPr>
        <w:t xml:space="preserve"> </w:t>
      </w:r>
      <w:r>
        <w:t>In measurement terms, each ranking method is an indicator of an unobserved reputation construct; proxies</w:t>
      </w:r>
      <w:r>
        <w:rPr>
          <w:spacing w:val="-2"/>
        </w:rPr>
        <w:t xml:space="preserve"> </w:t>
      </w:r>
      <w:r>
        <w:t>are</w:t>
      </w:r>
      <w:r>
        <w:rPr>
          <w:spacing w:val="-2"/>
        </w:rPr>
        <w:t xml:space="preserve"> </w:t>
      </w:r>
      <w:r>
        <w:t>alternative</w:t>
      </w:r>
      <w:r>
        <w:rPr>
          <w:spacing w:val="-2"/>
        </w:rPr>
        <w:t xml:space="preserve"> </w:t>
      </w:r>
      <w:r>
        <w:t>indicators</w:t>
      </w:r>
      <w:r>
        <w:rPr>
          <w:spacing w:val="-2"/>
        </w:rPr>
        <w:t xml:space="preserve"> </w:t>
      </w:r>
      <w:r>
        <w:t>chosen</w:t>
      </w:r>
      <w:r>
        <w:rPr>
          <w:spacing w:val="-2"/>
        </w:rPr>
        <w:t xml:space="preserve"> </w:t>
      </w:r>
      <w:r>
        <w:t>for</w:t>
      </w:r>
      <w:r>
        <w:rPr>
          <w:spacing w:val="-2"/>
        </w:rPr>
        <w:t xml:space="preserve"> </w:t>
      </w:r>
      <w:r>
        <w:t>domain</w:t>
      </w:r>
      <w:r>
        <w:rPr>
          <w:spacing w:val="-2"/>
        </w:rPr>
        <w:t xml:space="preserve"> </w:t>
      </w:r>
      <w:r>
        <w:t>intuition</w:t>
      </w:r>
      <w:r>
        <w:rPr>
          <w:spacing w:val="-2"/>
        </w:rPr>
        <w:t xml:space="preserve"> </w:t>
      </w:r>
      <w:r>
        <w:t>(inbound</w:t>
      </w:r>
      <w:r>
        <w:rPr>
          <w:spacing w:val="-2"/>
        </w:rPr>
        <w:t xml:space="preserve"> </w:t>
      </w:r>
      <w:r>
        <w:t>economic</w:t>
      </w:r>
      <w:r>
        <w:rPr>
          <w:spacing w:val="-2"/>
        </w:rPr>
        <w:t xml:space="preserve"> </w:t>
      </w:r>
      <w:r>
        <w:t>activ-ity,</w:t>
      </w:r>
      <w:r>
        <w:rPr>
          <w:spacing w:val="-3"/>
        </w:rPr>
        <w:t xml:space="preserve"> </w:t>
      </w:r>
      <w:r>
        <w:t>received</w:t>
      </w:r>
      <w:r>
        <w:rPr>
          <w:spacing w:val="-4"/>
        </w:rPr>
        <w:t xml:space="preserve"> </w:t>
      </w:r>
      <w:r>
        <w:t>endorsements,</w:t>
      </w:r>
      <w:r>
        <w:rPr>
          <w:spacing w:val="-3"/>
        </w:rPr>
        <w:t xml:space="preserve"> </w:t>
      </w:r>
      <w:r>
        <w:t>risk-avoiding</w:t>
      </w:r>
      <w:r>
        <w:rPr>
          <w:spacing w:val="-4"/>
        </w:rPr>
        <w:t xml:space="preserve"> </w:t>
      </w:r>
      <w:r>
        <w:t>trading</w:t>
      </w:r>
      <w:r>
        <w:rPr>
          <w:spacing w:val="-4"/>
        </w:rPr>
        <w:t xml:space="preserve"> </w:t>
      </w:r>
      <w:r>
        <w:t>behavior,</w:t>
      </w:r>
      <w:r>
        <w:rPr>
          <w:spacing w:val="-3"/>
        </w:rPr>
        <w:t xml:space="preserve"> </w:t>
      </w:r>
      <w:r>
        <w:t>activity</w:t>
      </w:r>
      <w:r>
        <w:rPr>
          <w:spacing w:val="-4"/>
        </w:rPr>
        <w:t xml:space="preserve"> </w:t>
      </w:r>
      <w:r>
        <w:t>stability,</w:t>
      </w:r>
      <w:r>
        <w:rPr>
          <w:spacing w:val="-3"/>
        </w:rPr>
        <w:t xml:space="preserve"> </w:t>
      </w:r>
      <w:r>
        <w:t>and</w:t>
      </w:r>
      <w:r>
        <w:rPr>
          <w:spacing w:val="-4"/>
        </w:rPr>
        <w:t xml:space="preserve"> </w:t>
      </w:r>
      <w:r>
        <w:t>trading</w:t>
      </w:r>
      <w:r>
        <w:rPr>
          <w:spacing w:val="-4"/>
        </w:rPr>
        <w:t xml:space="preserve"> </w:t>
      </w:r>
      <w:r>
        <w:t>success). Alignment</w:t>
      </w:r>
      <w:r>
        <w:rPr>
          <w:spacing w:val="-2"/>
        </w:rPr>
        <w:t xml:space="preserve"> </w:t>
      </w:r>
      <w:r>
        <w:t>statistics</w:t>
      </w:r>
      <w:r>
        <w:rPr>
          <w:spacing w:val="-2"/>
        </w:rPr>
        <w:t xml:space="preserve"> </w:t>
      </w:r>
      <w:r>
        <w:t>ask</w:t>
      </w:r>
      <w:r>
        <w:rPr>
          <w:spacing w:val="-2"/>
        </w:rPr>
        <w:t xml:space="preserve"> </w:t>
      </w:r>
      <w:r>
        <w:t>whether</w:t>
      </w:r>
      <w:r>
        <w:rPr>
          <w:spacing w:val="-2"/>
        </w:rPr>
        <w:t xml:space="preserve"> </w:t>
      </w:r>
      <w:r>
        <w:t>the</w:t>
      </w:r>
      <w:r>
        <w:rPr>
          <w:spacing w:val="-2"/>
        </w:rPr>
        <w:t xml:space="preserve"> </w:t>
      </w:r>
      <w:r>
        <w:t>ordering</w:t>
      </w:r>
      <w:r>
        <w:rPr>
          <w:spacing w:val="-2"/>
        </w:rPr>
        <w:t xml:space="preserve"> </w:t>
      </w:r>
      <w:r>
        <w:t>induced</w:t>
      </w:r>
      <w:r>
        <w:rPr>
          <w:spacing w:val="-2"/>
        </w:rPr>
        <w:t xml:space="preserve"> </w:t>
      </w:r>
      <w:r>
        <w:t>by</w:t>
      </w:r>
      <w:r>
        <w:rPr>
          <w:spacing w:val="-2"/>
        </w:rPr>
        <w:t xml:space="preserve"> </w:t>
      </w:r>
      <w:r>
        <w:t>a</w:t>
      </w:r>
      <w:r>
        <w:rPr>
          <w:spacing w:val="-2"/>
        </w:rPr>
        <w:t xml:space="preserve"> </w:t>
      </w:r>
      <w:r>
        <w:t>method</w:t>
      </w:r>
      <w:r>
        <w:rPr>
          <w:spacing w:val="-2"/>
        </w:rPr>
        <w:t xml:space="preserve"> </w:t>
      </w:r>
      <w:r>
        <w:t>co-varies</w:t>
      </w:r>
      <w:r>
        <w:rPr>
          <w:spacing w:val="-2"/>
        </w:rPr>
        <w:t xml:space="preserve"> </w:t>
      </w:r>
      <w:r>
        <w:t>with</w:t>
      </w:r>
      <w:r>
        <w:rPr>
          <w:spacing w:val="-2"/>
        </w:rPr>
        <w:t xml:space="preserve"> </w:t>
      </w:r>
      <w:r>
        <w:t>the</w:t>
      </w:r>
      <w:r>
        <w:rPr>
          <w:spacing w:val="-2"/>
        </w:rPr>
        <w:t xml:space="preserve"> </w:t>
      </w:r>
      <w:r>
        <w:t>ordering</w:t>
      </w:r>
      <w:r>
        <w:rPr>
          <w:spacing w:val="-2"/>
        </w:rPr>
        <w:t xml:space="preserve"> </w:t>
      </w:r>
      <w:r>
        <w:t>in-duced</w:t>
      </w:r>
      <w:r>
        <w:rPr>
          <w:spacing w:val="-10"/>
        </w:rPr>
        <w:t xml:space="preserve"> </w:t>
      </w:r>
      <w:r>
        <w:t>by</w:t>
      </w:r>
      <w:r>
        <w:rPr>
          <w:spacing w:val="-10"/>
        </w:rPr>
        <w:t xml:space="preserve"> </w:t>
      </w:r>
      <w:r>
        <w:t>each</w:t>
      </w:r>
      <w:r>
        <w:rPr>
          <w:spacing w:val="-10"/>
        </w:rPr>
        <w:t xml:space="preserve"> </w:t>
      </w:r>
      <w:r>
        <w:t>proxy</w:t>
      </w:r>
      <w:r>
        <w:rPr>
          <w:spacing w:val="-10"/>
        </w:rPr>
        <w:t xml:space="preserve"> </w:t>
      </w:r>
      <w:r>
        <w:t>on</w:t>
      </w:r>
      <w:r>
        <w:rPr>
          <w:spacing w:val="-10"/>
        </w:rPr>
        <w:t xml:space="preserve"> </w:t>
      </w:r>
      <w:r>
        <w:t>the</w:t>
      </w:r>
      <w:r>
        <w:rPr>
          <w:spacing w:val="-10"/>
        </w:rPr>
        <w:t xml:space="preserve"> </w:t>
      </w:r>
      <w:r>
        <w:t>same</w:t>
      </w:r>
      <w:r>
        <w:rPr>
          <w:spacing w:val="-10"/>
        </w:rPr>
        <w:t xml:space="preserve"> </w:t>
      </w:r>
      <w:r>
        <w:t>wallets.</w:t>
      </w:r>
      <w:r>
        <w:rPr>
          <w:spacing w:val="12"/>
        </w:rPr>
        <w:t xml:space="preserve"> </w:t>
      </w:r>
      <w:r>
        <w:t>This</w:t>
      </w:r>
      <w:r>
        <w:rPr>
          <w:spacing w:val="-10"/>
        </w:rPr>
        <w:t xml:space="preserve"> </w:t>
      </w:r>
      <w:r>
        <w:t>approach</w:t>
      </w:r>
      <w:r>
        <w:rPr>
          <w:spacing w:val="-10"/>
        </w:rPr>
        <w:t xml:space="preserve"> </w:t>
      </w:r>
      <w:r>
        <w:t>is</w:t>
      </w:r>
      <w:r>
        <w:rPr>
          <w:spacing w:val="-10"/>
        </w:rPr>
        <w:t xml:space="preserve"> </w:t>
      </w:r>
      <w:r>
        <w:t>appropriate</w:t>
      </w:r>
      <w:r>
        <w:rPr>
          <w:spacing w:val="-10"/>
        </w:rPr>
        <w:t xml:space="preserve"> </w:t>
      </w:r>
      <w:r>
        <w:t>when</w:t>
      </w:r>
      <w:r>
        <w:rPr>
          <w:spacing w:val="-10"/>
        </w:rPr>
        <w:t xml:space="preserve"> </w:t>
      </w:r>
      <w:r>
        <w:t>ground-truth</w:t>
      </w:r>
      <w:r>
        <w:rPr>
          <w:spacing w:val="-10"/>
        </w:rPr>
        <w:t xml:space="preserve"> </w:t>
      </w:r>
      <w:r>
        <w:t>loan</w:t>
      </w:r>
      <w:r>
        <w:rPr>
          <w:spacing w:val="-10"/>
        </w:rPr>
        <w:t xml:space="preserve"> </w:t>
      </w:r>
      <w:r>
        <w:t>de-faults</w:t>
      </w:r>
      <w:r>
        <w:rPr>
          <w:spacing w:val="-10"/>
        </w:rPr>
        <w:t xml:space="preserve"> </w:t>
      </w:r>
      <w:r>
        <w:t>are</w:t>
      </w:r>
      <w:r>
        <w:rPr>
          <w:spacing w:val="-10"/>
        </w:rPr>
        <w:t xml:space="preserve"> </w:t>
      </w:r>
      <w:r>
        <w:t>sparse</w:t>
      </w:r>
      <w:r>
        <w:rPr>
          <w:spacing w:val="-10"/>
        </w:rPr>
        <w:t xml:space="preserve"> </w:t>
      </w:r>
      <w:r>
        <w:t>and</w:t>
      </w:r>
      <w:r>
        <w:rPr>
          <w:spacing w:val="-10"/>
        </w:rPr>
        <w:t xml:space="preserve"> </w:t>
      </w:r>
      <w:r>
        <w:t>when</w:t>
      </w:r>
      <w:r>
        <w:rPr>
          <w:spacing w:val="-10"/>
        </w:rPr>
        <w:t xml:space="preserve"> </w:t>
      </w:r>
      <w:r>
        <w:t>the</w:t>
      </w:r>
      <w:r>
        <w:rPr>
          <w:spacing w:val="-10"/>
        </w:rPr>
        <w:t xml:space="preserve"> </w:t>
      </w:r>
      <w:r>
        <w:t>scientific</w:t>
      </w:r>
      <w:r>
        <w:rPr>
          <w:spacing w:val="-10"/>
        </w:rPr>
        <w:t xml:space="preserve"> </w:t>
      </w:r>
      <w:r>
        <w:t>claim</w:t>
      </w:r>
      <w:r>
        <w:rPr>
          <w:spacing w:val="-10"/>
        </w:rPr>
        <w:t xml:space="preserve"> </w:t>
      </w:r>
      <w:r>
        <w:t>is</w:t>
      </w:r>
      <w:r>
        <w:rPr>
          <w:spacing w:val="-10"/>
        </w:rPr>
        <w:t xml:space="preserve"> </w:t>
      </w:r>
      <w:r>
        <w:t>comparative—EndorseRank</w:t>
      </w:r>
      <w:r>
        <w:rPr>
          <w:spacing w:val="-10"/>
        </w:rPr>
        <w:t xml:space="preserve"> </w:t>
      </w:r>
      <w:r>
        <w:t>versus</w:t>
      </w:r>
      <w:r>
        <w:rPr>
          <w:spacing w:val="-10"/>
        </w:rPr>
        <w:t xml:space="preserve"> </w:t>
      </w:r>
      <w:r>
        <w:t>AWP—rather than absolute prediction of an external credit bureau label.</w:t>
      </w:r>
    </w:p>
    <w:p w14:paraId="00DC1E41" w14:textId="77777777" w:rsidR="00350CFB" w:rsidRDefault="00283FFF">
      <w:pPr>
        <w:pStyle w:val="a3"/>
        <w:spacing w:before="22" w:line="396" w:lineRule="auto"/>
        <w:ind w:left="273" w:right="522"/>
        <w:jc w:val="both"/>
      </w:pPr>
      <w:r>
        <w:t>All procedures operate on publicly available blockchain logs within a fixed observation window, with</w:t>
      </w:r>
      <w:r>
        <w:rPr>
          <w:spacing w:val="-7"/>
        </w:rPr>
        <w:t xml:space="preserve"> </w:t>
      </w:r>
      <w:r>
        <w:t>deterministic</w:t>
      </w:r>
      <w:r>
        <w:rPr>
          <w:spacing w:val="-7"/>
        </w:rPr>
        <w:t xml:space="preserve"> </w:t>
      </w:r>
      <w:r>
        <w:t>seeds</w:t>
      </w:r>
      <w:r>
        <w:rPr>
          <w:spacing w:val="-7"/>
        </w:rPr>
        <w:t xml:space="preserve"> </w:t>
      </w:r>
      <w:r>
        <w:t>and</w:t>
      </w:r>
      <w:r>
        <w:rPr>
          <w:spacing w:val="-7"/>
        </w:rPr>
        <w:t xml:space="preserve"> </w:t>
      </w:r>
      <w:r>
        <w:t>an</w:t>
      </w:r>
      <w:r>
        <w:rPr>
          <w:spacing w:val="-7"/>
        </w:rPr>
        <w:t xml:space="preserve"> </w:t>
      </w:r>
      <w:r>
        <w:t>open</w:t>
      </w:r>
      <w:r>
        <w:rPr>
          <w:spacing w:val="-7"/>
        </w:rPr>
        <w:t xml:space="preserve"> </w:t>
      </w:r>
      <w:r>
        <w:t>evaluation</w:t>
      </w:r>
      <w:r>
        <w:rPr>
          <w:spacing w:val="-7"/>
        </w:rPr>
        <w:t xml:space="preserve"> </w:t>
      </w:r>
      <w:r>
        <w:t>pipeline</w:t>
      </w:r>
      <w:r>
        <w:rPr>
          <w:spacing w:val="-7"/>
        </w:rPr>
        <w:t xml:space="preserve"> </w:t>
      </w:r>
      <w:r>
        <w:t>so</w:t>
      </w:r>
      <w:r>
        <w:rPr>
          <w:spacing w:val="-7"/>
        </w:rPr>
        <w:t xml:space="preserve"> </w:t>
      </w:r>
      <w:r>
        <w:t>that</w:t>
      </w:r>
      <w:r>
        <w:rPr>
          <w:spacing w:val="-7"/>
        </w:rPr>
        <w:t xml:space="preserve"> </w:t>
      </w:r>
      <w:r>
        <w:t>reported</w:t>
      </w:r>
      <w:r>
        <w:rPr>
          <w:spacing w:val="-7"/>
        </w:rPr>
        <w:t xml:space="preserve"> </w:t>
      </w:r>
      <w:r>
        <w:t>tables</w:t>
      </w:r>
      <w:r>
        <w:rPr>
          <w:spacing w:val="-7"/>
        </w:rPr>
        <w:t xml:space="preserve"> </w:t>
      </w:r>
      <w:r>
        <w:t>can</w:t>
      </w:r>
      <w:r>
        <w:rPr>
          <w:spacing w:val="-7"/>
        </w:rPr>
        <w:t xml:space="preserve"> </w:t>
      </w:r>
      <w:r>
        <w:t>be</w:t>
      </w:r>
      <w:r>
        <w:rPr>
          <w:spacing w:val="-7"/>
        </w:rPr>
        <w:t xml:space="preserve"> </w:t>
      </w:r>
      <w:r>
        <w:t>regenerated from</w:t>
      </w:r>
      <w:r>
        <w:rPr>
          <w:spacing w:val="-14"/>
        </w:rPr>
        <w:t xml:space="preserve"> </w:t>
      </w:r>
      <w:r>
        <w:t>cached</w:t>
      </w:r>
      <w:r>
        <w:rPr>
          <w:spacing w:val="-14"/>
        </w:rPr>
        <w:t xml:space="preserve"> </w:t>
      </w:r>
      <w:r>
        <w:t>parquet.</w:t>
      </w:r>
      <w:r>
        <w:rPr>
          <w:spacing w:val="13"/>
        </w:rPr>
        <w:t xml:space="preserve"> </w:t>
      </w:r>
      <w:r>
        <w:t>The</w:t>
      </w:r>
      <w:r>
        <w:rPr>
          <w:spacing w:val="-14"/>
        </w:rPr>
        <w:t xml:space="preserve"> </w:t>
      </w:r>
      <w:r>
        <w:t>chapter</w:t>
      </w:r>
      <w:r>
        <w:rPr>
          <w:spacing w:val="-14"/>
        </w:rPr>
        <w:t xml:space="preserve"> </w:t>
      </w:r>
      <w:r>
        <w:t>is</w:t>
      </w:r>
      <w:r>
        <w:rPr>
          <w:spacing w:val="-14"/>
        </w:rPr>
        <w:t xml:space="preserve"> </w:t>
      </w:r>
      <w:r>
        <w:t>organized</w:t>
      </w:r>
      <w:r>
        <w:rPr>
          <w:spacing w:val="-15"/>
        </w:rPr>
        <w:t xml:space="preserve"> </w:t>
      </w:r>
      <w:r>
        <w:t>to</w:t>
      </w:r>
      <w:r>
        <w:rPr>
          <w:spacing w:val="-14"/>
        </w:rPr>
        <w:t xml:space="preserve"> </w:t>
      </w:r>
      <w:r>
        <w:t>move</w:t>
      </w:r>
      <w:r>
        <w:rPr>
          <w:spacing w:val="-14"/>
        </w:rPr>
        <w:t xml:space="preserve"> </w:t>
      </w:r>
      <w:r>
        <w:t>from</w:t>
      </w:r>
      <w:r>
        <w:rPr>
          <w:spacing w:val="-14"/>
        </w:rPr>
        <w:t xml:space="preserve"> </w:t>
      </w:r>
      <w:r>
        <w:t>symbols</w:t>
      </w:r>
      <w:r>
        <w:rPr>
          <w:spacing w:val="-14"/>
        </w:rPr>
        <w:t xml:space="preserve"> </w:t>
      </w:r>
      <w:r>
        <w:t>and</w:t>
      </w:r>
      <w:r>
        <w:rPr>
          <w:spacing w:val="-14"/>
        </w:rPr>
        <w:t xml:space="preserve"> </w:t>
      </w:r>
      <w:r>
        <w:t>data</w:t>
      </w:r>
      <w:r>
        <w:rPr>
          <w:spacing w:val="-14"/>
        </w:rPr>
        <w:t xml:space="preserve"> </w:t>
      </w:r>
      <w:r>
        <w:t>acquisition,</w:t>
      </w:r>
      <w:r>
        <w:rPr>
          <w:spacing w:val="-12"/>
        </w:rPr>
        <w:t xml:space="preserve"> </w:t>
      </w:r>
      <w:r>
        <w:t xml:space="preserve">through graph and proxy formalisms, to evaluation statistics, computational protocol, and research ethics. Readers primarily interested in empirical outcomes may skim Sections </w:t>
      </w:r>
      <w:hyperlink w:anchor="_bookmark49" w:history="1">
        <w:r>
          <w:t>3.1</w:t>
        </w:r>
      </w:hyperlink>
      <w:r>
        <w:t>–</w:t>
      </w:r>
      <w:hyperlink w:anchor="_bookmark58" w:history="1">
        <w:r>
          <w:t>3.5</w:t>
        </w:r>
      </w:hyperlink>
      <w:r>
        <w:t xml:space="preserve"> and focus on Sec-tions </w:t>
      </w:r>
      <w:hyperlink w:anchor="_bookmark59" w:history="1">
        <w:r>
          <w:t>3.6</w:t>
        </w:r>
      </w:hyperlink>
      <w:r>
        <w:t>–</w:t>
      </w:r>
      <w:hyperlink w:anchor="_bookmark71" w:history="1">
        <w:r>
          <w:t>3.10</w:t>
        </w:r>
      </w:hyperlink>
      <w:r>
        <w:t>; readers implementing a replication should follow the full pipeline description and</w:t>
      </w:r>
    </w:p>
    <w:p w14:paraId="00DC1E42" w14:textId="77777777" w:rsidR="00350CFB" w:rsidRDefault="00350CFB">
      <w:pPr>
        <w:pStyle w:val="a3"/>
        <w:spacing w:line="396" w:lineRule="auto"/>
        <w:jc w:val="both"/>
        <w:sectPr w:rsidR="00350CFB">
          <w:pgSz w:w="11910" w:h="16840"/>
          <w:pgMar w:top="1920" w:right="708" w:bottom="2300" w:left="992" w:header="0" w:footer="2115" w:gutter="0"/>
          <w:cols w:space="720"/>
        </w:sectPr>
      </w:pPr>
    </w:p>
    <w:p w14:paraId="00DC1E43" w14:textId="77777777" w:rsidR="00350CFB" w:rsidRDefault="00283FFF">
      <w:pPr>
        <w:pStyle w:val="a3"/>
        <w:spacing w:before="72"/>
        <w:ind w:left="282"/>
      </w:pPr>
      <w:r>
        <w:t>Section</w:t>
      </w:r>
      <w:r>
        <w:rPr>
          <w:spacing w:val="-9"/>
        </w:rPr>
        <w:t xml:space="preserve"> </w:t>
      </w:r>
      <w:hyperlink w:anchor="_bookmark74" w:history="1">
        <w:r>
          <w:rPr>
            <w:spacing w:val="-2"/>
          </w:rPr>
          <w:t>3.13</w:t>
        </w:r>
      </w:hyperlink>
      <w:r>
        <w:rPr>
          <w:spacing w:val="-2"/>
        </w:rPr>
        <w:t>.</w:t>
      </w:r>
    </w:p>
    <w:p w14:paraId="00DC1E44" w14:textId="77777777" w:rsidR="00350CFB" w:rsidRDefault="00283FFF">
      <w:pPr>
        <w:pStyle w:val="a3"/>
        <w:spacing w:before="194"/>
        <w:ind w:left="282"/>
      </w:pPr>
      <w:r>
        <w:t>Four</w:t>
      </w:r>
      <w:r>
        <w:rPr>
          <w:spacing w:val="-11"/>
        </w:rPr>
        <w:t xml:space="preserve"> </w:t>
      </w:r>
      <w:r>
        <w:t>principles</w:t>
      </w:r>
      <w:r>
        <w:rPr>
          <w:spacing w:val="-10"/>
        </w:rPr>
        <w:t xml:space="preserve"> </w:t>
      </w:r>
      <w:r>
        <w:t>govern</w:t>
      </w:r>
      <w:r>
        <w:rPr>
          <w:spacing w:val="-10"/>
        </w:rPr>
        <w:t xml:space="preserve"> </w:t>
      </w:r>
      <w:r>
        <w:t>every</w:t>
      </w:r>
      <w:r>
        <w:rPr>
          <w:spacing w:val="-10"/>
        </w:rPr>
        <w:t xml:space="preserve"> </w:t>
      </w:r>
      <w:r>
        <w:t>operational</w:t>
      </w:r>
      <w:r>
        <w:rPr>
          <w:spacing w:val="-10"/>
        </w:rPr>
        <w:t xml:space="preserve"> </w:t>
      </w:r>
      <w:r>
        <w:rPr>
          <w:spacing w:val="-2"/>
        </w:rPr>
        <w:t>choice.</w:t>
      </w:r>
    </w:p>
    <w:p w14:paraId="00DC1E45" w14:textId="77777777" w:rsidR="00350CFB" w:rsidRDefault="00283FFF">
      <w:pPr>
        <w:pStyle w:val="a4"/>
        <w:numPr>
          <w:ilvl w:val="0"/>
          <w:numId w:val="19"/>
        </w:numPr>
        <w:tabs>
          <w:tab w:val="left" w:pos="806"/>
          <w:tab w:val="left" w:pos="808"/>
        </w:tabs>
        <w:spacing w:before="240" w:line="396" w:lineRule="auto"/>
        <w:ind w:right="564"/>
        <w:jc w:val="both"/>
        <w:rPr>
          <w:sz w:val="24"/>
        </w:rPr>
      </w:pPr>
      <w:r>
        <w:rPr>
          <w:b/>
          <w:sz w:val="24"/>
        </w:rPr>
        <w:t>Same-seed comparability:</w:t>
      </w:r>
      <w:r>
        <w:rPr>
          <w:b/>
          <w:spacing w:val="40"/>
          <w:sz w:val="24"/>
        </w:rPr>
        <w:t xml:space="preserve"> </w:t>
      </w:r>
      <w:r>
        <w:rPr>
          <w:sz w:val="24"/>
        </w:rPr>
        <w:t>EndorseRank and AWP are always scored on identical wallet sets so that differences cannot be attributed to sampling inconsistency.</w:t>
      </w:r>
    </w:p>
    <w:p w14:paraId="00DC1E46" w14:textId="77777777" w:rsidR="00350CFB" w:rsidRDefault="00283FFF">
      <w:pPr>
        <w:pStyle w:val="a4"/>
        <w:numPr>
          <w:ilvl w:val="0"/>
          <w:numId w:val="19"/>
        </w:numPr>
        <w:tabs>
          <w:tab w:val="left" w:pos="806"/>
          <w:tab w:val="left" w:pos="808"/>
        </w:tabs>
        <w:spacing w:before="39" w:line="396" w:lineRule="auto"/>
        <w:ind w:right="524"/>
        <w:jc w:val="both"/>
        <w:rPr>
          <w:sz w:val="24"/>
        </w:rPr>
      </w:pPr>
      <w:r>
        <w:rPr>
          <w:b/>
          <w:sz w:val="24"/>
        </w:rPr>
        <w:t>Pre-registration by configuration:</w:t>
      </w:r>
      <w:r>
        <w:rPr>
          <w:b/>
          <w:spacing w:val="27"/>
          <w:sz w:val="24"/>
        </w:rPr>
        <w:t xml:space="preserve"> </w:t>
      </w:r>
      <w:r>
        <w:rPr>
          <w:sz w:val="24"/>
        </w:rPr>
        <w:t>observation window, topic hashes, damping, decay pa-</w:t>
      </w:r>
      <w:r>
        <w:rPr>
          <w:spacing w:val="-2"/>
          <w:sz w:val="24"/>
        </w:rPr>
        <w:t>rameters, minimum</w:t>
      </w:r>
      <w:r>
        <w:rPr>
          <w:spacing w:val="-7"/>
          <w:sz w:val="24"/>
        </w:rPr>
        <w:t xml:space="preserve"> </w:t>
      </w:r>
      <w:r>
        <w:rPr>
          <w:spacing w:val="-2"/>
          <w:sz w:val="24"/>
        </w:rPr>
        <w:t>closes, and</w:t>
      </w:r>
      <w:r>
        <w:rPr>
          <w:spacing w:val="-7"/>
          <w:sz w:val="24"/>
        </w:rPr>
        <w:t xml:space="preserve"> </w:t>
      </w:r>
      <w:r>
        <w:rPr>
          <w:spacing w:val="-2"/>
          <w:sz w:val="24"/>
        </w:rPr>
        <w:t>benchmark</w:t>
      </w:r>
      <w:r>
        <w:rPr>
          <w:spacing w:val="-7"/>
          <w:sz w:val="24"/>
        </w:rPr>
        <w:t xml:space="preserve"> </w:t>
      </w:r>
      <w:r>
        <w:rPr>
          <w:spacing w:val="-2"/>
          <w:sz w:val="24"/>
        </w:rPr>
        <w:t>seeds</w:t>
      </w:r>
      <w:r>
        <w:rPr>
          <w:spacing w:val="-7"/>
          <w:sz w:val="24"/>
        </w:rPr>
        <w:t xml:space="preserve"> </w:t>
      </w:r>
      <w:r>
        <w:rPr>
          <w:spacing w:val="-2"/>
          <w:sz w:val="24"/>
        </w:rPr>
        <w:t>are</w:t>
      </w:r>
      <w:r>
        <w:rPr>
          <w:spacing w:val="-7"/>
          <w:sz w:val="24"/>
        </w:rPr>
        <w:t xml:space="preserve"> </w:t>
      </w:r>
      <w:r>
        <w:rPr>
          <w:spacing w:val="-2"/>
          <w:sz w:val="24"/>
        </w:rPr>
        <w:t>fixed</w:t>
      </w:r>
      <w:r>
        <w:rPr>
          <w:spacing w:val="-7"/>
          <w:sz w:val="24"/>
        </w:rPr>
        <w:t xml:space="preserve"> </w:t>
      </w:r>
      <w:r>
        <w:rPr>
          <w:spacing w:val="-2"/>
          <w:sz w:val="24"/>
        </w:rPr>
        <w:t>in</w:t>
      </w:r>
      <w:r>
        <w:rPr>
          <w:spacing w:val="-7"/>
          <w:sz w:val="24"/>
        </w:rPr>
        <w:t xml:space="preserve"> </w:t>
      </w:r>
      <w:r>
        <w:rPr>
          <w:spacing w:val="-2"/>
          <w:sz w:val="24"/>
        </w:rPr>
        <w:t>configuration</w:t>
      </w:r>
      <w:r>
        <w:rPr>
          <w:spacing w:val="-7"/>
          <w:sz w:val="24"/>
        </w:rPr>
        <w:t xml:space="preserve"> </w:t>
      </w:r>
      <w:r>
        <w:rPr>
          <w:spacing w:val="-2"/>
          <w:sz w:val="24"/>
        </w:rPr>
        <w:t>before</w:t>
      </w:r>
      <w:r>
        <w:rPr>
          <w:spacing w:val="-7"/>
          <w:sz w:val="24"/>
        </w:rPr>
        <w:t xml:space="preserve"> </w:t>
      </w:r>
      <w:r>
        <w:rPr>
          <w:spacing w:val="-2"/>
          <w:sz w:val="24"/>
        </w:rPr>
        <w:t>interpreting results.</w:t>
      </w:r>
    </w:p>
    <w:p w14:paraId="00DC1E47" w14:textId="77777777" w:rsidR="00350CFB" w:rsidRDefault="00283FFF">
      <w:pPr>
        <w:pStyle w:val="a4"/>
        <w:numPr>
          <w:ilvl w:val="0"/>
          <w:numId w:val="19"/>
        </w:numPr>
        <w:tabs>
          <w:tab w:val="left" w:pos="806"/>
          <w:tab w:val="left" w:pos="808"/>
        </w:tabs>
        <w:spacing w:before="40" w:line="396" w:lineRule="auto"/>
        <w:ind w:right="544"/>
        <w:jc w:val="both"/>
        <w:rPr>
          <w:sz w:val="24"/>
        </w:rPr>
      </w:pPr>
      <w:r>
        <w:rPr>
          <w:b/>
          <w:sz w:val="24"/>
        </w:rPr>
        <w:t>Separation of construction and timing:</w:t>
      </w:r>
      <w:r>
        <w:rPr>
          <w:b/>
          <w:spacing w:val="35"/>
          <w:sz w:val="24"/>
        </w:rPr>
        <w:t xml:space="preserve"> </w:t>
      </w:r>
      <w:r>
        <w:rPr>
          <w:sz w:val="24"/>
        </w:rPr>
        <w:t>graph construction is performed once per cohort; computational benchmarks time only the PageRank solve.</w:t>
      </w:r>
    </w:p>
    <w:p w14:paraId="00DC1E48" w14:textId="77777777" w:rsidR="00350CFB" w:rsidRDefault="00283FFF">
      <w:pPr>
        <w:pStyle w:val="a4"/>
        <w:numPr>
          <w:ilvl w:val="0"/>
          <w:numId w:val="19"/>
        </w:numPr>
        <w:tabs>
          <w:tab w:val="left" w:pos="806"/>
          <w:tab w:val="left" w:pos="808"/>
        </w:tabs>
        <w:spacing w:before="39" w:line="396" w:lineRule="auto"/>
        <w:ind w:right="525"/>
        <w:jc w:val="both"/>
        <w:rPr>
          <w:sz w:val="24"/>
        </w:rPr>
      </w:pPr>
      <w:r>
        <w:rPr>
          <w:sz w:val="24"/>
          <w:color w:val="FF0000"/>
        </w:rPr>
        <w:t>Primary scope: claims C1–C4 and hypotheses H1–H3 concern EndorseRank and AWP. RQ4 is the temporal holdout.</w:t>
      </w:r>
    </w:p>
    <w:p w14:paraId="00DC1E49" w14:textId="77777777" w:rsidR="00350CFB" w:rsidRDefault="00350CFB">
      <w:pPr>
        <w:pStyle w:val="a3"/>
        <w:spacing w:before="160"/>
      </w:pPr>
    </w:p>
    <w:p w14:paraId="00DC1E4A" w14:textId="77777777" w:rsidR="00350CFB" w:rsidRDefault="00283FFF">
      <w:pPr>
        <w:pStyle w:val="2"/>
        <w:numPr>
          <w:ilvl w:val="1"/>
          <w:numId w:val="26"/>
        </w:numPr>
        <w:tabs>
          <w:tab w:val="left" w:pos="783"/>
        </w:tabs>
        <w:ind w:left="783" w:hanging="501"/>
      </w:pPr>
      <w:bookmarkStart w:id="167" w:name="Notation"/>
      <w:bookmarkStart w:id="168" w:name="_bookmark49"/>
      <w:bookmarkEnd w:id="167"/>
      <w:bookmarkEnd w:id="168"/>
      <w:r>
        <w:rPr>
          <w:spacing w:val="-2"/>
        </w:rPr>
        <w:t>Notation</w:t>
      </w:r>
    </w:p>
    <w:p w14:paraId="00DC1E4B" w14:textId="77777777" w:rsidR="00350CFB" w:rsidRDefault="00350CFB">
      <w:pPr>
        <w:pStyle w:val="a3"/>
        <w:spacing w:before="24"/>
        <w:rPr>
          <w:b/>
          <w:sz w:val="28"/>
        </w:rPr>
      </w:pPr>
    </w:p>
    <w:p w14:paraId="00DC1E4C" w14:textId="77777777" w:rsidR="00350CFB" w:rsidRDefault="00283FFF">
      <w:pPr>
        <w:pStyle w:val="a3"/>
        <w:spacing w:line="396" w:lineRule="auto"/>
        <w:ind w:left="273" w:right="540" w:firstLine="1"/>
        <w:jc w:val="both"/>
      </w:pPr>
      <w:r>
        <w:t>Table</w:t>
      </w:r>
      <w:r>
        <w:rPr>
          <w:spacing w:val="18"/>
        </w:rPr>
        <w:t xml:space="preserve"> </w:t>
      </w:r>
      <w:hyperlink w:anchor="_bookmark51" w:history="1">
        <w:r>
          <w:t>3.1</w:t>
        </w:r>
      </w:hyperlink>
      <w:r>
        <w:rPr>
          <w:spacing w:val="18"/>
        </w:rPr>
        <w:t xml:space="preserve"> </w:t>
      </w:r>
      <w:r>
        <w:t>summarizes</w:t>
      </w:r>
      <w:r>
        <w:rPr>
          <w:spacing w:val="18"/>
        </w:rPr>
        <w:t xml:space="preserve"> </w:t>
      </w:r>
      <w:r>
        <w:t>the</w:t>
      </w:r>
      <w:r>
        <w:rPr>
          <w:spacing w:val="18"/>
        </w:rPr>
        <w:t xml:space="preserve"> </w:t>
      </w:r>
      <w:r>
        <w:t>operational</w:t>
      </w:r>
      <w:r>
        <w:rPr>
          <w:spacing w:val="18"/>
        </w:rPr>
        <w:t xml:space="preserve"> </w:t>
      </w:r>
      <w:r>
        <w:t>symbols</w:t>
      </w:r>
      <w:r>
        <w:rPr>
          <w:spacing w:val="18"/>
        </w:rPr>
        <w:t xml:space="preserve"> </w:t>
      </w:r>
      <w:r>
        <w:t>used</w:t>
      </w:r>
      <w:r>
        <w:rPr>
          <w:spacing w:val="18"/>
        </w:rPr>
        <w:t xml:space="preserve"> </w:t>
      </w:r>
      <w:r>
        <w:t>throughout</w:t>
      </w:r>
      <w:r>
        <w:rPr>
          <w:spacing w:val="18"/>
        </w:rPr>
        <w:t xml:space="preserve"> </w:t>
      </w:r>
      <w:r>
        <w:t>this</w:t>
      </w:r>
      <w:r>
        <w:rPr>
          <w:spacing w:val="18"/>
        </w:rPr>
        <w:t xml:space="preserve"> </w:t>
      </w:r>
      <w:r>
        <w:t>chapter</w:t>
      </w:r>
      <w:r>
        <w:rPr>
          <w:spacing w:val="18"/>
        </w:rPr>
        <w:t xml:space="preserve"> </w:t>
      </w:r>
      <w:r>
        <w:t>and</w:t>
      </w:r>
      <w:r>
        <w:rPr>
          <w:spacing w:val="18"/>
        </w:rPr>
        <w:t xml:space="preserve"> </w:t>
      </w:r>
      <w:r>
        <w:t>in</w:t>
      </w:r>
      <w:r>
        <w:rPr>
          <w:spacing w:val="18"/>
        </w:rPr>
        <w:t xml:space="preserve"> </w:t>
      </w:r>
      <w:r>
        <w:t>Chapters</w:t>
      </w:r>
      <w:r>
        <w:rPr>
          <w:spacing w:val="18"/>
        </w:rPr>
        <w:t xml:space="preserve"> </w:t>
      </w:r>
      <w:hyperlink w:anchor="_bookmark84" w:history="1">
        <w:r>
          <w:t>4</w:t>
        </w:r>
      </w:hyperlink>
      <w:r>
        <w:t>–</w:t>
      </w:r>
      <w:hyperlink w:anchor="_bookmark114" w:history="1">
        <w:r>
          <w:t>5</w:t>
        </w:r>
      </w:hyperlink>
      <w:r>
        <w:t xml:space="preserve"> (a compact front-matter summary appears in Table </w:t>
      </w:r>
      <w:hyperlink w:anchor="_bookmark3" w:history="1">
        <w:r>
          <w:t>2</w:t>
        </w:r>
      </w:hyperlink>
      <w:r>
        <w:t>).</w:t>
      </w:r>
      <w:r>
        <w:rPr>
          <w:spacing w:val="40"/>
        </w:rPr>
        <w:t xml:space="preserve"> </w:t>
      </w:r>
      <w:r>
        <w:t>Vectors are bold; sets are calligraphic when helpful.</w:t>
      </w:r>
      <w:r>
        <w:rPr>
          <w:spacing w:val="31"/>
        </w:rPr>
        <w:t xml:space="preserve"> </w:t>
      </w:r>
      <w:r>
        <w:t xml:space="preserve">Wallet addresses are treated as opaque identifiers and are never linked to off-chain </w:t>
      </w:r>
      <w:r>
        <w:rPr>
          <w:spacing w:val="-2"/>
        </w:rPr>
        <w:t>identities.</w:t>
      </w:r>
    </w:p>
    <w:p w14:paraId="00DC1E4D" w14:textId="77777777" w:rsidR="00350CFB" w:rsidRDefault="00283FFF">
      <w:pPr>
        <w:pStyle w:val="a3"/>
        <w:spacing w:before="18"/>
        <w:ind w:left="282"/>
        <w:jc w:val="both"/>
      </w:pPr>
      <w:r>
        <w:t>Unless</w:t>
      </w:r>
      <w:r>
        <w:rPr>
          <w:spacing w:val="-7"/>
        </w:rPr>
        <w:t xml:space="preserve"> </w:t>
      </w:r>
      <w:r>
        <w:t>otherwise</w:t>
      </w:r>
      <w:r>
        <w:rPr>
          <w:spacing w:val="-6"/>
        </w:rPr>
        <w:t xml:space="preserve"> </w:t>
      </w:r>
      <w:r>
        <w:t>stated,</w:t>
      </w:r>
      <w:r>
        <w:rPr>
          <w:spacing w:val="-7"/>
        </w:rPr>
        <w:t xml:space="preserve"> </w:t>
      </w:r>
      <w:r>
        <w:t>PageRank</w:t>
      </w:r>
      <w:r>
        <w:rPr>
          <w:spacing w:val="-6"/>
        </w:rPr>
        <w:t xml:space="preserve"> </w:t>
      </w:r>
      <w:r>
        <w:t>is</w:t>
      </w:r>
      <w:r>
        <w:rPr>
          <w:spacing w:val="-7"/>
        </w:rPr>
        <w:t xml:space="preserve"> </w:t>
      </w:r>
      <w:r>
        <w:t>the</w:t>
      </w:r>
      <w:r>
        <w:rPr>
          <w:spacing w:val="-6"/>
        </w:rPr>
        <w:t xml:space="preserve"> </w:t>
      </w:r>
      <w:r>
        <w:t>weighted</w:t>
      </w:r>
      <w:r>
        <w:rPr>
          <w:spacing w:val="-7"/>
        </w:rPr>
        <w:t xml:space="preserve"> </w:t>
      </w:r>
      <w:r>
        <w:t>formulation</w:t>
      </w:r>
      <w:r>
        <w:rPr>
          <w:spacing w:val="-6"/>
        </w:rPr>
        <w:t xml:space="preserve"> </w:t>
      </w:r>
      <w:r>
        <w:t>of</w:t>
      </w:r>
      <w:r>
        <w:rPr>
          <w:spacing w:val="-7"/>
        </w:rPr>
        <w:t xml:space="preserve"> </w:t>
      </w:r>
      <w:r>
        <w:t>Page</w:t>
      </w:r>
      <w:r>
        <w:rPr>
          <w:spacing w:val="-6"/>
        </w:rPr>
        <w:t xml:space="preserve"> </w:t>
      </w:r>
      <w:r>
        <w:t>et</w:t>
      </w:r>
      <w:r>
        <w:rPr>
          <w:spacing w:val="-7"/>
        </w:rPr>
        <w:t xml:space="preserve"> </w:t>
      </w:r>
      <w:r>
        <w:t>al.</w:t>
      </w:r>
      <w:hyperlink w:anchor="_bookmark182" w:history="1">
        <w:r>
          <w:rPr>
            <w:vertAlign w:val="superscript"/>
          </w:rPr>
          <w:t>[49]</w:t>
        </w:r>
      </w:hyperlink>
      <w:r>
        <w:t>:</w:t>
      </w:r>
      <w:r>
        <w:rPr>
          <w:spacing w:val="12"/>
        </w:rPr>
        <w:t xml:space="preserve"> </w:t>
      </w:r>
      <w:r>
        <w:t>at</w:t>
      </w:r>
      <w:r>
        <w:rPr>
          <w:spacing w:val="-6"/>
        </w:rPr>
        <w:t xml:space="preserve"> </w:t>
      </w:r>
      <w:r>
        <w:t>iteration</w:t>
      </w:r>
      <w:r>
        <w:rPr>
          <w:spacing w:val="-7"/>
        </w:rPr>
        <w:t xml:space="preserve"> </w:t>
      </w:r>
      <w:r>
        <w:rPr>
          <w:i/>
          <w:spacing w:val="-5"/>
        </w:rPr>
        <w:t>t</w:t>
      </w:r>
      <w:r>
        <w:rPr>
          <w:spacing w:val="-5"/>
        </w:rPr>
        <w:t>,</w:t>
      </w:r>
    </w:p>
    <w:p w14:paraId="00DC1E4E" w14:textId="77777777" w:rsidR="00350CFB" w:rsidRDefault="00350CFB">
      <w:pPr>
        <w:pStyle w:val="a3"/>
        <w:spacing w:before="92"/>
      </w:pPr>
    </w:p>
    <w:p w14:paraId="00DC1E4F" w14:textId="77777777" w:rsidR="00350CFB" w:rsidRPr="008D30C5" w:rsidRDefault="00283FFF">
      <w:pPr>
        <w:tabs>
          <w:tab w:val="left" w:pos="9196"/>
        </w:tabs>
        <w:spacing w:before="1"/>
        <w:ind w:left="273" w:firstLine="2349"/>
        <w:rPr>
          <w:sz w:val="24"/>
          <w:lang w:val="fr-CM"/>
        </w:rPr>
      </w:pPr>
      <w:bookmarkStart w:id="169" w:name="_bookmark50"/>
      <w:bookmarkEnd w:id="169"/>
      <w:r>
        <w:rPr>
          <w:b/>
          <w:w w:val="110"/>
          <w:sz w:val="24"/>
          <w:lang w:val="fr-CM"/>
        </w:rPr>
        <w:t>r</w:t>
      </w:r>
      <w:r>
        <w:rPr>
          <w:w w:val="110"/>
          <w:sz w:val="24"/>
          <w:vertAlign w:val="superscript"/>
          <w:lang w:val="fr-CM"/>
        </w:rPr>
        <w:t>(</w:t>
      </w:r>
      <w:r>
        <w:rPr>
          <w:rFonts w:ascii="Menlo" w:hAnsi="Menlo"/>
          <w:i/>
          <w:w w:val="110"/>
          <w:sz w:val="24"/>
          <w:vertAlign w:val="superscript"/>
          <w:lang w:val="fr-CM"/>
        </w:rPr>
        <w:t>t</w:t>
      </w:r>
      <w:r>
        <w:rPr>
          <w:w w:val="110"/>
          <w:sz w:val="24"/>
          <w:vertAlign w:val="superscript"/>
          <w:lang w:val="fr-CM"/>
        </w:rPr>
        <w:t>+1)</w:t>
      </w:r>
      <w:r>
        <w:rPr>
          <w:spacing w:val="20"/>
          <w:w w:val="110"/>
          <w:sz w:val="24"/>
          <w:lang w:val="fr-CM"/>
        </w:rPr>
        <w:t xml:space="preserve"> </w:t>
      </w:r>
      <w:r>
        <w:rPr>
          <w:w w:val="110"/>
          <w:sz w:val="24"/>
          <w:lang w:val="fr-CM"/>
        </w:rPr>
        <w:t>=</w:t>
      </w:r>
      <w:r>
        <w:rPr>
          <w:spacing w:val="8"/>
          <w:w w:val="110"/>
          <w:sz w:val="24"/>
          <w:lang w:val="fr-CM"/>
        </w:rPr>
        <w:t xml:space="preserve"> </w:t>
      </w:r>
      <w:r>
        <w:rPr>
          <w:w w:val="110"/>
          <w:sz w:val="24"/>
          <w:lang w:val="fr-CM"/>
        </w:rPr>
        <w:t>(1</w:t>
      </w:r>
      <w:r>
        <w:rPr>
          <w:spacing w:val="-6"/>
          <w:w w:val="110"/>
          <w:sz w:val="24"/>
          <w:lang w:val="fr-CM"/>
        </w:rPr>
        <w:t xml:space="preserve"> </w:t>
      </w:r>
      <w:r>
        <w:rPr>
          <w:rFonts w:ascii="Arial Unicode MS" w:hAnsi="Arial Unicode MS"/>
          <w:w w:val="110"/>
          <w:sz w:val="24"/>
          <w:lang w:val="fr-CM"/>
        </w:rPr>
        <w:t>−</w:t>
      </w:r>
      <w:r>
        <w:rPr>
          <w:rFonts w:ascii="Arial Unicode MS" w:hAnsi="Arial Unicode MS"/>
          <w:spacing w:val="-14"/>
          <w:w w:val="110"/>
          <w:sz w:val="24"/>
          <w:lang w:val="fr-CM"/>
        </w:rPr>
        <w:t xml:space="preserve"> </w:t>
      </w:r>
      <w:r>
        <w:rPr>
          <w:i/>
          <w:w w:val="110"/>
          <w:sz w:val="24"/>
          <w:lang w:val="fr-CM"/>
        </w:rPr>
        <w:t>d</w:t>
      </w:r>
      <w:r>
        <w:rPr>
          <w:w w:val="110"/>
          <w:sz w:val="24"/>
          <w:lang w:val="fr-CM"/>
        </w:rPr>
        <w:t>)</w:t>
      </w:r>
      <w:r>
        <w:rPr>
          <w:spacing w:val="-20"/>
          <w:w w:val="110"/>
          <w:sz w:val="24"/>
          <w:lang w:val="fr-CM"/>
        </w:rPr>
        <w:t xml:space="preserve"> </w:t>
      </w:r>
      <w:r>
        <w:rPr>
          <w:b/>
          <w:i/>
          <w:w w:val="110"/>
          <w:sz w:val="24"/>
        </w:rPr>
        <w:t>π</w:t>
      </w:r>
      <w:r>
        <w:rPr>
          <w:b/>
          <w:i/>
          <w:spacing w:val="4"/>
          <w:w w:val="110"/>
          <w:sz w:val="24"/>
          <w:lang w:val="fr-CM"/>
        </w:rPr>
        <w:t xml:space="preserve"> </w:t>
      </w:r>
      <w:r>
        <w:rPr>
          <w:w w:val="110"/>
          <w:sz w:val="24"/>
          <w:lang w:val="fr-CM"/>
        </w:rPr>
        <w:t>+</w:t>
      </w:r>
      <w:r>
        <w:rPr>
          <w:spacing w:val="-6"/>
          <w:w w:val="110"/>
          <w:sz w:val="24"/>
          <w:lang w:val="fr-CM"/>
        </w:rPr>
        <w:t xml:space="preserve"> </w:t>
      </w:r>
      <w:r>
        <w:rPr>
          <w:i/>
          <w:w w:val="110"/>
          <w:sz w:val="24"/>
          <w:lang w:val="fr-CM"/>
        </w:rPr>
        <w:t>d</w:t>
      </w:r>
      <w:r>
        <w:rPr>
          <w:i/>
          <w:spacing w:val="-22"/>
          <w:w w:val="110"/>
          <w:sz w:val="24"/>
          <w:lang w:val="fr-CM"/>
        </w:rPr>
        <w:t xml:space="preserve"> </w:t>
      </w:r>
      <w:r>
        <w:rPr>
          <w:i/>
          <w:w w:val="110"/>
          <w:sz w:val="24"/>
          <w:lang w:val="fr-CM"/>
        </w:rPr>
        <w:t>P</w:t>
      </w:r>
      <w:r>
        <w:rPr>
          <w:i/>
          <w:spacing w:val="-30"/>
          <w:w w:val="110"/>
          <w:sz w:val="24"/>
          <w:lang w:val="fr-CM"/>
        </w:rPr>
        <w:t xml:space="preserve"> </w:t>
      </w:r>
      <w:r>
        <w:rPr>
          <w:rFonts w:ascii="Apple Symbols" w:hAnsi="Apple Symbols"/>
          <w:w w:val="110"/>
          <w:sz w:val="24"/>
          <w:vertAlign w:val="superscript"/>
          <w:lang w:val="fr-CM"/>
        </w:rPr>
        <w:t>⊤</w:t>
      </w:r>
      <w:r>
        <w:rPr>
          <w:b/>
          <w:w w:val="110"/>
          <w:sz w:val="24"/>
          <w:lang w:val="fr-CM"/>
        </w:rPr>
        <w:t>r</w:t>
      </w:r>
      <w:r>
        <w:rPr>
          <w:w w:val="110"/>
          <w:sz w:val="24"/>
          <w:vertAlign w:val="superscript"/>
          <w:lang w:val="fr-CM"/>
        </w:rPr>
        <w:t>(</w:t>
      </w:r>
      <w:r>
        <w:rPr>
          <w:rFonts w:ascii="Menlo" w:hAnsi="Menlo"/>
          <w:i/>
          <w:w w:val="110"/>
          <w:sz w:val="24"/>
          <w:vertAlign w:val="superscript"/>
          <w:lang w:val="fr-CM"/>
        </w:rPr>
        <w:t>t</w:t>
      </w:r>
      <w:r>
        <w:rPr>
          <w:w w:val="110"/>
          <w:sz w:val="24"/>
          <w:vertAlign w:val="superscript"/>
          <w:lang w:val="fr-CM"/>
        </w:rPr>
        <w:t>)</w:t>
      </w:r>
      <w:r>
        <w:rPr>
          <w:spacing w:val="6"/>
          <w:w w:val="110"/>
          <w:sz w:val="24"/>
          <w:lang w:val="fr-CM"/>
        </w:rPr>
        <w:t xml:space="preserve"> </w:t>
      </w:r>
      <w:r>
        <w:rPr>
          <w:w w:val="110"/>
          <w:sz w:val="24"/>
          <w:lang w:val="fr-CM"/>
        </w:rPr>
        <w:t>+</w:t>
      </w:r>
      <w:r>
        <w:rPr>
          <w:spacing w:val="-6"/>
          <w:w w:val="110"/>
          <w:sz w:val="24"/>
          <w:lang w:val="fr-CM"/>
        </w:rPr>
        <w:t xml:space="preserve"> </w:t>
      </w:r>
      <w:r>
        <w:rPr>
          <w:i/>
          <w:w w:val="110"/>
          <w:sz w:val="24"/>
          <w:lang w:val="fr-CM"/>
        </w:rPr>
        <w:t>d</w:t>
      </w:r>
      <w:r>
        <w:rPr>
          <w:i/>
          <w:spacing w:val="-21"/>
          <w:w w:val="110"/>
          <w:sz w:val="24"/>
          <w:lang w:val="fr-CM"/>
        </w:rPr>
        <w:t xml:space="preserve"> </w:t>
      </w:r>
      <w:r>
        <w:rPr>
          <w:w w:val="110"/>
          <w:position w:val="19"/>
          <w:sz w:val="24"/>
          <w:lang w:val="fr-CM"/>
        </w:rPr>
        <w:t>(</w:t>
      </w:r>
      <w:r>
        <w:rPr>
          <w:b/>
          <w:w w:val="110"/>
          <w:sz w:val="24"/>
          <w:lang w:val="fr-CM"/>
        </w:rPr>
        <w:t>r</w:t>
      </w:r>
      <w:r>
        <w:rPr>
          <w:w w:val="110"/>
          <w:sz w:val="24"/>
          <w:vertAlign w:val="superscript"/>
          <w:lang w:val="fr-CM"/>
        </w:rPr>
        <w:t>(</w:t>
      </w:r>
      <w:r>
        <w:rPr>
          <w:rFonts w:ascii="Menlo" w:hAnsi="Menlo"/>
          <w:i/>
          <w:w w:val="110"/>
          <w:sz w:val="24"/>
          <w:vertAlign w:val="superscript"/>
          <w:lang w:val="fr-CM"/>
        </w:rPr>
        <w:t>t</w:t>
      </w:r>
      <w:r>
        <w:rPr>
          <w:w w:val="110"/>
          <w:sz w:val="24"/>
          <w:vertAlign w:val="superscript"/>
          <w:lang w:val="fr-CM"/>
        </w:rPr>
        <w:t>)</w:t>
      </w:r>
      <w:r>
        <w:rPr>
          <w:rFonts w:ascii="Apple Symbols" w:hAnsi="Apple Symbols"/>
          <w:w w:val="110"/>
          <w:sz w:val="24"/>
          <w:vertAlign w:val="superscript"/>
          <w:lang w:val="fr-CM"/>
        </w:rPr>
        <w:t>⊤</w:t>
      </w:r>
      <w:r>
        <w:rPr>
          <w:b/>
          <w:w w:val="110"/>
          <w:sz w:val="24"/>
          <w:lang w:val="fr-CM"/>
        </w:rPr>
        <w:t>1</w:t>
      </w:r>
      <w:r>
        <w:rPr>
          <w:w w:val="110"/>
          <w:sz w:val="24"/>
          <w:vertAlign w:val="subscript"/>
          <w:lang w:val="fr-CM"/>
        </w:rPr>
        <w:t>dang</w:t>
      </w:r>
      <w:r>
        <w:rPr>
          <w:w w:val="110"/>
          <w:position w:val="19"/>
          <w:sz w:val="24"/>
          <w:lang w:val="fr-CM"/>
        </w:rPr>
        <w:t>)</w:t>
      </w:r>
      <w:r>
        <w:rPr>
          <w:spacing w:val="-22"/>
          <w:w w:val="110"/>
          <w:position w:val="19"/>
          <w:sz w:val="24"/>
          <w:lang w:val="fr-CM"/>
        </w:rPr>
        <w:t xml:space="preserve"> </w:t>
      </w:r>
      <w:r>
        <w:rPr>
          <w:b/>
          <w:i/>
          <w:spacing w:val="-5"/>
          <w:w w:val="110"/>
          <w:sz w:val="24"/>
        </w:rPr>
        <w:t>π</w:t>
      </w:r>
      <w:r>
        <w:rPr>
          <w:i/>
          <w:spacing w:val="-5"/>
          <w:w w:val="110"/>
          <w:sz w:val="24"/>
          <w:lang w:val="fr-CM"/>
        </w:rPr>
        <w:t>,</w:t>
      </w:r>
      <w:r>
        <w:rPr>
          <w:i/>
          <w:sz w:val="24"/>
          <w:lang w:val="fr-CM"/>
        </w:rPr>
        <w:tab/>
      </w:r>
      <w:r>
        <w:rPr>
          <w:spacing w:val="-2"/>
          <w:w w:val="115"/>
          <w:sz w:val="24"/>
          <w:lang w:val="fr-CM"/>
        </w:rPr>
        <w:t>(3.1)</w:t>
      </w:r>
    </w:p>
    <w:p w14:paraId="00DC1E50" w14:textId="77777777" w:rsidR="00350CFB" w:rsidRPr="008D30C5" w:rsidRDefault="00350CFB">
      <w:pPr>
        <w:pStyle w:val="a3"/>
        <w:spacing w:before="79"/>
        <w:rPr>
          <w:lang w:val="fr-CM"/>
        </w:rPr>
      </w:pPr>
    </w:p>
    <w:p w14:paraId="00DC1E51" w14:textId="77777777" w:rsidR="00350CFB" w:rsidRDefault="00283FFF">
      <w:pPr>
        <w:pStyle w:val="a3"/>
        <w:spacing w:line="456" w:lineRule="exact"/>
        <w:ind w:left="282" w:right="534" w:hanging="9"/>
        <w:jc w:val="both"/>
      </w:pPr>
      <w:r>
        <w:t>where</w:t>
      </w:r>
      <w:r>
        <w:rPr>
          <w:spacing w:val="-6"/>
        </w:rPr>
        <w:t xml:space="preserve"> </w:t>
      </w:r>
      <w:r>
        <w:rPr>
          <w:i/>
        </w:rPr>
        <w:t>P</w:t>
      </w:r>
      <w:r>
        <w:rPr>
          <w:i/>
          <w:spacing w:val="28"/>
        </w:rPr>
        <w:t xml:space="preserve"> </w:t>
      </w:r>
      <w:r>
        <w:t>is</w:t>
      </w:r>
      <w:r>
        <w:rPr>
          <w:spacing w:val="-6"/>
        </w:rPr>
        <w:t xml:space="preserve"> </w:t>
      </w:r>
      <w:r>
        <w:t>the</w:t>
      </w:r>
      <w:r>
        <w:rPr>
          <w:spacing w:val="-6"/>
        </w:rPr>
        <w:t xml:space="preserve"> </w:t>
      </w:r>
      <w:r>
        <w:t>row-stochastic</w:t>
      </w:r>
      <w:r>
        <w:rPr>
          <w:spacing w:val="-6"/>
        </w:rPr>
        <w:t xml:space="preserve"> </w:t>
      </w:r>
      <w:r>
        <w:t>transition</w:t>
      </w:r>
      <w:r>
        <w:rPr>
          <w:spacing w:val="-6"/>
        </w:rPr>
        <w:t xml:space="preserve"> </w:t>
      </w:r>
      <w:r>
        <w:t>matrix</w:t>
      </w:r>
      <w:r>
        <w:rPr>
          <w:spacing w:val="-6"/>
        </w:rPr>
        <w:t xml:space="preserve"> </w:t>
      </w:r>
      <w:r>
        <w:t>induced</w:t>
      </w:r>
      <w:r>
        <w:rPr>
          <w:spacing w:val="-6"/>
        </w:rPr>
        <w:t xml:space="preserve"> </w:t>
      </w:r>
      <w:r>
        <w:t>by</w:t>
      </w:r>
      <w:r>
        <w:rPr>
          <w:spacing w:val="-6"/>
        </w:rPr>
        <w:t xml:space="preserve"> </w:t>
      </w:r>
      <w:r>
        <w:t>positive</w:t>
      </w:r>
      <w:r>
        <w:rPr>
          <w:spacing w:val="-6"/>
        </w:rPr>
        <w:t xml:space="preserve"> </w:t>
      </w:r>
      <w:r>
        <w:t>edge</w:t>
      </w:r>
      <w:r>
        <w:rPr>
          <w:spacing w:val="-6"/>
        </w:rPr>
        <w:t xml:space="preserve"> </w:t>
      </w:r>
      <w:r>
        <w:t>weights,</w:t>
      </w:r>
      <w:r>
        <w:rPr>
          <w:spacing w:val="-6"/>
        </w:rPr>
        <w:t xml:space="preserve"> </w:t>
      </w:r>
      <w:r>
        <w:rPr>
          <w:b/>
          <w:i/>
        </w:rPr>
        <w:t xml:space="preserve">π </w:t>
      </w:r>
      <w:r>
        <w:t>is</w:t>
      </w:r>
      <w:r>
        <w:rPr>
          <w:spacing w:val="-6"/>
        </w:rPr>
        <w:t xml:space="preserve"> </w:t>
      </w:r>
      <w:r>
        <w:t>the</w:t>
      </w:r>
      <w:r>
        <w:rPr>
          <w:spacing w:val="-6"/>
        </w:rPr>
        <w:t xml:space="preserve"> </w:t>
      </w:r>
      <w:r>
        <w:t xml:space="preserve">uniform </w:t>
      </w:r>
      <w:r>
        <w:rPr>
          <w:spacing w:val="-2"/>
        </w:rPr>
        <w:t>teleportation</w:t>
      </w:r>
      <w:r>
        <w:rPr>
          <w:spacing w:val="-11"/>
        </w:rPr>
        <w:t xml:space="preserve"> </w:t>
      </w:r>
      <w:r>
        <w:rPr>
          <w:spacing w:val="-2"/>
        </w:rPr>
        <w:t>distribution</w:t>
      </w:r>
      <w:r>
        <w:rPr>
          <w:spacing w:val="-11"/>
        </w:rPr>
        <w:t xml:space="preserve"> </w:t>
      </w:r>
      <w:r>
        <w:rPr>
          <w:spacing w:val="-2"/>
        </w:rPr>
        <w:t>over</w:t>
      </w:r>
      <w:r>
        <w:rPr>
          <w:spacing w:val="-11"/>
        </w:rPr>
        <w:t xml:space="preserve"> </w:t>
      </w:r>
      <w:r>
        <w:rPr>
          <w:spacing w:val="-2"/>
        </w:rPr>
        <w:t>nodes,</w:t>
      </w:r>
      <w:r>
        <w:rPr>
          <w:spacing w:val="-6"/>
        </w:rPr>
        <w:t xml:space="preserve"> </w:t>
      </w:r>
      <w:r>
        <w:rPr>
          <w:spacing w:val="-2"/>
        </w:rPr>
        <w:t>and</w:t>
      </w:r>
      <w:r>
        <w:rPr>
          <w:spacing w:val="-11"/>
        </w:rPr>
        <w:t xml:space="preserve"> </w:t>
      </w:r>
      <w:r>
        <w:rPr>
          <w:b/>
          <w:spacing w:val="-2"/>
        </w:rPr>
        <w:t>1</w:t>
      </w:r>
      <w:r>
        <w:rPr>
          <w:spacing w:val="-2"/>
          <w:vertAlign w:val="subscript"/>
        </w:rPr>
        <w:t>dang</w:t>
      </w:r>
      <w:r>
        <w:rPr>
          <w:spacing w:val="-2"/>
        </w:rPr>
        <w:t xml:space="preserve"> marks</w:t>
      </w:r>
      <w:r>
        <w:rPr>
          <w:spacing w:val="-11"/>
        </w:rPr>
        <w:t xml:space="preserve"> </w:t>
      </w:r>
      <w:r>
        <w:rPr>
          <w:spacing w:val="-2"/>
        </w:rPr>
        <w:t>dangling</w:t>
      </w:r>
      <w:r>
        <w:rPr>
          <w:spacing w:val="-11"/>
        </w:rPr>
        <w:t xml:space="preserve"> </w:t>
      </w:r>
      <w:r>
        <w:rPr>
          <w:spacing w:val="-2"/>
        </w:rPr>
        <w:t>nodes</w:t>
      </w:r>
      <w:r>
        <w:rPr>
          <w:spacing w:val="-9"/>
        </w:rPr>
        <w:t xml:space="preserve"> </w:t>
      </w:r>
      <w:r>
        <w:rPr>
          <w:spacing w:val="-2"/>
        </w:rPr>
        <w:t>(zero</w:t>
      </w:r>
      <w:r>
        <w:rPr>
          <w:spacing w:val="-11"/>
        </w:rPr>
        <w:t xml:space="preserve"> </w:t>
      </w:r>
      <w:r>
        <w:rPr>
          <w:spacing w:val="-2"/>
        </w:rPr>
        <w:t>out-strength).</w:t>
      </w:r>
      <w:r>
        <w:rPr>
          <w:spacing w:val="28"/>
        </w:rPr>
        <w:t xml:space="preserve"> </w:t>
      </w:r>
      <w:r>
        <w:rPr>
          <w:spacing w:val="-2"/>
        </w:rPr>
        <w:t xml:space="preserve">Explicitly, </w:t>
      </w:r>
      <w:r>
        <w:rPr>
          <w:w w:val="105"/>
        </w:rPr>
        <w:t>if</w:t>
      </w:r>
      <w:r>
        <w:rPr>
          <w:spacing w:val="-17"/>
          <w:w w:val="105"/>
        </w:rPr>
        <w:t xml:space="preserve"> </w:t>
      </w:r>
      <w:r>
        <w:rPr>
          <w:i/>
          <w:w w:val="105"/>
        </w:rPr>
        <w:t>w</w:t>
      </w:r>
      <w:r>
        <w:rPr>
          <w:w w:val="105"/>
        </w:rPr>
        <w:t>(</w:t>
      </w:r>
      <w:r>
        <w:rPr>
          <w:i/>
          <w:w w:val="105"/>
        </w:rPr>
        <w:t>u,</w:t>
      </w:r>
      <w:r>
        <w:rPr>
          <w:i/>
          <w:spacing w:val="-24"/>
          <w:w w:val="105"/>
        </w:rPr>
        <w:t xml:space="preserve"> </w:t>
      </w:r>
      <w:r>
        <w:rPr>
          <w:i/>
          <w:w w:val="105"/>
        </w:rPr>
        <w:t>v</w:t>
      </w:r>
      <w:r>
        <w:rPr>
          <w:w w:val="105"/>
        </w:rPr>
        <w:t>)</w:t>
      </w:r>
      <w:r>
        <w:rPr>
          <w:spacing w:val="-17"/>
          <w:w w:val="105"/>
        </w:rPr>
        <w:t xml:space="preserve"> </w:t>
      </w:r>
      <w:r>
        <w:rPr>
          <w:w w:val="105"/>
        </w:rPr>
        <w:t>denotes</w:t>
      </w:r>
      <w:r>
        <w:rPr>
          <w:spacing w:val="-17"/>
          <w:w w:val="105"/>
        </w:rPr>
        <w:t xml:space="preserve"> </w:t>
      </w:r>
      <w:r>
        <w:rPr>
          <w:w w:val="105"/>
        </w:rPr>
        <w:t>the</w:t>
      </w:r>
      <w:r>
        <w:rPr>
          <w:spacing w:val="-17"/>
          <w:w w:val="105"/>
        </w:rPr>
        <w:t xml:space="preserve"> </w:t>
      </w:r>
      <w:r>
        <w:rPr>
          <w:w w:val="105"/>
        </w:rPr>
        <w:t>weight</w:t>
      </w:r>
      <w:r>
        <w:rPr>
          <w:spacing w:val="-17"/>
          <w:w w:val="105"/>
        </w:rPr>
        <w:t xml:space="preserve"> </w:t>
      </w:r>
      <w:r>
        <w:rPr>
          <w:w w:val="105"/>
        </w:rPr>
        <w:t>of</w:t>
      </w:r>
      <w:r>
        <w:rPr>
          <w:spacing w:val="-17"/>
          <w:w w:val="105"/>
        </w:rPr>
        <w:t xml:space="preserve"> </w:t>
      </w:r>
      <w:r>
        <w:rPr>
          <w:w w:val="105"/>
        </w:rPr>
        <w:t>the</w:t>
      </w:r>
      <w:r>
        <w:rPr>
          <w:spacing w:val="-17"/>
          <w:w w:val="105"/>
        </w:rPr>
        <w:t xml:space="preserve"> </w:t>
      </w:r>
      <w:r>
        <w:rPr>
          <w:w w:val="105"/>
        </w:rPr>
        <w:t>directed</w:t>
      </w:r>
      <w:r>
        <w:rPr>
          <w:spacing w:val="-17"/>
          <w:w w:val="105"/>
        </w:rPr>
        <w:t xml:space="preserve"> </w:t>
      </w:r>
      <w:r>
        <w:rPr>
          <w:w w:val="105"/>
        </w:rPr>
        <w:t>edge</w:t>
      </w:r>
      <w:r>
        <w:rPr>
          <w:spacing w:val="-17"/>
          <w:w w:val="105"/>
        </w:rPr>
        <w:t xml:space="preserve"> </w:t>
      </w:r>
      <w:r>
        <w:rPr>
          <w:i/>
          <w:w w:val="105"/>
        </w:rPr>
        <w:t>u</w:t>
      </w:r>
      <w:r>
        <w:rPr>
          <w:i/>
          <w:spacing w:val="-16"/>
          <w:w w:val="105"/>
        </w:rPr>
        <w:t xml:space="preserve"> </w:t>
      </w:r>
      <w:r>
        <w:rPr>
          <w:rFonts w:ascii="Arial Unicode MS" w:hAnsi="Arial Unicode MS"/>
          <w:w w:val="110"/>
        </w:rPr>
        <w:t>→</w:t>
      </w:r>
      <w:r>
        <w:rPr>
          <w:rFonts w:ascii="Arial Unicode MS" w:hAnsi="Arial Unicode MS"/>
          <w:spacing w:val="-18"/>
          <w:w w:val="110"/>
        </w:rPr>
        <w:t xml:space="preserve"> </w:t>
      </w:r>
      <w:r>
        <w:rPr>
          <w:i/>
          <w:w w:val="105"/>
        </w:rPr>
        <w:t>v</w:t>
      </w:r>
      <w:r>
        <w:rPr>
          <w:i/>
          <w:spacing w:val="-10"/>
          <w:w w:val="105"/>
        </w:rPr>
        <w:t xml:space="preserve"> </w:t>
      </w:r>
      <w:r>
        <w:rPr>
          <w:w w:val="105"/>
        </w:rPr>
        <w:t>and</w:t>
      </w:r>
      <w:r>
        <w:rPr>
          <w:spacing w:val="-17"/>
          <w:w w:val="105"/>
        </w:rPr>
        <w:t xml:space="preserve"> </w:t>
      </w:r>
      <w:r>
        <w:rPr>
          <w:i/>
          <w:w w:val="105"/>
        </w:rPr>
        <w:t>s</w:t>
      </w:r>
      <w:r>
        <w:rPr>
          <w:w w:val="105"/>
        </w:rPr>
        <w:t>(</w:t>
      </w:r>
      <w:r>
        <w:rPr>
          <w:i/>
          <w:w w:val="105"/>
        </w:rPr>
        <w:t>u</w:t>
      </w:r>
      <w:r>
        <w:rPr>
          <w:w w:val="105"/>
        </w:rPr>
        <w:t>)</w:t>
      </w:r>
      <w:r>
        <w:rPr>
          <w:spacing w:val="-2"/>
          <w:w w:val="110"/>
        </w:rPr>
        <w:t xml:space="preserve"> </w:t>
      </w:r>
      <w:r>
        <w:rPr>
          <w:w w:val="110"/>
        </w:rPr>
        <w:t>=</w:t>
      </w:r>
      <w:r>
        <w:rPr>
          <w:spacing w:val="-2"/>
          <w:w w:val="110"/>
        </w:rPr>
        <w:t xml:space="preserve"> </w:t>
      </w:r>
      <w:r>
        <w:rPr>
          <w:w w:val="110"/>
          <w:position w:val="18"/>
        </w:rPr>
        <w:t>L</w:t>
      </w:r>
      <w:r>
        <w:rPr>
          <w:rFonts w:ascii="Menlo" w:hAnsi="Menlo"/>
          <w:i/>
          <w:w w:val="110"/>
          <w:position w:val="-6"/>
          <w:sz w:val="16"/>
        </w:rPr>
        <w:t>v</w:t>
      </w:r>
      <w:r>
        <w:rPr>
          <w:rFonts w:ascii="Menlo" w:hAnsi="Menlo"/>
          <w:i/>
          <w:spacing w:val="-51"/>
          <w:w w:val="110"/>
          <w:position w:val="-6"/>
          <w:sz w:val="16"/>
        </w:rPr>
        <w:t xml:space="preserve"> </w:t>
      </w:r>
      <w:r>
        <w:rPr>
          <w:i/>
          <w:w w:val="105"/>
        </w:rPr>
        <w:t>w</w:t>
      </w:r>
      <w:r>
        <w:rPr>
          <w:w w:val="105"/>
        </w:rPr>
        <w:t>(</w:t>
      </w:r>
      <w:r>
        <w:rPr>
          <w:i/>
          <w:w w:val="105"/>
        </w:rPr>
        <w:t>u,</w:t>
      </w:r>
      <w:r>
        <w:rPr>
          <w:i/>
          <w:spacing w:val="-24"/>
          <w:w w:val="105"/>
        </w:rPr>
        <w:t xml:space="preserve"> </w:t>
      </w:r>
      <w:r>
        <w:rPr>
          <w:i/>
          <w:w w:val="105"/>
        </w:rPr>
        <w:t>v</w:t>
      </w:r>
      <w:r>
        <w:rPr>
          <w:w w:val="105"/>
        </w:rPr>
        <w:t>)</w:t>
      </w:r>
      <w:r>
        <w:rPr>
          <w:spacing w:val="-17"/>
          <w:w w:val="105"/>
        </w:rPr>
        <w:t xml:space="preserve"> </w:t>
      </w:r>
      <w:r>
        <w:rPr>
          <w:w w:val="105"/>
        </w:rPr>
        <w:t>is</w:t>
      </w:r>
      <w:r>
        <w:rPr>
          <w:spacing w:val="-17"/>
          <w:w w:val="105"/>
        </w:rPr>
        <w:t xml:space="preserve"> </w:t>
      </w:r>
      <w:r>
        <w:rPr>
          <w:w w:val="105"/>
        </w:rPr>
        <w:t>the</w:t>
      </w:r>
      <w:r>
        <w:rPr>
          <w:spacing w:val="-17"/>
          <w:w w:val="105"/>
        </w:rPr>
        <w:t xml:space="preserve"> </w:t>
      </w:r>
      <w:r>
        <w:rPr>
          <w:w w:val="105"/>
        </w:rPr>
        <w:t>out-</w:t>
      </w:r>
      <w:r>
        <w:rPr>
          <w:spacing w:val="-2"/>
          <w:w w:val="105"/>
        </w:rPr>
        <w:t>strength,</w:t>
      </w:r>
    </w:p>
    <w:p w14:paraId="00DC1E52" w14:textId="77777777" w:rsidR="00350CFB" w:rsidRDefault="00350CFB">
      <w:pPr>
        <w:pStyle w:val="a3"/>
        <w:spacing w:line="456" w:lineRule="exact"/>
        <w:jc w:val="both"/>
        <w:sectPr w:rsidR="00350CFB">
          <w:pgSz w:w="11910" w:h="16840"/>
          <w:pgMar w:top="1840" w:right="708" w:bottom="2300" w:left="992" w:header="0" w:footer="2115" w:gutter="0"/>
          <w:cols w:space="720"/>
        </w:sectPr>
      </w:pPr>
    </w:p>
    <w:p w14:paraId="00DC1E53" w14:textId="77777777" w:rsidR="00350CFB" w:rsidRDefault="00350CFB">
      <w:pPr>
        <w:pStyle w:val="a3"/>
      </w:pPr>
    </w:p>
    <w:p w14:paraId="00DC1E54" w14:textId="77777777" w:rsidR="00350CFB" w:rsidRDefault="00350CFB">
      <w:pPr>
        <w:pStyle w:val="a3"/>
      </w:pPr>
    </w:p>
    <w:p w14:paraId="00DC1E55" w14:textId="77777777" w:rsidR="00350CFB" w:rsidRDefault="00350CFB">
      <w:pPr>
        <w:pStyle w:val="a3"/>
      </w:pPr>
    </w:p>
    <w:p w14:paraId="00DC1E56" w14:textId="77777777" w:rsidR="00350CFB" w:rsidRDefault="00350CFB">
      <w:pPr>
        <w:pStyle w:val="a3"/>
      </w:pPr>
    </w:p>
    <w:p w14:paraId="00DC1E57" w14:textId="77777777" w:rsidR="00350CFB" w:rsidRDefault="00350CFB">
      <w:pPr>
        <w:pStyle w:val="a3"/>
      </w:pPr>
    </w:p>
    <w:p w14:paraId="00DC1E58" w14:textId="77777777" w:rsidR="00350CFB" w:rsidRDefault="00350CFB">
      <w:pPr>
        <w:pStyle w:val="a3"/>
      </w:pPr>
    </w:p>
    <w:p w14:paraId="00DC1E59" w14:textId="77777777" w:rsidR="00350CFB" w:rsidRDefault="00350CFB">
      <w:pPr>
        <w:pStyle w:val="a3"/>
      </w:pPr>
    </w:p>
    <w:p w14:paraId="00DC1E5A" w14:textId="77777777" w:rsidR="00350CFB" w:rsidRDefault="00350CFB">
      <w:pPr>
        <w:pStyle w:val="a3"/>
      </w:pPr>
    </w:p>
    <w:p w14:paraId="00DC1E5B" w14:textId="77777777" w:rsidR="00350CFB" w:rsidRDefault="00350CFB">
      <w:pPr>
        <w:pStyle w:val="a3"/>
      </w:pPr>
    </w:p>
    <w:p w14:paraId="00DC1E5C" w14:textId="77777777" w:rsidR="00350CFB" w:rsidRDefault="00350CFB">
      <w:pPr>
        <w:pStyle w:val="a3"/>
        <w:spacing w:before="215"/>
      </w:pPr>
    </w:p>
    <w:p w14:paraId="00DC1E5D" w14:textId="77777777" w:rsidR="00350CFB" w:rsidRDefault="00283FFF">
      <w:pPr>
        <w:pStyle w:val="a3"/>
        <w:ind w:right="290"/>
        <w:jc w:val="center"/>
      </w:pPr>
      <w:bookmarkStart w:id="170" w:name="_bookmark51"/>
      <w:bookmarkEnd w:id="170"/>
      <w:r>
        <w:t>Table</w:t>
      </w:r>
      <w:r>
        <w:rPr>
          <w:spacing w:val="-9"/>
        </w:rPr>
        <w:t xml:space="preserve"> </w:t>
      </w:r>
      <w:r>
        <w:t>3.1:</w:t>
      </w:r>
      <w:r>
        <w:rPr>
          <w:spacing w:val="9"/>
        </w:rPr>
        <w:t xml:space="preserve"> </w:t>
      </w:r>
      <w:r>
        <w:t>Notation</w:t>
      </w:r>
      <w:r>
        <w:rPr>
          <w:spacing w:val="-8"/>
        </w:rPr>
        <w:t xml:space="preserve"> </w:t>
      </w:r>
      <w:r>
        <w:t>for</w:t>
      </w:r>
      <w:r>
        <w:rPr>
          <w:spacing w:val="-9"/>
        </w:rPr>
        <w:t xml:space="preserve"> </w:t>
      </w:r>
      <w:r>
        <w:t>graphs,</w:t>
      </w:r>
      <w:r>
        <w:rPr>
          <w:spacing w:val="-8"/>
        </w:rPr>
        <w:t xml:space="preserve"> </w:t>
      </w:r>
      <w:r>
        <w:t>scores,</w:t>
      </w:r>
      <w:r>
        <w:rPr>
          <w:spacing w:val="-9"/>
        </w:rPr>
        <w:t xml:space="preserve"> </w:t>
      </w:r>
      <w:r>
        <w:t>proxies,</w:t>
      </w:r>
      <w:r>
        <w:rPr>
          <w:spacing w:val="-8"/>
        </w:rPr>
        <w:t xml:space="preserve"> </w:t>
      </w:r>
      <w:r>
        <w:t>and</w:t>
      </w:r>
      <w:r>
        <w:rPr>
          <w:spacing w:val="-9"/>
        </w:rPr>
        <w:t xml:space="preserve"> </w:t>
      </w:r>
      <w:r>
        <w:rPr>
          <w:spacing w:val="-2"/>
        </w:rPr>
        <w:t>parameters.</w:t>
      </w:r>
    </w:p>
    <w:p w14:paraId="00DC1E5E" w14:textId="77777777" w:rsidR="00350CFB" w:rsidRDefault="00283FFF">
      <w:pPr>
        <w:pStyle w:val="a3"/>
        <w:spacing w:before="1"/>
        <w:rPr>
          <w:sz w:val="19"/>
        </w:rPr>
      </w:pPr>
      <w:r>
        <w:rPr>
          <w:noProof/>
          <w:sz w:val="19"/>
        </w:rPr>
        <mc:AlternateContent>
          <mc:Choice Requires="wps">
            <w:drawing>
              <wp:anchor distT="0" distB="0" distL="0" distR="0" simplePos="0" relativeHeight="487604736" behindDoc="1" locked="0" layoutInCell="1" allowOverlap="1" wp14:anchorId="00DC271A" wp14:editId="00DC271B">
                <wp:simplePos x="0" y="0"/>
                <wp:positionH relativeFrom="page">
                  <wp:posOffset>852576</wp:posOffset>
                </wp:positionH>
                <wp:positionV relativeFrom="paragraph">
                  <wp:posOffset>155129</wp:posOffset>
                </wp:positionV>
                <wp:extent cx="5855335" cy="1270"/>
                <wp:effectExtent l="0" t="0" r="0" b="0"/>
                <wp:wrapTopAndBottom/>
                <wp:docPr id="106" name="Graphic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55335" cy="1270"/>
                        </a:xfrm>
                        <a:custGeom>
                          <a:avLst/>
                          <a:gdLst/>
                          <a:ahLst/>
                          <a:cxnLst/>
                          <a:rect l="l" t="t" r="r" b="b"/>
                          <a:pathLst>
                            <a:path w="5855335">
                              <a:moveTo>
                                <a:pt x="0" y="0"/>
                              </a:moveTo>
                              <a:lnTo>
                                <a:pt x="5854852"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9B1AE5A" id="Graphic 106" o:spid="_x0000_s1026" style="position:absolute;margin-left:67.15pt;margin-top:12.2pt;width:461.05pt;height:.1pt;z-index:-15711744;visibility:visible;mso-wrap-style:square;mso-wrap-distance-left:0;mso-wrap-distance-top:0;mso-wrap-distance-right:0;mso-wrap-distance-bottom:0;mso-position-horizontal:absolute;mso-position-horizontal-relative:page;mso-position-vertical:absolute;mso-position-vertical-relative:text;v-text-anchor:top" coordsize="58553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" path="m,l5854852,e" filled="f" strokeweight=".33739mm">
                <v:path arrowok="t"/>
                <w10:wrap type="topAndBottom" anchorx="page"/>
              </v:shape>
            </w:pict>
          </mc:Fallback>
        </mc:AlternateContent>
      </w:r>
    </w:p>
    <w:p w14:paraId="00DC1E5F" w14:textId="77777777" w:rsidR="00350CFB" w:rsidRDefault="00283FFF">
      <w:pPr>
        <w:tabs>
          <w:tab w:val="left" w:pos="2764"/>
        </w:tabs>
        <w:spacing w:before="54"/>
        <w:ind w:left="420"/>
      </w:pPr>
      <w:r>
        <w:rPr>
          <w:spacing w:val="-2"/>
        </w:rPr>
        <w:t>Symbol</w:t>
      </w:r>
      <w:r>
        <w:tab/>
      </w:r>
      <w:r>
        <w:rPr>
          <w:spacing w:val="-2"/>
        </w:rPr>
        <w:t>Meaning</w:t>
      </w:r>
    </w:p>
    <w:p w14:paraId="00DC1E60" w14:textId="77777777" w:rsidR="00350CFB" w:rsidRDefault="00283FFF">
      <w:pPr>
        <w:pStyle w:val="a3"/>
        <w:rPr>
          <w:sz w:val="5"/>
        </w:rPr>
      </w:pPr>
      <w:r>
        <w:rPr>
          <w:noProof/>
          <w:sz w:val="5"/>
        </w:rPr>
        <mc:AlternateContent>
          <mc:Choice Requires="wps">
            <w:drawing>
              <wp:anchor distT="0" distB="0" distL="0" distR="0" simplePos="0" relativeHeight="487605248" behindDoc="1" locked="0" layoutInCell="1" allowOverlap="1" wp14:anchorId="00DC271C" wp14:editId="00DC271D">
                <wp:simplePos x="0" y="0"/>
                <wp:positionH relativeFrom="page">
                  <wp:posOffset>852576</wp:posOffset>
                </wp:positionH>
                <wp:positionV relativeFrom="paragraph">
                  <wp:posOffset>52233</wp:posOffset>
                </wp:positionV>
                <wp:extent cx="5855335" cy="1270"/>
                <wp:effectExtent l="0" t="0" r="0" b="0"/>
                <wp:wrapTopAndBottom/>
                <wp:docPr id="107" name="Graphic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55335" cy="1270"/>
                        </a:xfrm>
                        <a:custGeom>
                          <a:avLst/>
                          <a:gdLst/>
                          <a:ahLst/>
                          <a:cxnLst/>
                          <a:rect l="l" t="t" r="r" b="b"/>
                          <a:pathLst>
                            <a:path w="5855335">
                              <a:moveTo>
                                <a:pt x="0" y="0"/>
                              </a:moveTo>
                              <a:lnTo>
                                <a:pt x="5854852" y="0"/>
                              </a:lnTo>
                            </a:path>
                          </a:pathLst>
                        </a:custGeom>
                        <a:ln w="75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9F06DCD" id="Graphic 107" o:spid="_x0000_s1026" style="position:absolute;margin-left:67.15pt;margin-top:4.1pt;width:461.05pt;height:.1pt;z-index:-15711232;visibility:visible;mso-wrap-style:square;mso-wrap-distance-left:0;mso-wrap-distance-top:0;mso-wrap-distance-right:0;mso-wrap-distance-bottom:0;mso-position-horizontal:absolute;mso-position-horizontal-relative:page;mso-position-vertical:absolute;mso-position-vertical-relative:text;v-text-anchor:top" coordsize="58553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" path="m,l5854852,e" filled="f" strokeweight=".21089mm">
                <v:path arrowok="t"/>
                <w10:wrap type="topAndBottom" anchorx="page"/>
              </v:shape>
            </w:pict>
          </mc:Fallback>
        </mc:AlternateContent>
      </w:r>
    </w:p>
    <w:p w14:paraId="00DC1E61" w14:textId="77777777" w:rsidR="00350CFB" w:rsidRDefault="00283FFF">
      <w:pPr>
        <w:tabs>
          <w:tab w:val="left" w:pos="2764"/>
        </w:tabs>
        <w:spacing w:line="307" w:lineRule="exact"/>
        <w:ind w:left="420"/>
      </w:pPr>
      <w:r>
        <w:rPr>
          <w:rFonts w:ascii="Arial Unicode MS"/>
          <w:spacing w:val="-10"/>
          <w:w w:val="105"/>
        </w:rPr>
        <w:t>W</w:t>
      </w:r>
      <w:r>
        <w:rPr>
          <w:rFonts w:ascii="Arial Unicode MS"/>
        </w:rPr>
        <w:tab/>
      </w:r>
      <w:r>
        <w:rPr>
          <w:w w:val="105"/>
        </w:rPr>
        <w:t>Matched</w:t>
      </w:r>
      <w:r>
        <w:rPr>
          <w:spacing w:val="-6"/>
          <w:w w:val="105"/>
        </w:rPr>
        <w:t xml:space="preserve"> </w:t>
      </w:r>
      <w:r>
        <w:rPr>
          <w:w w:val="105"/>
        </w:rPr>
        <w:t>wallet</w:t>
      </w:r>
      <w:r>
        <w:rPr>
          <w:spacing w:val="-5"/>
          <w:w w:val="105"/>
        </w:rPr>
        <w:t xml:space="preserve"> </w:t>
      </w:r>
      <w:r>
        <w:rPr>
          <w:w w:val="105"/>
        </w:rPr>
        <w:t>cohort</w:t>
      </w:r>
      <w:r>
        <w:rPr>
          <w:spacing w:val="-5"/>
          <w:w w:val="105"/>
        </w:rPr>
        <w:t xml:space="preserve"> </w:t>
      </w:r>
      <w:r>
        <w:rPr>
          <w:w w:val="105"/>
        </w:rPr>
        <w:t>(</w:t>
      </w:r>
      <w:r>
        <w:rPr>
          <w:rFonts w:ascii="Arial Unicode MS"/>
          <w:w w:val="105"/>
        </w:rPr>
        <w:t>|W|</w:t>
      </w:r>
      <w:r>
        <w:rPr>
          <w:rFonts w:ascii="Arial Unicode MS"/>
          <w:spacing w:val="-5"/>
          <w:w w:val="105"/>
        </w:rPr>
        <w:t xml:space="preserve"> </w:t>
      </w:r>
      <w:r>
        <w:rPr>
          <w:w w:val="105"/>
        </w:rPr>
        <w:t>=</w:t>
      </w:r>
      <w:r>
        <w:rPr>
          <w:spacing w:val="1"/>
          <w:w w:val="105"/>
        </w:rPr>
        <w:t xml:space="preserve"> </w:t>
      </w:r>
      <w:r>
        <w:rPr>
          <w:i/>
          <w:w w:val="105"/>
        </w:rPr>
        <w:t xml:space="preserve">n </w:t>
      </w:r>
      <w:r>
        <w:rPr>
          <w:w w:val="105"/>
        </w:rPr>
        <w:t>=</w:t>
      </w:r>
      <w:r>
        <w:rPr>
          <w:spacing w:val="1"/>
          <w:w w:val="105"/>
        </w:rPr>
        <w:t xml:space="preserve"> </w:t>
      </w:r>
      <w:r>
        <w:rPr>
          <w:spacing w:val="-2"/>
          <w:w w:val="105"/>
        </w:rPr>
        <w:t>5</w:t>
      </w:r>
      <w:r>
        <w:rPr>
          <w:i/>
          <w:spacing w:val="-2"/>
          <w:w w:val="105"/>
        </w:rPr>
        <w:t>,</w:t>
      </w:r>
      <w:r>
        <w:rPr>
          <w:spacing w:val="-2"/>
          <w:w w:val="105"/>
        </w:rPr>
        <w:t>521)</w:t>
      </w:r>
    </w:p>
    <w:p w14:paraId="00DC1E62" w14:textId="77777777" w:rsidR="00350CFB" w:rsidRDefault="00283FFF">
      <w:pPr>
        <w:tabs>
          <w:tab w:val="left" w:pos="2764"/>
        </w:tabs>
        <w:spacing w:line="308" w:lineRule="exact"/>
        <w:ind w:left="420"/>
      </w:pPr>
      <w:r>
        <w:rPr>
          <w:rFonts w:ascii="Arial Unicode MS"/>
          <w:spacing w:val="-2"/>
          <w:w w:val="110"/>
        </w:rPr>
        <w:t>W</w:t>
      </w:r>
      <w:r>
        <w:rPr>
          <w:spacing w:val="-2"/>
          <w:w w:val="110"/>
          <w:vertAlign w:val="subscript"/>
        </w:rPr>
        <w:t>pool</w:t>
      </w:r>
      <w:r>
        <w:tab/>
      </w:r>
      <w:r>
        <w:rPr>
          <w:w w:val="105"/>
        </w:rPr>
        <w:t>Expanded</w:t>
      </w:r>
      <w:r>
        <w:rPr>
          <w:spacing w:val="-3"/>
          <w:w w:val="105"/>
        </w:rPr>
        <w:t xml:space="preserve"> </w:t>
      </w:r>
      <w:r>
        <w:rPr>
          <w:w w:val="105"/>
        </w:rPr>
        <w:t>wallet</w:t>
      </w:r>
      <w:r>
        <w:rPr>
          <w:spacing w:val="-2"/>
          <w:w w:val="105"/>
        </w:rPr>
        <w:t xml:space="preserve"> </w:t>
      </w:r>
      <w:r>
        <w:rPr>
          <w:w w:val="105"/>
        </w:rPr>
        <w:t>pool</w:t>
      </w:r>
      <w:r>
        <w:rPr>
          <w:spacing w:val="-3"/>
          <w:w w:val="105"/>
        </w:rPr>
        <w:t xml:space="preserve"> </w:t>
      </w:r>
      <w:r>
        <w:rPr>
          <w:w w:val="105"/>
        </w:rPr>
        <w:t>(</w:t>
      </w:r>
      <w:r>
        <w:rPr>
          <w:rFonts w:ascii="Arial Unicode MS"/>
          <w:w w:val="105"/>
        </w:rPr>
        <w:t>|W</w:t>
      </w:r>
      <w:r>
        <w:rPr>
          <w:w w:val="105"/>
          <w:vertAlign w:val="subscript"/>
        </w:rPr>
        <w:t>pool</w:t>
      </w:r>
      <w:r>
        <w:rPr>
          <w:rFonts w:ascii="Arial Unicode MS"/>
          <w:w w:val="105"/>
        </w:rPr>
        <w:t>|</w:t>
      </w:r>
      <w:r>
        <w:rPr>
          <w:rFonts w:ascii="Arial Unicode MS"/>
          <w:spacing w:val="-3"/>
          <w:w w:val="105"/>
        </w:rPr>
        <w:t xml:space="preserve"> </w:t>
      </w:r>
      <w:r>
        <w:rPr>
          <w:w w:val="105"/>
        </w:rPr>
        <w:t>=</w:t>
      </w:r>
      <w:r>
        <w:rPr>
          <w:spacing w:val="4"/>
          <w:w w:val="105"/>
        </w:rPr>
        <w:t xml:space="preserve"> </w:t>
      </w:r>
      <w:r>
        <w:rPr>
          <w:i/>
          <w:w w:val="105"/>
        </w:rPr>
        <w:t>N</w:t>
      </w:r>
      <w:r>
        <w:rPr>
          <w:i/>
          <w:spacing w:val="28"/>
          <w:w w:val="105"/>
        </w:rPr>
        <w:t xml:space="preserve"> </w:t>
      </w:r>
      <w:r>
        <w:rPr>
          <w:w w:val="105"/>
        </w:rPr>
        <w:t>=</w:t>
      </w:r>
      <w:r>
        <w:rPr>
          <w:spacing w:val="4"/>
          <w:w w:val="105"/>
        </w:rPr>
        <w:t xml:space="preserve"> </w:t>
      </w:r>
      <w:r>
        <w:rPr>
          <w:spacing w:val="-2"/>
          <w:w w:val="105"/>
        </w:rPr>
        <w:t>31</w:t>
      </w:r>
      <w:r>
        <w:rPr>
          <w:i/>
          <w:spacing w:val="-2"/>
          <w:w w:val="105"/>
        </w:rPr>
        <w:t>,</w:t>
      </w:r>
      <w:r>
        <w:rPr>
          <w:spacing w:val="-2"/>
          <w:w w:val="105"/>
        </w:rPr>
        <w:t>612)</w:t>
      </w:r>
    </w:p>
    <w:p w14:paraId="00DC1E63" w14:textId="77777777" w:rsidR="00350CFB" w:rsidRDefault="00283FFF">
      <w:pPr>
        <w:spacing w:line="238" w:lineRule="exact"/>
        <w:ind w:left="420"/>
      </w:pPr>
      <w:r>
        <w:rPr>
          <w:i/>
        </w:rPr>
        <w:t>G</w:t>
      </w:r>
      <w:r>
        <w:rPr>
          <w:vertAlign w:val="subscript"/>
        </w:rPr>
        <w:t>approve</w:t>
      </w:r>
      <w:r>
        <w:rPr>
          <w:spacing w:val="59"/>
        </w:rPr>
        <w:t xml:space="preserve"> </w:t>
      </w:r>
      <w:r>
        <w:t>=</w:t>
      </w:r>
      <w:r>
        <w:rPr>
          <w:spacing w:val="44"/>
        </w:rPr>
        <w:t xml:space="preserve"> </w:t>
      </w:r>
      <w:r>
        <w:t>(</w:t>
      </w:r>
      <w:r>
        <w:rPr>
          <w:i/>
        </w:rPr>
        <w:t>V</w:t>
      </w:r>
      <w:r>
        <w:rPr>
          <w:rFonts w:ascii="Menlo"/>
          <w:i/>
          <w:vertAlign w:val="subscript"/>
        </w:rPr>
        <w:t>A</w:t>
      </w:r>
      <w:r>
        <w:rPr>
          <w:i/>
        </w:rPr>
        <w:t>,</w:t>
      </w:r>
      <w:r>
        <w:rPr>
          <w:i/>
          <w:spacing w:val="4"/>
        </w:rPr>
        <w:t xml:space="preserve"> </w:t>
      </w:r>
      <w:r>
        <w:rPr>
          <w:i/>
        </w:rPr>
        <w:t>E</w:t>
      </w:r>
      <w:r>
        <w:rPr>
          <w:rFonts w:ascii="Menlo"/>
          <w:i/>
          <w:vertAlign w:val="subscript"/>
        </w:rPr>
        <w:t>A</w:t>
      </w:r>
      <w:r>
        <w:rPr>
          <w:i/>
        </w:rPr>
        <w:t>,</w:t>
      </w:r>
      <w:r>
        <w:rPr>
          <w:i/>
          <w:spacing w:val="4"/>
        </w:rPr>
        <w:t xml:space="preserve"> </w:t>
      </w:r>
      <w:r>
        <w:rPr>
          <w:i/>
        </w:rPr>
        <w:t>w</w:t>
      </w:r>
      <w:r>
        <w:rPr>
          <w:rFonts w:ascii="Menlo"/>
          <w:i/>
          <w:vertAlign w:val="subscript"/>
        </w:rPr>
        <w:t>A</w:t>
      </w:r>
      <w:r>
        <w:t>)</w:t>
      </w:r>
      <w:r>
        <w:rPr>
          <w:spacing w:val="59"/>
        </w:rPr>
        <w:t xml:space="preserve">  </w:t>
      </w:r>
      <w:r>
        <w:t>EndorseRank</w:t>
      </w:r>
      <w:r>
        <w:rPr>
          <w:spacing w:val="33"/>
        </w:rPr>
        <w:t xml:space="preserve"> </w:t>
      </w:r>
      <w:r>
        <w:t>allowance</w:t>
      </w:r>
      <w:r>
        <w:rPr>
          <w:spacing w:val="34"/>
        </w:rPr>
        <w:t xml:space="preserve"> </w:t>
      </w:r>
      <w:r>
        <w:rPr>
          <w:spacing w:val="-4"/>
        </w:rPr>
        <w:t>graph</w:t>
      </w:r>
    </w:p>
    <w:p w14:paraId="00DC1E64" w14:textId="77777777" w:rsidR="00350CFB" w:rsidRDefault="00283FFF">
      <w:pPr>
        <w:spacing w:before="13"/>
        <w:ind w:left="420"/>
      </w:pPr>
      <w:r>
        <w:rPr>
          <w:i/>
          <w:spacing w:val="-2"/>
          <w:w w:val="110"/>
        </w:rPr>
        <w:t>G</w:t>
      </w:r>
      <w:r>
        <w:rPr>
          <w:spacing w:val="-2"/>
          <w:w w:val="110"/>
          <w:vertAlign w:val="subscript"/>
        </w:rPr>
        <w:t>transfer</w:t>
      </w:r>
      <w:r>
        <w:rPr>
          <w:spacing w:val="-14"/>
          <w:w w:val="110"/>
        </w:rPr>
        <w:t xml:space="preserve"> </w:t>
      </w:r>
      <w:r>
        <w:rPr>
          <w:spacing w:val="-2"/>
          <w:w w:val="110"/>
        </w:rPr>
        <w:t>=</w:t>
      </w:r>
      <w:r>
        <w:rPr>
          <w:spacing w:val="-8"/>
          <w:w w:val="110"/>
        </w:rPr>
        <w:t xml:space="preserve"> </w:t>
      </w:r>
      <w:r>
        <w:rPr>
          <w:spacing w:val="-2"/>
          <w:w w:val="110"/>
        </w:rPr>
        <w:t>(</w:t>
      </w:r>
      <w:r>
        <w:rPr>
          <w:i/>
          <w:spacing w:val="-2"/>
          <w:w w:val="110"/>
        </w:rPr>
        <w:t>V</w:t>
      </w:r>
      <w:r>
        <w:rPr>
          <w:rFonts w:ascii="Menlo"/>
          <w:i/>
          <w:spacing w:val="-2"/>
          <w:w w:val="110"/>
          <w:vertAlign w:val="subscript"/>
        </w:rPr>
        <w:t>T</w:t>
      </w:r>
      <w:r>
        <w:rPr>
          <w:rFonts w:ascii="Menlo"/>
          <w:i/>
          <w:spacing w:val="-112"/>
          <w:w w:val="110"/>
        </w:rPr>
        <w:t xml:space="preserve"> </w:t>
      </w:r>
      <w:r>
        <w:rPr>
          <w:i/>
          <w:spacing w:val="-2"/>
          <w:w w:val="110"/>
        </w:rPr>
        <w:t>,</w:t>
      </w:r>
      <w:r>
        <w:rPr>
          <w:i/>
          <w:spacing w:val="-24"/>
          <w:w w:val="110"/>
        </w:rPr>
        <w:t xml:space="preserve"> </w:t>
      </w:r>
      <w:r>
        <w:rPr>
          <w:i/>
          <w:spacing w:val="-2"/>
          <w:w w:val="110"/>
        </w:rPr>
        <w:t>E</w:t>
      </w:r>
      <w:r>
        <w:rPr>
          <w:rFonts w:ascii="Menlo"/>
          <w:i/>
          <w:spacing w:val="-2"/>
          <w:w w:val="110"/>
          <w:vertAlign w:val="subscript"/>
        </w:rPr>
        <w:t>T</w:t>
      </w:r>
      <w:r>
        <w:rPr>
          <w:rFonts w:ascii="Menlo"/>
          <w:i/>
          <w:spacing w:val="-113"/>
          <w:w w:val="110"/>
        </w:rPr>
        <w:t xml:space="preserve"> </w:t>
      </w:r>
      <w:r>
        <w:rPr>
          <w:i/>
          <w:spacing w:val="-2"/>
          <w:w w:val="110"/>
        </w:rPr>
        <w:t>,</w:t>
      </w:r>
      <w:r>
        <w:rPr>
          <w:i/>
          <w:spacing w:val="-24"/>
          <w:w w:val="110"/>
        </w:rPr>
        <w:t xml:space="preserve"> </w:t>
      </w:r>
      <w:r>
        <w:rPr>
          <w:i/>
          <w:spacing w:val="-2"/>
          <w:w w:val="110"/>
        </w:rPr>
        <w:t>w</w:t>
      </w:r>
      <w:r>
        <w:rPr>
          <w:rFonts w:ascii="Menlo"/>
          <w:i/>
          <w:spacing w:val="-2"/>
          <w:w w:val="110"/>
          <w:vertAlign w:val="subscript"/>
        </w:rPr>
        <w:t>T</w:t>
      </w:r>
      <w:r>
        <w:rPr>
          <w:rFonts w:ascii="Menlo"/>
          <w:i/>
          <w:spacing w:val="-112"/>
          <w:w w:val="110"/>
        </w:rPr>
        <w:t xml:space="preserve"> </w:t>
      </w:r>
      <w:r>
        <w:rPr>
          <w:spacing w:val="-2"/>
          <w:w w:val="110"/>
        </w:rPr>
        <w:t>)</w:t>
      </w:r>
      <w:r>
        <w:rPr>
          <w:spacing w:val="79"/>
          <w:w w:val="150"/>
        </w:rPr>
        <w:t xml:space="preserve"> </w:t>
      </w:r>
      <w:r>
        <w:rPr>
          <w:spacing w:val="-2"/>
          <w:w w:val="110"/>
        </w:rPr>
        <w:t>AWP</w:t>
      </w:r>
      <w:r>
        <w:rPr>
          <w:spacing w:val="-12"/>
          <w:w w:val="110"/>
        </w:rPr>
        <w:t xml:space="preserve"> </w:t>
      </w:r>
      <w:r>
        <w:rPr>
          <w:spacing w:val="-2"/>
          <w:w w:val="110"/>
        </w:rPr>
        <w:t>transfer</w:t>
      </w:r>
      <w:r>
        <w:rPr>
          <w:spacing w:val="-12"/>
          <w:w w:val="110"/>
        </w:rPr>
        <w:t xml:space="preserve"> </w:t>
      </w:r>
      <w:r>
        <w:rPr>
          <w:spacing w:val="-2"/>
          <w:w w:val="110"/>
        </w:rPr>
        <w:t>graph</w:t>
      </w:r>
    </w:p>
    <w:p w14:paraId="00DC1E65" w14:textId="77777777" w:rsidR="00350CFB" w:rsidRDefault="00283FFF">
      <w:pPr>
        <w:tabs>
          <w:tab w:val="left" w:pos="2764"/>
        </w:tabs>
        <w:spacing w:before="14" w:line="225" w:lineRule="exact"/>
        <w:ind w:left="420"/>
      </w:pPr>
      <w:r>
        <w:rPr>
          <w:i/>
          <w:color w:val="FF0000"/>
        </w:rPr>
        <w:t>Gapprove Directed endorsement graph from latest ERC-20 allowances</w:t>
      </w:r>
    </w:p>
    <w:p w14:paraId="00DC1E66" w14:textId="77777777" w:rsidR="00350CFB" w:rsidRDefault="00283FFF">
      <w:pPr>
        <w:tabs>
          <w:tab w:val="left" w:pos="2764"/>
        </w:tabs>
        <w:spacing w:line="299" w:lineRule="exact"/>
        <w:ind w:left="420"/>
        <w:rPr>
          <w:i/>
        </w:rPr>
      </w:pPr>
      <w:r>
        <w:rPr>
          <w:i/>
          <w:spacing w:val="2"/>
          <w:w w:val="110"/>
        </w:rPr>
        <w:t>w</w:t>
      </w:r>
      <w:r>
        <w:rPr>
          <w:rFonts w:ascii="Menlo" w:hAnsi="Menlo"/>
          <w:i/>
          <w:spacing w:val="2"/>
          <w:w w:val="110"/>
          <w:vertAlign w:val="subscript"/>
        </w:rPr>
        <w:t>A</w:t>
      </w:r>
      <w:r>
        <w:rPr>
          <w:spacing w:val="2"/>
          <w:w w:val="110"/>
        </w:rPr>
        <w:t>(</w:t>
      </w:r>
      <w:r>
        <w:rPr>
          <w:i/>
          <w:spacing w:val="2"/>
          <w:w w:val="110"/>
        </w:rPr>
        <w:t xml:space="preserve">u, </w:t>
      </w:r>
      <w:r>
        <w:rPr>
          <w:i/>
          <w:spacing w:val="-5"/>
          <w:w w:val="105"/>
        </w:rPr>
        <w:t>v</w:t>
      </w:r>
      <w:r>
        <w:rPr>
          <w:spacing w:val="-5"/>
          <w:w w:val="105"/>
        </w:rPr>
        <w:t>)</w:t>
      </w:r>
      <w:r>
        <w:tab/>
        <w:t>Latest</w:t>
      </w:r>
      <w:r>
        <w:rPr>
          <w:spacing w:val="4"/>
        </w:rPr>
        <w:t xml:space="preserve"> </w:t>
      </w:r>
      <w:r>
        <w:t>allowance</w:t>
      </w:r>
      <w:r>
        <w:rPr>
          <w:spacing w:val="5"/>
        </w:rPr>
        <w:t xml:space="preserve"> </w:t>
      </w:r>
      <w:r>
        <w:t>weight,</w:t>
      </w:r>
      <w:r>
        <w:rPr>
          <w:spacing w:val="5"/>
        </w:rPr>
        <w:t xml:space="preserve"> </w:t>
      </w:r>
      <w:r>
        <w:t>owner</w:t>
      </w:r>
      <w:r>
        <w:rPr>
          <w:spacing w:val="5"/>
        </w:rPr>
        <w:t xml:space="preserve"> </w:t>
      </w:r>
      <w:r>
        <w:rPr>
          <w:i/>
        </w:rPr>
        <w:t>u</w:t>
      </w:r>
      <w:r>
        <w:rPr>
          <w:i/>
          <w:spacing w:val="12"/>
        </w:rPr>
        <w:t xml:space="preserve"> </w:t>
      </w:r>
      <w:r>
        <w:rPr>
          <w:rFonts w:ascii="Arial Unicode MS" w:hAnsi="Arial Unicode MS"/>
        </w:rPr>
        <w:t>→</w:t>
      </w:r>
      <w:r>
        <w:rPr>
          <w:rFonts w:ascii="Arial Unicode MS" w:hAnsi="Arial Unicode MS"/>
          <w:spacing w:val="-1"/>
        </w:rPr>
        <w:t xml:space="preserve"> </w:t>
      </w:r>
      <w:r>
        <w:t>spender</w:t>
      </w:r>
      <w:r>
        <w:rPr>
          <w:spacing w:val="5"/>
        </w:rPr>
        <w:t xml:space="preserve"> </w:t>
      </w:r>
      <w:r>
        <w:rPr>
          <w:i/>
          <w:spacing w:val="-10"/>
        </w:rPr>
        <w:t>v</w:t>
      </w:r>
    </w:p>
    <w:p w14:paraId="00DC1E67" w14:textId="77777777" w:rsidR="00350CFB" w:rsidRDefault="00283FFF">
      <w:pPr>
        <w:tabs>
          <w:tab w:val="left" w:pos="2764"/>
        </w:tabs>
        <w:spacing w:line="308" w:lineRule="exact"/>
        <w:ind w:left="420"/>
        <w:rPr>
          <w:i/>
        </w:rPr>
      </w:pPr>
      <w:r>
        <w:rPr>
          <w:i/>
        </w:rPr>
        <w:t>w</w:t>
      </w:r>
      <w:r>
        <w:rPr>
          <w:rFonts w:ascii="Menlo" w:hAnsi="Menlo"/>
          <w:i/>
          <w:vertAlign w:val="subscript"/>
        </w:rPr>
        <w:t>T</w:t>
      </w:r>
      <w:r>
        <w:rPr>
          <w:rFonts w:ascii="Menlo" w:hAnsi="Menlo"/>
          <w:i/>
          <w:spacing w:val="-77"/>
        </w:rPr>
        <w:t xml:space="preserve"> </w:t>
      </w:r>
      <w:r>
        <w:t>(</w:t>
      </w:r>
      <w:r>
        <w:rPr>
          <w:i/>
        </w:rPr>
        <w:t>u,</w:t>
      </w:r>
      <w:r>
        <w:rPr>
          <w:i/>
          <w:spacing w:val="5"/>
        </w:rPr>
        <w:t xml:space="preserve"> </w:t>
      </w:r>
      <w:r>
        <w:rPr>
          <w:i/>
          <w:spacing w:val="-5"/>
        </w:rPr>
        <w:t>v</w:t>
      </w:r>
      <w:r>
        <w:rPr>
          <w:spacing w:val="-5"/>
        </w:rPr>
        <w:t>)</w:t>
      </w:r>
      <w:r>
        <w:tab/>
        <w:t>Time-decayed</w:t>
      </w:r>
      <w:r>
        <w:rPr>
          <w:spacing w:val="3"/>
        </w:rPr>
        <w:t xml:space="preserve"> </w:t>
      </w:r>
      <w:r>
        <w:t>transfer</w:t>
      </w:r>
      <w:r>
        <w:rPr>
          <w:spacing w:val="3"/>
        </w:rPr>
        <w:t xml:space="preserve"> </w:t>
      </w:r>
      <w:r>
        <w:t>weight,</w:t>
      </w:r>
      <w:r>
        <w:rPr>
          <w:spacing w:val="3"/>
        </w:rPr>
        <w:t xml:space="preserve"> </w:t>
      </w:r>
      <w:r>
        <w:t>sender</w:t>
      </w:r>
      <w:r>
        <w:rPr>
          <w:spacing w:val="3"/>
        </w:rPr>
        <w:t xml:space="preserve"> </w:t>
      </w:r>
      <w:r>
        <w:rPr>
          <w:i/>
        </w:rPr>
        <w:t>u</w:t>
      </w:r>
      <w:r>
        <w:rPr>
          <w:i/>
          <w:spacing w:val="9"/>
        </w:rPr>
        <w:t xml:space="preserve"> </w:t>
      </w:r>
      <w:r>
        <w:rPr>
          <w:rFonts w:ascii="Arial Unicode MS" w:hAnsi="Arial Unicode MS"/>
        </w:rPr>
        <w:t>→</w:t>
      </w:r>
      <w:r>
        <w:rPr>
          <w:rFonts w:ascii="Arial Unicode MS" w:hAnsi="Arial Unicode MS"/>
          <w:spacing w:val="-3"/>
        </w:rPr>
        <w:t xml:space="preserve"> </w:t>
      </w:r>
      <w:r>
        <w:t>receiver</w:t>
      </w:r>
      <w:r>
        <w:rPr>
          <w:spacing w:val="3"/>
        </w:rPr>
        <w:t xml:space="preserve"> </w:t>
      </w:r>
      <w:r>
        <w:rPr>
          <w:i/>
          <w:spacing w:val="-10"/>
        </w:rPr>
        <w:t>v</w:t>
      </w:r>
    </w:p>
    <w:p w14:paraId="00DC1E68" w14:textId="77777777" w:rsidR="00350CFB" w:rsidRDefault="00283FFF">
      <w:pPr>
        <w:tabs>
          <w:tab w:val="left" w:pos="2764"/>
        </w:tabs>
        <w:spacing w:line="238" w:lineRule="exact"/>
        <w:ind w:left="420"/>
        <w:rPr>
          <w:i/>
        </w:rPr>
      </w:pPr>
      <w:r>
        <w:rPr>
          <w:b/>
          <w:spacing w:val="-5"/>
          <w:w w:val="110"/>
        </w:rPr>
        <w:t>s</w:t>
      </w:r>
      <w:r>
        <w:rPr>
          <w:rFonts w:ascii="Menlo"/>
          <w:i/>
          <w:spacing w:val="-5"/>
          <w:w w:val="110"/>
          <w:vertAlign w:val="subscript"/>
        </w:rPr>
        <w:t>M</w:t>
      </w:r>
      <w:r>
        <w:rPr>
          <w:rFonts w:ascii="Menlo"/>
          <w:i/>
        </w:rPr>
        <w:tab/>
      </w:r>
      <w:r>
        <w:t>Reputation</w:t>
      </w:r>
      <w:r>
        <w:rPr>
          <w:spacing w:val="-7"/>
        </w:rPr>
        <w:t xml:space="preserve"> </w:t>
      </w:r>
      <w:r>
        <w:t>score</w:t>
      </w:r>
      <w:r>
        <w:rPr>
          <w:spacing w:val="-7"/>
        </w:rPr>
        <w:t xml:space="preserve"> </w:t>
      </w:r>
      <w:r>
        <w:t>vector</w:t>
      </w:r>
      <w:r>
        <w:rPr>
          <w:spacing w:val="-7"/>
        </w:rPr>
        <w:t xml:space="preserve"> </w:t>
      </w:r>
      <w:r>
        <w:t>for</w:t>
      </w:r>
      <w:r>
        <w:rPr>
          <w:spacing w:val="-7"/>
        </w:rPr>
        <w:t xml:space="preserve"> </w:t>
      </w:r>
      <w:r>
        <w:t>method</w:t>
      </w:r>
      <w:r>
        <w:rPr>
          <w:spacing w:val="-6"/>
        </w:rPr>
        <w:t xml:space="preserve"> </w:t>
      </w:r>
      <w:r>
        <w:rPr>
          <w:i/>
          <w:spacing w:val="-10"/>
        </w:rPr>
        <w:t>M</w:t>
      </w:r>
    </w:p>
    <w:p w14:paraId="00DC1E69" w14:textId="77777777" w:rsidR="00350CFB" w:rsidRDefault="00283FFF">
      <w:pPr>
        <w:tabs>
          <w:tab w:val="left" w:pos="2764"/>
        </w:tabs>
        <w:spacing w:before="14"/>
        <w:ind w:left="420"/>
        <w:rPr>
          <w:i/>
        </w:rPr>
      </w:pPr>
      <w:r>
        <w:rPr>
          <w:b/>
          <w:spacing w:val="-5"/>
        </w:rPr>
        <w:t>p</w:t>
      </w:r>
      <w:r>
        <w:rPr>
          <w:rFonts w:ascii="Menlo"/>
          <w:i/>
          <w:spacing w:val="-5"/>
          <w:vertAlign w:val="subscript"/>
        </w:rPr>
        <w:t>P</w:t>
      </w:r>
      <w:r>
        <w:rPr>
          <w:rFonts w:ascii="Menlo"/>
          <w:i/>
        </w:rPr>
        <w:tab/>
      </w:r>
      <w:r>
        <w:t>Proxy</w:t>
      </w:r>
      <w:r>
        <w:rPr>
          <w:spacing w:val="-6"/>
        </w:rPr>
        <w:t xml:space="preserve"> </w:t>
      </w:r>
      <w:r>
        <w:t>value</w:t>
      </w:r>
      <w:r>
        <w:rPr>
          <w:spacing w:val="-6"/>
        </w:rPr>
        <w:t xml:space="preserve"> </w:t>
      </w:r>
      <w:r>
        <w:t>vector</w:t>
      </w:r>
      <w:r>
        <w:rPr>
          <w:spacing w:val="-5"/>
        </w:rPr>
        <w:t xml:space="preserve"> </w:t>
      </w:r>
      <w:r>
        <w:t>for</w:t>
      </w:r>
      <w:r>
        <w:rPr>
          <w:spacing w:val="-6"/>
        </w:rPr>
        <w:t xml:space="preserve"> </w:t>
      </w:r>
      <w:r>
        <w:t>proxy</w:t>
      </w:r>
      <w:r>
        <w:rPr>
          <w:spacing w:val="-6"/>
        </w:rPr>
        <w:t xml:space="preserve"> </w:t>
      </w:r>
      <w:r>
        <w:rPr>
          <w:i/>
          <w:spacing w:val="-10"/>
        </w:rPr>
        <w:t>P</w:t>
      </w:r>
    </w:p>
    <w:p w14:paraId="00DC1E6A" w14:textId="77777777" w:rsidR="00350CFB" w:rsidRDefault="00283FFF">
      <w:pPr>
        <w:tabs>
          <w:tab w:val="left" w:pos="2764"/>
        </w:tabs>
        <w:spacing w:before="14"/>
        <w:ind w:left="420"/>
      </w:pPr>
      <w:r>
        <w:rPr>
          <w:i/>
          <w:spacing w:val="-10"/>
        </w:rPr>
        <w:t>d</w:t>
      </w:r>
      <w:r>
        <w:rPr>
          <w:i/>
        </w:rPr>
        <w:tab/>
      </w:r>
      <w:r>
        <w:t>PageRank</w:t>
      </w:r>
      <w:r>
        <w:rPr>
          <w:spacing w:val="-9"/>
        </w:rPr>
        <w:t xml:space="preserve"> </w:t>
      </w:r>
      <w:r>
        <w:t>damping</w:t>
      </w:r>
      <w:r>
        <w:rPr>
          <w:spacing w:val="-8"/>
        </w:rPr>
        <w:t xml:space="preserve"> </w:t>
      </w:r>
      <w:r>
        <w:t>factor</w:t>
      </w:r>
      <w:r>
        <w:rPr>
          <w:spacing w:val="-8"/>
        </w:rPr>
        <w:t xml:space="preserve"> </w:t>
      </w:r>
      <w:r>
        <w:t>(default</w:t>
      </w:r>
      <w:r>
        <w:rPr>
          <w:spacing w:val="-8"/>
        </w:rPr>
        <w:t xml:space="preserve"> </w:t>
      </w:r>
      <w:r>
        <w:rPr>
          <w:spacing w:val="-2"/>
        </w:rPr>
        <w:t>0</w:t>
      </w:r>
      <w:r>
        <w:rPr>
          <w:i/>
          <w:spacing w:val="-2"/>
        </w:rPr>
        <w:t>.</w:t>
      </w:r>
      <w:r>
        <w:rPr>
          <w:spacing w:val="-2"/>
        </w:rPr>
        <w:t>85)</w:t>
      </w:r>
    </w:p>
    <w:p w14:paraId="00DC1E6B" w14:textId="77777777" w:rsidR="00350CFB" w:rsidRDefault="00283FFF">
      <w:pPr>
        <w:tabs>
          <w:tab w:val="left" w:pos="2764"/>
        </w:tabs>
        <w:spacing w:before="18"/>
        <w:ind w:left="420"/>
      </w:pPr>
      <w:r>
        <w:rPr>
          <w:i/>
          <w:spacing w:val="-4"/>
          <w:w w:val="110"/>
        </w:rPr>
        <w:t>τ</w:t>
      </w:r>
      <w:r>
        <w:rPr>
          <w:spacing w:val="-4"/>
          <w:w w:val="110"/>
          <w:vertAlign w:val="subscript"/>
        </w:rPr>
        <w:t>tol</w:t>
      </w:r>
      <w:r>
        <w:tab/>
        <w:t>PageRank</w:t>
      </w:r>
      <w:r>
        <w:rPr>
          <w:spacing w:val="-12"/>
        </w:rPr>
        <w:t xml:space="preserve"> </w:t>
      </w:r>
      <w:r>
        <w:t>convergence</w:t>
      </w:r>
      <w:r>
        <w:rPr>
          <w:spacing w:val="-12"/>
        </w:rPr>
        <w:t xml:space="preserve"> </w:t>
      </w:r>
      <w:r>
        <w:t>tolerance</w:t>
      </w:r>
      <w:r>
        <w:rPr>
          <w:spacing w:val="-12"/>
        </w:rPr>
        <w:t xml:space="preserve"> </w:t>
      </w:r>
      <w:r>
        <w:rPr>
          <w:spacing w:val="-2"/>
        </w:rPr>
        <w:t>(10</w:t>
      </w:r>
      <w:r>
        <w:rPr>
          <w:rFonts w:ascii="Apple Symbols" w:hAnsi="Apple Symbols"/>
          <w:spacing w:val="-2"/>
          <w:vertAlign w:val="superscript"/>
        </w:rPr>
        <w:t>−</w:t>
      </w:r>
      <w:r>
        <w:rPr>
          <w:spacing w:val="-2"/>
          <w:vertAlign w:val="superscript"/>
        </w:rPr>
        <w:t>8</w:t>
      </w:r>
      <w:r>
        <w:rPr>
          <w:spacing w:val="-2"/>
        </w:rPr>
        <w:t>)</w:t>
      </w:r>
    </w:p>
    <w:p w14:paraId="00DC1E6C" w14:textId="77777777" w:rsidR="00350CFB" w:rsidRDefault="00283FFF">
      <w:pPr>
        <w:tabs>
          <w:tab w:val="left" w:pos="2764"/>
        </w:tabs>
        <w:spacing w:before="10"/>
        <w:ind w:left="420"/>
      </w:pPr>
      <w:r>
        <w:rPr>
          <w:i/>
          <w:spacing w:val="-4"/>
        </w:rPr>
        <w:t>I</w:t>
      </w:r>
      <w:r>
        <w:rPr>
          <w:spacing w:val="-4"/>
          <w:vertAlign w:val="subscript"/>
        </w:rPr>
        <w:t>max</w:t>
      </w:r>
      <w:r>
        <w:tab/>
        <w:t>Maximum</w:t>
      </w:r>
      <w:r>
        <w:rPr>
          <w:spacing w:val="-13"/>
        </w:rPr>
        <w:t xml:space="preserve"> </w:t>
      </w:r>
      <w:r>
        <w:t>PageRank</w:t>
      </w:r>
      <w:r>
        <w:rPr>
          <w:spacing w:val="-13"/>
        </w:rPr>
        <w:t xml:space="preserve"> </w:t>
      </w:r>
      <w:r>
        <w:t>iterations</w:t>
      </w:r>
      <w:r>
        <w:rPr>
          <w:spacing w:val="-13"/>
        </w:rPr>
        <w:t xml:space="preserve"> </w:t>
      </w:r>
      <w:r>
        <w:rPr>
          <w:spacing w:val="-2"/>
        </w:rPr>
        <w:t>(300)</w:t>
      </w:r>
    </w:p>
    <w:p w14:paraId="00DC1E6D" w14:textId="77777777" w:rsidR="00350CFB" w:rsidRDefault="00283FFF">
      <w:pPr>
        <w:tabs>
          <w:tab w:val="left" w:pos="2764"/>
        </w:tabs>
        <w:spacing w:before="18"/>
        <w:ind w:left="420"/>
      </w:pPr>
      <w:r>
        <w:rPr>
          <w:i/>
          <w:spacing w:val="-2"/>
        </w:rPr>
        <w:t>σ</w:t>
      </w:r>
      <w:r>
        <w:rPr>
          <w:spacing w:val="-2"/>
        </w:rPr>
        <w:t>(∆</w:t>
      </w:r>
      <w:r>
        <w:rPr>
          <w:i/>
          <w:spacing w:val="-2"/>
        </w:rPr>
        <w:t>t</w:t>
      </w:r>
      <w:r>
        <w:rPr>
          <w:spacing w:val="-2"/>
        </w:rPr>
        <w:t>)</w:t>
      </w:r>
      <w:r>
        <w:tab/>
        <w:t>Logistic</w:t>
      </w:r>
      <w:r>
        <w:rPr>
          <w:spacing w:val="-8"/>
        </w:rPr>
        <w:t xml:space="preserve"> </w:t>
      </w:r>
      <w:r>
        <w:t>time-decay</w:t>
      </w:r>
      <w:r>
        <w:rPr>
          <w:spacing w:val="-7"/>
        </w:rPr>
        <w:t xml:space="preserve"> </w:t>
      </w:r>
      <w:r>
        <w:t>on</w:t>
      </w:r>
      <w:r>
        <w:rPr>
          <w:spacing w:val="-8"/>
        </w:rPr>
        <w:t xml:space="preserve"> </w:t>
      </w:r>
      <w:r>
        <w:t>transfer</w:t>
      </w:r>
      <w:r>
        <w:rPr>
          <w:spacing w:val="-7"/>
        </w:rPr>
        <w:t xml:space="preserve"> </w:t>
      </w:r>
      <w:r>
        <w:rPr>
          <w:spacing w:val="-5"/>
        </w:rPr>
        <w:t>age</w:t>
      </w:r>
    </w:p>
    <w:p w14:paraId="00DC1E6E" w14:textId="77777777" w:rsidR="00350CFB" w:rsidRDefault="00283FFF">
      <w:pPr>
        <w:tabs>
          <w:tab w:val="left" w:pos="2764"/>
        </w:tabs>
        <w:spacing w:before="18"/>
        <w:ind w:left="420"/>
      </w:pPr>
      <w:r>
        <w:rPr>
          <w:i/>
        </w:rPr>
        <w:t>k</w:t>
      </w:r>
      <w:r>
        <w:t>,</w:t>
      </w:r>
      <w:r>
        <w:rPr>
          <w:spacing w:val="20"/>
        </w:rPr>
        <w:t xml:space="preserve"> </w:t>
      </w:r>
      <w:r>
        <w:rPr>
          <w:i/>
          <w:spacing w:val="-7"/>
        </w:rPr>
        <w:t>t</w:t>
      </w:r>
      <w:r>
        <w:rPr>
          <w:spacing w:val="-7"/>
          <w:vertAlign w:val="subscript"/>
        </w:rPr>
        <w:t>0</w:t>
      </w:r>
      <w:r>
        <w:tab/>
        <w:t>Decay</w:t>
      </w:r>
      <w:r>
        <w:rPr>
          <w:spacing w:val="-8"/>
        </w:rPr>
        <w:t xml:space="preserve"> </w:t>
      </w:r>
      <w:r>
        <w:t>steepness</w:t>
      </w:r>
      <w:r>
        <w:rPr>
          <w:spacing w:val="-7"/>
        </w:rPr>
        <w:t xml:space="preserve"> </w:t>
      </w:r>
      <w:r>
        <w:t>(0</w:t>
      </w:r>
      <w:r>
        <w:rPr>
          <w:i/>
        </w:rPr>
        <w:t>.</w:t>
      </w:r>
      <w:r>
        <w:t>01)</w:t>
      </w:r>
      <w:r>
        <w:rPr>
          <w:spacing w:val="-7"/>
        </w:rPr>
        <w:t xml:space="preserve"> </w:t>
      </w:r>
      <w:r>
        <w:t>and</w:t>
      </w:r>
      <w:r>
        <w:rPr>
          <w:spacing w:val="-8"/>
        </w:rPr>
        <w:t xml:space="preserve"> </w:t>
      </w:r>
      <w:r>
        <w:t>midpoint</w:t>
      </w:r>
      <w:r>
        <w:rPr>
          <w:spacing w:val="-7"/>
        </w:rPr>
        <w:t xml:space="preserve"> </w:t>
      </w:r>
      <w:r>
        <w:t>(180</w:t>
      </w:r>
      <w:r>
        <w:rPr>
          <w:spacing w:val="-7"/>
        </w:rPr>
        <w:t xml:space="preserve"> </w:t>
      </w:r>
      <w:r>
        <w:rPr>
          <w:spacing w:val="-2"/>
        </w:rPr>
        <w:t>days)</w:t>
      </w:r>
    </w:p>
    <w:p w14:paraId="00DC1E6F" w14:textId="77777777" w:rsidR="00350CFB" w:rsidRDefault="00283FFF">
      <w:pPr>
        <w:tabs>
          <w:tab w:val="left" w:pos="2764"/>
        </w:tabs>
        <w:spacing w:before="18"/>
        <w:ind w:left="420"/>
      </w:pPr>
      <w:r>
        <w:rPr>
          <w:spacing w:val="-5"/>
        </w:rPr>
        <w:t>∆</w:t>
      </w:r>
      <w:r>
        <w:rPr>
          <w:i/>
          <w:spacing w:val="-5"/>
        </w:rPr>
        <w:t>t</w:t>
      </w:r>
      <w:r>
        <w:rPr>
          <w:i/>
        </w:rPr>
        <w:tab/>
      </w:r>
      <w:r>
        <w:t>Age</w:t>
      </w:r>
      <w:r>
        <w:rPr>
          <w:spacing w:val="-6"/>
        </w:rPr>
        <w:t xml:space="preserve"> </w:t>
      </w:r>
      <w:r>
        <w:t>of</w:t>
      </w:r>
      <w:r>
        <w:rPr>
          <w:spacing w:val="-6"/>
        </w:rPr>
        <w:t xml:space="preserve"> </w:t>
      </w:r>
      <w:r>
        <w:t>an</w:t>
      </w:r>
      <w:r>
        <w:rPr>
          <w:spacing w:val="-5"/>
        </w:rPr>
        <w:t xml:space="preserve"> </w:t>
      </w:r>
      <w:r>
        <w:t>event</w:t>
      </w:r>
      <w:r>
        <w:rPr>
          <w:spacing w:val="-6"/>
        </w:rPr>
        <w:t xml:space="preserve"> </w:t>
      </w:r>
      <w:r>
        <w:t>in</w:t>
      </w:r>
      <w:r>
        <w:rPr>
          <w:spacing w:val="-6"/>
        </w:rPr>
        <w:t xml:space="preserve"> </w:t>
      </w:r>
      <w:r>
        <w:t>days</w:t>
      </w:r>
      <w:r>
        <w:rPr>
          <w:spacing w:val="-5"/>
        </w:rPr>
        <w:t xml:space="preserve"> </w:t>
      </w:r>
      <w:r>
        <w:t>before</w:t>
      </w:r>
      <w:r>
        <w:rPr>
          <w:spacing w:val="-6"/>
        </w:rPr>
        <w:t xml:space="preserve"> </w:t>
      </w:r>
      <w:r>
        <w:t>observation</w:t>
      </w:r>
      <w:r>
        <w:rPr>
          <w:spacing w:val="-5"/>
        </w:rPr>
        <w:t xml:space="preserve"> end</w:t>
      </w:r>
    </w:p>
    <w:p w14:paraId="00DC1E70" w14:textId="77777777" w:rsidR="00350CFB" w:rsidRDefault="00283FFF">
      <w:pPr>
        <w:tabs>
          <w:tab w:val="left" w:pos="2764"/>
        </w:tabs>
        <w:spacing w:before="18"/>
        <w:ind w:left="420"/>
      </w:pPr>
      <w:r>
        <w:rPr>
          <w:i/>
          <w:color w:val="FF0000"/>
        </w:rPr>
        <w:t>—</w:t>
      </w:r>
    </w:p>
    <w:p w14:paraId="00DC1E71" w14:textId="77777777" w:rsidR="00350CFB" w:rsidRDefault="00283FFF">
      <w:pPr>
        <w:tabs>
          <w:tab w:val="left" w:pos="2764"/>
        </w:tabs>
        <w:spacing w:before="18"/>
        <w:ind w:left="420"/>
      </w:pPr>
      <w:r>
        <w:rPr>
          <w:i/>
          <w:spacing w:val="-10"/>
        </w:rPr>
        <w:t>ρ</w:t>
      </w:r>
      <w:r>
        <w:rPr>
          <w:i/>
        </w:rPr>
        <w:tab/>
      </w:r>
      <w:r>
        <w:rPr>
          <w:spacing w:val="-2"/>
        </w:rPr>
        <w:t>Spearman’s</w:t>
      </w:r>
      <w:r>
        <w:rPr>
          <w:spacing w:val="-1"/>
        </w:rPr>
        <w:t xml:space="preserve"> </w:t>
      </w:r>
      <w:r>
        <w:rPr>
          <w:spacing w:val="-2"/>
        </w:rPr>
        <w:t>rank</w:t>
      </w:r>
      <w:r>
        <w:t xml:space="preserve"> </w:t>
      </w:r>
      <w:r>
        <w:rPr>
          <w:spacing w:val="-2"/>
        </w:rPr>
        <w:t>correlation</w:t>
      </w:r>
    </w:p>
    <w:p w14:paraId="00DC1E72" w14:textId="77777777" w:rsidR="00350CFB" w:rsidRDefault="00283FFF">
      <w:pPr>
        <w:tabs>
          <w:tab w:val="left" w:pos="2764"/>
        </w:tabs>
        <w:spacing w:before="18"/>
        <w:ind w:left="420"/>
      </w:pPr>
      <w:r>
        <w:rPr>
          <w:i/>
          <w:spacing w:val="-10"/>
        </w:rPr>
        <w:t>τ</w:t>
      </w:r>
      <w:r>
        <w:rPr>
          <w:i/>
        </w:rPr>
        <w:tab/>
      </w:r>
      <w:r>
        <w:t>Kendall’s</w:t>
      </w:r>
      <w:r>
        <w:rPr>
          <w:spacing w:val="-14"/>
        </w:rPr>
        <w:t xml:space="preserve"> </w:t>
      </w:r>
      <w:r>
        <w:t>rank</w:t>
      </w:r>
      <w:r>
        <w:rPr>
          <w:spacing w:val="-13"/>
        </w:rPr>
        <w:t xml:space="preserve"> </w:t>
      </w:r>
      <w:r>
        <w:rPr>
          <w:spacing w:val="-2"/>
        </w:rPr>
        <w:t>correlation</w:t>
      </w:r>
    </w:p>
    <w:p w14:paraId="00DC1E73" w14:textId="77777777" w:rsidR="00350CFB" w:rsidRDefault="00283FFF">
      <w:pPr>
        <w:tabs>
          <w:tab w:val="left" w:pos="2764"/>
        </w:tabs>
        <w:spacing w:before="18"/>
        <w:ind w:left="420"/>
      </w:pPr>
      <w:r>
        <w:rPr>
          <w:i/>
          <w:spacing w:val="-4"/>
        </w:rPr>
        <w:t>T</w:t>
      </w:r>
      <w:r>
        <w:rPr>
          <w:spacing w:val="-4"/>
          <w:vertAlign w:val="subscript"/>
        </w:rPr>
        <w:t>obs</w:t>
      </w:r>
      <w:r>
        <w:tab/>
        <w:t>Observation</w:t>
      </w:r>
      <w:r>
        <w:rPr>
          <w:spacing w:val="-10"/>
        </w:rPr>
        <w:t xml:space="preserve"> </w:t>
      </w:r>
      <w:r>
        <w:t>end</w:t>
      </w:r>
      <w:r>
        <w:rPr>
          <w:spacing w:val="-10"/>
        </w:rPr>
        <w:t xml:space="preserve"> </w:t>
      </w:r>
      <w:r>
        <w:t>timestamp</w:t>
      </w:r>
      <w:r>
        <w:rPr>
          <w:spacing w:val="-9"/>
        </w:rPr>
        <w:t xml:space="preserve"> </w:t>
      </w:r>
      <w:r>
        <w:t>(2026-05-31</w:t>
      </w:r>
      <w:r>
        <w:rPr>
          <w:spacing w:val="-10"/>
        </w:rPr>
        <w:t xml:space="preserve"> </w:t>
      </w:r>
      <w:r>
        <w:rPr>
          <w:spacing w:val="-4"/>
        </w:rPr>
        <w:t>UTC)</w:t>
      </w:r>
    </w:p>
    <w:p w14:paraId="00DC1E74" w14:textId="77777777" w:rsidR="00350CFB" w:rsidRDefault="00283FFF">
      <w:pPr>
        <w:pStyle w:val="a3"/>
        <w:spacing w:before="5"/>
        <w:rPr>
          <w:sz w:val="5"/>
        </w:rPr>
      </w:pPr>
      <w:r>
        <w:rPr>
          <w:noProof/>
          <w:sz w:val="5"/>
        </w:rPr>
        <mc:AlternateContent>
          <mc:Choice Requires="wps">
            <w:drawing>
              <wp:anchor distT="0" distB="0" distL="0" distR="0" simplePos="0" relativeHeight="487605760" behindDoc="1" locked="0" layoutInCell="1" allowOverlap="1" wp14:anchorId="00DC271E" wp14:editId="00DC271F">
                <wp:simplePos x="0" y="0"/>
                <wp:positionH relativeFrom="page">
                  <wp:posOffset>852576</wp:posOffset>
                </wp:positionH>
                <wp:positionV relativeFrom="paragraph">
                  <wp:posOffset>54922</wp:posOffset>
                </wp:positionV>
                <wp:extent cx="5855335" cy="1270"/>
                <wp:effectExtent l="0" t="0" r="0" b="0"/>
                <wp:wrapTopAndBottom/>
                <wp:docPr id="108" name="Graphic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55335" cy="1270"/>
                        </a:xfrm>
                        <a:custGeom>
                          <a:avLst/>
                          <a:gdLst/>
                          <a:ahLst/>
                          <a:cxnLst/>
                          <a:rect l="l" t="t" r="r" b="b"/>
                          <a:pathLst>
                            <a:path w="5855335">
                              <a:moveTo>
                                <a:pt x="0" y="0"/>
                              </a:moveTo>
                              <a:lnTo>
                                <a:pt x="5854852"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8F29B7" id="Graphic 108" o:spid="_x0000_s1026" style="position:absolute;margin-left:67.15pt;margin-top:4.3pt;width:461.05pt;height:.1pt;z-index:-15710720;visibility:visible;mso-wrap-style:square;mso-wrap-distance-left:0;mso-wrap-distance-top:0;mso-wrap-distance-right:0;mso-wrap-distance-bottom:0;mso-position-horizontal:absolute;mso-position-horizontal-relative:page;mso-position-vertical:absolute;mso-position-vertical-relative:text;v-text-anchor:top" coordsize="58553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" path="m,l5854852,e" filled="f" strokeweight=".33739mm">
                <v:path arrowok="t"/>
                <w10:wrap type="topAndBottom" anchorx="page"/>
              </v:shape>
            </w:pict>
          </mc:Fallback>
        </mc:AlternateContent>
      </w:r>
    </w:p>
    <w:p w14:paraId="00DC1E75" w14:textId="77777777" w:rsidR="00350CFB" w:rsidRDefault="00350CFB">
      <w:pPr>
        <w:pStyle w:val="a3"/>
        <w:rPr>
          <w:sz w:val="5"/>
        </w:rPr>
        <w:sectPr w:rsidR="00350CFB">
          <w:pgSz w:w="11910" w:h="16840"/>
          <w:pgMar w:top="1920" w:right="708" w:bottom="2300" w:left="992" w:header="0" w:footer="2115" w:gutter="0"/>
          <w:cols w:space="720"/>
        </w:sectPr>
      </w:pPr>
    </w:p>
    <w:p w14:paraId="00DC1E76" w14:textId="77777777" w:rsidR="00350CFB" w:rsidRDefault="00283FFF">
      <w:pPr>
        <w:pStyle w:val="a3"/>
        <w:spacing w:before="72"/>
        <w:ind w:left="282"/>
      </w:pPr>
      <w:r>
        <w:rPr>
          <w:spacing w:val="-4"/>
        </w:rPr>
        <w:t>then</w:t>
      </w:r>
    </w:p>
    <w:p w14:paraId="00DC1E77" w14:textId="77777777" w:rsidR="00350CFB" w:rsidRDefault="00283FFF">
      <w:pPr>
        <w:pStyle w:val="a3"/>
        <w:rPr>
          <w:sz w:val="16"/>
        </w:rPr>
      </w:pPr>
      <w:r>
        <w:br w:type="column"/>
      </w:r>
    </w:p>
    <w:p w14:paraId="00DC1E78" w14:textId="77777777" w:rsidR="00350CFB" w:rsidRDefault="00350CFB">
      <w:pPr>
        <w:pStyle w:val="a3"/>
        <w:rPr>
          <w:sz w:val="16"/>
        </w:rPr>
      </w:pPr>
    </w:p>
    <w:p w14:paraId="00DC1E79" w14:textId="77777777" w:rsidR="00350CFB" w:rsidRDefault="00350CFB">
      <w:pPr>
        <w:pStyle w:val="a3"/>
        <w:spacing w:before="147"/>
        <w:rPr>
          <w:sz w:val="16"/>
        </w:rPr>
      </w:pPr>
    </w:p>
    <w:p w14:paraId="00DC1E7A" w14:textId="77777777" w:rsidR="00350CFB" w:rsidRDefault="00283FFF">
      <w:pPr>
        <w:ind w:left="282"/>
        <w:rPr>
          <w:rFonts w:ascii="Menlo"/>
          <w:i/>
          <w:sz w:val="16"/>
        </w:rPr>
      </w:pPr>
      <w:bookmarkStart w:id="171" w:name="_bookmark52"/>
      <w:bookmarkEnd w:id="171"/>
      <w:r>
        <w:rPr>
          <w:i/>
          <w:spacing w:val="-4"/>
          <w:w w:val="85"/>
          <w:position w:val="4"/>
          <w:sz w:val="24"/>
        </w:rPr>
        <w:t>P</w:t>
      </w:r>
      <w:r>
        <w:rPr>
          <w:rFonts w:ascii="Menlo"/>
          <w:i/>
          <w:spacing w:val="-4"/>
          <w:w w:val="85"/>
          <w:sz w:val="16"/>
        </w:rPr>
        <w:t>u,v</w:t>
      </w:r>
    </w:p>
    <w:p w14:paraId="00DC1E7B" w14:textId="77777777" w:rsidR="00350CFB" w:rsidRDefault="00283FFF">
      <w:pPr>
        <w:tabs>
          <w:tab w:val="left" w:pos="2000"/>
        </w:tabs>
        <w:spacing w:before="140" w:line="187" w:lineRule="auto"/>
        <w:ind w:left="42"/>
        <w:rPr>
          <w:i/>
          <w:sz w:val="24"/>
        </w:rPr>
      </w:pPr>
      <w:r>
        <w:br w:type="column"/>
      </w:r>
      <w:r>
        <w:rPr>
          <w:w w:val="110"/>
          <w:position w:val="-21"/>
          <w:sz w:val="24"/>
        </w:rPr>
        <w:t>=</w:t>
      </w:r>
      <w:r>
        <w:rPr>
          <w:spacing w:val="28"/>
          <w:w w:val="110"/>
          <w:position w:val="-21"/>
          <w:sz w:val="24"/>
        </w:rPr>
        <w:t xml:space="preserve"> </w:t>
      </w:r>
      <w:r>
        <w:rPr>
          <w:spacing w:val="-60"/>
          <w:w w:val="110"/>
          <w:position w:val="34"/>
          <w:sz w:val="24"/>
        </w:rPr>
        <w:t></w:t>
      </w:r>
      <w:r>
        <w:rPr>
          <w:spacing w:val="-60"/>
          <w:w w:val="110"/>
          <w:position w:val="12"/>
          <w:sz w:val="24"/>
        </w:rPr>
        <w:t></w:t>
      </w:r>
      <w:r>
        <w:rPr>
          <w:spacing w:val="-60"/>
          <w:w w:val="110"/>
          <w:position w:val="5"/>
          <w:sz w:val="24"/>
        </w:rPr>
        <w:t></w:t>
      </w:r>
      <w:r>
        <w:rPr>
          <w:i/>
          <w:spacing w:val="-60"/>
          <w:w w:val="110"/>
          <w:sz w:val="24"/>
        </w:rPr>
        <w:t>w</w:t>
      </w:r>
      <w:r>
        <w:rPr>
          <w:spacing w:val="-60"/>
          <w:w w:val="110"/>
          <w:sz w:val="24"/>
        </w:rPr>
        <w:t>(</w:t>
      </w:r>
      <w:r>
        <w:rPr>
          <w:i/>
          <w:spacing w:val="-60"/>
          <w:w w:val="110"/>
          <w:sz w:val="24"/>
        </w:rPr>
        <w:t>u,</w:t>
      </w:r>
      <w:r>
        <w:rPr>
          <w:i/>
          <w:spacing w:val="-10"/>
          <w:w w:val="110"/>
          <w:sz w:val="24"/>
        </w:rPr>
        <w:t xml:space="preserve"> </w:t>
      </w:r>
      <w:r>
        <w:rPr>
          <w:i/>
          <w:spacing w:val="-2"/>
          <w:w w:val="110"/>
          <w:sz w:val="24"/>
        </w:rPr>
        <w:t>v</w:t>
      </w:r>
      <w:r>
        <w:rPr>
          <w:spacing w:val="-2"/>
          <w:w w:val="110"/>
          <w:sz w:val="24"/>
        </w:rPr>
        <w:t>)/</w:t>
      </w:r>
      <w:r>
        <w:rPr>
          <w:i/>
          <w:spacing w:val="-2"/>
          <w:w w:val="110"/>
          <w:sz w:val="24"/>
        </w:rPr>
        <w:t>s</w:t>
      </w:r>
      <w:r>
        <w:rPr>
          <w:spacing w:val="-2"/>
          <w:w w:val="110"/>
          <w:sz w:val="24"/>
        </w:rPr>
        <w:t>(</w:t>
      </w:r>
      <w:r>
        <w:rPr>
          <w:i/>
          <w:spacing w:val="-2"/>
          <w:w w:val="110"/>
          <w:sz w:val="24"/>
        </w:rPr>
        <w:t>u</w:t>
      </w:r>
      <w:r>
        <w:rPr>
          <w:spacing w:val="-2"/>
          <w:w w:val="110"/>
          <w:sz w:val="24"/>
        </w:rPr>
        <w:t>)</w:t>
      </w:r>
      <w:r>
        <w:rPr>
          <w:sz w:val="24"/>
        </w:rPr>
        <w:tab/>
      </w:r>
      <w:r>
        <w:rPr>
          <w:w w:val="110"/>
          <w:sz w:val="24"/>
        </w:rPr>
        <w:t>if</w:t>
      </w:r>
      <w:r>
        <w:rPr>
          <w:spacing w:val="-8"/>
          <w:w w:val="110"/>
          <w:sz w:val="24"/>
        </w:rPr>
        <w:t xml:space="preserve"> </w:t>
      </w:r>
      <w:r>
        <w:rPr>
          <w:i/>
          <w:w w:val="110"/>
          <w:sz w:val="24"/>
        </w:rPr>
        <w:t>s</w:t>
      </w:r>
      <w:r>
        <w:rPr>
          <w:w w:val="110"/>
          <w:sz w:val="24"/>
        </w:rPr>
        <w:t>(</w:t>
      </w:r>
      <w:r>
        <w:rPr>
          <w:i/>
          <w:w w:val="110"/>
          <w:sz w:val="24"/>
        </w:rPr>
        <w:t>u</w:t>
      </w:r>
      <w:r>
        <w:rPr>
          <w:w w:val="110"/>
          <w:sz w:val="24"/>
        </w:rPr>
        <w:t xml:space="preserve">) </w:t>
      </w:r>
      <w:r>
        <w:rPr>
          <w:i/>
          <w:w w:val="110"/>
          <w:sz w:val="24"/>
        </w:rPr>
        <w:t xml:space="preserve">&gt; </w:t>
      </w:r>
      <w:r>
        <w:rPr>
          <w:spacing w:val="-5"/>
          <w:w w:val="110"/>
          <w:sz w:val="24"/>
        </w:rPr>
        <w:t>0</w:t>
      </w:r>
      <w:r>
        <w:rPr>
          <w:i/>
          <w:spacing w:val="-5"/>
          <w:w w:val="110"/>
          <w:sz w:val="24"/>
        </w:rPr>
        <w:t>,</w:t>
      </w:r>
    </w:p>
    <w:p w14:paraId="00DC1E7C" w14:textId="77777777" w:rsidR="00350CFB" w:rsidRDefault="00283FFF">
      <w:pPr>
        <w:pStyle w:val="a3"/>
        <w:tabs>
          <w:tab w:val="left" w:pos="2000"/>
        </w:tabs>
        <w:spacing w:line="388" w:lineRule="exact"/>
        <w:ind w:left="290"/>
      </w:pPr>
      <w:r>
        <w:rPr>
          <w:spacing w:val="-76"/>
          <w:position w:val="17"/>
        </w:rPr>
        <w:t></w:t>
      </w:r>
      <w:r>
        <w:rPr>
          <w:spacing w:val="-76"/>
          <w:position w:val="10"/>
        </w:rPr>
        <w:t></w:t>
      </w:r>
      <w:r>
        <w:rPr>
          <w:spacing w:val="-76"/>
        </w:rPr>
        <w:t>0</w:t>
      </w:r>
      <w:r>
        <w:tab/>
      </w:r>
      <w:r>
        <w:rPr>
          <w:spacing w:val="-2"/>
        </w:rPr>
        <w:t>otherwise.</w:t>
      </w:r>
    </w:p>
    <w:p w14:paraId="00DC1E7D" w14:textId="77777777" w:rsidR="00350CFB" w:rsidRDefault="00283FFF">
      <w:pPr>
        <w:pStyle w:val="a3"/>
      </w:pPr>
      <w:r>
        <w:br w:type="column"/>
      </w:r>
    </w:p>
    <w:p w14:paraId="00DC1E7E" w14:textId="77777777" w:rsidR="00350CFB" w:rsidRDefault="00350CFB">
      <w:pPr>
        <w:pStyle w:val="a3"/>
        <w:spacing w:before="151"/>
      </w:pPr>
    </w:p>
    <w:p w14:paraId="00DC1E7F" w14:textId="77777777" w:rsidR="00350CFB" w:rsidRDefault="00283FFF">
      <w:pPr>
        <w:pStyle w:val="a3"/>
        <w:ind w:left="282"/>
      </w:pPr>
      <w:r>
        <w:rPr>
          <w:spacing w:val="-2"/>
        </w:rPr>
        <w:t>(3.2)</w:t>
      </w:r>
    </w:p>
    <w:p w14:paraId="00DC1E80" w14:textId="77777777" w:rsidR="00350CFB" w:rsidRDefault="00350CFB">
      <w:pPr>
        <w:pStyle w:val="a3"/>
        <w:sectPr w:rsidR="00350CFB">
          <w:pgSz w:w="11910" w:h="16840"/>
          <w:pgMar w:top="1840" w:right="708" w:bottom="2300" w:left="992" w:header="0" w:footer="2115" w:gutter="0"/>
          <w:cols w:num="4" w:space="720" w:equalWidth="0">
            <w:col w:w="735" w:space="2158"/>
            <w:col w:w="661" w:space="39"/>
            <w:col w:w="3170" w:space="2152"/>
            <w:col w:w="1295"/>
          </w:cols>
        </w:sectPr>
      </w:pPr>
    </w:p>
    <w:p w14:paraId="00DC1E81" w14:textId="77777777" w:rsidR="00350CFB" w:rsidRDefault="00283FFF">
      <w:pPr>
        <w:pStyle w:val="a3"/>
        <w:spacing w:before="138" w:line="456" w:lineRule="exact"/>
        <w:ind w:left="282" w:right="560"/>
        <w:jc w:val="both"/>
      </w:pPr>
      <w:r>
        <w:rPr>
          <w:w w:val="105"/>
        </w:rPr>
        <w:t>Dangling</w:t>
      </w:r>
      <w:r>
        <w:rPr>
          <w:spacing w:val="-14"/>
          <w:w w:val="105"/>
        </w:rPr>
        <w:t xml:space="preserve"> </w:t>
      </w:r>
      <w:r>
        <w:rPr>
          <w:w w:val="105"/>
        </w:rPr>
        <w:t>mass</w:t>
      </w:r>
      <w:r>
        <w:rPr>
          <w:spacing w:val="-14"/>
          <w:w w:val="105"/>
        </w:rPr>
        <w:t xml:space="preserve"> </w:t>
      </w:r>
      <w:r>
        <w:rPr>
          <w:w w:val="105"/>
        </w:rPr>
        <w:t>is</w:t>
      </w:r>
      <w:r>
        <w:rPr>
          <w:spacing w:val="-14"/>
          <w:w w:val="105"/>
        </w:rPr>
        <w:t xml:space="preserve"> </w:t>
      </w:r>
      <w:r>
        <w:rPr>
          <w:w w:val="105"/>
        </w:rPr>
        <w:t>redistributed</w:t>
      </w:r>
      <w:r>
        <w:rPr>
          <w:spacing w:val="-14"/>
          <w:w w:val="105"/>
        </w:rPr>
        <w:t xml:space="preserve"> </w:t>
      </w:r>
      <w:r>
        <w:rPr>
          <w:w w:val="105"/>
        </w:rPr>
        <w:t>uniformly</w:t>
      </w:r>
      <w:r>
        <w:rPr>
          <w:spacing w:val="-14"/>
          <w:w w:val="105"/>
        </w:rPr>
        <w:t xml:space="preserve"> </w:t>
      </w:r>
      <w:r>
        <w:rPr>
          <w:w w:val="105"/>
        </w:rPr>
        <w:t>through</w:t>
      </w:r>
      <w:r>
        <w:rPr>
          <w:spacing w:val="-14"/>
          <w:w w:val="105"/>
        </w:rPr>
        <w:t xml:space="preserve"> </w:t>
      </w:r>
      <w:r>
        <w:rPr>
          <w:w w:val="105"/>
        </w:rPr>
        <w:t>the</w:t>
      </w:r>
      <w:r>
        <w:rPr>
          <w:spacing w:val="-14"/>
          <w:w w:val="105"/>
        </w:rPr>
        <w:t xml:space="preserve"> </w:t>
      </w:r>
      <w:r>
        <w:rPr>
          <w:w w:val="105"/>
        </w:rPr>
        <w:t>teleportation</w:t>
      </w:r>
      <w:r>
        <w:rPr>
          <w:spacing w:val="-14"/>
          <w:w w:val="105"/>
        </w:rPr>
        <w:t xml:space="preserve"> </w:t>
      </w:r>
      <w:r>
        <w:rPr>
          <w:w w:val="105"/>
        </w:rPr>
        <w:t>term,</w:t>
      </w:r>
      <w:r>
        <w:rPr>
          <w:spacing w:val="-10"/>
          <w:w w:val="105"/>
        </w:rPr>
        <w:t xml:space="preserve"> </w:t>
      </w:r>
      <w:r>
        <w:rPr>
          <w:w w:val="105"/>
        </w:rPr>
        <w:t>which</w:t>
      </w:r>
      <w:r>
        <w:rPr>
          <w:spacing w:val="-14"/>
          <w:w w:val="105"/>
        </w:rPr>
        <w:t xml:space="preserve"> </w:t>
      </w:r>
      <w:r>
        <w:rPr>
          <w:w w:val="105"/>
        </w:rPr>
        <w:t>is</w:t>
      </w:r>
      <w:r>
        <w:rPr>
          <w:spacing w:val="-14"/>
          <w:w w:val="105"/>
        </w:rPr>
        <w:t xml:space="preserve"> </w:t>
      </w:r>
      <w:r>
        <w:rPr>
          <w:w w:val="105"/>
        </w:rPr>
        <w:t>the</w:t>
      </w:r>
      <w:r>
        <w:rPr>
          <w:spacing w:val="-14"/>
          <w:w w:val="105"/>
        </w:rPr>
        <w:t xml:space="preserve"> </w:t>
      </w:r>
      <w:r>
        <w:rPr>
          <w:w w:val="105"/>
        </w:rPr>
        <w:t>standard treatment in sparse web and transaction graphs.</w:t>
      </w:r>
      <w:r>
        <w:rPr>
          <w:spacing w:val="40"/>
          <w:w w:val="105"/>
        </w:rPr>
        <w:t xml:space="preserve"> </w:t>
      </w:r>
      <w:r>
        <w:rPr>
          <w:w w:val="105"/>
        </w:rPr>
        <w:t xml:space="preserve">Iteration stops when </w:t>
      </w:r>
      <w:r>
        <w:rPr>
          <w:rFonts w:ascii="Arial Unicode MS" w:hAnsi="Arial Unicode MS"/>
          <w:w w:val="105"/>
        </w:rPr>
        <w:t>∥</w:t>
      </w:r>
      <w:r>
        <w:rPr>
          <w:b/>
          <w:w w:val="105"/>
        </w:rPr>
        <w:t>r</w:t>
      </w:r>
      <w:r>
        <w:rPr>
          <w:w w:val="105"/>
          <w:vertAlign w:val="superscript"/>
        </w:rPr>
        <w:t>(</w:t>
      </w:r>
      <w:r>
        <w:rPr>
          <w:rFonts w:ascii="Menlo" w:hAnsi="Menlo"/>
          <w:i/>
          <w:w w:val="105"/>
          <w:vertAlign w:val="superscript"/>
        </w:rPr>
        <w:t>t</w:t>
      </w:r>
      <w:r>
        <w:rPr>
          <w:w w:val="105"/>
          <w:vertAlign w:val="superscript"/>
        </w:rPr>
        <w:t>+1)</w:t>
      </w:r>
      <w:r>
        <w:rPr>
          <w:w w:val="105"/>
        </w:rPr>
        <w:t xml:space="preserve"> </w:t>
      </w:r>
      <w:r>
        <w:rPr>
          <w:rFonts w:ascii="Arial Unicode MS" w:hAnsi="Arial Unicode MS"/>
          <w:w w:val="105"/>
        </w:rPr>
        <w:t>−</w:t>
      </w:r>
      <w:r>
        <w:rPr>
          <w:rFonts w:ascii="Arial Unicode MS" w:hAnsi="Arial Unicode MS"/>
          <w:spacing w:val="-13"/>
          <w:w w:val="105"/>
        </w:rPr>
        <w:t xml:space="preserve"> </w:t>
      </w:r>
      <w:r>
        <w:rPr>
          <w:b/>
          <w:w w:val="105"/>
        </w:rPr>
        <w:t>r</w:t>
      </w:r>
      <w:r>
        <w:rPr>
          <w:w w:val="105"/>
          <w:vertAlign w:val="superscript"/>
        </w:rPr>
        <w:t>(</w:t>
      </w:r>
      <w:r>
        <w:rPr>
          <w:rFonts w:ascii="Menlo" w:hAnsi="Menlo"/>
          <w:i/>
          <w:w w:val="105"/>
          <w:vertAlign w:val="superscript"/>
        </w:rPr>
        <w:t>t</w:t>
      </w:r>
      <w:r>
        <w:rPr>
          <w:w w:val="105"/>
          <w:vertAlign w:val="superscript"/>
        </w:rPr>
        <w:t>)</w:t>
      </w:r>
      <w:r>
        <w:rPr>
          <w:rFonts w:ascii="Arial Unicode MS" w:hAnsi="Arial Unicode MS"/>
          <w:w w:val="105"/>
        </w:rPr>
        <w:t>∥</w:t>
      </w:r>
      <w:r>
        <w:rPr>
          <w:w w:val="105"/>
          <w:vertAlign w:val="subscript"/>
        </w:rPr>
        <w:t>1</w:t>
      </w:r>
      <w:r>
        <w:rPr>
          <w:spacing w:val="35"/>
          <w:w w:val="105"/>
        </w:rPr>
        <w:t xml:space="preserve"> </w:t>
      </w:r>
      <w:r>
        <w:rPr>
          <w:i/>
          <w:w w:val="105"/>
        </w:rPr>
        <w:t>&lt; τ</w:t>
      </w:r>
      <w:r>
        <w:rPr>
          <w:w w:val="105"/>
          <w:vertAlign w:val="subscript"/>
        </w:rPr>
        <w:t>tol</w:t>
      </w:r>
      <w:r>
        <w:rPr>
          <w:w w:val="105"/>
        </w:rPr>
        <w:t xml:space="preserve"> or </w:t>
      </w:r>
      <w:r>
        <w:t>after</w:t>
      </w:r>
      <w:r>
        <w:rPr>
          <w:spacing w:val="-4"/>
        </w:rPr>
        <w:t xml:space="preserve"> </w:t>
      </w:r>
      <w:r>
        <w:rPr>
          <w:i/>
        </w:rPr>
        <w:t>I</w:t>
      </w:r>
      <w:r>
        <w:rPr>
          <w:vertAlign w:val="subscript"/>
        </w:rPr>
        <w:t>max</w:t>
      </w:r>
      <w:r>
        <w:t xml:space="preserve"> iterations. Scores</w:t>
      </w:r>
      <w:r>
        <w:rPr>
          <w:spacing w:val="-4"/>
        </w:rPr>
        <w:t xml:space="preserve"> </w:t>
      </w:r>
      <w:r>
        <w:t>are</w:t>
      </w:r>
      <w:r>
        <w:rPr>
          <w:spacing w:val="-4"/>
        </w:rPr>
        <w:t xml:space="preserve"> </w:t>
      </w:r>
      <w:r>
        <w:t>renormalized</w:t>
      </w:r>
      <w:r>
        <w:rPr>
          <w:spacing w:val="-4"/>
        </w:rPr>
        <w:t xml:space="preserve"> </w:t>
      </w:r>
      <w:r>
        <w:t>to</w:t>
      </w:r>
      <w:r>
        <w:rPr>
          <w:spacing w:val="-4"/>
        </w:rPr>
        <w:t xml:space="preserve"> </w:t>
      </w:r>
      <w:r>
        <w:t>sum</w:t>
      </w:r>
      <w:r>
        <w:rPr>
          <w:spacing w:val="-4"/>
        </w:rPr>
        <w:t xml:space="preserve"> </w:t>
      </w:r>
      <w:r>
        <w:t>to</w:t>
      </w:r>
      <w:r>
        <w:rPr>
          <w:spacing w:val="-4"/>
        </w:rPr>
        <w:t xml:space="preserve"> </w:t>
      </w:r>
      <w:r>
        <w:t>one</w:t>
      </w:r>
      <w:r>
        <w:rPr>
          <w:spacing w:val="-4"/>
        </w:rPr>
        <w:t xml:space="preserve"> </w:t>
      </w:r>
      <w:r>
        <w:t>over</w:t>
      </w:r>
      <w:r>
        <w:rPr>
          <w:spacing w:val="-4"/>
        </w:rPr>
        <w:t xml:space="preserve"> </w:t>
      </w:r>
      <w:r>
        <w:t>reachable</w:t>
      </w:r>
      <w:r>
        <w:rPr>
          <w:spacing w:val="-4"/>
        </w:rPr>
        <w:t xml:space="preserve"> </w:t>
      </w:r>
      <w:r>
        <w:t>nodes. Dense</w:t>
      </w:r>
      <w:r>
        <w:rPr>
          <w:spacing w:val="-4"/>
        </w:rPr>
        <w:t xml:space="preserve"> </w:t>
      </w:r>
      <w:r>
        <w:t>ranks</w:t>
      </w:r>
      <w:r>
        <w:rPr>
          <w:spacing w:val="-4"/>
        </w:rPr>
        <w:t xml:space="preserve"> </w:t>
      </w:r>
      <w:r>
        <w:t>for alignment</w:t>
      </w:r>
      <w:r>
        <w:rPr>
          <w:spacing w:val="-1"/>
        </w:rPr>
        <w:t xml:space="preserve"> </w:t>
      </w:r>
      <w:r>
        <w:t>are</w:t>
      </w:r>
      <w:r>
        <w:rPr>
          <w:spacing w:val="-1"/>
        </w:rPr>
        <w:t xml:space="preserve"> </w:t>
      </w:r>
      <w:r>
        <w:t>assigned</w:t>
      </w:r>
      <w:r>
        <w:rPr>
          <w:spacing w:val="-1"/>
        </w:rPr>
        <w:t xml:space="preserve"> </w:t>
      </w:r>
      <w:r>
        <w:t>by</w:t>
      </w:r>
      <w:r>
        <w:rPr>
          <w:spacing w:val="-1"/>
        </w:rPr>
        <w:t xml:space="preserve"> </w:t>
      </w:r>
      <w:r>
        <w:t>sorting</w:t>
      </w:r>
      <w:r>
        <w:rPr>
          <w:spacing w:val="-1"/>
        </w:rPr>
        <w:t xml:space="preserve"> </w:t>
      </w:r>
      <w:r>
        <w:t>scores</w:t>
      </w:r>
      <w:r>
        <w:rPr>
          <w:spacing w:val="-1"/>
        </w:rPr>
        <w:t xml:space="preserve"> </w:t>
      </w:r>
      <w:r>
        <w:t>descending</w:t>
      </w:r>
      <w:r>
        <w:rPr>
          <w:spacing w:val="-1"/>
        </w:rPr>
        <w:t xml:space="preserve"> </w:t>
      </w:r>
      <w:r>
        <w:t>(rank</w:t>
      </w:r>
      <w:r>
        <w:rPr>
          <w:spacing w:val="-1"/>
        </w:rPr>
        <w:t xml:space="preserve"> </w:t>
      </w:r>
      <w:r>
        <w:t>1</w:t>
      </w:r>
      <w:r>
        <w:rPr>
          <w:spacing w:val="-1"/>
        </w:rPr>
        <w:t xml:space="preserve"> </w:t>
      </w:r>
      <w:r>
        <w:t>=</w:t>
      </w:r>
      <w:r>
        <w:rPr>
          <w:spacing w:val="-1"/>
        </w:rPr>
        <w:t xml:space="preserve"> </w:t>
      </w:r>
      <w:r>
        <w:t>highest</w:t>
      </w:r>
      <w:r>
        <w:rPr>
          <w:spacing w:val="-1"/>
        </w:rPr>
        <w:t xml:space="preserve"> </w:t>
      </w:r>
      <w:r>
        <w:t>score), with</w:t>
      </w:r>
      <w:r>
        <w:rPr>
          <w:spacing w:val="-1"/>
        </w:rPr>
        <w:t xml:space="preserve"> </w:t>
      </w:r>
      <w:r>
        <w:t>wallet</w:t>
      </w:r>
      <w:r>
        <w:rPr>
          <w:spacing w:val="-1"/>
        </w:rPr>
        <w:t xml:space="preserve"> </w:t>
      </w:r>
      <w:r>
        <w:t xml:space="preserve">address </w:t>
      </w:r>
      <w:r>
        <w:rPr>
          <w:w w:val="105"/>
        </w:rPr>
        <w:t>as</w:t>
      </w:r>
      <w:r>
        <w:rPr>
          <w:spacing w:val="-16"/>
          <w:w w:val="105"/>
        </w:rPr>
        <w:t xml:space="preserve"> </w:t>
      </w:r>
      <w:r>
        <w:rPr>
          <w:w w:val="105"/>
        </w:rPr>
        <w:t>a</w:t>
      </w:r>
      <w:r>
        <w:rPr>
          <w:spacing w:val="-16"/>
          <w:w w:val="105"/>
        </w:rPr>
        <w:t xml:space="preserve"> </w:t>
      </w:r>
      <w:r>
        <w:rPr>
          <w:w w:val="105"/>
        </w:rPr>
        <w:t>deterministic</w:t>
      </w:r>
      <w:r>
        <w:rPr>
          <w:spacing w:val="-16"/>
          <w:w w:val="105"/>
        </w:rPr>
        <w:t xml:space="preserve"> </w:t>
      </w:r>
      <w:r>
        <w:rPr>
          <w:w w:val="105"/>
        </w:rPr>
        <w:t>tie-break</w:t>
      </w:r>
      <w:r>
        <w:rPr>
          <w:spacing w:val="-15"/>
          <w:w w:val="105"/>
        </w:rPr>
        <w:t xml:space="preserve"> </w:t>
      </w:r>
      <w:r>
        <w:rPr>
          <w:w w:val="105"/>
        </w:rPr>
        <w:t>when</w:t>
      </w:r>
      <w:r>
        <w:rPr>
          <w:spacing w:val="-16"/>
          <w:w w:val="105"/>
        </w:rPr>
        <w:t xml:space="preserve"> </w:t>
      </w:r>
      <w:r>
        <w:rPr>
          <w:w w:val="105"/>
        </w:rPr>
        <w:t>scores</w:t>
      </w:r>
      <w:r>
        <w:rPr>
          <w:spacing w:val="-16"/>
          <w:w w:val="105"/>
        </w:rPr>
        <w:t xml:space="preserve"> </w:t>
      </w:r>
      <w:r>
        <w:rPr>
          <w:w w:val="105"/>
        </w:rPr>
        <w:t>are</w:t>
      </w:r>
      <w:r>
        <w:rPr>
          <w:spacing w:val="-16"/>
          <w:w w:val="105"/>
        </w:rPr>
        <w:t xml:space="preserve"> </w:t>
      </w:r>
      <w:r>
        <w:rPr>
          <w:w w:val="105"/>
        </w:rPr>
        <w:t>equal.</w:t>
      </w:r>
    </w:p>
    <w:p w14:paraId="00DC1E82" w14:textId="77777777" w:rsidR="00350CFB" w:rsidRDefault="00283FFF">
      <w:pPr>
        <w:pStyle w:val="a3"/>
        <w:spacing w:before="16" w:line="456" w:lineRule="exact"/>
        <w:ind w:left="274" w:right="563"/>
        <w:jc w:val="both"/>
      </w:pPr>
      <w:r>
        <w:t xml:space="preserve">The damping factor </w:t>
      </w:r>
      <w:r>
        <w:rPr>
          <w:i/>
        </w:rPr>
        <w:t xml:space="preserve">d </w:t>
      </w:r>
      <w:r>
        <w:t>interpolates between pure graph propagation (</w:t>
      </w:r>
      <w:r>
        <w:rPr>
          <w:i/>
        </w:rPr>
        <w:t>d</w:t>
      </w:r>
      <w:r>
        <w:rPr>
          <w:i/>
          <w:spacing w:val="29"/>
          <w:w w:val="115"/>
        </w:rPr>
        <w:t xml:space="preserve"> </w:t>
      </w:r>
      <w:r>
        <w:rPr>
          <w:rFonts w:ascii="Arial Unicode MS" w:hAnsi="Arial Unicode MS"/>
          <w:w w:val="115"/>
        </w:rPr>
        <w:t xml:space="preserve">→ </w:t>
      </w:r>
      <w:r>
        <w:t>1) and uniform scores</w:t>
      </w:r>
      <w:r>
        <w:rPr>
          <w:spacing w:val="40"/>
        </w:rPr>
        <w:t xml:space="preserve"> </w:t>
      </w:r>
      <w:r>
        <w:t>(</w:t>
      </w:r>
      <w:r>
        <w:rPr>
          <w:i/>
        </w:rPr>
        <w:t>d</w:t>
      </w:r>
      <w:r>
        <w:rPr>
          <w:i/>
          <w:spacing w:val="40"/>
          <w:w w:val="115"/>
        </w:rPr>
        <w:t xml:space="preserve"> </w:t>
      </w:r>
      <w:r>
        <w:rPr>
          <w:rFonts w:ascii="Arial Unicode MS" w:hAnsi="Arial Unicode MS"/>
          <w:w w:val="115"/>
        </w:rPr>
        <w:t>→</w:t>
      </w:r>
      <w:r>
        <w:rPr>
          <w:rFonts w:ascii="Arial Unicode MS" w:hAnsi="Arial Unicode MS"/>
          <w:spacing w:val="33"/>
          <w:w w:val="115"/>
        </w:rPr>
        <w:t xml:space="preserve"> </w:t>
      </w:r>
      <w:r>
        <w:t>0).</w:t>
      </w:r>
      <w:r>
        <w:rPr>
          <w:spacing w:val="80"/>
        </w:rPr>
        <w:t xml:space="preserve"> </w:t>
      </w:r>
      <w:r>
        <w:t>The</w:t>
      </w:r>
      <w:r>
        <w:rPr>
          <w:spacing w:val="19"/>
        </w:rPr>
        <w:t xml:space="preserve"> </w:t>
      </w:r>
      <w:r>
        <w:t>default</w:t>
      </w:r>
      <w:r>
        <w:rPr>
          <w:spacing w:val="18"/>
        </w:rPr>
        <w:t xml:space="preserve"> </w:t>
      </w:r>
      <w:r>
        <w:rPr>
          <w:i/>
        </w:rPr>
        <w:t>d</w:t>
      </w:r>
      <w:r>
        <w:rPr>
          <w:i/>
          <w:spacing w:val="40"/>
          <w:w w:val="115"/>
        </w:rPr>
        <w:t xml:space="preserve"> </w:t>
      </w:r>
      <w:r>
        <w:rPr>
          <w:w w:val="115"/>
        </w:rPr>
        <w:t>=</w:t>
      </w:r>
      <w:r>
        <w:rPr>
          <w:spacing w:val="40"/>
          <w:w w:val="115"/>
        </w:rPr>
        <w:t xml:space="preserve"> </w:t>
      </w:r>
      <w:r>
        <w:t>0</w:t>
      </w:r>
      <w:r>
        <w:rPr>
          <w:i/>
        </w:rPr>
        <w:t>.</w:t>
      </w:r>
      <w:r>
        <w:t>85</w:t>
      </w:r>
      <w:r>
        <w:rPr>
          <w:spacing w:val="19"/>
        </w:rPr>
        <w:t xml:space="preserve"> </w:t>
      </w:r>
      <w:r>
        <w:t>follows</w:t>
      </w:r>
      <w:r>
        <w:rPr>
          <w:spacing w:val="19"/>
        </w:rPr>
        <w:t xml:space="preserve"> </w:t>
      </w:r>
      <w:r>
        <w:t>the</w:t>
      </w:r>
      <w:r>
        <w:rPr>
          <w:spacing w:val="19"/>
        </w:rPr>
        <w:t xml:space="preserve"> </w:t>
      </w:r>
      <w:r>
        <w:t>classical</w:t>
      </w:r>
      <w:r>
        <w:rPr>
          <w:spacing w:val="19"/>
        </w:rPr>
        <w:t xml:space="preserve"> </w:t>
      </w:r>
      <w:r>
        <w:t>web</w:t>
      </w:r>
      <w:r>
        <w:rPr>
          <w:spacing w:val="19"/>
        </w:rPr>
        <w:t xml:space="preserve"> </w:t>
      </w:r>
      <w:r>
        <w:t>setting</w:t>
      </w:r>
      <w:r>
        <w:rPr>
          <w:spacing w:val="19"/>
        </w:rPr>
        <w:t xml:space="preserve"> </w:t>
      </w:r>
      <w:r>
        <w:t>and</w:t>
      </w:r>
      <w:r>
        <w:rPr>
          <w:spacing w:val="19"/>
        </w:rPr>
        <w:t xml:space="preserve"> </w:t>
      </w:r>
      <w:r>
        <w:t>the</w:t>
      </w:r>
      <w:r>
        <w:rPr>
          <w:spacing w:val="19"/>
        </w:rPr>
        <w:t xml:space="preserve"> </w:t>
      </w:r>
      <w:r>
        <w:t>AWP</w:t>
      </w:r>
      <w:r>
        <w:rPr>
          <w:spacing w:val="18"/>
        </w:rPr>
        <w:t xml:space="preserve"> </w:t>
      </w:r>
      <w:r>
        <w:t>baseline</w:t>
      </w:r>
      <w:r>
        <w:rPr>
          <w:spacing w:val="19"/>
        </w:rPr>
        <w:t xml:space="preserve"> </w:t>
      </w:r>
      <w:r>
        <w:t>of</w:t>
      </w:r>
      <w:r>
        <w:rPr>
          <w:spacing w:val="19"/>
        </w:rPr>
        <w:t xml:space="preserve"> </w:t>
      </w:r>
      <w:r>
        <w:t>Do et al.</w:t>
      </w:r>
      <w:hyperlink w:anchor="_bookmark149" w:history="1">
        <w:r>
          <w:rPr>
            <w:vertAlign w:val="superscript"/>
          </w:rPr>
          <w:t>[16]</w:t>
        </w:r>
      </w:hyperlink>
      <w:r>
        <w:t>.</w:t>
      </w:r>
      <w:r>
        <w:rPr>
          <w:spacing w:val="40"/>
        </w:rPr>
        <w:t xml:space="preserve"> </w:t>
      </w:r>
      <w:r>
        <w:t xml:space="preserve">Robustness sweeps vary </w:t>
      </w:r>
      <w:r>
        <w:rPr>
          <w:i/>
        </w:rPr>
        <w:t xml:space="preserve">d </w:t>
      </w:r>
      <w:r>
        <w:t xml:space="preserve">while holding edge weights fixed (Section </w:t>
      </w:r>
      <w:hyperlink w:anchor="_bookmark73" w:history="1">
        <w:r>
          <w:t>3.12</w:t>
        </w:r>
      </w:hyperlink>
      <w:r>
        <w:t>).</w:t>
      </w:r>
      <w:r>
        <w:rPr>
          <w:spacing w:val="40"/>
        </w:rPr>
        <w:t xml:space="preserve"> </w:t>
      </w:r>
      <w:r>
        <w:t xml:space="preserve">Tolerance </w:t>
      </w:r>
      <w:r>
        <w:rPr>
          <w:i/>
        </w:rPr>
        <w:t>τ</w:t>
      </w:r>
      <w:r>
        <w:rPr>
          <w:vertAlign w:val="subscript"/>
        </w:rPr>
        <w:t>tol</w:t>
      </w:r>
      <w:r>
        <w:t xml:space="preserve"> </w:t>
      </w:r>
      <w:r>
        <w:rPr>
          <w:w w:val="115"/>
        </w:rPr>
        <w:t>= 10</w:t>
      </w:r>
      <w:r>
        <w:rPr>
          <w:rFonts w:ascii="Apple Symbols" w:hAnsi="Apple Symbols"/>
          <w:w w:val="115"/>
          <w:vertAlign w:val="superscript"/>
        </w:rPr>
        <w:t>−</w:t>
      </w:r>
      <w:r>
        <w:rPr>
          <w:w w:val="115"/>
          <w:vertAlign w:val="superscript"/>
        </w:rPr>
        <w:t>8</w:t>
      </w:r>
      <w:r>
        <w:rPr>
          <w:w w:val="115"/>
        </w:rPr>
        <w:t xml:space="preserve"> </w:t>
      </w:r>
      <w:r>
        <w:t xml:space="preserve">and </w:t>
      </w:r>
      <w:r>
        <w:rPr>
          <w:i/>
        </w:rPr>
        <w:t>I</w:t>
      </w:r>
      <w:r>
        <w:rPr>
          <w:vertAlign w:val="subscript"/>
        </w:rPr>
        <w:t>max</w:t>
      </w:r>
      <w:r>
        <w:t xml:space="preserve"> </w:t>
      </w:r>
      <w:r>
        <w:rPr>
          <w:w w:val="115"/>
        </w:rPr>
        <w:t xml:space="preserve">= </w:t>
      </w:r>
      <w:r>
        <w:t xml:space="preserve">300 are intentionally strict relative to interactive analytics settings, so that </w:t>
      </w:r>
      <w:bookmarkStart w:id="172" w:name="Data_sources_and_sampling"/>
      <w:bookmarkStart w:id="173" w:name="_bookmark53"/>
      <w:bookmarkEnd w:id="172"/>
      <w:bookmarkEnd w:id="173"/>
      <w:r>
        <w:t>runtime differences reflect graph structure rather than early stopping.</w:t>
      </w:r>
    </w:p>
    <w:p w14:paraId="00DC1E83" w14:textId="77777777" w:rsidR="00350CFB" w:rsidRDefault="00350CFB">
      <w:pPr>
        <w:pStyle w:val="a3"/>
      </w:pPr>
    </w:p>
    <w:p w14:paraId="00DC1E84" w14:textId="77777777" w:rsidR="00350CFB" w:rsidRDefault="00350CFB">
      <w:pPr>
        <w:pStyle w:val="a3"/>
        <w:spacing w:before="25"/>
      </w:pPr>
    </w:p>
    <w:p w14:paraId="00DC1E85" w14:textId="77777777" w:rsidR="00350CFB" w:rsidRDefault="00283FFF">
      <w:pPr>
        <w:pStyle w:val="2"/>
        <w:numPr>
          <w:ilvl w:val="1"/>
          <w:numId w:val="26"/>
        </w:numPr>
        <w:tabs>
          <w:tab w:val="left" w:pos="783"/>
        </w:tabs>
        <w:ind w:left="783" w:hanging="501"/>
      </w:pPr>
      <w:r>
        <w:t>Data</w:t>
      </w:r>
      <w:r>
        <w:rPr>
          <w:spacing w:val="10"/>
        </w:rPr>
        <w:t xml:space="preserve"> </w:t>
      </w:r>
      <w:r>
        <w:t>sources</w:t>
      </w:r>
      <w:r>
        <w:rPr>
          <w:spacing w:val="10"/>
        </w:rPr>
        <w:t xml:space="preserve"> </w:t>
      </w:r>
      <w:r>
        <w:t>and</w:t>
      </w:r>
      <w:r>
        <w:rPr>
          <w:spacing w:val="11"/>
        </w:rPr>
        <w:t xml:space="preserve"> </w:t>
      </w:r>
      <w:r>
        <w:rPr>
          <w:spacing w:val="-2"/>
        </w:rPr>
        <w:t>sampling</w:t>
      </w:r>
    </w:p>
    <w:p w14:paraId="00DC1E86" w14:textId="77777777" w:rsidR="00350CFB" w:rsidRDefault="00350CFB">
      <w:pPr>
        <w:pStyle w:val="a3"/>
        <w:spacing w:before="24"/>
        <w:rPr>
          <w:b/>
          <w:sz w:val="28"/>
        </w:rPr>
      </w:pPr>
    </w:p>
    <w:p w14:paraId="00DC1E87" w14:textId="77777777" w:rsidR="00350CFB" w:rsidRDefault="00283FFF">
      <w:pPr>
        <w:pStyle w:val="a3"/>
        <w:spacing w:line="396" w:lineRule="auto"/>
        <w:ind w:left="273" w:right="534" w:firstLine="1"/>
        <w:jc w:val="both"/>
      </w:pPr>
      <w:r>
        <w:t>This section fixes the empirical universe:</w:t>
      </w:r>
      <w:r>
        <w:rPr>
          <w:spacing w:val="35"/>
        </w:rPr>
        <w:t xml:space="preserve"> </w:t>
      </w:r>
      <w:r>
        <w:t>which chain, which time window, which public tables, which event types, and which wallets enter the primary sample.</w:t>
      </w:r>
      <w:r>
        <w:rPr>
          <w:spacing w:val="40"/>
        </w:rPr>
        <w:t xml:space="preserve"> </w:t>
      </w:r>
      <w:r>
        <w:t>Downstream graph construction and proxy formulas never invent events outside this universe.</w:t>
      </w:r>
    </w:p>
    <w:p w14:paraId="00DC1E88" w14:textId="77777777" w:rsidR="00350CFB" w:rsidRDefault="00283FFF">
      <w:pPr>
        <w:pStyle w:val="a4"/>
        <w:numPr>
          <w:ilvl w:val="0"/>
          <w:numId w:val="18"/>
        </w:numPr>
        <w:tabs>
          <w:tab w:val="left" w:pos="806"/>
          <w:tab w:val="left" w:pos="808"/>
        </w:tabs>
        <w:spacing w:before="123" w:line="396" w:lineRule="auto"/>
        <w:ind w:right="523"/>
        <w:jc w:val="both"/>
        <w:rPr>
          <w:sz w:val="24"/>
        </w:rPr>
      </w:pPr>
      <w:r>
        <w:rPr>
          <w:color w:val="FF0000"/>
          <w:sz w:val="24"/>
        </w:rPr>
        <w:t>Primary chain: All on-chain events are drawn from Arbitrum One (chain ID 42161), an Ethereum Layer-2 rollup with dense DeFi activity and public log availability [53]. Restricting to a single chain avoids cross-chain address aliasing—the same private key controlling addresses on multiple chains would otherwise appear as unrelated nodes—and keeps gas-cost and latency regimes comparable across wallets. The chain is the sole empirical venue for this comparison.</w:t>
      </w:r>
    </w:p>
    <w:p w14:paraId="00DC1E89" w14:textId="77777777" w:rsidR="00350CFB" w:rsidRDefault="00283FFF">
      <w:pPr>
        <w:pStyle w:val="a4"/>
        <w:numPr>
          <w:ilvl w:val="0"/>
          <w:numId w:val="18"/>
        </w:numPr>
        <w:tabs>
          <w:tab w:val="left" w:pos="807"/>
        </w:tabs>
        <w:spacing w:before="44"/>
        <w:ind w:left="807" w:hanging="214"/>
        <w:jc w:val="both"/>
        <w:rPr>
          <w:sz w:val="24"/>
        </w:rPr>
      </w:pPr>
      <w:r>
        <w:rPr>
          <w:b/>
          <w:sz w:val="24"/>
        </w:rPr>
        <w:t>Observation</w:t>
      </w:r>
      <w:r>
        <w:rPr>
          <w:b/>
          <w:spacing w:val="11"/>
          <w:sz w:val="24"/>
        </w:rPr>
        <w:t xml:space="preserve"> </w:t>
      </w:r>
      <w:r>
        <w:rPr>
          <w:b/>
          <w:sz w:val="24"/>
        </w:rPr>
        <w:t>window:</w:t>
      </w:r>
      <w:r>
        <w:rPr>
          <w:b/>
          <w:spacing w:val="48"/>
          <w:sz w:val="24"/>
        </w:rPr>
        <w:t xml:space="preserve"> </w:t>
      </w:r>
      <w:r>
        <w:rPr>
          <w:sz w:val="24"/>
        </w:rPr>
        <w:t>The</w:t>
      </w:r>
      <w:r>
        <w:rPr>
          <w:spacing w:val="11"/>
          <w:sz w:val="24"/>
        </w:rPr>
        <w:t xml:space="preserve"> </w:t>
      </w:r>
      <w:r>
        <w:rPr>
          <w:sz w:val="24"/>
        </w:rPr>
        <w:t>study</w:t>
      </w:r>
      <w:r>
        <w:rPr>
          <w:spacing w:val="11"/>
          <w:sz w:val="24"/>
        </w:rPr>
        <w:t xml:space="preserve"> </w:t>
      </w:r>
      <w:r>
        <w:rPr>
          <w:sz w:val="24"/>
        </w:rPr>
        <w:t>window</w:t>
      </w:r>
      <w:r>
        <w:rPr>
          <w:spacing w:val="12"/>
          <w:sz w:val="24"/>
        </w:rPr>
        <w:t xml:space="preserve"> </w:t>
      </w:r>
      <w:r>
        <w:rPr>
          <w:sz w:val="24"/>
        </w:rPr>
        <w:t>is</w:t>
      </w:r>
      <w:r>
        <w:rPr>
          <w:spacing w:val="11"/>
          <w:sz w:val="24"/>
        </w:rPr>
        <w:t xml:space="preserve"> </w:t>
      </w:r>
      <w:r>
        <w:rPr>
          <w:sz w:val="24"/>
        </w:rPr>
        <w:t>2025-12-01</w:t>
      </w:r>
      <w:r>
        <w:rPr>
          <w:spacing w:val="11"/>
          <w:sz w:val="24"/>
        </w:rPr>
        <w:t xml:space="preserve"> </w:t>
      </w:r>
      <w:r>
        <w:rPr>
          <w:sz w:val="24"/>
        </w:rPr>
        <w:t>00:00:00</w:t>
      </w:r>
      <w:r>
        <w:rPr>
          <w:spacing w:val="11"/>
          <w:sz w:val="24"/>
        </w:rPr>
        <w:t xml:space="preserve"> </w:t>
      </w:r>
      <w:r>
        <w:rPr>
          <w:sz w:val="24"/>
        </w:rPr>
        <w:t>UTC</w:t>
      </w:r>
      <w:r>
        <w:rPr>
          <w:spacing w:val="11"/>
          <w:sz w:val="24"/>
        </w:rPr>
        <w:t xml:space="preserve"> </w:t>
      </w:r>
      <w:r>
        <w:rPr>
          <w:sz w:val="24"/>
        </w:rPr>
        <w:t>through</w:t>
      </w:r>
      <w:r>
        <w:rPr>
          <w:spacing w:val="11"/>
          <w:sz w:val="24"/>
        </w:rPr>
        <w:t xml:space="preserve"> </w:t>
      </w:r>
      <w:r>
        <w:rPr>
          <w:sz w:val="24"/>
        </w:rPr>
        <w:t>2026-</w:t>
      </w:r>
      <w:r>
        <w:rPr>
          <w:spacing w:val="-5"/>
          <w:sz w:val="24"/>
        </w:rPr>
        <w:t>05-</w:t>
      </w:r>
    </w:p>
    <w:p w14:paraId="00DC1E8A" w14:textId="77777777" w:rsidR="00350CFB" w:rsidRDefault="00350CFB">
      <w:pPr>
        <w:pStyle w:val="a4"/>
        <w:jc w:val="both"/>
        <w:rPr>
          <w:sz w:val="24"/>
        </w:rPr>
        <w:sectPr w:rsidR="00350CFB">
          <w:type w:val="continuous"/>
          <w:pgSz w:w="11910" w:h="16840"/>
          <w:pgMar w:top="1920" w:right="708" w:bottom="280" w:left="992" w:header="0" w:footer="2115" w:gutter="0"/>
          <w:cols w:space="720"/>
        </w:sectPr>
      </w:pPr>
    </w:p>
    <w:p w14:paraId="00DC1E8B" w14:textId="77777777" w:rsidR="00350CFB" w:rsidRDefault="00283FFF">
      <w:pPr>
        <w:pStyle w:val="a3"/>
        <w:spacing w:before="72" w:line="396" w:lineRule="auto"/>
        <w:ind w:left="808" w:right="523"/>
        <w:jc w:val="both"/>
      </w:pPr>
      <w:r>
        <w:rPr>
          <w:color w:val="FF0000"/>
        </w:rPr>
        <w:t>31 23:59:59 UTC (six calendar months). Exclusive end timestamps in SQL use 2026-06-01 00:00:00 UTC so that the inclusive calendar end is 2026-05-31. This window is long enough for monthly-batched reputation extracts under BigQuery byte budgets and short enough that latest-allowance snapshots remain contemporaneous with transfer histories.</w:t>
      </w:r>
    </w:p>
    <w:p w14:paraId="00DC1E8C" w14:textId="77777777" w:rsidR="00350CFB" w:rsidRDefault="00283FFF">
      <w:pPr>
        <w:pStyle w:val="a3"/>
        <w:spacing w:before="5" w:line="316" w:lineRule="auto"/>
        <w:ind w:left="808" w:right="558"/>
        <w:jc w:val="both"/>
      </w:pPr>
      <w:r>
        <w:t>BigQuery</w:t>
      </w:r>
      <w:r>
        <w:rPr>
          <w:spacing w:val="-2"/>
        </w:rPr>
        <w:t xml:space="preserve"> </w:t>
      </w:r>
      <w:r>
        <w:t>byte</w:t>
      </w:r>
      <w:r>
        <w:rPr>
          <w:spacing w:val="-2"/>
        </w:rPr>
        <w:t xml:space="preserve"> </w:t>
      </w:r>
      <w:r>
        <w:t>budgets. AWP</w:t>
      </w:r>
      <w:r>
        <w:rPr>
          <w:spacing w:val="-2"/>
        </w:rPr>
        <w:t xml:space="preserve"> </w:t>
      </w:r>
      <w:r>
        <w:t>time-decay</w:t>
      </w:r>
      <w:r>
        <w:rPr>
          <w:spacing w:val="-2"/>
        </w:rPr>
        <w:t xml:space="preserve"> </w:t>
      </w:r>
      <w:r>
        <w:t>is</w:t>
      </w:r>
      <w:r>
        <w:rPr>
          <w:spacing w:val="-2"/>
        </w:rPr>
        <w:t xml:space="preserve"> </w:t>
      </w:r>
      <w:r>
        <w:t>anchored</w:t>
      </w:r>
      <w:r>
        <w:rPr>
          <w:spacing w:val="-2"/>
        </w:rPr>
        <w:t xml:space="preserve"> </w:t>
      </w:r>
      <w:r>
        <w:t>at</w:t>
      </w:r>
      <w:r>
        <w:rPr>
          <w:spacing w:val="-2"/>
        </w:rPr>
        <w:t xml:space="preserve"> </w:t>
      </w:r>
      <w:r>
        <w:t>observation</w:t>
      </w:r>
      <w:r>
        <w:rPr>
          <w:spacing w:val="-2"/>
        </w:rPr>
        <w:t xml:space="preserve"> </w:t>
      </w:r>
      <w:r>
        <w:t>end</w:t>
      </w:r>
      <w:r>
        <w:rPr>
          <w:spacing w:val="-2"/>
        </w:rPr>
        <w:t xml:space="preserve"> </w:t>
      </w:r>
      <w:r>
        <w:rPr>
          <w:i/>
        </w:rPr>
        <w:t>T</w:t>
      </w:r>
      <w:r>
        <w:rPr>
          <w:vertAlign w:val="subscript"/>
        </w:rPr>
        <w:t>obs</w:t>
      </w:r>
      <w:r>
        <w:t xml:space="preserve"> =</w:t>
      </w:r>
      <w:r>
        <w:rPr>
          <w:spacing w:val="-2"/>
        </w:rPr>
        <w:t xml:space="preserve"> </w:t>
      </w:r>
      <w:r>
        <w:t xml:space="preserve">2026-05-31 </w:t>
      </w:r>
      <w:r>
        <w:rPr>
          <w:w w:val="105"/>
        </w:rPr>
        <w:t>23:59:59</w:t>
      </w:r>
      <w:r>
        <w:rPr>
          <w:spacing w:val="-13"/>
          <w:w w:val="105"/>
        </w:rPr>
        <w:t xml:space="preserve"> </w:t>
      </w:r>
      <w:r>
        <w:rPr>
          <w:w w:val="105"/>
        </w:rPr>
        <w:t>UTC,</w:t>
      </w:r>
      <w:r>
        <w:rPr>
          <w:spacing w:val="-13"/>
          <w:w w:val="105"/>
        </w:rPr>
        <w:t xml:space="preserve"> </w:t>
      </w:r>
      <w:r>
        <w:rPr>
          <w:w w:val="105"/>
        </w:rPr>
        <w:t>so</w:t>
      </w:r>
      <w:r>
        <w:rPr>
          <w:spacing w:val="-12"/>
          <w:w w:val="105"/>
        </w:rPr>
        <w:t xml:space="preserve"> </w:t>
      </w:r>
      <w:r>
        <w:rPr>
          <w:w w:val="105"/>
        </w:rPr>
        <w:t>∆</w:t>
      </w:r>
      <w:r>
        <w:rPr>
          <w:i/>
          <w:w w:val="105"/>
        </w:rPr>
        <w:t>t</w:t>
      </w:r>
      <w:r>
        <w:rPr>
          <w:i/>
          <w:spacing w:val="-5"/>
          <w:w w:val="105"/>
        </w:rPr>
        <w:t xml:space="preserve"> </w:t>
      </w:r>
      <w:r>
        <w:rPr>
          <w:w w:val="105"/>
        </w:rPr>
        <w:t>=</w:t>
      </w:r>
      <w:r>
        <w:rPr>
          <w:spacing w:val="-5"/>
          <w:w w:val="105"/>
        </w:rPr>
        <w:t xml:space="preserve"> </w:t>
      </w:r>
      <w:r>
        <w:rPr>
          <w:w w:val="105"/>
        </w:rPr>
        <w:t>0</w:t>
      </w:r>
      <w:r>
        <w:rPr>
          <w:spacing w:val="-12"/>
          <w:w w:val="105"/>
        </w:rPr>
        <w:t xml:space="preserve"> </w:t>
      </w:r>
      <w:r>
        <w:rPr>
          <w:w w:val="105"/>
        </w:rPr>
        <w:t>for</w:t>
      </w:r>
      <w:r>
        <w:rPr>
          <w:spacing w:val="-13"/>
          <w:w w:val="105"/>
        </w:rPr>
        <w:t xml:space="preserve"> </w:t>
      </w:r>
      <w:r>
        <w:rPr>
          <w:w w:val="105"/>
        </w:rPr>
        <w:t>events</w:t>
      </w:r>
      <w:r>
        <w:rPr>
          <w:spacing w:val="-13"/>
          <w:w w:val="105"/>
        </w:rPr>
        <w:t xml:space="preserve"> </w:t>
      </w:r>
      <w:r>
        <w:rPr>
          <w:w w:val="105"/>
        </w:rPr>
        <w:t>at</w:t>
      </w:r>
      <w:r>
        <w:rPr>
          <w:spacing w:val="-13"/>
          <w:w w:val="105"/>
        </w:rPr>
        <w:t xml:space="preserve"> </w:t>
      </w:r>
      <w:r>
        <w:rPr>
          <w:w w:val="105"/>
        </w:rPr>
        <w:t>the</w:t>
      </w:r>
      <w:r>
        <w:rPr>
          <w:spacing w:val="-13"/>
          <w:w w:val="105"/>
        </w:rPr>
        <w:t xml:space="preserve"> </w:t>
      </w:r>
      <w:r>
        <w:rPr>
          <w:w w:val="105"/>
        </w:rPr>
        <w:t>window’s</w:t>
      </w:r>
      <w:r>
        <w:rPr>
          <w:spacing w:val="-13"/>
          <w:w w:val="105"/>
        </w:rPr>
        <w:t xml:space="preserve"> </w:t>
      </w:r>
      <w:r>
        <w:rPr>
          <w:w w:val="105"/>
        </w:rPr>
        <w:t>close</w:t>
      </w:r>
      <w:r>
        <w:rPr>
          <w:spacing w:val="-13"/>
          <w:w w:val="105"/>
        </w:rPr>
        <w:t xml:space="preserve"> </w:t>
      </w:r>
      <w:r>
        <w:rPr>
          <w:w w:val="105"/>
        </w:rPr>
        <w:t>and</w:t>
      </w:r>
      <w:r>
        <w:rPr>
          <w:spacing w:val="-13"/>
          <w:w w:val="105"/>
        </w:rPr>
        <w:t xml:space="preserve"> </w:t>
      </w:r>
      <w:r>
        <w:rPr>
          <w:w w:val="105"/>
        </w:rPr>
        <w:t>∆</w:t>
      </w:r>
      <w:r>
        <w:rPr>
          <w:i/>
          <w:w w:val="105"/>
        </w:rPr>
        <w:t>t</w:t>
      </w:r>
      <w:r>
        <w:rPr>
          <w:i/>
          <w:spacing w:val="-5"/>
          <w:w w:val="105"/>
        </w:rPr>
        <w:t xml:space="preserve"> </w:t>
      </w:r>
      <w:r>
        <w:rPr>
          <w:rFonts w:ascii="Arial Unicode MS" w:hAnsi="Arial Unicode MS"/>
          <w:w w:val="105"/>
        </w:rPr>
        <w:t>≈</w:t>
      </w:r>
      <w:r>
        <w:rPr>
          <w:rFonts w:ascii="Arial Unicode MS" w:hAnsi="Arial Unicode MS"/>
          <w:spacing w:val="-12"/>
          <w:w w:val="105"/>
        </w:rPr>
        <w:t xml:space="preserve"> </w:t>
      </w:r>
      <w:r>
        <w:rPr>
          <w:w w:val="105"/>
        </w:rPr>
        <w:t>181</w:t>
      </w:r>
      <w:r>
        <w:rPr>
          <w:spacing w:val="-12"/>
          <w:w w:val="105"/>
        </w:rPr>
        <w:t xml:space="preserve"> </w:t>
      </w:r>
      <w:r>
        <w:rPr>
          <w:w w:val="105"/>
        </w:rPr>
        <w:t>days</w:t>
      </w:r>
      <w:r>
        <w:rPr>
          <w:spacing w:val="-13"/>
          <w:w w:val="105"/>
        </w:rPr>
        <w:t xml:space="preserve"> </w:t>
      </w:r>
      <w:r>
        <w:rPr>
          <w:w w:val="105"/>
        </w:rPr>
        <w:t>for</w:t>
      </w:r>
      <w:r>
        <w:rPr>
          <w:spacing w:val="-13"/>
          <w:w w:val="105"/>
        </w:rPr>
        <w:t xml:space="preserve"> </w:t>
      </w:r>
      <w:r>
        <w:rPr>
          <w:w w:val="105"/>
        </w:rPr>
        <w:t>events</w:t>
      </w:r>
      <w:r>
        <w:rPr>
          <w:spacing w:val="-13"/>
          <w:w w:val="105"/>
        </w:rPr>
        <w:t xml:space="preserve"> </w:t>
      </w:r>
      <w:r>
        <w:rPr>
          <w:w w:val="105"/>
        </w:rPr>
        <w:t>at the window’s open.</w:t>
      </w:r>
    </w:p>
    <w:p w14:paraId="00DC1E8D" w14:textId="77777777" w:rsidR="00350CFB" w:rsidRDefault="00283FFF">
      <w:pPr>
        <w:pStyle w:val="a4"/>
        <w:numPr>
          <w:ilvl w:val="0"/>
          <w:numId w:val="18"/>
        </w:numPr>
        <w:tabs>
          <w:tab w:val="left" w:pos="807"/>
        </w:tabs>
        <w:spacing w:before="125"/>
        <w:ind w:left="807" w:hanging="214"/>
        <w:jc w:val="both"/>
        <w:rPr>
          <w:sz w:val="24"/>
        </w:rPr>
      </w:pPr>
      <w:r>
        <w:rPr>
          <w:b/>
          <w:sz w:val="24"/>
        </w:rPr>
        <w:t>BigQuery</w:t>
      </w:r>
      <w:r>
        <w:rPr>
          <w:b/>
          <w:spacing w:val="-7"/>
          <w:sz w:val="24"/>
        </w:rPr>
        <w:t xml:space="preserve"> </w:t>
      </w:r>
      <w:r>
        <w:rPr>
          <w:b/>
          <w:sz w:val="24"/>
        </w:rPr>
        <w:t>source:</w:t>
      </w:r>
      <w:r>
        <w:rPr>
          <w:b/>
          <w:spacing w:val="11"/>
          <w:sz w:val="24"/>
        </w:rPr>
        <w:t xml:space="preserve"> </w:t>
      </w:r>
      <w:r>
        <w:rPr>
          <w:sz w:val="24"/>
        </w:rPr>
        <w:t>Event</w:t>
      </w:r>
      <w:r>
        <w:rPr>
          <w:spacing w:val="-7"/>
          <w:sz w:val="24"/>
        </w:rPr>
        <w:t xml:space="preserve"> </w:t>
      </w:r>
      <w:r>
        <w:rPr>
          <w:sz w:val="24"/>
        </w:rPr>
        <w:t>logs</w:t>
      </w:r>
      <w:r>
        <w:rPr>
          <w:spacing w:val="-7"/>
          <w:sz w:val="24"/>
        </w:rPr>
        <w:t xml:space="preserve"> </w:t>
      </w:r>
      <w:r>
        <w:rPr>
          <w:sz w:val="24"/>
        </w:rPr>
        <w:t>are</w:t>
      </w:r>
      <w:r>
        <w:rPr>
          <w:spacing w:val="-7"/>
          <w:sz w:val="24"/>
        </w:rPr>
        <w:t xml:space="preserve"> </w:t>
      </w:r>
      <w:r>
        <w:rPr>
          <w:sz w:val="24"/>
        </w:rPr>
        <w:t>read</w:t>
      </w:r>
      <w:r>
        <w:rPr>
          <w:spacing w:val="-7"/>
          <w:sz w:val="24"/>
        </w:rPr>
        <w:t xml:space="preserve"> </w:t>
      </w:r>
      <w:r>
        <w:rPr>
          <w:sz w:val="24"/>
        </w:rPr>
        <w:t>from</w:t>
      </w:r>
      <w:r>
        <w:rPr>
          <w:spacing w:val="-7"/>
          <w:sz w:val="24"/>
        </w:rPr>
        <w:t xml:space="preserve"> </w:t>
      </w:r>
      <w:r>
        <w:rPr>
          <w:sz w:val="24"/>
        </w:rPr>
        <w:t>the</w:t>
      </w:r>
      <w:r>
        <w:rPr>
          <w:spacing w:val="-7"/>
          <w:sz w:val="24"/>
        </w:rPr>
        <w:t xml:space="preserve"> </w:t>
      </w:r>
      <w:r>
        <w:rPr>
          <w:sz w:val="24"/>
        </w:rPr>
        <w:t>public</w:t>
      </w:r>
      <w:r>
        <w:rPr>
          <w:spacing w:val="-7"/>
          <w:sz w:val="24"/>
        </w:rPr>
        <w:t xml:space="preserve"> </w:t>
      </w:r>
      <w:r>
        <w:rPr>
          <w:spacing w:val="-2"/>
          <w:sz w:val="24"/>
        </w:rPr>
        <w:t>dataset</w:t>
      </w:r>
    </w:p>
    <w:p w14:paraId="00DC1E8E" w14:textId="77777777" w:rsidR="00350CFB" w:rsidRDefault="00350CFB">
      <w:pPr>
        <w:pStyle w:val="a3"/>
        <w:spacing w:before="58"/>
      </w:pPr>
    </w:p>
    <w:p w14:paraId="00DC1E8F" w14:textId="77777777" w:rsidR="00350CFB" w:rsidRDefault="00283FFF">
      <w:pPr>
        <w:pStyle w:val="a3"/>
        <w:spacing w:before="1"/>
        <w:ind w:left="774" w:right="491"/>
        <w:jc w:val="center"/>
      </w:pPr>
      <w:r>
        <w:rPr>
          <w:rFonts w:ascii="Courier New"/>
          <w:w w:val="85"/>
        </w:rPr>
        <w:t>bigquery-public-</w:t>
      </w:r>
      <w:r>
        <w:rPr>
          <w:rFonts w:ascii="Courier New"/>
          <w:spacing w:val="-2"/>
          <w:w w:val="85"/>
        </w:rPr>
        <w:t>data.goog_blockchain_arbitrum_one_us.logs</w:t>
      </w:r>
      <w:r>
        <w:rPr>
          <w:spacing w:val="-2"/>
          <w:w w:val="85"/>
        </w:rPr>
        <w:t>.</w:t>
      </w:r>
    </w:p>
    <w:p w14:paraId="00DC1E90" w14:textId="77777777" w:rsidR="00350CFB" w:rsidRDefault="00350CFB">
      <w:pPr>
        <w:pStyle w:val="a3"/>
        <w:spacing w:before="38"/>
      </w:pPr>
    </w:p>
    <w:p w14:paraId="00DC1E91" w14:textId="77777777" w:rsidR="00350CFB" w:rsidRDefault="00283FFF">
      <w:pPr>
        <w:pStyle w:val="a3"/>
        <w:spacing w:line="391" w:lineRule="auto"/>
        <w:ind w:left="808" w:right="534"/>
        <w:jc w:val="both"/>
      </w:pPr>
      <w:r>
        <w:t>Each</w:t>
      </w:r>
      <w:r>
        <w:rPr>
          <w:spacing w:val="-6"/>
        </w:rPr>
        <w:t xml:space="preserve"> </w:t>
      </w:r>
      <w:r>
        <w:t>row</w:t>
      </w:r>
      <w:r>
        <w:rPr>
          <w:spacing w:val="-6"/>
        </w:rPr>
        <w:t xml:space="preserve"> </w:t>
      </w:r>
      <w:r>
        <w:t>corresponds</w:t>
      </w:r>
      <w:r>
        <w:rPr>
          <w:spacing w:val="-6"/>
        </w:rPr>
        <w:t xml:space="preserve"> </w:t>
      </w:r>
      <w:r>
        <w:t>to</w:t>
      </w:r>
      <w:r>
        <w:rPr>
          <w:spacing w:val="-5"/>
        </w:rPr>
        <w:t xml:space="preserve"> </w:t>
      </w:r>
      <w:r>
        <w:t>a</w:t>
      </w:r>
      <w:r>
        <w:rPr>
          <w:spacing w:val="-5"/>
        </w:rPr>
        <w:t xml:space="preserve"> </w:t>
      </w:r>
      <w:r>
        <w:t>contract</w:t>
      </w:r>
      <w:r>
        <w:rPr>
          <w:spacing w:val="-6"/>
        </w:rPr>
        <w:t xml:space="preserve"> </w:t>
      </w:r>
      <w:r>
        <w:t>log</w:t>
      </w:r>
      <w:r>
        <w:rPr>
          <w:spacing w:val="-5"/>
        </w:rPr>
        <w:t xml:space="preserve"> </w:t>
      </w:r>
      <w:r>
        <w:t>entry</w:t>
      </w:r>
      <w:r>
        <w:rPr>
          <w:spacing w:val="-5"/>
        </w:rPr>
        <w:t xml:space="preserve"> </w:t>
      </w:r>
      <w:r>
        <w:t>with</w:t>
      </w:r>
      <w:r>
        <w:rPr>
          <w:spacing w:val="-5"/>
        </w:rPr>
        <w:t xml:space="preserve"> </w:t>
      </w:r>
      <w:r>
        <w:t>block</w:t>
      </w:r>
      <w:r>
        <w:rPr>
          <w:spacing w:val="-5"/>
        </w:rPr>
        <w:t xml:space="preserve"> </w:t>
      </w:r>
      <w:r>
        <w:t>timestamp,</w:t>
      </w:r>
      <w:r>
        <w:rPr>
          <w:spacing w:val="-5"/>
        </w:rPr>
        <w:t xml:space="preserve"> </w:t>
      </w:r>
      <w:r>
        <w:t>emitting</w:t>
      </w:r>
      <w:r>
        <w:rPr>
          <w:spacing w:val="-5"/>
        </w:rPr>
        <w:t xml:space="preserve"> </w:t>
      </w:r>
      <w:r>
        <w:t>address,</w:t>
      </w:r>
      <w:r>
        <w:rPr>
          <w:spacing w:val="-5"/>
        </w:rPr>
        <w:t xml:space="preserve"> </w:t>
      </w:r>
      <w:r>
        <w:t xml:space="preserve">topics, </w:t>
      </w:r>
      <w:r>
        <w:rPr>
          <w:spacing w:val="-4"/>
        </w:rPr>
        <w:t>and</w:t>
      </w:r>
      <w:r>
        <w:rPr>
          <w:spacing w:val="-10"/>
        </w:rPr>
        <w:t xml:space="preserve"> </w:t>
      </w:r>
      <w:r>
        <w:rPr>
          <w:spacing w:val="-4"/>
        </w:rPr>
        <w:t>data.</w:t>
      </w:r>
      <w:r>
        <w:rPr>
          <w:spacing w:val="14"/>
        </w:rPr>
        <w:t xml:space="preserve"> </w:t>
      </w:r>
      <w:r>
        <w:rPr>
          <w:spacing w:val="-4"/>
        </w:rPr>
        <w:t>Queries</w:t>
      </w:r>
      <w:r>
        <w:rPr>
          <w:spacing w:val="-10"/>
        </w:rPr>
        <w:t xml:space="preserve"> </w:t>
      </w:r>
      <w:r>
        <w:rPr>
          <w:spacing w:val="-4"/>
        </w:rPr>
        <w:t>filter</w:t>
      </w:r>
      <w:r>
        <w:rPr>
          <w:spacing w:val="-10"/>
        </w:rPr>
        <w:t xml:space="preserve"> </w:t>
      </w:r>
      <w:r>
        <w:rPr>
          <w:spacing w:val="-4"/>
        </w:rPr>
        <w:t>on</w:t>
      </w:r>
      <w:r>
        <w:rPr>
          <w:spacing w:val="-10"/>
        </w:rPr>
        <w:t xml:space="preserve"> </w:t>
      </w:r>
      <w:r>
        <w:rPr>
          <w:rFonts w:ascii="Courier New"/>
          <w:spacing w:val="-4"/>
        </w:rPr>
        <w:t>block_timestamp</w:t>
      </w:r>
      <w:r>
        <w:rPr>
          <w:spacing w:val="-4"/>
        </w:rPr>
        <w:t>,</w:t>
      </w:r>
      <w:r>
        <w:rPr>
          <w:spacing w:val="-9"/>
        </w:rPr>
        <w:t xml:space="preserve"> </w:t>
      </w:r>
      <w:r>
        <w:rPr>
          <w:spacing w:val="-4"/>
        </w:rPr>
        <w:t>contract</w:t>
      </w:r>
      <w:r>
        <w:rPr>
          <w:spacing w:val="-10"/>
        </w:rPr>
        <w:t xml:space="preserve"> </w:t>
      </w:r>
      <w:r>
        <w:rPr>
          <w:spacing w:val="-4"/>
        </w:rPr>
        <w:t>address</w:t>
      </w:r>
      <w:r>
        <w:rPr>
          <w:spacing w:val="-10"/>
        </w:rPr>
        <w:t xml:space="preserve"> </w:t>
      </w:r>
      <w:r>
        <w:rPr>
          <w:spacing w:val="-4"/>
        </w:rPr>
        <w:t>(when</w:t>
      </w:r>
      <w:r>
        <w:rPr>
          <w:spacing w:val="-10"/>
        </w:rPr>
        <w:t xml:space="preserve"> </w:t>
      </w:r>
      <w:r>
        <w:rPr>
          <w:spacing w:val="-4"/>
        </w:rPr>
        <w:t>applicable),</w:t>
      </w:r>
      <w:r>
        <w:rPr>
          <w:spacing w:val="-9"/>
        </w:rPr>
        <w:t xml:space="preserve"> </w:t>
      </w:r>
      <w:r>
        <w:rPr>
          <w:spacing w:val="-4"/>
        </w:rPr>
        <w:t>and</w:t>
      </w:r>
      <w:r>
        <w:rPr>
          <w:spacing w:val="-10"/>
        </w:rPr>
        <w:t xml:space="preserve"> </w:t>
      </w:r>
      <w:r>
        <w:rPr>
          <w:spacing w:val="-4"/>
        </w:rPr>
        <w:t xml:space="preserve">event </w:t>
      </w:r>
      <w:r>
        <w:t>topic</w:t>
      </w:r>
      <w:r>
        <w:rPr>
          <w:spacing w:val="-11"/>
        </w:rPr>
        <w:t xml:space="preserve"> </w:t>
      </w:r>
      <w:r>
        <w:t>hashes.</w:t>
      </w:r>
      <w:r>
        <w:rPr>
          <w:spacing w:val="14"/>
        </w:rPr>
        <w:t xml:space="preserve"> </w:t>
      </w:r>
      <w:r>
        <w:t>The</w:t>
      </w:r>
      <w:r>
        <w:rPr>
          <w:spacing w:val="-11"/>
        </w:rPr>
        <w:t xml:space="preserve"> </w:t>
      </w:r>
      <w:r>
        <w:t>public</w:t>
      </w:r>
      <w:r>
        <w:rPr>
          <w:spacing w:val="-11"/>
        </w:rPr>
        <w:t xml:space="preserve"> </w:t>
      </w:r>
      <w:r>
        <w:t>dataset</w:t>
      </w:r>
      <w:r>
        <w:rPr>
          <w:spacing w:val="-11"/>
        </w:rPr>
        <w:t xml:space="preserve"> </w:t>
      </w:r>
      <w:r>
        <w:t>removes</w:t>
      </w:r>
      <w:r>
        <w:rPr>
          <w:spacing w:val="-11"/>
        </w:rPr>
        <w:t xml:space="preserve"> </w:t>
      </w:r>
      <w:r>
        <w:t>the</w:t>
      </w:r>
      <w:r>
        <w:rPr>
          <w:spacing w:val="-11"/>
        </w:rPr>
        <w:t xml:space="preserve"> </w:t>
      </w:r>
      <w:r>
        <w:t>need</w:t>
      </w:r>
      <w:r>
        <w:rPr>
          <w:spacing w:val="-11"/>
        </w:rPr>
        <w:t xml:space="preserve"> </w:t>
      </w:r>
      <w:r>
        <w:t>for</w:t>
      </w:r>
      <w:r>
        <w:rPr>
          <w:spacing w:val="-11"/>
        </w:rPr>
        <w:t xml:space="preserve"> </w:t>
      </w:r>
      <w:r>
        <w:t>a</w:t>
      </w:r>
      <w:r>
        <w:rPr>
          <w:spacing w:val="-11"/>
        </w:rPr>
        <w:t xml:space="preserve"> </w:t>
      </w:r>
      <w:r>
        <w:t>private</w:t>
      </w:r>
      <w:r>
        <w:rPr>
          <w:spacing w:val="-11"/>
        </w:rPr>
        <w:t xml:space="preserve"> </w:t>
      </w:r>
      <w:r>
        <w:t>archive</w:t>
      </w:r>
      <w:r>
        <w:rPr>
          <w:spacing w:val="-11"/>
        </w:rPr>
        <w:t xml:space="preserve"> </w:t>
      </w:r>
      <w:r>
        <w:t>node</w:t>
      </w:r>
      <w:r>
        <w:rPr>
          <w:spacing w:val="-11"/>
        </w:rPr>
        <w:t xml:space="preserve"> </w:t>
      </w:r>
      <w:r>
        <w:t>while</w:t>
      </w:r>
      <w:r>
        <w:rPr>
          <w:spacing w:val="-11"/>
        </w:rPr>
        <w:t xml:space="preserve"> </w:t>
      </w:r>
      <w:r>
        <w:t>remaining auditable:</w:t>
      </w:r>
      <w:r>
        <w:rPr>
          <w:spacing w:val="38"/>
        </w:rPr>
        <w:t xml:space="preserve"> </w:t>
      </w:r>
      <w:r>
        <w:t>any researcher with Google Cloud access can re-issue the same SQL against the same</w:t>
      </w:r>
      <w:r>
        <w:rPr>
          <w:spacing w:val="-15"/>
        </w:rPr>
        <w:t xml:space="preserve"> </w:t>
      </w:r>
      <w:r>
        <w:t>table.</w:t>
      </w:r>
      <w:r>
        <w:rPr>
          <w:spacing w:val="4"/>
        </w:rPr>
        <w:t xml:space="preserve"> </w:t>
      </w:r>
      <w:r>
        <w:t>SQL</w:t>
      </w:r>
      <w:r>
        <w:rPr>
          <w:spacing w:val="-15"/>
        </w:rPr>
        <w:t xml:space="preserve"> </w:t>
      </w:r>
      <w:r>
        <w:t>templates,</w:t>
      </w:r>
      <w:r>
        <w:rPr>
          <w:spacing w:val="-13"/>
        </w:rPr>
        <w:t xml:space="preserve"> </w:t>
      </w:r>
      <w:r>
        <w:t>dry-run</w:t>
      </w:r>
      <w:r>
        <w:rPr>
          <w:spacing w:val="-15"/>
        </w:rPr>
        <w:t xml:space="preserve"> </w:t>
      </w:r>
      <w:r>
        <w:t>cost</w:t>
      </w:r>
      <w:r>
        <w:rPr>
          <w:spacing w:val="-15"/>
        </w:rPr>
        <w:t xml:space="preserve"> </w:t>
      </w:r>
      <w:r>
        <w:t>guardrails,</w:t>
      </w:r>
      <w:r>
        <w:rPr>
          <w:spacing w:val="-14"/>
        </w:rPr>
        <w:t xml:space="preserve"> </w:t>
      </w:r>
      <w:r>
        <w:t>and</w:t>
      </w:r>
      <w:r>
        <w:rPr>
          <w:spacing w:val="-15"/>
        </w:rPr>
        <w:t xml:space="preserve"> </w:t>
      </w:r>
      <w:r>
        <w:t>acquisition</w:t>
      </w:r>
      <w:r>
        <w:rPr>
          <w:spacing w:val="-15"/>
        </w:rPr>
        <w:t xml:space="preserve"> </w:t>
      </w:r>
      <w:r>
        <w:t>metadata</w:t>
      </w:r>
      <w:r>
        <w:rPr>
          <w:spacing w:val="-15"/>
        </w:rPr>
        <w:t xml:space="preserve"> </w:t>
      </w:r>
      <w:r>
        <w:t>are</w:t>
      </w:r>
      <w:r>
        <w:rPr>
          <w:spacing w:val="-15"/>
        </w:rPr>
        <w:t xml:space="preserve"> </w:t>
      </w:r>
      <w:r>
        <w:t xml:space="preserve">documented in Appendix </w:t>
      </w:r>
      <w:hyperlink w:anchor="_bookmark198" w:history="1">
        <w:r>
          <w:t>8.1</w:t>
        </w:r>
      </w:hyperlink>
      <w:r>
        <w:t>.</w:t>
      </w:r>
    </w:p>
    <w:p w14:paraId="00DC1E92" w14:textId="77777777" w:rsidR="00350CFB" w:rsidRDefault="00283FFF">
      <w:pPr>
        <w:pStyle w:val="a4"/>
        <w:numPr>
          <w:ilvl w:val="0"/>
          <w:numId w:val="18"/>
        </w:numPr>
        <w:tabs>
          <w:tab w:val="left" w:pos="799"/>
          <w:tab w:val="left" w:pos="806"/>
        </w:tabs>
        <w:spacing w:before="56" w:line="386" w:lineRule="auto"/>
        <w:ind w:left="799" w:right="522" w:hanging="207"/>
        <w:jc w:val="both"/>
        <w:rPr>
          <w:sz w:val="24"/>
        </w:rPr>
      </w:pPr>
      <w:r>
        <w:rPr>
          <w:b/>
          <w:sz w:val="24"/>
        </w:rPr>
        <w:t>Reputation</w:t>
      </w:r>
      <w:r>
        <w:rPr>
          <w:b/>
          <w:spacing w:val="-15"/>
          <w:sz w:val="24"/>
        </w:rPr>
        <w:t xml:space="preserve"> </w:t>
      </w:r>
      <w:r>
        <w:rPr>
          <w:b/>
          <w:sz w:val="24"/>
        </w:rPr>
        <w:t>events:</w:t>
      </w:r>
      <w:r>
        <w:rPr>
          <w:b/>
          <w:spacing w:val="24"/>
          <w:sz w:val="24"/>
        </w:rPr>
        <w:t xml:space="preserve"> </w:t>
      </w:r>
      <w:r>
        <w:rPr>
          <w:sz w:val="24"/>
        </w:rPr>
        <w:t xml:space="preserve">EndorseRank uses ERC-20 </w:t>
      </w:r>
      <w:r>
        <w:rPr>
          <w:rFonts w:ascii="Courier New" w:hAnsi="Courier New"/>
          <w:sz w:val="24"/>
        </w:rPr>
        <w:t>Approval</w:t>
      </w:r>
      <w:r>
        <w:rPr>
          <w:rFonts w:ascii="Courier New" w:hAnsi="Courier New"/>
          <w:spacing w:val="-36"/>
          <w:sz w:val="24"/>
        </w:rPr>
        <w:t xml:space="preserve"> </w:t>
      </w:r>
      <w:r>
        <w:rPr>
          <w:sz w:val="24"/>
        </w:rPr>
        <w:t xml:space="preserve">logs </w:t>
      </w:r>
      <w:hyperlink w:anchor="_bookmark151" w:history="1">
        <w:r>
          <w:rPr>
            <w:sz w:val="24"/>
            <w:vertAlign w:val="superscript"/>
          </w:rPr>
          <w:t>[18]</w:t>
        </w:r>
      </w:hyperlink>
      <w:r>
        <w:rPr>
          <w:sz w:val="24"/>
        </w:rPr>
        <w:t xml:space="preserve">, including allowances </w:t>
      </w:r>
      <w:r>
        <w:rPr>
          <w:spacing w:val="-2"/>
          <w:sz w:val="24"/>
        </w:rPr>
        <w:t>established</w:t>
      </w:r>
      <w:r>
        <w:rPr>
          <w:spacing w:val="-13"/>
          <w:sz w:val="24"/>
        </w:rPr>
        <w:t xml:space="preserve"> </w:t>
      </w:r>
      <w:r>
        <w:rPr>
          <w:spacing w:val="-2"/>
          <w:sz w:val="24"/>
        </w:rPr>
        <w:t>via</w:t>
      </w:r>
      <w:r>
        <w:rPr>
          <w:spacing w:val="-13"/>
          <w:sz w:val="24"/>
        </w:rPr>
        <w:t xml:space="preserve"> </w:t>
      </w:r>
      <w:r>
        <w:rPr>
          <w:spacing w:val="-2"/>
          <w:sz w:val="24"/>
        </w:rPr>
        <w:t>EIP-2612</w:t>
      </w:r>
      <w:r>
        <w:rPr>
          <w:spacing w:val="-13"/>
          <w:sz w:val="24"/>
        </w:rPr>
        <w:t xml:space="preserve"> </w:t>
      </w:r>
      <w:r>
        <w:rPr>
          <w:rFonts w:ascii="Courier New" w:hAnsi="Courier New"/>
          <w:spacing w:val="-2"/>
          <w:sz w:val="24"/>
        </w:rPr>
        <w:t>permit</w:t>
      </w:r>
      <w:r>
        <w:rPr>
          <w:rFonts w:ascii="Courier New" w:hAnsi="Courier New"/>
          <w:spacing w:val="-34"/>
          <w:sz w:val="24"/>
        </w:rPr>
        <w:t xml:space="preserve"> </w:t>
      </w:r>
      <w:r>
        <w:rPr>
          <w:spacing w:val="-2"/>
          <w:sz w:val="24"/>
        </w:rPr>
        <w:t>flows</w:t>
      </w:r>
      <w:r>
        <w:rPr>
          <w:spacing w:val="-13"/>
          <w:sz w:val="24"/>
        </w:rPr>
        <w:t xml:space="preserve"> </w:t>
      </w:r>
      <w:r>
        <w:rPr>
          <w:spacing w:val="-2"/>
          <w:sz w:val="24"/>
        </w:rPr>
        <w:t>that</w:t>
      </w:r>
      <w:r>
        <w:rPr>
          <w:spacing w:val="-13"/>
          <w:sz w:val="24"/>
        </w:rPr>
        <w:t xml:space="preserve"> </w:t>
      </w:r>
      <w:r>
        <w:rPr>
          <w:spacing w:val="-2"/>
          <w:sz w:val="24"/>
        </w:rPr>
        <w:t xml:space="preserve">ultimately emit the same </w:t>
      </w:r>
      <w:r>
        <w:rPr>
          <w:rFonts w:ascii="Courier New" w:hAnsi="Courier New"/>
          <w:spacing w:val="-2"/>
          <w:sz w:val="24"/>
        </w:rPr>
        <w:t>Approval</w:t>
      </w:r>
      <w:r>
        <w:rPr>
          <w:rFonts w:ascii="Courier New" w:hAnsi="Courier New"/>
          <w:spacing w:val="-34"/>
          <w:sz w:val="24"/>
        </w:rPr>
        <w:t xml:space="preserve"> </w:t>
      </w:r>
      <w:r>
        <w:rPr>
          <w:spacing w:val="-2"/>
          <w:sz w:val="24"/>
        </w:rPr>
        <w:t xml:space="preserve">event </w:t>
      </w:r>
      <w:hyperlink w:anchor="_bookmark152" w:history="1">
        <w:r>
          <w:rPr>
            <w:spacing w:val="-2"/>
            <w:sz w:val="24"/>
            <w:vertAlign w:val="superscript"/>
          </w:rPr>
          <w:t>[19]</w:t>
        </w:r>
      </w:hyperlink>
      <w:r>
        <w:rPr>
          <w:spacing w:val="-2"/>
          <w:sz w:val="24"/>
        </w:rPr>
        <w:t xml:space="preserve">. </w:t>
      </w:r>
      <w:r>
        <w:rPr>
          <w:spacing w:val="-4"/>
          <w:sz w:val="24"/>
        </w:rPr>
        <w:t>AWP</w:t>
      </w:r>
      <w:r>
        <w:rPr>
          <w:spacing w:val="-11"/>
          <w:sz w:val="24"/>
        </w:rPr>
        <w:t xml:space="preserve"> </w:t>
      </w:r>
      <w:r>
        <w:rPr>
          <w:spacing w:val="-4"/>
          <w:sz w:val="24"/>
        </w:rPr>
        <w:t>uses</w:t>
      </w:r>
      <w:r>
        <w:rPr>
          <w:spacing w:val="-11"/>
          <w:sz w:val="24"/>
        </w:rPr>
        <w:t xml:space="preserve"> </w:t>
      </w:r>
      <w:r>
        <w:rPr>
          <w:spacing w:val="-4"/>
          <w:sz w:val="24"/>
        </w:rPr>
        <w:t>ERC-20</w:t>
      </w:r>
      <w:r>
        <w:rPr>
          <w:spacing w:val="-11"/>
          <w:sz w:val="24"/>
        </w:rPr>
        <w:t xml:space="preserve"> </w:t>
      </w:r>
      <w:r>
        <w:rPr>
          <w:rFonts w:ascii="Courier New" w:hAnsi="Courier New"/>
          <w:spacing w:val="-4"/>
          <w:sz w:val="24"/>
        </w:rPr>
        <w:t>Transfer</w:t>
      </w:r>
      <w:r>
        <w:rPr>
          <w:rFonts w:ascii="Courier New" w:hAnsi="Courier New"/>
          <w:spacing w:val="-32"/>
          <w:sz w:val="24"/>
        </w:rPr>
        <w:t xml:space="preserve"> </w:t>
      </w:r>
      <w:r>
        <w:rPr>
          <w:spacing w:val="-4"/>
          <w:sz w:val="24"/>
        </w:rPr>
        <w:t>logs.</w:t>
      </w:r>
      <w:r>
        <w:rPr>
          <w:spacing w:val="-11"/>
          <w:sz w:val="24"/>
        </w:rPr>
        <w:t xml:space="preserve"> </w:t>
      </w:r>
      <w:r>
        <w:rPr>
          <w:spacing w:val="-4"/>
          <w:sz w:val="24"/>
        </w:rPr>
        <w:t>Both</w:t>
      </w:r>
      <w:r>
        <w:rPr>
          <w:spacing w:val="-11"/>
          <w:sz w:val="24"/>
        </w:rPr>
        <w:t xml:space="preserve"> </w:t>
      </w:r>
      <w:r>
        <w:rPr>
          <w:spacing w:val="-4"/>
          <w:sz w:val="24"/>
        </w:rPr>
        <w:t>streams</w:t>
      </w:r>
      <w:r>
        <w:rPr>
          <w:spacing w:val="-8"/>
          <w:sz w:val="24"/>
        </w:rPr>
        <w:t xml:space="preserve"> </w:t>
      </w:r>
      <w:r>
        <w:rPr>
          <w:spacing w:val="-4"/>
          <w:sz w:val="24"/>
        </w:rPr>
        <w:t>are</w:t>
      </w:r>
      <w:r>
        <w:rPr>
          <w:spacing w:val="-7"/>
          <w:sz w:val="24"/>
        </w:rPr>
        <w:t xml:space="preserve"> </w:t>
      </w:r>
      <w:r>
        <w:rPr>
          <w:spacing w:val="-4"/>
          <w:sz w:val="24"/>
        </w:rPr>
        <w:t>wallet-filtered</w:t>
      </w:r>
      <w:r>
        <w:rPr>
          <w:spacing w:val="-7"/>
          <w:sz w:val="24"/>
        </w:rPr>
        <w:t xml:space="preserve"> </w:t>
      </w:r>
      <w:r>
        <w:rPr>
          <w:spacing w:val="-4"/>
          <w:sz w:val="24"/>
        </w:rPr>
        <w:t>to</w:t>
      </w:r>
      <w:r>
        <w:rPr>
          <w:spacing w:val="-6"/>
          <w:sz w:val="24"/>
        </w:rPr>
        <w:t xml:space="preserve"> </w:t>
      </w:r>
      <w:r>
        <w:rPr>
          <w:spacing w:val="-4"/>
          <w:sz w:val="24"/>
        </w:rPr>
        <w:t>the</w:t>
      </w:r>
      <w:r>
        <w:rPr>
          <w:spacing w:val="-7"/>
          <w:sz w:val="24"/>
        </w:rPr>
        <w:t xml:space="preserve"> </w:t>
      </w:r>
      <w:r>
        <w:rPr>
          <w:spacing w:val="-4"/>
          <w:sz w:val="24"/>
        </w:rPr>
        <w:t>cohort</w:t>
      </w:r>
      <w:r>
        <w:rPr>
          <w:spacing w:val="-7"/>
          <w:sz w:val="24"/>
        </w:rPr>
        <w:t xml:space="preserve"> </w:t>
      </w:r>
      <w:r>
        <w:rPr>
          <w:spacing w:val="-4"/>
          <w:sz w:val="24"/>
        </w:rPr>
        <w:t>under</w:t>
      </w:r>
      <w:r>
        <w:rPr>
          <w:spacing w:val="-7"/>
          <w:sz w:val="24"/>
        </w:rPr>
        <w:t xml:space="preserve"> </w:t>
      </w:r>
      <w:r>
        <w:rPr>
          <w:spacing w:val="-4"/>
          <w:sz w:val="24"/>
        </w:rPr>
        <w:t xml:space="preserve">study: </w:t>
      </w:r>
      <w:r>
        <w:rPr>
          <w:sz w:val="24"/>
        </w:rPr>
        <w:t>a</w:t>
      </w:r>
      <w:r>
        <w:rPr>
          <w:spacing w:val="-2"/>
          <w:sz w:val="24"/>
        </w:rPr>
        <w:t xml:space="preserve"> </w:t>
      </w:r>
      <w:r>
        <w:rPr>
          <w:sz w:val="24"/>
        </w:rPr>
        <w:t>log</w:t>
      </w:r>
      <w:r>
        <w:rPr>
          <w:spacing w:val="-2"/>
          <w:sz w:val="24"/>
        </w:rPr>
        <w:t xml:space="preserve"> </w:t>
      </w:r>
      <w:r>
        <w:rPr>
          <w:sz w:val="24"/>
        </w:rPr>
        <w:t>is</w:t>
      </w:r>
      <w:r>
        <w:rPr>
          <w:spacing w:val="-2"/>
          <w:sz w:val="24"/>
        </w:rPr>
        <w:t xml:space="preserve"> </w:t>
      </w:r>
      <w:r>
        <w:rPr>
          <w:sz w:val="24"/>
        </w:rPr>
        <w:t>retained</w:t>
      </w:r>
      <w:r>
        <w:rPr>
          <w:spacing w:val="-2"/>
          <w:sz w:val="24"/>
        </w:rPr>
        <w:t xml:space="preserve"> </w:t>
      </w:r>
      <w:r>
        <w:rPr>
          <w:sz w:val="24"/>
        </w:rPr>
        <w:t>if</w:t>
      </w:r>
      <w:r>
        <w:rPr>
          <w:spacing w:val="-2"/>
          <w:sz w:val="24"/>
        </w:rPr>
        <w:t xml:space="preserve"> </w:t>
      </w:r>
      <w:r>
        <w:rPr>
          <w:sz w:val="24"/>
        </w:rPr>
        <w:t>the</w:t>
      </w:r>
      <w:r>
        <w:rPr>
          <w:spacing w:val="-2"/>
          <w:sz w:val="24"/>
        </w:rPr>
        <w:t xml:space="preserve"> </w:t>
      </w:r>
      <w:r>
        <w:rPr>
          <w:sz w:val="24"/>
        </w:rPr>
        <w:t>owner</w:t>
      </w:r>
      <w:r>
        <w:rPr>
          <w:spacing w:val="-1"/>
          <w:sz w:val="24"/>
        </w:rPr>
        <w:t xml:space="preserve"> </w:t>
      </w:r>
      <w:r>
        <w:rPr>
          <w:sz w:val="24"/>
        </w:rPr>
        <w:t>or</w:t>
      </w:r>
      <w:r>
        <w:rPr>
          <w:spacing w:val="-2"/>
          <w:sz w:val="24"/>
        </w:rPr>
        <w:t xml:space="preserve"> </w:t>
      </w:r>
      <w:r>
        <w:rPr>
          <w:sz w:val="24"/>
        </w:rPr>
        <w:t>spender</w:t>
      </w:r>
      <w:r>
        <w:rPr>
          <w:spacing w:val="-2"/>
          <w:sz w:val="24"/>
        </w:rPr>
        <w:t xml:space="preserve"> </w:t>
      </w:r>
      <w:r>
        <w:rPr>
          <w:sz w:val="24"/>
        </w:rPr>
        <w:t>(approvals)</w:t>
      </w:r>
      <w:r>
        <w:rPr>
          <w:spacing w:val="-2"/>
          <w:sz w:val="24"/>
        </w:rPr>
        <w:t xml:space="preserve"> </w:t>
      </w:r>
      <w:r>
        <w:rPr>
          <w:sz w:val="24"/>
        </w:rPr>
        <w:t>or</w:t>
      </w:r>
      <w:r>
        <w:rPr>
          <w:spacing w:val="-2"/>
          <w:sz w:val="24"/>
        </w:rPr>
        <w:t xml:space="preserve"> </w:t>
      </w:r>
      <w:r>
        <w:rPr>
          <w:sz w:val="24"/>
        </w:rPr>
        <w:t>the</w:t>
      </w:r>
      <w:r>
        <w:rPr>
          <w:spacing w:val="-2"/>
          <w:sz w:val="24"/>
        </w:rPr>
        <w:t xml:space="preserve"> </w:t>
      </w:r>
      <w:r>
        <w:rPr>
          <w:sz w:val="24"/>
        </w:rPr>
        <w:t>sender</w:t>
      </w:r>
      <w:r>
        <w:rPr>
          <w:spacing w:val="-2"/>
          <w:sz w:val="24"/>
        </w:rPr>
        <w:t xml:space="preserve"> </w:t>
      </w:r>
      <w:r>
        <w:rPr>
          <w:sz w:val="24"/>
        </w:rPr>
        <w:t>or</w:t>
      </w:r>
      <w:r>
        <w:rPr>
          <w:spacing w:val="-1"/>
          <w:sz w:val="24"/>
        </w:rPr>
        <w:t xml:space="preserve"> </w:t>
      </w:r>
      <w:r>
        <w:rPr>
          <w:sz w:val="24"/>
        </w:rPr>
        <w:t>recipient</w:t>
      </w:r>
      <w:r>
        <w:rPr>
          <w:spacing w:val="-2"/>
          <w:sz w:val="24"/>
        </w:rPr>
        <w:t xml:space="preserve"> </w:t>
      </w:r>
      <w:r>
        <w:rPr>
          <w:sz w:val="24"/>
        </w:rPr>
        <w:t>(transfers)</w:t>
      </w:r>
      <w:r>
        <w:rPr>
          <w:spacing w:val="-2"/>
          <w:sz w:val="24"/>
        </w:rPr>
        <w:t xml:space="preserve"> </w:t>
      </w:r>
      <w:r>
        <w:rPr>
          <w:sz w:val="24"/>
        </w:rPr>
        <w:t>lies in the seed wallet set.</w:t>
      </w:r>
      <w:r>
        <w:rPr>
          <w:spacing w:val="38"/>
          <w:sz w:val="24"/>
        </w:rPr>
        <w:t xml:space="preserve"> </w:t>
      </w:r>
      <w:r>
        <w:rPr>
          <w:sz w:val="24"/>
        </w:rPr>
        <w:t xml:space="preserve">Filtering at query time reduces scanned payload relative to full-chain </w:t>
      </w:r>
      <w:r>
        <w:rPr>
          <w:spacing w:val="-2"/>
          <w:sz w:val="24"/>
        </w:rPr>
        <w:t>extracts</w:t>
      </w:r>
      <w:r>
        <w:rPr>
          <w:spacing w:val="-8"/>
          <w:sz w:val="24"/>
        </w:rPr>
        <w:t xml:space="preserve"> </w:t>
      </w:r>
      <w:r>
        <w:rPr>
          <w:spacing w:val="-2"/>
          <w:sz w:val="24"/>
        </w:rPr>
        <w:t>and</w:t>
      </w:r>
      <w:r>
        <w:rPr>
          <w:spacing w:val="-7"/>
          <w:sz w:val="24"/>
        </w:rPr>
        <w:t xml:space="preserve"> </w:t>
      </w:r>
      <w:r>
        <w:rPr>
          <w:spacing w:val="-2"/>
          <w:sz w:val="24"/>
        </w:rPr>
        <w:t>focuses</w:t>
      </w:r>
      <w:r>
        <w:rPr>
          <w:spacing w:val="-8"/>
          <w:sz w:val="24"/>
        </w:rPr>
        <w:t xml:space="preserve"> </w:t>
      </w:r>
      <w:r>
        <w:rPr>
          <w:spacing w:val="-2"/>
          <w:sz w:val="24"/>
        </w:rPr>
        <w:t>the</w:t>
      </w:r>
      <w:r>
        <w:rPr>
          <w:spacing w:val="-7"/>
          <w:sz w:val="24"/>
        </w:rPr>
        <w:t xml:space="preserve"> </w:t>
      </w:r>
      <w:r>
        <w:rPr>
          <w:spacing w:val="-2"/>
          <w:sz w:val="24"/>
        </w:rPr>
        <w:t>reputation</w:t>
      </w:r>
      <w:r>
        <w:rPr>
          <w:spacing w:val="-7"/>
          <w:sz w:val="24"/>
        </w:rPr>
        <w:t xml:space="preserve"> </w:t>
      </w:r>
      <w:r>
        <w:rPr>
          <w:spacing w:val="-2"/>
          <w:sz w:val="24"/>
        </w:rPr>
        <w:t>subgraph</w:t>
      </w:r>
      <w:r>
        <w:rPr>
          <w:spacing w:val="-8"/>
          <w:sz w:val="24"/>
        </w:rPr>
        <w:t xml:space="preserve"> </w:t>
      </w:r>
      <w:r>
        <w:rPr>
          <w:spacing w:val="-2"/>
          <w:sz w:val="24"/>
        </w:rPr>
        <w:t>on</w:t>
      </w:r>
      <w:r>
        <w:rPr>
          <w:spacing w:val="-7"/>
          <w:sz w:val="24"/>
        </w:rPr>
        <w:t xml:space="preserve"> </w:t>
      </w:r>
      <w:r>
        <w:rPr>
          <w:spacing w:val="-2"/>
          <w:sz w:val="24"/>
        </w:rPr>
        <w:t>economically</w:t>
      </w:r>
      <w:r>
        <w:rPr>
          <w:spacing w:val="-8"/>
          <w:sz w:val="24"/>
        </w:rPr>
        <w:t xml:space="preserve"> </w:t>
      </w:r>
      <w:r>
        <w:rPr>
          <w:spacing w:val="-2"/>
          <w:sz w:val="24"/>
        </w:rPr>
        <w:t>relevant</w:t>
      </w:r>
      <w:r>
        <w:rPr>
          <w:spacing w:val="-7"/>
          <w:sz w:val="24"/>
        </w:rPr>
        <w:t xml:space="preserve"> </w:t>
      </w:r>
      <w:r>
        <w:rPr>
          <w:spacing w:val="-2"/>
          <w:sz w:val="24"/>
        </w:rPr>
        <w:t>neighbors</w:t>
      </w:r>
      <w:r>
        <w:rPr>
          <w:spacing w:val="-8"/>
          <w:sz w:val="24"/>
        </w:rPr>
        <w:t xml:space="preserve"> </w:t>
      </w:r>
      <w:r>
        <w:rPr>
          <w:spacing w:val="-2"/>
          <w:sz w:val="24"/>
        </w:rPr>
        <w:t>of</w:t>
      </w:r>
      <w:r>
        <w:rPr>
          <w:spacing w:val="-8"/>
          <w:sz w:val="24"/>
        </w:rPr>
        <w:t xml:space="preserve"> </w:t>
      </w:r>
      <w:r>
        <w:rPr>
          <w:spacing w:val="-2"/>
          <w:sz w:val="24"/>
        </w:rPr>
        <w:t>the</w:t>
      </w:r>
      <w:r>
        <w:rPr>
          <w:spacing w:val="-7"/>
          <w:sz w:val="24"/>
        </w:rPr>
        <w:t xml:space="preserve"> </w:t>
      </w:r>
      <w:r>
        <w:rPr>
          <w:spacing w:val="-2"/>
          <w:sz w:val="24"/>
        </w:rPr>
        <w:t xml:space="preserve">cohort. </w:t>
      </w:r>
      <w:r>
        <w:rPr>
          <w:sz w:val="24"/>
        </w:rPr>
        <w:t>Extracts run in six monthly batches to respect per-query byte caps and to allow resumable checkpoints if a month fails.</w:t>
      </w:r>
    </w:p>
    <w:p w14:paraId="00DC1E93" w14:textId="77777777" w:rsidR="00350CFB" w:rsidRDefault="00283FFF">
      <w:pPr>
        <w:pStyle w:val="a4"/>
        <w:numPr>
          <w:ilvl w:val="0"/>
          <w:numId w:val="18"/>
        </w:numPr>
        <w:tabs>
          <w:tab w:val="left" w:pos="806"/>
          <w:tab w:val="left" w:pos="808"/>
        </w:tabs>
        <w:spacing w:before="73" w:line="369" w:lineRule="auto"/>
        <w:ind w:right="564"/>
        <w:jc w:val="both"/>
        <w:rPr>
          <w:sz w:val="24"/>
        </w:rPr>
      </w:pPr>
      <w:r>
        <w:rPr>
          <w:spacing w:val="-4"/>
          <w:sz w:val="24"/>
          <w:color w:val="FF0000"/>
        </w:rPr>
        <w:t>Reputation events: EndorseRank uses ERC-20 Approval logs. AWP uses ERC-20 Transfer logs. Both streams are wallet-filtered to the cohort under study.</w:t>
      </w:r>
    </w:p>
    <w:p w14:paraId="00DC1E94" w14:textId="77777777" w:rsidR="00350CFB" w:rsidRDefault="00283FFF">
      <w:pPr>
        <w:pStyle w:val="a3"/>
        <w:spacing w:before="201"/>
        <w:ind w:left="774" w:right="533"/>
        <w:jc w:val="center"/>
        <w:rPr>
          <w:rFonts w:ascii="Courier New"/>
        </w:rPr>
      </w:pPr>
      <w:r>
        <w:rPr>
          <w:rFonts w:ascii="Courier New"/>
          <w:spacing w:val="-2"/>
          <w:w w:val="85"/>
        </w:rPr>
        <w:t>0xC8ee91A54287DB53897056e12D9819156D3822Fb</w:t>
      </w:r>
    </w:p>
    <w:p w14:paraId="00DC1E95" w14:textId="77777777" w:rsidR="00350CFB" w:rsidRDefault="00350CFB">
      <w:pPr>
        <w:pStyle w:val="a3"/>
        <w:jc w:val="center"/>
        <w:rPr>
          <w:rFonts w:ascii="Courier New"/>
        </w:rPr>
        <w:sectPr w:rsidR="00350CFB">
          <w:pgSz w:w="11910" w:h="16840"/>
          <w:pgMar w:top="1840" w:right="708" w:bottom="2300" w:left="992" w:header="0" w:footer="2115" w:gutter="0"/>
          <w:cols w:space="720"/>
        </w:sectPr>
      </w:pPr>
    </w:p>
    <w:bookmarkStart w:id="174" w:name="Three-phase_collection_strategy"/>
    <w:bookmarkStart w:id="175" w:name="_bookmark54"/>
    <w:bookmarkEnd w:id="174"/>
    <w:bookmarkEnd w:id="175"/>
    <w:p w14:paraId="00DC1E96" w14:textId="77777777" w:rsidR="00350CFB" w:rsidRDefault="00283FFF">
      <w:pPr>
        <w:pStyle w:val="a3"/>
        <w:spacing w:before="77" w:line="388" w:lineRule="auto"/>
        <w:ind w:left="808" w:right="555"/>
        <w:jc w:val="both"/>
      </w:pPr>
      <w:r>
        <w:rPr>
          <w:spacing w:val="-2"/>
          <w:position w:val="9"/>
          <w:sz w:val="16"/>
          <w:color w:val="FF0000"/>
        </w:rPr>
        <w:t>[23]. Traders are identified via the event account field. Realized profit and loss use basePn lUsd; position size changes use sizeDeltaUsd when size-weighted robustness variants are computed; liquidations are flagged from order-type metadata in the decoded payload. — is used because it provides dense, wallet-level realized outcomes on collateralized perpetual trading—a domain-intuition validation frame analogous to Do et al.’s use of inbound transfer activity, but targeted at trading success rather than passive inflows [16],[53]. Lending-protocol default labels are excluded because under-collateralized lending volume on Arbitrum within scope is insufficient for stable wallet-level labels.</w:t>
      </w:r>
    </w:p>
    <w:p w14:paraId="00DC1E97" w14:textId="77777777" w:rsidR="00350CFB" w:rsidRDefault="00283FFF">
      <w:pPr>
        <w:pStyle w:val="a4"/>
        <w:numPr>
          <w:ilvl w:val="0"/>
          <w:numId w:val="18"/>
        </w:numPr>
        <w:tabs>
          <w:tab w:val="left" w:pos="799"/>
          <w:tab w:val="left" w:pos="806"/>
        </w:tabs>
        <w:spacing w:before="71" w:line="393" w:lineRule="auto"/>
        <w:ind w:left="799" w:right="524" w:hanging="207"/>
        <w:jc w:val="both"/>
        <w:rPr>
          <w:sz w:val="24"/>
        </w:rPr>
      </w:pPr>
      <w:r>
        <w:rPr>
          <w:sz w:val="24"/>
          <w:color w:val="FF0000"/>
        </w:rPr>
        <w:t>Matched cohort definition: The primary alignment sample is wallets with non-zero connectivity in the reputation subgraph induced by approval or transfer edges. After BigQuery extraction and preprocessing, this matched wallet cohort has size n = 5,521. Both EndorseRank and AWP are scored on the same seed</w:t>
      </w:r>
    </w:p>
    <w:p w14:paraId="00DC1E98" w14:textId="77777777" w:rsidR="00350CFB" w:rsidRDefault="00283FFF">
      <w:pPr>
        <w:pStyle w:val="a3"/>
        <w:spacing w:before="15" w:line="396" w:lineRule="auto"/>
        <w:ind w:left="808" w:right="563"/>
        <w:jc w:val="both"/>
      </w:pPr>
      <w:r>
        <w:t>set so that differences in alignment and runtime are attributable to ranking logic and graph structure, not to inconsistent sampling.</w:t>
      </w:r>
    </w:p>
    <w:p w14:paraId="00DC1E99" w14:textId="77777777" w:rsidR="00350CFB" w:rsidRDefault="00283FFF">
      <w:pPr>
        <w:pStyle w:val="a4"/>
        <w:numPr>
          <w:ilvl w:val="0"/>
          <w:numId w:val="18"/>
        </w:numPr>
        <w:tabs>
          <w:tab w:val="left" w:pos="794"/>
          <w:tab w:val="left" w:pos="808"/>
        </w:tabs>
        <w:spacing w:before="39" w:line="396" w:lineRule="auto"/>
        <w:ind w:right="523"/>
        <w:jc w:val="both"/>
        <w:rPr>
          <w:sz w:val="24"/>
        </w:rPr>
      </w:pPr>
      <w:r>
        <w:rPr>
          <w:sz w:val="24"/>
          <w:color w:val="FF0000"/>
        </w:rPr>
        <w:t>What is not in scope: The study does not ingest mempool data, off-chain order books, centralized-exchange account maps, or cross-chain bridges. It does not attempt entity resolution across multiple addresses controlled by one actor. The public log table is authoritative, and decoding is performed in the open pipeline.</w:t>
      </w:r>
    </w:p>
    <w:p w14:paraId="00DC1E9A" w14:textId="77777777" w:rsidR="00350CFB" w:rsidRDefault="00350CFB">
      <w:pPr>
        <w:pStyle w:val="a4"/>
        <w:spacing w:line="396" w:lineRule="auto"/>
        <w:jc w:val="both"/>
        <w:rPr>
          <w:sz w:val="24"/>
        </w:rPr>
        <w:sectPr w:rsidR="00350CFB">
          <w:pgSz w:w="11910" w:h="16840"/>
          <w:pgMar w:top="1820" w:right="708" w:bottom="2300" w:left="992" w:header="0" w:footer="2115" w:gutter="0"/>
          <w:cols w:space="720"/>
        </w:sectPr>
      </w:pPr>
    </w:p>
    <w:p w14:paraId="00DC1E9B" w14:textId="77777777" w:rsidR="00350CFB" w:rsidRDefault="00283FFF">
      <w:pPr>
        <w:pStyle w:val="2"/>
        <w:numPr>
          <w:ilvl w:val="1"/>
          <w:numId w:val="26"/>
        </w:numPr>
        <w:tabs>
          <w:tab w:val="left" w:pos="783"/>
        </w:tabs>
        <w:spacing w:before="112"/>
        <w:ind w:left="783" w:hanging="501"/>
      </w:pPr>
      <w:r>
        <w:t>Three-phase</w:t>
      </w:r>
      <w:r>
        <w:rPr>
          <w:spacing w:val="19"/>
        </w:rPr>
        <w:t xml:space="preserve"> </w:t>
      </w:r>
      <w:r>
        <w:t>collection</w:t>
      </w:r>
      <w:r>
        <w:rPr>
          <w:spacing w:val="20"/>
        </w:rPr>
        <w:t xml:space="preserve"> </w:t>
      </w:r>
      <w:r>
        <w:rPr>
          <w:spacing w:val="-2"/>
        </w:rPr>
        <w:t>strategy</w:t>
      </w:r>
    </w:p>
    <w:p w14:paraId="00DC1E9C" w14:textId="77777777" w:rsidR="00350CFB" w:rsidRDefault="00350CFB">
      <w:pPr>
        <w:pStyle w:val="a3"/>
        <w:spacing w:before="24"/>
        <w:rPr>
          <w:b/>
          <w:sz w:val="28"/>
        </w:rPr>
      </w:pPr>
    </w:p>
    <w:p w14:paraId="00DC1E9D" w14:textId="77777777" w:rsidR="00350CFB" w:rsidRDefault="00283FFF">
      <w:pPr>
        <w:pStyle w:val="a3"/>
        <w:spacing w:line="396" w:lineRule="auto"/>
        <w:ind w:left="282" w:right="563"/>
        <w:jc w:val="both"/>
      </w:pPr>
      <w:r>
        <w:t>Data</w:t>
      </w:r>
      <w:r>
        <w:rPr>
          <w:spacing w:val="-11"/>
        </w:rPr>
        <w:t xml:space="preserve"> </w:t>
      </w:r>
      <w:r>
        <w:t>acquisition</w:t>
      </w:r>
      <w:r>
        <w:rPr>
          <w:spacing w:val="-11"/>
        </w:rPr>
        <w:t xml:space="preserve"> </w:t>
      </w:r>
      <w:r>
        <w:t>and</w:t>
      </w:r>
      <w:r>
        <w:rPr>
          <w:spacing w:val="-11"/>
        </w:rPr>
        <w:t xml:space="preserve"> </w:t>
      </w:r>
      <w:r>
        <w:t>evaluation</w:t>
      </w:r>
      <w:r>
        <w:rPr>
          <w:spacing w:val="-10"/>
        </w:rPr>
        <w:t xml:space="preserve"> </w:t>
      </w:r>
      <w:r>
        <w:t>proceed</w:t>
      </w:r>
      <w:r>
        <w:rPr>
          <w:spacing w:val="-11"/>
        </w:rPr>
        <w:t xml:space="preserve"> </w:t>
      </w:r>
      <w:r>
        <w:t>in</w:t>
      </w:r>
      <w:r>
        <w:rPr>
          <w:spacing w:val="-11"/>
        </w:rPr>
        <w:t xml:space="preserve"> </w:t>
      </w:r>
      <w:r>
        <w:t>three</w:t>
      </w:r>
      <w:r>
        <w:rPr>
          <w:spacing w:val="-10"/>
        </w:rPr>
        <w:t xml:space="preserve"> </w:t>
      </w:r>
      <w:r>
        <w:t>phases</w:t>
      </w:r>
      <w:r>
        <w:rPr>
          <w:spacing w:val="-11"/>
        </w:rPr>
        <w:t xml:space="preserve"> </w:t>
      </w:r>
      <w:r>
        <w:t>that</w:t>
      </w:r>
      <w:r>
        <w:rPr>
          <w:spacing w:val="-11"/>
        </w:rPr>
        <w:t xml:space="preserve"> </w:t>
      </w:r>
      <w:r>
        <w:t>separate</w:t>
      </w:r>
      <w:r>
        <w:rPr>
          <w:spacing w:val="-10"/>
        </w:rPr>
        <w:t xml:space="preserve"> </w:t>
      </w:r>
      <w:r>
        <w:t>expensive</w:t>
      </w:r>
      <w:r>
        <w:rPr>
          <w:spacing w:val="-11"/>
        </w:rPr>
        <w:t xml:space="preserve"> </w:t>
      </w:r>
      <w:r>
        <w:t>remote</w:t>
      </w:r>
      <w:r>
        <w:rPr>
          <w:spacing w:val="-11"/>
        </w:rPr>
        <w:t xml:space="preserve"> </w:t>
      </w:r>
      <w:r>
        <w:t>scans</w:t>
      </w:r>
      <w:r>
        <w:rPr>
          <w:spacing w:val="-11"/>
        </w:rPr>
        <w:t xml:space="preserve"> </w:t>
      </w:r>
      <w:r>
        <w:t>from local, repeatable analysis.</w:t>
      </w:r>
      <w:r>
        <w:rPr>
          <w:spacing w:val="40"/>
        </w:rPr>
        <w:t xml:space="preserve"> </w:t>
      </w:r>
      <w:r>
        <w:t>The separation is intentional:</w:t>
      </w:r>
      <w:r>
        <w:rPr>
          <w:spacing w:val="40"/>
        </w:rPr>
        <w:t xml:space="preserve"> </w:t>
      </w:r>
      <w:r>
        <w:t>once parquet artifacts exist, alignment tables,</w:t>
      </w:r>
      <w:r>
        <w:rPr>
          <w:spacing w:val="-10"/>
        </w:rPr>
        <w:t xml:space="preserve"> </w:t>
      </w:r>
      <w:r>
        <w:t>benchmarks,</w:t>
      </w:r>
      <w:r>
        <w:rPr>
          <w:spacing w:val="-10"/>
        </w:rPr>
        <w:t xml:space="preserve"> </w:t>
      </w:r>
      <w:r>
        <w:t>and</w:t>
      </w:r>
      <w:r>
        <w:rPr>
          <w:spacing w:val="-11"/>
        </w:rPr>
        <w:t xml:space="preserve"> </w:t>
      </w:r>
      <w:r>
        <w:t>robustness</w:t>
      </w:r>
      <w:r>
        <w:rPr>
          <w:spacing w:val="-12"/>
        </w:rPr>
        <w:t xml:space="preserve"> </w:t>
      </w:r>
      <w:r>
        <w:t>sweeps</w:t>
      </w:r>
      <w:r>
        <w:rPr>
          <w:spacing w:val="-11"/>
        </w:rPr>
        <w:t xml:space="preserve"> </w:t>
      </w:r>
      <w:r>
        <w:t>can</w:t>
      </w:r>
      <w:r>
        <w:rPr>
          <w:spacing w:val="-11"/>
        </w:rPr>
        <w:t xml:space="preserve"> </w:t>
      </w:r>
      <w:r>
        <w:t>be</w:t>
      </w:r>
      <w:r>
        <w:rPr>
          <w:spacing w:val="-11"/>
        </w:rPr>
        <w:t xml:space="preserve"> </w:t>
      </w:r>
      <w:r>
        <w:t>regenerated</w:t>
      </w:r>
      <w:r>
        <w:rPr>
          <w:spacing w:val="-11"/>
        </w:rPr>
        <w:t xml:space="preserve"> </w:t>
      </w:r>
      <w:r>
        <w:t>without</w:t>
      </w:r>
      <w:r>
        <w:rPr>
          <w:spacing w:val="-12"/>
        </w:rPr>
        <w:t xml:space="preserve"> </w:t>
      </w:r>
      <w:r>
        <w:t>further</w:t>
      </w:r>
      <w:r>
        <w:rPr>
          <w:spacing w:val="-11"/>
        </w:rPr>
        <w:t xml:space="preserve"> </w:t>
      </w:r>
      <w:r>
        <w:t>cloud</w:t>
      </w:r>
      <w:r>
        <w:rPr>
          <w:spacing w:val="-11"/>
        </w:rPr>
        <w:t xml:space="preserve"> </w:t>
      </w:r>
      <w:r>
        <w:t>cost,</w:t>
      </w:r>
      <w:r>
        <w:rPr>
          <w:spacing w:val="-10"/>
        </w:rPr>
        <w:t xml:space="preserve"> </w:t>
      </w:r>
      <w:r>
        <w:t>which</w:t>
      </w:r>
      <w:r>
        <w:rPr>
          <w:spacing w:val="-12"/>
        </w:rPr>
        <w:t xml:space="preserve"> </w:t>
      </w:r>
      <w:r>
        <w:t>is essential for third-party replication and reanalysis.</w:t>
      </w:r>
    </w:p>
    <w:p w14:paraId="00DC1E9E" w14:textId="77777777" w:rsidR="00350CFB" w:rsidRDefault="00283FFF">
      <w:pPr>
        <w:pStyle w:val="a4"/>
        <w:numPr>
          <w:ilvl w:val="0"/>
          <w:numId w:val="17"/>
        </w:numPr>
        <w:tabs>
          <w:tab w:val="left" w:pos="806"/>
          <w:tab w:val="left" w:pos="808"/>
        </w:tabs>
        <w:spacing w:before="124" w:line="388" w:lineRule="auto"/>
        <w:ind w:right="523"/>
        <w:jc w:val="both"/>
        <w:rPr>
          <w:sz w:val="24"/>
        </w:rPr>
      </w:pPr>
      <w:r>
        <w:rPr>
          <w:spacing w:val="-4"/>
          <w:sz w:val="24"/>
          <w:color w:val="FF0000"/>
        </w:rPr>
        <w:t>Phase 1 (reputation streams): Extract wallet-filtered ERC-20 Approval and Transfer events in monthly batches. The matched wallet cohort is the subset with non-zero approval or transfer connectivity (n = 5,521). Each month is an independent query with its own dry-run estimate and checkpoint, so a failure in one month does not invalidate prior months.</w:t>
      </w:r>
    </w:p>
    <w:p w14:paraId="00DC1E9F" w14:textId="77777777" w:rsidR="00350CFB" w:rsidRDefault="00283FFF">
      <w:pPr>
        <w:pStyle w:val="a4"/>
        <w:numPr>
          <w:ilvl w:val="0"/>
          <w:numId w:val="17"/>
        </w:numPr>
        <w:tabs>
          <w:tab w:val="left" w:pos="799"/>
          <w:tab w:val="left" w:pos="806"/>
        </w:tabs>
        <w:spacing w:before="62" w:line="391" w:lineRule="auto"/>
        <w:ind w:left="799" w:right="557" w:hanging="207"/>
        <w:jc w:val="both"/>
        <w:rPr>
          <w:sz w:val="24"/>
        </w:rPr>
      </w:pPr>
      <w:r>
        <w:rPr>
          <w:sz w:val="24"/>
          <w:color w:val="FF0000"/>
        </w:rPr>
        <w:t>Phase 2 (local evaluation): From cached parquet, compute reputation ranks, transfer and allowance checks, Spearman and Kendall alignment, computational benchmarks, and scaling/robustness extensions. No additional BigQuery scans are required once the Phase 1 extracts are available.</w:t>
      </w:r>
    </w:p>
    <w:p w14:paraId="00DC1EA0" w14:textId="77777777" w:rsidR="00350CFB" w:rsidRDefault="00283FFF">
      <w:pPr>
        <w:pStyle w:val="a4"/>
        <w:numPr>
          <w:ilvl w:val="0"/>
          <w:numId w:val="17"/>
        </w:numPr>
        <w:tabs>
          <w:tab w:val="left" w:pos="806"/>
          <w:tab w:val="left" w:pos="808"/>
        </w:tabs>
        <w:spacing w:before="56" w:line="396" w:lineRule="auto"/>
        <w:ind w:right="523"/>
        <w:jc w:val="both"/>
        <w:rPr>
          <w:sz w:val="24"/>
        </w:rPr>
      </w:pPr>
      <w:r>
        <w:rPr>
          <w:b/>
          <w:sz w:val="24"/>
        </w:rPr>
        <w:t>Phase 3 (local evaluation):</w:t>
      </w:r>
      <w:r>
        <w:rPr>
          <w:b/>
          <w:spacing w:val="40"/>
          <w:sz w:val="24"/>
        </w:rPr>
        <w:t xml:space="preserve"> </w:t>
      </w:r>
      <w:r>
        <w:rPr>
          <w:sz w:val="24"/>
        </w:rPr>
        <w:t>From cached parquet, compute reputation ranks, five primary proxy families, Spearman and Kendall alignment, computational benchmarks, and scal-ing/robustness extensions.</w:t>
      </w:r>
      <w:r>
        <w:rPr>
          <w:spacing w:val="40"/>
          <w:sz w:val="24"/>
        </w:rPr>
        <w:t xml:space="preserve"> </w:t>
      </w:r>
      <w:r>
        <w:rPr>
          <w:sz w:val="24"/>
        </w:rPr>
        <w:t>Supplemental active wallets for the expanded pool are drawn from reputation-subgraph addresses (and optional supplemental parquet) without requiring</w:t>
      </w:r>
      <w:r>
        <w:rPr>
          <w:spacing w:val="80"/>
          <w:sz w:val="24"/>
        </w:rPr>
        <w:t xml:space="preserve"> </w:t>
      </w:r>
      <w:r>
        <w:rPr>
          <w:sz w:val="24"/>
        </w:rPr>
        <w:t>a</w:t>
      </w:r>
      <w:r>
        <w:rPr>
          <w:spacing w:val="33"/>
          <w:sz w:val="24"/>
        </w:rPr>
        <w:t xml:space="preserve"> </w:t>
      </w:r>
      <w:r>
        <w:rPr>
          <w:sz w:val="24"/>
        </w:rPr>
        <w:t>full-chain</w:t>
      </w:r>
      <w:r>
        <w:rPr>
          <w:spacing w:val="34"/>
          <w:sz w:val="24"/>
        </w:rPr>
        <w:t xml:space="preserve"> </w:t>
      </w:r>
      <w:r>
        <w:rPr>
          <w:sz w:val="24"/>
        </w:rPr>
        <w:t>re-scan</w:t>
      </w:r>
      <w:r>
        <w:rPr>
          <w:spacing w:val="34"/>
          <w:sz w:val="24"/>
        </w:rPr>
        <w:t xml:space="preserve"> </w:t>
      </w:r>
      <w:r>
        <w:rPr>
          <w:sz w:val="24"/>
        </w:rPr>
        <w:t>for</w:t>
      </w:r>
      <w:r>
        <w:rPr>
          <w:spacing w:val="34"/>
          <w:sz w:val="24"/>
        </w:rPr>
        <w:t xml:space="preserve"> </w:t>
      </w:r>
      <w:r>
        <w:rPr>
          <w:sz w:val="24"/>
        </w:rPr>
        <w:t>every</w:t>
      </w:r>
      <w:r>
        <w:rPr>
          <w:spacing w:val="33"/>
          <w:sz w:val="24"/>
        </w:rPr>
        <w:t xml:space="preserve"> </w:t>
      </w:r>
      <w:r>
        <w:rPr>
          <w:sz w:val="24"/>
        </w:rPr>
        <w:t>robustness</w:t>
      </w:r>
      <w:r>
        <w:rPr>
          <w:spacing w:val="34"/>
          <w:sz w:val="24"/>
        </w:rPr>
        <w:t xml:space="preserve"> </w:t>
      </w:r>
      <w:r>
        <w:rPr>
          <w:sz w:val="24"/>
        </w:rPr>
        <w:t>experiment.</w:t>
      </w:r>
      <w:r>
        <w:rPr>
          <w:spacing w:val="80"/>
          <w:w w:val="150"/>
          <w:sz w:val="24"/>
        </w:rPr>
        <w:t xml:space="preserve"> </w:t>
      </w:r>
      <w:r>
        <w:rPr>
          <w:sz w:val="24"/>
        </w:rPr>
        <w:t>No</w:t>
      </w:r>
      <w:r>
        <w:rPr>
          <w:spacing w:val="33"/>
          <w:sz w:val="24"/>
        </w:rPr>
        <w:t xml:space="preserve"> </w:t>
      </w:r>
      <w:r>
        <w:rPr>
          <w:sz w:val="24"/>
        </w:rPr>
        <w:t>additional</w:t>
      </w:r>
      <w:r>
        <w:rPr>
          <w:spacing w:val="34"/>
          <w:sz w:val="24"/>
        </w:rPr>
        <w:t xml:space="preserve"> </w:t>
      </w:r>
      <w:r>
        <w:rPr>
          <w:sz w:val="24"/>
        </w:rPr>
        <w:t>BigQuery</w:t>
      </w:r>
      <w:r>
        <w:rPr>
          <w:spacing w:val="34"/>
          <w:sz w:val="24"/>
        </w:rPr>
        <w:t xml:space="preserve"> </w:t>
      </w:r>
      <w:r>
        <w:rPr>
          <w:sz w:val="24"/>
        </w:rPr>
        <w:t>scans</w:t>
      </w:r>
      <w:r>
        <w:rPr>
          <w:spacing w:val="34"/>
          <w:sz w:val="24"/>
        </w:rPr>
        <w:t xml:space="preserve"> </w:t>
      </w:r>
      <w:r>
        <w:rPr>
          <w:sz w:val="24"/>
        </w:rPr>
        <w:t>are</w:t>
      </w:r>
    </w:p>
    <w:p w14:paraId="00DC1EA1" w14:textId="77777777" w:rsidR="00350CFB" w:rsidRDefault="00350CFB">
      <w:pPr>
        <w:pStyle w:val="a4"/>
        <w:spacing w:line="396" w:lineRule="auto"/>
        <w:jc w:val="both"/>
        <w:rPr>
          <w:sz w:val="24"/>
        </w:rPr>
        <w:sectPr w:rsidR="00350CFB">
          <w:pgSz w:w="11910" w:h="16840"/>
          <w:pgMar w:top="1920" w:right="708" w:bottom="2300" w:left="992" w:header="0" w:footer="2115" w:gutter="0"/>
          <w:cols w:space="720"/>
        </w:sectPr>
      </w:pPr>
    </w:p>
    <w:p w14:paraId="00DC1EA2" w14:textId="77777777" w:rsidR="00350CFB" w:rsidRDefault="00283FFF">
      <w:pPr>
        <w:pStyle w:val="a3"/>
        <w:spacing w:before="72" w:line="396" w:lineRule="auto"/>
        <w:ind w:left="808" w:right="564"/>
        <w:jc w:val="both"/>
      </w:pPr>
      <w:r>
        <w:t>required once the Phase 1 and Phase 2 extracts and any supplemental active-wallet parquet are available.</w:t>
      </w:r>
    </w:p>
    <w:p w14:paraId="00DC1EA3" w14:textId="77777777" w:rsidR="00350CFB" w:rsidRDefault="00283FFF">
      <w:pPr>
        <w:pStyle w:val="a4"/>
        <w:numPr>
          <w:ilvl w:val="0"/>
          <w:numId w:val="17"/>
        </w:numPr>
        <w:tabs>
          <w:tab w:val="left" w:pos="806"/>
          <w:tab w:val="left" w:pos="808"/>
        </w:tabs>
        <w:spacing w:before="39" w:line="396" w:lineRule="auto"/>
        <w:ind w:right="522"/>
        <w:jc w:val="both"/>
        <w:rPr>
          <w:sz w:val="24"/>
        </w:rPr>
      </w:pPr>
      <w:r>
        <w:rPr>
          <w:b/>
          <w:sz w:val="24"/>
        </w:rPr>
        <w:t>Cost guardrails:</w:t>
      </w:r>
      <w:r>
        <w:rPr>
          <w:b/>
          <w:spacing w:val="40"/>
          <w:sz w:val="24"/>
        </w:rPr>
        <w:t xml:space="preserve"> </w:t>
      </w:r>
      <w:r>
        <w:rPr>
          <w:sz w:val="24"/>
        </w:rPr>
        <w:t>Every remote query begins with a mandatory dry-run estimate of bytes processed before extraction.</w:t>
      </w:r>
      <w:r>
        <w:rPr>
          <w:spacing w:val="40"/>
          <w:sz w:val="24"/>
        </w:rPr>
        <w:t xml:space="preserve"> </w:t>
      </w:r>
      <w:r>
        <w:rPr>
          <w:sz w:val="24"/>
        </w:rPr>
        <w:t>Each query is aborted if the estimate exceeds a 150</w:t>
      </w:r>
      <w:r>
        <w:rPr>
          <w:spacing w:val="-15"/>
          <w:sz w:val="24"/>
        </w:rPr>
        <w:t xml:space="preserve"> </w:t>
      </w:r>
      <w:r>
        <w:rPr>
          <w:sz w:val="24"/>
        </w:rPr>
        <w:t>GiB per-query cap.</w:t>
      </w:r>
      <w:hyperlink w:anchor="_bookmark57" w:history="1">
        <w:r>
          <w:rPr>
            <w:sz w:val="24"/>
            <w:vertAlign w:val="superscript"/>
          </w:rPr>
          <w:t>1</w:t>
        </w:r>
      </w:hyperlink>
      <w:r>
        <w:rPr>
          <w:spacing w:val="40"/>
          <w:sz w:val="24"/>
        </w:rPr>
        <w:t xml:space="preserve"> </w:t>
      </w:r>
      <w:r>
        <w:rPr>
          <w:sz w:val="24"/>
        </w:rPr>
        <w:t>Operators must pass an explicit confirmation flag before paid scans proceed. Extraction</w:t>
      </w:r>
      <w:r>
        <w:rPr>
          <w:spacing w:val="-15"/>
          <w:sz w:val="24"/>
        </w:rPr>
        <w:t xml:space="preserve"> </w:t>
      </w:r>
      <w:r>
        <w:rPr>
          <w:sz w:val="24"/>
        </w:rPr>
        <w:t>metadata—wallet</w:t>
      </w:r>
      <w:r>
        <w:rPr>
          <w:spacing w:val="-15"/>
          <w:sz w:val="24"/>
        </w:rPr>
        <w:t xml:space="preserve"> </w:t>
      </w:r>
      <w:r>
        <w:rPr>
          <w:sz w:val="24"/>
        </w:rPr>
        <w:t>counts,</w:t>
      </w:r>
      <w:r>
        <w:rPr>
          <w:spacing w:val="-15"/>
          <w:sz w:val="24"/>
        </w:rPr>
        <w:t xml:space="preserve"> </w:t>
      </w:r>
      <w:r>
        <w:rPr>
          <w:sz w:val="24"/>
        </w:rPr>
        <w:t>row</w:t>
      </w:r>
      <w:r>
        <w:rPr>
          <w:spacing w:val="-15"/>
          <w:sz w:val="24"/>
        </w:rPr>
        <w:t xml:space="preserve"> </w:t>
      </w:r>
      <w:r>
        <w:rPr>
          <w:sz w:val="24"/>
        </w:rPr>
        <w:t>counts,</w:t>
      </w:r>
      <w:r>
        <w:rPr>
          <w:spacing w:val="-15"/>
          <w:sz w:val="24"/>
        </w:rPr>
        <w:t xml:space="preserve"> </w:t>
      </w:r>
      <w:r>
        <w:rPr>
          <w:sz w:val="24"/>
        </w:rPr>
        <w:t>bytes</w:t>
      </w:r>
      <w:r>
        <w:rPr>
          <w:spacing w:val="-15"/>
          <w:sz w:val="24"/>
        </w:rPr>
        <w:t xml:space="preserve"> </w:t>
      </w:r>
      <w:r>
        <w:rPr>
          <w:sz w:val="24"/>
        </w:rPr>
        <w:t>processed,</w:t>
      </w:r>
      <w:r>
        <w:rPr>
          <w:spacing w:val="-15"/>
          <w:sz w:val="24"/>
        </w:rPr>
        <w:t xml:space="preserve"> </w:t>
      </w:r>
      <w:r>
        <w:rPr>
          <w:sz w:val="24"/>
        </w:rPr>
        <w:t>and</w:t>
      </w:r>
      <w:r>
        <w:rPr>
          <w:spacing w:val="-15"/>
          <w:sz w:val="24"/>
        </w:rPr>
        <w:t xml:space="preserve"> </w:t>
      </w:r>
      <w:r>
        <w:rPr>
          <w:sz w:val="24"/>
        </w:rPr>
        <w:t>timestamps—is</w:t>
      </w:r>
      <w:r>
        <w:rPr>
          <w:spacing w:val="-15"/>
          <w:sz w:val="24"/>
        </w:rPr>
        <w:t xml:space="preserve"> </w:t>
      </w:r>
      <w:r>
        <w:rPr>
          <w:sz w:val="24"/>
        </w:rPr>
        <w:t xml:space="preserve">logged in the study’s acquisition record (Appendix </w:t>
      </w:r>
      <w:hyperlink w:anchor="_bookmark198" w:history="1">
        <w:r>
          <w:rPr>
            <w:sz w:val="24"/>
          </w:rPr>
          <w:t>8.1</w:t>
        </w:r>
      </w:hyperlink>
      <w:r>
        <w:rPr>
          <w:sz w:val="24"/>
        </w:rPr>
        <w:t>).</w:t>
      </w:r>
      <w:r>
        <w:rPr>
          <w:spacing w:val="39"/>
          <w:sz w:val="24"/>
        </w:rPr>
        <w:t xml:space="preserve"> </w:t>
      </w:r>
      <w:r>
        <w:rPr>
          <w:sz w:val="24"/>
        </w:rPr>
        <w:t>These controls implement responsible use of public cloud resources and make the acquisition cost of the study auditable.</w:t>
      </w:r>
    </w:p>
    <w:p w14:paraId="00DC1EA4" w14:textId="77777777" w:rsidR="00350CFB" w:rsidRDefault="00350CFB">
      <w:pPr>
        <w:pStyle w:val="a3"/>
        <w:spacing w:before="165"/>
      </w:pPr>
    </w:p>
    <w:p w14:paraId="00DC1EA5" w14:textId="77777777" w:rsidR="00350CFB" w:rsidRDefault="00283FFF">
      <w:pPr>
        <w:pStyle w:val="2"/>
        <w:numPr>
          <w:ilvl w:val="1"/>
          <w:numId w:val="26"/>
        </w:numPr>
        <w:tabs>
          <w:tab w:val="left" w:pos="783"/>
        </w:tabs>
        <w:ind w:left="783" w:hanging="501"/>
      </w:pPr>
      <w:bookmarkStart w:id="176" w:name="Pipeline_architecture"/>
      <w:bookmarkStart w:id="177" w:name="_bookmark55"/>
      <w:bookmarkEnd w:id="176"/>
      <w:bookmarkEnd w:id="177"/>
      <w:r>
        <w:t>Pipeline</w:t>
      </w:r>
      <w:r>
        <w:rPr>
          <w:spacing w:val="20"/>
        </w:rPr>
        <w:t xml:space="preserve"> </w:t>
      </w:r>
      <w:r>
        <w:rPr>
          <w:spacing w:val="-2"/>
        </w:rPr>
        <w:t>architecture</w:t>
      </w:r>
    </w:p>
    <w:p w14:paraId="00DC1EA6" w14:textId="77777777" w:rsidR="00350CFB" w:rsidRDefault="00350CFB">
      <w:pPr>
        <w:pStyle w:val="a3"/>
        <w:spacing w:before="24"/>
        <w:rPr>
          <w:b/>
          <w:sz w:val="28"/>
        </w:rPr>
      </w:pPr>
    </w:p>
    <w:p w14:paraId="00DC1EA7" w14:textId="77777777" w:rsidR="00350CFB" w:rsidRDefault="00283FFF">
      <w:pPr>
        <w:pStyle w:val="a3"/>
        <w:spacing w:line="396" w:lineRule="auto"/>
        <w:ind w:left="273" w:right="563" w:firstLine="8"/>
        <w:jc w:val="both"/>
      </w:pPr>
      <w:r>
        <w:rPr>
          <w:color w:val="FF0000"/>
        </w:rPr>
        <w:t>Figure 3.1 summarizes the end-to-end flow from public logs to the research tables. Remote stages write immutable parquet; local stages are idempotent given those inputs and a single versioned configuration file.</w:t>
      </w:r>
    </w:p>
    <w:p w14:paraId="00DC1EA8" w14:textId="77777777" w:rsidR="00350CFB" w:rsidRDefault="00283FFF">
      <w:pPr>
        <w:spacing w:before="140"/>
        <w:ind w:left="2168"/>
        <w:rPr>
          <w:sz w:val="19"/>
        </w:rPr>
      </w:pPr>
      <w:bookmarkStart w:id="178" w:name="_bookmark56"/>
      <w:bookmarkEnd w:id="178"/>
      <w:r>
        <w:rPr>
          <w:w w:val="105"/>
          <w:sz w:val="19"/>
        </w:rPr>
        <w:t>Remote</w:t>
      </w:r>
      <w:r>
        <w:rPr>
          <w:spacing w:val="-8"/>
          <w:w w:val="105"/>
          <w:sz w:val="19"/>
        </w:rPr>
        <w:t xml:space="preserve"> </w:t>
      </w:r>
      <w:r>
        <w:rPr>
          <w:w w:val="105"/>
          <w:sz w:val="19"/>
        </w:rPr>
        <w:t>/</w:t>
      </w:r>
      <w:r>
        <w:rPr>
          <w:spacing w:val="-8"/>
          <w:w w:val="105"/>
          <w:sz w:val="19"/>
        </w:rPr>
        <w:t xml:space="preserve"> </w:t>
      </w:r>
      <w:r>
        <w:rPr>
          <w:spacing w:val="-2"/>
          <w:w w:val="105"/>
          <w:sz w:val="19"/>
        </w:rPr>
        <w:t>acquisition</w:t>
      </w:r>
    </w:p>
    <w:p w14:paraId="00DC1EA9" w14:textId="77777777" w:rsidR="00350CFB" w:rsidRDefault="00283FFF">
      <w:pPr>
        <w:pStyle w:val="a3"/>
        <w:spacing w:before="2"/>
        <w:rPr>
          <w:sz w:val="5"/>
        </w:rPr>
      </w:pPr>
      <w:r>
        <w:rPr>
          <w:noProof/>
          <w:sz w:val="5"/>
        </w:rPr>
        <mc:AlternateContent>
          <mc:Choice Requires="wpg">
            <w:drawing>
              <wp:anchor distT="0" distB="0" distL="0" distR="0" simplePos="0" relativeHeight="487606272" behindDoc="1" locked="0" layoutInCell="1" allowOverlap="1" wp14:anchorId="00DC2720" wp14:editId="00DC2721">
                <wp:simplePos x="0" y="0"/>
                <wp:positionH relativeFrom="page">
                  <wp:posOffset>809231</wp:posOffset>
                </wp:positionH>
                <wp:positionV relativeFrom="paragraph">
                  <wp:posOffset>53665</wp:posOffset>
                </wp:positionV>
                <wp:extent cx="5942330" cy="1524635"/>
                <wp:effectExtent l="0" t="0" r="0" b="0"/>
                <wp:wrapTopAndBottom/>
                <wp:docPr id="109" name="Group 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524635"/>
                          <a:chOff x="0" y="0"/>
                          <a:chExt cx="5942330" cy="1524635"/>
                        </a:xfrm>
                      </wpg:grpSpPr>
                      <wps:wsp>
                        <wps:cNvPr id="110" name="Graphic 110"/>
                        <wps:cNvSpPr/>
                        <wps:spPr>
                          <a:xfrm>
                            <a:off x="105376" y="105376"/>
                            <a:ext cx="5731510" cy="1313815"/>
                          </a:xfrm>
                          <a:custGeom>
                            <a:avLst/>
                            <a:gdLst/>
                            <a:ahLst/>
                            <a:cxnLst/>
                            <a:rect l="l" t="t" r="r" b="b"/>
                            <a:pathLst>
                              <a:path w="5731510" h="1313815">
                                <a:moveTo>
                                  <a:pt x="902940" y="0"/>
                                </a:moveTo>
                                <a:lnTo>
                                  <a:pt x="25089" y="0"/>
                                </a:lnTo>
                                <a:lnTo>
                                  <a:pt x="15323" y="1971"/>
                                </a:lnTo>
                                <a:lnTo>
                                  <a:pt x="7348" y="7348"/>
                                </a:lnTo>
                                <a:lnTo>
                                  <a:pt x="1971" y="15323"/>
                                </a:lnTo>
                                <a:lnTo>
                                  <a:pt x="0" y="25089"/>
                                </a:lnTo>
                                <a:lnTo>
                                  <a:pt x="0" y="345811"/>
                                </a:lnTo>
                                <a:lnTo>
                                  <a:pt x="1971" y="355577"/>
                                </a:lnTo>
                                <a:lnTo>
                                  <a:pt x="7348" y="363552"/>
                                </a:lnTo>
                                <a:lnTo>
                                  <a:pt x="15323" y="368929"/>
                                </a:lnTo>
                                <a:lnTo>
                                  <a:pt x="25089" y="370901"/>
                                </a:lnTo>
                                <a:lnTo>
                                  <a:pt x="902940" y="370901"/>
                                </a:lnTo>
                                <a:lnTo>
                                  <a:pt x="912706" y="368929"/>
                                </a:lnTo>
                                <a:lnTo>
                                  <a:pt x="920681" y="363552"/>
                                </a:lnTo>
                                <a:lnTo>
                                  <a:pt x="926058" y="355577"/>
                                </a:lnTo>
                                <a:lnTo>
                                  <a:pt x="928029" y="345811"/>
                                </a:lnTo>
                                <a:lnTo>
                                  <a:pt x="928029" y="25089"/>
                                </a:lnTo>
                                <a:lnTo>
                                  <a:pt x="926058" y="15323"/>
                                </a:lnTo>
                                <a:lnTo>
                                  <a:pt x="920681" y="7348"/>
                                </a:lnTo>
                                <a:lnTo>
                                  <a:pt x="912706" y="1971"/>
                                </a:lnTo>
                                <a:lnTo>
                                  <a:pt x="902940" y="0"/>
                                </a:lnTo>
                                <a:close/>
                              </a:path>
                              <a:path w="5731510" h="1313815">
                                <a:moveTo>
                                  <a:pt x="2050144" y="2213"/>
                                </a:moveTo>
                                <a:lnTo>
                                  <a:pt x="1315070" y="2213"/>
                                </a:lnTo>
                                <a:lnTo>
                                  <a:pt x="1305304" y="4184"/>
                                </a:lnTo>
                                <a:lnTo>
                                  <a:pt x="1297329" y="9561"/>
                                </a:lnTo>
                                <a:lnTo>
                                  <a:pt x="1291952" y="17536"/>
                                </a:lnTo>
                                <a:lnTo>
                                  <a:pt x="1289981" y="27302"/>
                                </a:lnTo>
                                <a:lnTo>
                                  <a:pt x="1289981" y="343598"/>
                                </a:lnTo>
                                <a:lnTo>
                                  <a:pt x="1291952" y="353364"/>
                                </a:lnTo>
                                <a:lnTo>
                                  <a:pt x="1297329" y="361339"/>
                                </a:lnTo>
                                <a:lnTo>
                                  <a:pt x="1305304" y="366716"/>
                                </a:lnTo>
                                <a:lnTo>
                                  <a:pt x="1315070" y="368687"/>
                                </a:lnTo>
                                <a:lnTo>
                                  <a:pt x="2050144" y="368687"/>
                                </a:lnTo>
                                <a:lnTo>
                                  <a:pt x="2059910" y="366716"/>
                                </a:lnTo>
                                <a:lnTo>
                                  <a:pt x="2067885" y="361339"/>
                                </a:lnTo>
                                <a:lnTo>
                                  <a:pt x="2073262" y="353364"/>
                                </a:lnTo>
                                <a:lnTo>
                                  <a:pt x="2075234" y="343598"/>
                                </a:lnTo>
                                <a:lnTo>
                                  <a:pt x="2075234" y="27302"/>
                                </a:lnTo>
                                <a:lnTo>
                                  <a:pt x="2073262" y="17536"/>
                                </a:lnTo>
                                <a:lnTo>
                                  <a:pt x="2067885" y="9561"/>
                                </a:lnTo>
                                <a:lnTo>
                                  <a:pt x="2059910" y="4184"/>
                                </a:lnTo>
                                <a:lnTo>
                                  <a:pt x="2050144" y="2213"/>
                                </a:lnTo>
                                <a:close/>
                              </a:path>
                              <a:path w="5731510" h="1313815">
                                <a:moveTo>
                                  <a:pt x="3197348" y="13884"/>
                                </a:moveTo>
                                <a:lnTo>
                                  <a:pt x="2462275" y="13884"/>
                                </a:lnTo>
                                <a:lnTo>
                                  <a:pt x="2452509" y="15855"/>
                                </a:lnTo>
                                <a:lnTo>
                                  <a:pt x="2444534" y="21232"/>
                                </a:lnTo>
                                <a:lnTo>
                                  <a:pt x="2439157" y="29207"/>
                                </a:lnTo>
                                <a:lnTo>
                                  <a:pt x="2437185" y="38973"/>
                                </a:lnTo>
                                <a:lnTo>
                                  <a:pt x="2437185" y="331927"/>
                                </a:lnTo>
                                <a:lnTo>
                                  <a:pt x="2439157" y="341693"/>
                                </a:lnTo>
                                <a:lnTo>
                                  <a:pt x="2444534" y="349668"/>
                                </a:lnTo>
                                <a:lnTo>
                                  <a:pt x="2452509" y="355045"/>
                                </a:lnTo>
                                <a:lnTo>
                                  <a:pt x="2462275" y="357017"/>
                                </a:lnTo>
                                <a:lnTo>
                                  <a:pt x="3197348" y="357017"/>
                                </a:lnTo>
                                <a:lnTo>
                                  <a:pt x="3207114" y="355045"/>
                                </a:lnTo>
                                <a:lnTo>
                                  <a:pt x="3215089" y="349668"/>
                                </a:lnTo>
                                <a:lnTo>
                                  <a:pt x="3220466" y="341693"/>
                                </a:lnTo>
                                <a:lnTo>
                                  <a:pt x="3222438" y="331927"/>
                                </a:lnTo>
                                <a:lnTo>
                                  <a:pt x="3222438" y="38973"/>
                                </a:lnTo>
                                <a:lnTo>
                                  <a:pt x="3220466" y="29207"/>
                                </a:lnTo>
                                <a:lnTo>
                                  <a:pt x="3215089" y="21232"/>
                                </a:lnTo>
                                <a:lnTo>
                                  <a:pt x="3207114" y="15855"/>
                                </a:lnTo>
                                <a:lnTo>
                                  <a:pt x="3197348" y="13884"/>
                                </a:lnTo>
                                <a:close/>
                              </a:path>
                              <a:path w="5731510" h="1313815">
                                <a:moveTo>
                                  <a:pt x="831551" y="947015"/>
                                </a:moveTo>
                                <a:lnTo>
                                  <a:pt x="96477" y="947015"/>
                                </a:lnTo>
                                <a:lnTo>
                                  <a:pt x="86711" y="948987"/>
                                </a:lnTo>
                                <a:lnTo>
                                  <a:pt x="78736" y="954363"/>
                                </a:lnTo>
                                <a:lnTo>
                                  <a:pt x="73360" y="962338"/>
                                </a:lnTo>
                                <a:lnTo>
                                  <a:pt x="71388" y="972105"/>
                                </a:lnTo>
                                <a:lnTo>
                                  <a:pt x="71388" y="1288400"/>
                                </a:lnTo>
                                <a:lnTo>
                                  <a:pt x="73360" y="1298166"/>
                                </a:lnTo>
                                <a:lnTo>
                                  <a:pt x="78736" y="1306141"/>
                                </a:lnTo>
                                <a:lnTo>
                                  <a:pt x="86711" y="1311518"/>
                                </a:lnTo>
                                <a:lnTo>
                                  <a:pt x="96477" y="1313490"/>
                                </a:lnTo>
                                <a:lnTo>
                                  <a:pt x="831551" y="1313490"/>
                                </a:lnTo>
                                <a:lnTo>
                                  <a:pt x="841317" y="1311518"/>
                                </a:lnTo>
                                <a:lnTo>
                                  <a:pt x="849292" y="1306141"/>
                                </a:lnTo>
                                <a:lnTo>
                                  <a:pt x="854669" y="1298166"/>
                                </a:lnTo>
                                <a:lnTo>
                                  <a:pt x="856641" y="1288400"/>
                                </a:lnTo>
                                <a:lnTo>
                                  <a:pt x="856641" y="972105"/>
                                </a:lnTo>
                                <a:lnTo>
                                  <a:pt x="854669" y="962338"/>
                                </a:lnTo>
                                <a:lnTo>
                                  <a:pt x="849292" y="954363"/>
                                </a:lnTo>
                                <a:lnTo>
                                  <a:pt x="841317" y="948987"/>
                                </a:lnTo>
                                <a:lnTo>
                                  <a:pt x="831551" y="947015"/>
                                </a:lnTo>
                                <a:close/>
                              </a:path>
                              <a:path w="5731510" h="1313815">
                                <a:moveTo>
                                  <a:pt x="4415941" y="958585"/>
                                </a:moveTo>
                                <a:lnTo>
                                  <a:pt x="3538091" y="958585"/>
                                </a:lnTo>
                                <a:lnTo>
                                  <a:pt x="3528324" y="960557"/>
                                </a:lnTo>
                                <a:lnTo>
                                  <a:pt x="3520349" y="965933"/>
                                </a:lnTo>
                                <a:lnTo>
                                  <a:pt x="3514973" y="973909"/>
                                </a:lnTo>
                                <a:lnTo>
                                  <a:pt x="3513001" y="983675"/>
                                </a:lnTo>
                                <a:lnTo>
                                  <a:pt x="3513001" y="1276830"/>
                                </a:lnTo>
                                <a:lnTo>
                                  <a:pt x="3514973" y="1286596"/>
                                </a:lnTo>
                                <a:lnTo>
                                  <a:pt x="3520349" y="1294571"/>
                                </a:lnTo>
                                <a:lnTo>
                                  <a:pt x="3528324" y="1299948"/>
                                </a:lnTo>
                                <a:lnTo>
                                  <a:pt x="3538091" y="1301920"/>
                                </a:lnTo>
                                <a:lnTo>
                                  <a:pt x="4415941" y="1301920"/>
                                </a:lnTo>
                                <a:lnTo>
                                  <a:pt x="4425707" y="1299948"/>
                                </a:lnTo>
                                <a:lnTo>
                                  <a:pt x="4433682" y="1294571"/>
                                </a:lnTo>
                                <a:lnTo>
                                  <a:pt x="4439059" y="1286596"/>
                                </a:lnTo>
                                <a:lnTo>
                                  <a:pt x="4441031" y="1276830"/>
                                </a:lnTo>
                                <a:lnTo>
                                  <a:pt x="4441031" y="983675"/>
                                </a:lnTo>
                                <a:lnTo>
                                  <a:pt x="4439059" y="973909"/>
                                </a:lnTo>
                                <a:lnTo>
                                  <a:pt x="4433682" y="965933"/>
                                </a:lnTo>
                                <a:lnTo>
                                  <a:pt x="4425707" y="960557"/>
                                </a:lnTo>
                                <a:lnTo>
                                  <a:pt x="4415941" y="958585"/>
                                </a:lnTo>
                                <a:close/>
                              </a:path>
                              <a:path w="5731510" h="1313815">
                                <a:moveTo>
                                  <a:pt x="5705923" y="947149"/>
                                </a:moveTo>
                                <a:lnTo>
                                  <a:pt x="4828072" y="947149"/>
                                </a:lnTo>
                                <a:lnTo>
                                  <a:pt x="4818306" y="949121"/>
                                </a:lnTo>
                                <a:lnTo>
                                  <a:pt x="4810331" y="954498"/>
                                </a:lnTo>
                                <a:lnTo>
                                  <a:pt x="4804954" y="962473"/>
                                </a:lnTo>
                                <a:lnTo>
                                  <a:pt x="4802982" y="972239"/>
                                </a:lnTo>
                                <a:lnTo>
                                  <a:pt x="4802982" y="1288266"/>
                                </a:lnTo>
                                <a:lnTo>
                                  <a:pt x="4804954" y="1298032"/>
                                </a:lnTo>
                                <a:lnTo>
                                  <a:pt x="4810331" y="1306007"/>
                                </a:lnTo>
                                <a:lnTo>
                                  <a:pt x="4818306" y="1311384"/>
                                </a:lnTo>
                                <a:lnTo>
                                  <a:pt x="4828072" y="1313356"/>
                                </a:lnTo>
                                <a:lnTo>
                                  <a:pt x="5705923" y="1313356"/>
                                </a:lnTo>
                                <a:lnTo>
                                  <a:pt x="5715689" y="1311384"/>
                                </a:lnTo>
                                <a:lnTo>
                                  <a:pt x="5723664" y="1306007"/>
                                </a:lnTo>
                                <a:lnTo>
                                  <a:pt x="5729041" y="1298032"/>
                                </a:lnTo>
                                <a:lnTo>
                                  <a:pt x="5731012" y="1288266"/>
                                </a:lnTo>
                                <a:lnTo>
                                  <a:pt x="5731012" y="972239"/>
                                </a:lnTo>
                                <a:lnTo>
                                  <a:pt x="5729041" y="962473"/>
                                </a:lnTo>
                                <a:lnTo>
                                  <a:pt x="5723664" y="954498"/>
                                </a:lnTo>
                                <a:lnTo>
                                  <a:pt x="5715689" y="949121"/>
                                </a:lnTo>
                                <a:lnTo>
                                  <a:pt x="5705923" y="947149"/>
                                </a:lnTo>
                                <a:close/>
                              </a:path>
                            </a:pathLst>
                          </a:custGeom>
                          <a:ln w="5017">
                            <a:solidFill>
                              <a:srgbClr val="000000"/>
                            </a:solidFill>
                            <a:prstDash val="solid"/>
                          </a:ln>
                        </wps:spPr>
                        <wps:bodyPr wrap="square" lIns="0" tIns="0" rIns="0" bIns="0" rtlCol="0">
                          <a:prstTxWarp prst="textNoShape">
                            <a:avLst/>
                          </a:prstTxWarp>
                          <a:noAutofit/>
                        </wps:bodyPr>
                      </wps:wsp>
                      <wps:wsp>
                        <wps:cNvPr id="111" name="Graphic 111"/>
                        <wps:cNvSpPr/>
                        <wps:spPr>
                          <a:xfrm>
                            <a:off x="1035914" y="290826"/>
                            <a:ext cx="300990" cy="1270"/>
                          </a:xfrm>
                          <a:custGeom>
                            <a:avLst/>
                            <a:gdLst/>
                            <a:ahLst/>
                            <a:cxnLst/>
                            <a:rect l="l" t="t" r="r" b="b"/>
                            <a:pathLst>
                              <a:path w="300990">
                                <a:moveTo>
                                  <a:pt x="0" y="0"/>
                                </a:moveTo>
                                <a:lnTo>
                                  <a:pt x="300831" y="0"/>
                                </a:lnTo>
                              </a:path>
                            </a:pathLst>
                          </a:custGeom>
                          <a:ln w="10035">
                            <a:solidFill>
                              <a:srgbClr val="000000"/>
                            </a:solidFill>
                            <a:prstDash val="solid"/>
                          </a:ln>
                        </wps:spPr>
                        <wps:bodyPr wrap="square" lIns="0" tIns="0" rIns="0" bIns="0" rtlCol="0">
                          <a:prstTxWarp prst="textNoShape">
                            <a:avLst/>
                          </a:prstTxWarp>
                          <a:noAutofit/>
                        </wps:bodyPr>
                      </wps:wsp>
                      <wps:wsp>
                        <wps:cNvPr id="112" name="Graphic 112"/>
                        <wps:cNvSpPr/>
                        <wps:spPr>
                          <a:xfrm>
                            <a:off x="1319819" y="268635"/>
                            <a:ext cx="59055" cy="44450"/>
                          </a:xfrm>
                          <a:custGeom>
                            <a:avLst/>
                            <a:gdLst/>
                            <a:ahLst/>
                            <a:cxnLst/>
                            <a:rect l="l" t="t" r="r" b="b"/>
                            <a:pathLst>
                              <a:path w="59055" h="44450">
                                <a:moveTo>
                                  <a:pt x="0" y="0"/>
                                </a:moveTo>
                                <a:lnTo>
                                  <a:pt x="19435" y="22191"/>
                                </a:lnTo>
                                <a:lnTo>
                                  <a:pt x="0" y="44382"/>
                                </a:lnTo>
                                <a:lnTo>
                                  <a:pt x="58737" y="22191"/>
                                </a:lnTo>
                                <a:lnTo>
                                  <a:pt x="0" y="0"/>
                                </a:lnTo>
                                <a:close/>
                              </a:path>
                            </a:pathLst>
                          </a:custGeom>
                          <a:solidFill>
                            <a:srgbClr val="000000"/>
                          </a:solidFill>
                        </wps:spPr>
                        <wps:bodyPr wrap="square" lIns="0" tIns="0" rIns="0" bIns="0" rtlCol="0">
                          <a:prstTxWarp prst="textNoShape">
                            <a:avLst/>
                          </a:prstTxWarp>
                          <a:noAutofit/>
                        </wps:bodyPr>
                      </wps:wsp>
                      <wps:wsp>
                        <wps:cNvPr id="113" name="Graphic 113"/>
                        <wps:cNvSpPr/>
                        <wps:spPr>
                          <a:xfrm>
                            <a:off x="1319819" y="268635"/>
                            <a:ext cx="59055" cy="44450"/>
                          </a:xfrm>
                          <a:custGeom>
                            <a:avLst/>
                            <a:gdLst/>
                            <a:ahLst/>
                            <a:cxnLst/>
                            <a:rect l="l" t="t" r="r" b="b"/>
                            <a:pathLst>
                              <a:path w="59055" h="44450">
                                <a:moveTo>
                                  <a:pt x="58737" y="22191"/>
                                </a:moveTo>
                                <a:lnTo>
                                  <a:pt x="0" y="0"/>
                                </a:lnTo>
                                <a:lnTo>
                                  <a:pt x="19435" y="22191"/>
                                </a:lnTo>
                                <a:lnTo>
                                  <a:pt x="0" y="44382"/>
                                </a:lnTo>
                                <a:lnTo>
                                  <a:pt x="58737" y="22191"/>
                                </a:lnTo>
                                <a:close/>
                              </a:path>
                            </a:pathLst>
                          </a:custGeom>
                          <a:ln w="10035">
                            <a:solidFill>
                              <a:srgbClr val="000000"/>
                            </a:solidFill>
                            <a:prstDash val="solid"/>
                          </a:ln>
                        </wps:spPr>
                        <wps:bodyPr wrap="square" lIns="0" tIns="0" rIns="0" bIns="0" rtlCol="0">
                          <a:prstTxWarp prst="textNoShape">
                            <a:avLst/>
                          </a:prstTxWarp>
                          <a:noAutofit/>
                        </wps:bodyPr>
                      </wps:wsp>
                      <wps:wsp>
                        <wps:cNvPr id="114" name="Graphic 114"/>
                        <wps:cNvSpPr/>
                        <wps:spPr>
                          <a:xfrm>
                            <a:off x="2183118" y="290826"/>
                            <a:ext cx="300990" cy="1270"/>
                          </a:xfrm>
                          <a:custGeom>
                            <a:avLst/>
                            <a:gdLst/>
                            <a:ahLst/>
                            <a:cxnLst/>
                            <a:rect l="l" t="t" r="r" b="b"/>
                            <a:pathLst>
                              <a:path w="300990">
                                <a:moveTo>
                                  <a:pt x="0" y="0"/>
                                </a:moveTo>
                                <a:lnTo>
                                  <a:pt x="300831" y="0"/>
                                </a:lnTo>
                              </a:path>
                            </a:pathLst>
                          </a:custGeom>
                          <a:ln w="10035">
                            <a:solidFill>
                              <a:srgbClr val="000000"/>
                            </a:solidFill>
                            <a:prstDash val="solid"/>
                          </a:ln>
                        </wps:spPr>
                        <wps:bodyPr wrap="square" lIns="0" tIns="0" rIns="0" bIns="0" rtlCol="0">
                          <a:prstTxWarp prst="textNoShape">
                            <a:avLst/>
                          </a:prstTxWarp>
                          <a:noAutofit/>
                        </wps:bodyPr>
                      </wps:wsp>
                      <wps:wsp>
                        <wps:cNvPr id="115" name="Graphic 115"/>
                        <wps:cNvSpPr/>
                        <wps:spPr>
                          <a:xfrm>
                            <a:off x="2467024" y="268635"/>
                            <a:ext cx="59055" cy="44450"/>
                          </a:xfrm>
                          <a:custGeom>
                            <a:avLst/>
                            <a:gdLst/>
                            <a:ahLst/>
                            <a:cxnLst/>
                            <a:rect l="l" t="t" r="r" b="b"/>
                            <a:pathLst>
                              <a:path w="59055" h="44450">
                                <a:moveTo>
                                  <a:pt x="0" y="0"/>
                                </a:moveTo>
                                <a:lnTo>
                                  <a:pt x="19435" y="22191"/>
                                </a:lnTo>
                                <a:lnTo>
                                  <a:pt x="0" y="44382"/>
                                </a:lnTo>
                                <a:lnTo>
                                  <a:pt x="58737" y="22191"/>
                                </a:lnTo>
                                <a:lnTo>
                                  <a:pt x="0" y="0"/>
                                </a:lnTo>
                                <a:close/>
                              </a:path>
                            </a:pathLst>
                          </a:custGeom>
                          <a:solidFill>
                            <a:srgbClr val="000000"/>
                          </a:solidFill>
                        </wps:spPr>
                        <wps:bodyPr wrap="square" lIns="0" tIns="0" rIns="0" bIns="0" rtlCol="0">
                          <a:prstTxWarp prst="textNoShape">
                            <a:avLst/>
                          </a:prstTxWarp>
                          <a:noAutofit/>
                        </wps:bodyPr>
                      </wps:wsp>
                      <wps:wsp>
                        <wps:cNvPr id="116" name="Graphic 116"/>
                        <wps:cNvSpPr/>
                        <wps:spPr>
                          <a:xfrm>
                            <a:off x="2467024" y="268635"/>
                            <a:ext cx="59055" cy="44450"/>
                          </a:xfrm>
                          <a:custGeom>
                            <a:avLst/>
                            <a:gdLst/>
                            <a:ahLst/>
                            <a:cxnLst/>
                            <a:rect l="l" t="t" r="r" b="b"/>
                            <a:pathLst>
                              <a:path w="59055" h="44450">
                                <a:moveTo>
                                  <a:pt x="58737" y="22191"/>
                                </a:moveTo>
                                <a:lnTo>
                                  <a:pt x="0" y="0"/>
                                </a:lnTo>
                                <a:lnTo>
                                  <a:pt x="19435" y="22191"/>
                                </a:lnTo>
                                <a:lnTo>
                                  <a:pt x="0" y="44382"/>
                                </a:lnTo>
                                <a:lnTo>
                                  <a:pt x="58737" y="22191"/>
                                </a:lnTo>
                                <a:close/>
                              </a:path>
                            </a:pathLst>
                          </a:custGeom>
                          <a:ln w="10035">
                            <a:solidFill>
                              <a:srgbClr val="000000"/>
                            </a:solidFill>
                            <a:prstDash val="solid"/>
                          </a:ln>
                        </wps:spPr>
                        <wps:bodyPr wrap="square" lIns="0" tIns="0" rIns="0" bIns="0" rtlCol="0">
                          <a:prstTxWarp prst="textNoShape">
                            <a:avLst/>
                          </a:prstTxWarp>
                          <a:noAutofit/>
                        </wps:bodyPr>
                      </wps:wsp>
                      <wps:wsp>
                        <wps:cNvPr id="117" name="Graphic 117"/>
                        <wps:cNvSpPr/>
                        <wps:spPr>
                          <a:xfrm>
                            <a:off x="569390" y="464902"/>
                            <a:ext cx="2366010" cy="528955"/>
                          </a:xfrm>
                          <a:custGeom>
                            <a:avLst/>
                            <a:gdLst/>
                            <a:ahLst/>
                            <a:cxnLst/>
                            <a:rect l="l" t="t" r="r" b="b"/>
                            <a:pathLst>
                              <a:path w="2366010" h="528955">
                                <a:moveTo>
                                  <a:pt x="2365797" y="0"/>
                                </a:moveTo>
                                <a:lnTo>
                                  <a:pt x="2365797" y="160618"/>
                                </a:lnTo>
                                <a:lnTo>
                                  <a:pt x="0" y="160618"/>
                                </a:lnTo>
                                <a:lnTo>
                                  <a:pt x="0" y="528878"/>
                                </a:lnTo>
                              </a:path>
                            </a:pathLst>
                          </a:custGeom>
                          <a:ln w="10035">
                            <a:solidFill>
                              <a:srgbClr val="000000"/>
                            </a:solidFill>
                            <a:prstDash val="solid"/>
                          </a:ln>
                        </wps:spPr>
                        <wps:bodyPr wrap="square" lIns="0" tIns="0" rIns="0" bIns="0" rtlCol="0">
                          <a:prstTxWarp prst="textNoShape">
                            <a:avLst/>
                          </a:prstTxWarp>
                          <a:noAutofit/>
                        </wps:bodyPr>
                      </wps:wsp>
                      <wps:wsp>
                        <wps:cNvPr id="118" name="Graphic 118"/>
                        <wps:cNvSpPr/>
                        <wps:spPr>
                          <a:xfrm>
                            <a:off x="547199" y="976854"/>
                            <a:ext cx="44450" cy="59055"/>
                          </a:xfrm>
                          <a:custGeom>
                            <a:avLst/>
                            <a:gdLst/>
                            <a:ahLst/>
                            <a:cxnLst/>
                            <a:rect l="l" t="t" r="r" b="b"/>
                            <a:pathLst>
                              <a:path w="44450" h="59055">
                                <a:moveTo>
                                  <a:pt x="44382" y="0"/>
                                </a:moveTo>
                                <a:lnTo>
                                  <a:pt x="22191" y="19435"/>
                                </a:lnTo>
                                <a:lnTo>
                                  <a:pt x="0" y="0"/>
                                </a:lnTo>
                                <a:lnTo>
                                  <a:pt x="22191" y="58737"/>
                                </a:lnTo>
                                <a:lnTo>
                                  <a:pt x="44382" y="0"/>
                                </a:lnTo>
                                <a:close/>
                              </a:path>
                            </a:pathLst>
                          </a:custGeom>
                          <a:solidFill>
                            <a:srgbClr val="000000"/>
                          </a:solidFill>
                        </wps:spPr>
                        <wps:bodyPr wrap="square" lIns="0" tIns="0" rIns="0" bIns="0" rtlCol="0">
                          <a:prstTxWarp prst="textNoShape">
                            <a:avLst/>
                          </a:prstTxWarp>
                          <a:noAutofit/>
                        </wps:bodyPr>
                      </wps:wsp>
                      <wps:wsp>
                        <wps:cNvPr id="119" name="Graphic 119"/>
                        <wps:cNvSpPr/>
                        <wps:spPr>
                          <a:xfrm>
                            <a:off x="547199" y="976854"/>
                            <a:ext cx="44450" cy="59055"/>
                          </a:xfrm>
                          <a:custGeom>
                            <a:avLst/>
                            <a:gdLst/>
                            <a:ahLst/>
                            <a:cxnLst/>
                            <a:rect l="l" t="t" r="r" b="b"/>
                            <a:pathLst>
                              <a:path w="44450" h="59055">
                                <a:moveTo>
                                  <a:pt x="22191" y="58737"/>
                                </a:moveTo>
                                <a:lnTo>
                                  <a:pt x="44382" y="0"/>
                                </a:lnTo>
                                <a:lnTo>
                                  <a:pt x="22191" y="19435"/>
                                </a:lnTo>
                                <a:lnTo>
                                  <a:pt x="0" y="0"/>
                                </a:lnTo>
                                <a:lnTo>
                                  <a:pt x="22191" y="58737"/>
                                </a:lnTo>
                                <a:close/>
                              </a:path>
                            </a:pathLst>
                          </a:custGeom>
                          <a:ln w="10035">
                            <a:solidFill>
                              <a:srgbClr val="000000"/>
                            </a:solidFill>
                            <a:prstDash val="solid"/>
                          </a:ln>
                        </wps:spPr>
                        <wps:bodyPr wrap="square" lIns="0" tIns="0" rIns="0" bIns="0" rtlCol="0">
                          <a:prstTxWarp prst="textNoShape">
                            <a:avLst/>
                          </a:prstTxWarp>
                          <a:noAutofit/>
                        </wps:bodyPr>
                      </wps:wsp>
                      <wps:wsp>
                        <wps:cNvPr id="120" name="Graphic 120"/>
                        <wps:cNvSpPr/>
                        <wps:spPr>
                          <a:xfrm>
                            <a:off x="964526" y="1235629"/>
                            <a:ext cx="300990" cy="1270"/>
                          </a:xfrm>
                          <a:custGeom>
                            <a:avLst/>
                            <a:gdLst/>
                            <a:ahLst/>
                            <a:cxnLst/>
                            <a:rect l="l" t="t" r="r" b="b"/>
                            <a:pathLst>
                              <a:path w="300990">
                                <a:moveTo>
                                  <a:pt x="0" y="0"/>
                                </a:moveTo>
                                <a:lnTo>
                                  <a:pt x="300831" y="0"/>
                                </a:lnTo>
                              </a:path>
                            </a:pathLst>
                          </a:custGeom>
                          <a:ln w="10035">
                            <a:solidFill>
                              <a:srgbClr val="000000"/>
                            </a:solidFill>
                            <a:prstDash val="solid"/>
                          </a:ln>
                        </wps:spPr>
                        <wps:bodyPr wrap="square" lIns="0" tIns="0" rIns="0" bIns="0" rtlCol="0">
                          <a:prstTxWarp prst="textNoShape">
                            <a:avLst/>
                          </a:prstTxWarp>
                          <a:noAutofit/>
                        </wps:bodyPr>
                      </wps:wsp>
                      <wps:wsp>
                        <wps:cNvPr id="121" name="Graphic 121"/>
                        <wps:cNvSpPr/>
                        <wps:spPr>
                          <a:xfrm>
                            <a:off x="1248431" y="1213437"/>
                            <a:ext cx="59055" cy="44450"/>
                          </a:xfrm>
                          <a:custGeom>
                            <a:avLst/>
                            <a:gdLst/>
                            <a:ahLst/>
                            <a:cxnLst/>
                            <a:rect l="l" t="t" r="r" b="b"/>
                            <a:pathLst>
                              <a:path w="59055" h="44450">
                                <a:moveTo>
                                  <a:pt x="0" y="0"/>
                                </a:moveTo>
                                <a:lnTo>
                                  <a:pt x="19435" y="22191"/>
                                </a:lnTo>
                                <a:lnTo>
                                  <a:pt x="0" y="44382"/>
                                </a:lnTo>
                                <a:lnTo>
                                  <a:pt x="58737" y="22191"/>
                                </a:lnTo>
                                <a:lnTo>
                                  <a:pt x="0" y="0"/>
                                </a:lnTo>
                                <a:close/>
                              </a:path>
                            </a:pathLst>
                          </a:custGeom>
                          <a:solidFill>
                            <a:srgbClr val="000000"/>
                          </a:solidFill>
                        </wps:spPr>
                        <wps:bodyPr wrap="square" lIns="0" tIns="0" rIns="0" bIns="0" rtlCol="0">
                          <a:prstTxWarp prst="textNoShape">
                            <a:avLst/>
                          </a:prstTxWarp>
                          <a:noAutofit/>
                        </wps:bodyPr>
                      </wps:wsp>
                      <wps:wsp>
                        <wps:cNvPr id="122" name="Graphic 122"/>
                        <wps:cNvSpPr/>
                        <wps:spPr>
                          <a:xfrm>
                            <a:off x="1248431" y="1213437"/>
                            <a:ext cx="59055" cy="44450"/>
                          </a:xfrm>
                          <a:custGeom>
                            <a:avLst/>
                            <a:gdLst/>
                            <a:ahLst/>
                            <a:cxnLst/>
                            <a:rect l="l" t="t" r="r" b="b"/>
                            <a:pathLst>
                              <a:path w="59055" h="44450">
                                <a:moveTo>
                                  <a:pt x="58737" y="22191"/>
                                </a:moveTo>
                                <a:lnTo>
                                  <a:pt x="0" y="0"/>
                                </a:lnTo>
                                <a:lnTo>
                                  <a:pt x="19435" y="22191"/>
                                </a:lnTo>
                                <a:lnTo>
                                  <a:pt x="0" y="44382"/>
                                </a:lnTo>
                                <a:lnTo>
                                  <a:pt x="58737" y="22191"/>
                                </a:lnTo>
                                <a:close/>
                              </a:path>
                            </a:pathLst>
                          </a:custGeom>
                          <a:ln w="10035">
                            <a:solidFill>
                              <a:srgbClr val="000000"/>
                            </a:solidFill>
                            <a:prstDash val="solid"/>
                          </a:ln>
                        </wps:spPr>
                        <wps:bodyPr wrap="square" lIns="0" tIns="0" rIns="0" bIns="0" rtlCol="0">
                          <a:prstTxWarp prst="textNoShape">
                            <a:avLst/>
                          </a:prstTxWarp>
                          <a:noAutofit/>
                        </wps:bodyPr>
                      </wps:wsp>
                      <wps:wsp>
                        <wps:cNvPr id="123" name="Graphic 123"/>
                        <wps:cNvSpPr/>
                        <wps:spPr>
                          <a:xfrm>
                            <a:off x="2111730" y="1235629"/>
                            <a:ext cx="300990" cy="1270"/>
                          </a:xfrm>
                          <a:custGeom>
                            <a:avLst/>
                            <a:gdLst/>
                            <a:ahLst/>
                            <a:cxnLst/>
                            <a:rect l="l" t="t" r="r" b="b"/>
                            <a:pathLst>
                              <a:path w="300990">
                                <a:moveTo>
                                  <a:pt x="0" y="0"/>
                                </a:moveTo>
                                <a:lnTo>
                                  <a:pt x="300831" y="0"/>
                                </a:lnTo>
                              </a:path>
                            </a:pathLst>
                          </a:custGeom>
                          <a:ln w="10035">
                            <a:solidFill>
                              <a:srgbClr val="000000"/>
                            </a:solidFill>
                            <a:prstDash val="solid"/>
                          </a:ln>
                        </wps:spPr>
                        <wps:bodyPr wrap="square" lIns="0" tIns="0" rIns="0" bIns="0" rtlCol="0">
                          <a:prstTxWarp prst="textNoShape">
                            <a:avLst/>
                          </a:prstTxWarp>
                          <a:noAutofit/>
                        </wps:bodyPr>
                      </wps:wsp>
                      <wps:wsp>
                        <wps:cNvPr id="124" name="Graphic 124"/>
                        <wps:cNvSpPr/>
                        <wps:spPr>
                          <a:xfrm>
                            <a:off x="2395635" y="1213437"/>
                            <a:ext cx="59055" cy="44450"/>
                          </a:xfrm>
                          <a:custGeom>
                            <a:avLst/>
                            <a:gdLst/>
                            <a:ahLst/>
                            <a:cxnLst/>
                            <a:rect l="l" t="t" r="r" b="b"/>
                            <a:pathLst>
                              <a:path w="59055" h="44450">
                                <a:moveTo>
                                  <a:pt x="0" y="0"/>
                                </a:moveTo>
                                <a:lnTo>
                                  <a:pt x="19435" y="22191"/>
                                </a:lnTo>
                                <a:lnTo>
                                  <a:pt x="0" y="44382"/>
                                </a:lnTo>
                                <a:lnTo>
                                  <a:pt x="58737" y="22191"/>
                                </a:lnTo>
                                <a:lnTo>
                                  <a:pt x="0" y="0"/>
                                </a:lnTo>
                                <a:close/>
                              </a:path>
                            </a:pathLst>
                          </a:custGeom>
                          <a:solidFill>
                            <a:srgbClr val="000000"/>
                          </a:solidFill>
                        </wps:spPr>
                        <wps:bodyPr wrap="square" lIns="0" tIns="0" rIns="0" bIns="0" rtlCol="0">
                          <a:prstTxWarp prst="textNoShape">
                            <a:avLst/>
                          </a:prstTxWarp>
                          <a:noAutofit/>
                        </wps:bodyPr>
                      </wps:wsp>
                      <wps:wsp>
                        <wps:cNvPr id="125" name="Graphic 125"/>
                        <wps:cNvSpPr/>
                        <wps:spPr>
                          <a:xfrm>
                            <a:off x="2395635" y="1213437"/>
                            <a:ext cx="59055" cy="44450"/>
                          </a:xfrm>
                          <a:custGeom>
                            <a:avLst/>
                            <a:gdLst/>
                            <a:ahLst/>
                            <a:cxnLst/>
                            <a:rect l="l" t="t" r="r" b="b"/>
                            <a:pathLst>
                              <a:path w="59055" h="44450">
                                <a:moveTo>
                                  <a:pt x="58737" y="22191"/>
                                </a:moveTo>
                                <a:lnTo>
                                  <a:pt x="0" y="0"/>
                                </a:lnTo>
                                <a:lnTo>
                                  <a:pt x="19435" y="22191"/>
                                </a:lnTo>
                                <a:lnTo>
                                  <a:pt x="0" y="44382"/>
                                </a:lnTo>
                                <a:lnTo>
                                  <a:pt x="58737" y="22191"/>
                                </a:lnTo>
                                <a:close/>
                              </a:path>
                            </a:pathLst>
                          </a:custGeom>
                          <a:ln w="10035">
                            <a:solidFill>
                              <a:srgbClr val="000000"/>
                            </a:solidFill>
                            <a:prstDash val="solid"/>
                          </a:ln>
                        </wps:spPr>
                        <wps:bodyPr wrap="square" lIns="0" tIns="0" rIns="0" bIns="0" rtlCol="0">
                          <a:prstTxWarp prst="textNoShape">
                            <a:avLst/>
                          </a:prstTxWarp>
                          <a:noAutofit/>
                        </wps:bodyPr>
                      </wps:wsp>
                      <wps:wsp>
                        <wps:cNvPr id="126" name="Graphic 126"/>
                        <wps:cNvSpPr/>
                        <wps:spPr>
                          <a:xfrm>
                            <a:off x="3258934" y="1235629"/>
                            <a:ext cx="300990" cy="1270"/>
                          </a:xfrm>
                          <a:custGeom>
                            <a:avLst/>
                            <a:gdLst/>
                            <a:ahLst/>
                            <a:cxnLst/>
                            <a:rect l="l" t="t" r="r" b="b"/>
                            <a:pathLst>
                              <a:path w="300990">
                                <a:moveTo>
                                  <a:pt x="0" y="0"/>
                                </a:moveTo>
                                <a:lnTo>
                                  <a:pt x="300831" y="0"/>
                                </a:lnTo>
                              </a:path>
                            </a:pathLst>
                          </a:custGeom>
                          <a:ln w="10035">
                            <a:solidFill>
                              <a:srgbClr val="000000"/>
                            </a:solidFill>
                            <a:prstDash val="solid"/>
                          </a:ln>
                        </wps:spPr>
                        <wps:bodyPr wrap="square" lIns="0" tIns="0" rIns="0" bIns="0" rtlCol="0">
                          <a:prstTxWarp prst="textNoShape">
                            <a:avLst/>
                          </a:prstTxWarp>
                          <a:noAutofit/>
                        </wps:bodyPr>
                      </wps:wsp>
                      <wps:wsp>
                        <wps:cNvPr id="127" name="Graphic 127"/>
                        <wps:cNvSpPr/>
                        <wps:spPr>
                          <a:xfrm>
                            <a:off x="3542839" y="1213437"/>
                            <a:ext cx="59055" cy="44450"/>
                          </a:xfrm>
                          <a:custGeom>
                            <a:avLst/>
                            <a:gdLst/>
                            <a:ahLst/>
                            <a:cxnLst/>
                            <a:rect l="l" t="t" r="r" b="b"/>
                            <a:pathLst>
                              <a:path w="59055" h="44450">
                                <a:moveTo>
                                  <a:pt x="0" y="0"/>
                                </a:moveTo>
                                <a:lnTo>
                                  <a:pt x="19435" y="22191"/>
                                </a:lnTo>
                                <a:lnTo>
                                  <a:pt x="0" y="44382"/>
                                </a:lnTo>
                                <a:lnTo>
                                  <a:pt x="58737" y="22191"/>
                                </a:lnTo>
                                <a:lnTo>
                                  <a:pt x="0" y="0"/>
                                </a:lnTo>
                                <a:close/>
                              </a:path>
                            </a:pathLst>
                          </a:custGeom>
                          <a:solidFill>
                            <a:srgbClr val="000000"/>
                          </a:solidFill>
                        </wps:spPr>
                        <wps:bodyPr wrap="square" lIns="0" tIns="0" rIns="0" bIns="0" rtlCol="0">
                          <a:prstTxWarp prst="textNoShape">
                            <a:avLst/>
                          </a:prstTxWarp>
                          <a:noAutofit/>
                        </wps:bodyPr>
                      </wps:wsp>
                      <wps:wsp>
                        <wps:cNvPr id="128" name="Graphic 128"/>
                        <wps:cNvSpPr/>
                        <wps:spPr>
                          <a:xfrm>
                            <a:off x="3542839" y="1213437"/>
                            <a:ext cx="59055" cy="44450"/>
                          </a:xfrm>
                          <a:custGeom>
                            <a:avLst/>
                            <a:gdLst/>
                            <a:ahLst/>
                            <a:cxnLst/>
                            <a:rect l="l" t="t" r="r" b="b"/>
                            <a:pathLst>
                              <a:path w="59055" h="44450">
                                <a:moveTo>
                                  <a:pt x="58737" y="22191"/>
                                </a:moveTo>
                                <a:lnTo>
                                  <a:pt x="0" y="0"/>
                                </a:lnTo>
                                <a:lnTo>
                                  <a:pt x="19435" y="22191"/>
                                </a:lnTo>
                                <a:lnTo>
                                  <a:pt x="0" y="44382"/>
                                </a:lnTo>
                                <a:lnTo>
                                  <a:pt x="58737" y="22191"/>
                                </a:lnTo>
                                <a:close/>
                              </a:path>
                            </a:pathLst>
                          </a:custGeom>
                          <a:ln w="10035">
                            <a:solidFill>
                              <a:srgbClr val="000000"/>
                            </a:solidFill>
                            <a:prstDash val="solid"/>
                          </a:ln>
                        </wps:spPr>
                        <wps:bodyPr wrap="square" lIns="0" tIns="0" rIns="0" bIns="0" rtlCol="0">
                          <a:prstTxWarp prst="textNoShape">
                            <a:avLst/>
                          </a:prstTxWarp>
                          <a:noAutofit/>
                        </wps:bodyPr>
                      </wps:wsp>
                      <wps:wsp>
                        <wps:cNvPr id="129" name="Graphic 129"/>
                        <wps:cNvSpPr/>
                        <wps:spPr>
                          <a:xfrm>
                            <a:off x="4548916" y="1235629"/>
                            <a:ext cx="300990" cy="1270"/>
                          </a:xfrm>
                          <a:custGeom>
                            <a:avLst/>
                            <a:gdLst/>
                            <a:ahLst/>
                            <a:cxnLst/>
                            <a:rect l="l" t="t" r="r" b="b"/>
                            <a:pathLst>
                              <a:path w="300990">
                                <a:moveTo>
                                  <a:pt x="0" y="0"/>
                                </a:moveTo>
                                <a:lnTo>
                                  <a:pt x="300831" y="0"/>
                                </a:lnTo>
                              </a:path>
                            </a:pathLst>
                          </a:custGeom>
                          <a:ln w="10035">
                            <a:solidFill>
                              <a:srgbClr val="000000"/>
                            </a:solidFill>
                            <a:prstDash val="solid"/>
                          </a:ln>
                        </wps:spPr>
                        <wps:bodyPr wrap="square" lIns="0" tIns="0" rIns="0" bIns="0" rtlCol="0">
                          <a:prstTxWarp prst="textNoShape">
                            <a:avLst/>
                          </a:prstTxWarp>
                          <a:noAutofit/>
                        </wps:bodyPr>
                      </wps:wsp>
                      <wps:wsp>
                        <wps:cNvPr id="130" name="Graphic 130"/>
                        <wps:cNvSpPr/>
                        <wps:spPr>
                          <a:xfrm>
                            <a:off x="4832821" y="1213437"/>
                            <a:ext cx="59055" cy="44450"/>
                          </a:xfrm>
                          <a:custGeom>
                            <a:avLst/>
                            <a:gdLst/>
                            <a:ahLst/>
                            <a:cxnLst/>
                            <a:rect l="l" t="t" r="r" b="b"/>
                            <a:pathLst>
                              <a:path w="59055" h="44450">
                                <a:moveTo>
                                  <a:pt x="0" y="0"/>
                                </a:moveTo>
                                <a:lnTo>
                                  <a:pt x="19435" y="22191"/>
                                </a:lnTo>
                                <a:lnTo>
                                  <a:pt x="0" y="44382"/>
                                </a:lnTo>
                                <a:lnTo>
                                  <a:pt x="58737" y="22191"/>
                                </a:lnTo>
                                <a:lnTo>
                                  <a:pt x="0" y="0"/>
                                </a:lnTo>
                                <a:close/>
                              </a:path>
                            </a:pathLst>
                          </a:custGeom>
                          <a:solidFill>
                            <a:srgbClr val="000000"/>
                          </a:solidFill>
                        </wps:spPr>
                        <wps:bodyPr wrap="square" lIns="0" tIns="0" rIns="0" bIns="0" rtlCol="0">
                          <a:prstTxWarp prst="textNoShape">
                            <a:avLst/>
                          </a:prstTxWarp>
                          <a:noAutofit/>
                        </wps:bodyPr>
                      </wps:wsp>
                      <wps:wsp>
                        <wps:cNvPr id="131" name="Graphic 131"/>
                        <wps:cNvSpPr/>
                        <wps:spPr>
                          <a:xfrm>
                            <a:off x="4832821" y="1213437"/>
                            <a:ext cx="59055" cy="44450"/>
                          </a:xfrm>
                          <a:custGeom>
                            <a:avLst/>
                            <a:gdLst/>
                            <a:ahLst/>
                            <a:cxnLst/>
                            <a:rect l="l" t="t" r="r" b="b"/>
                            <a:pathLst>
                              <a:path w="59055" h="44450">
                                <a:moveTo>
                                  <a:pt x="58737" y="22191"/>
                                </a:moveTo>
                                <a:lnTo>
                                  <a:pt x="0" y="0"/>
                                </a:lnTo>
                                <a:lnTo>
                                  <a:pt x="19435" y="22191"/>
                                </a:lnTo>
                                <a:lnTo>
                                  <a:pt x="0" y="44382"/>
                                </a:lnTo>
                                <a:lnTo>
                                  <a:pt x="58737" y="22191"/>
                                </a:lnTo>
                                <a:close/>
                              </a:path>
                            </a:pathLst>
                          </a:custGeom>
                          <a:ln w="10035">
                            <a:solidFill>
                              <a:srgbClr val="000000"/>
                            </a:solidFill>
                            <a:prstDash val="solid"/>
                          </a:ln>
                        </wps:spPr>
                        <wps:bodyPr wrap="square" lIns="0" tIns="0" rIns="0" bIns="0" rtlCol="0">
                          <a:prstTxWarp prst="textNoShape">
                            <a:avLst/>
                          </a:prstTxWarp>
                          <a:noAutofit/>
                        </wps:bodyPr>
                      </wps:wsp>
                      <wps:wsp>
                        <wps:cNvPr id="132" name="Graphic 132"/>
                        <wps:cNvSpPr/>
                        <wps:spPr>
                          <a:xfrm>
                            <a:off x="2508" y="2508"/>
                            <a:ext cx="5937250" cy="1519555"/>
                          </a:xfrm>
                          <a:custGeom>
                            <a:avLst/>
                            <a:gdLst/>
                            <a:ahLst/>
                            <a:cxnLst/>
                            <a:rect l="l" t="t" r="r" b="b"/>
                            <a:pathLst>
                              <a:path w="5937250" h="1519555">
                                <a:moveTo>
                                  <a:pt x="3377993" y="0"/>
                                </a:moveTo>
                                <a:lnTo>
                                  <a:pt x="50179" y="0"/>
                                </a:lnTo>
                                <a:lnTo>
                                  <a:pt x="30646" y="3943"/>
                                </a:lnTo>
                                <a:lnTo>
                                  <a:pt x="14696" y="14696"/>
                                </a:lnTo>
                                <a:lnTo>
                                  <a:pt x="3943" y="30646"/>
                                </a:lnTo>
                                <a:lnTo>
                                  <a:pt x="0" y="50179"/>
                                </a:lnTo>
                                <a:lnTo>
                                  <a:pt x="0" y="526456"/>
                                </a:lnTo>
                                <a:lnTo>
                                  <a:pt x="3943" y="545988"/>
                                </a:lnTo>
                                <a:lnTo>
                                  <a:pt x="14696" y="561938"/>
                                </a:lnTo>
                                <a:lnTo>
                                  <a:pt x="30646" y="572692"/>
                                </a:lnTo>
                                <a:lnTo>
                                  <a:pt x="50179" y="576635"/>
                                </a:lnTo>
                                <a:lnTo>
                                  <a:pt x="3377993" y="576635"/>
                                </a:lnTo>
                                <a:lnTo>
                                  <a:pt x="3397525" y="572692"/>
                                </a:lnTo>
                                <a:lnTo>
                                  <a:pt x="3413475" y="561938"/>
                                </a:lnTo>
                                <a:lnTo>
                                  <a:pt x="3424229" y="545988"/>
                                </a:lnTo>
                                <a:lnTo>
                                  <a:pt x="3428172" y="526456"/>
                                </a:lnTo>
                                <a:lnTo>
                                  <a:pt x="3428172" y="50179"/>
                                </a:lnTo>
                                <a:lnTo>
                                  <a:pt x="3424229" y="30646"/>
                                </a:lnTo>
                                <a:lnTo>
                                  <a:pt x="3413475" y="14696"/>
                                </a:lnTo>
                                <a:lnTo>
                                  <a:pt x="3397525" y="3943"/>
                                </a:lnTo>
                                <a:lnTo>
                                  <a:pt x="3377993" y="0"/>
                                </a:lnTo>
                                <a:close/>
                              </a:path>
                              <a:path w="5937250" h="1519555">
                                <a:moveTo>
                                  <a:pt x="5886567" y="947015"/>
                                </a:moveTo>
                                <a:lnTo>
                                  <a:pt x="121567" y="947015"/>
                                </a:lnTo>
                                <a:lnTo>
                                  <a:pt x="102035" y="950958"/>
                                </a:lnTo>
                                <a:lnTo>
                                  <a:pt x="86085" y="961712"/>
                                </a:lnTo>
                                <a:lnTo>
                                  <a:pt x="75331" y="977662"/>
                                </a:lnTo>
                                <a:lnTo>
                                  <a:pt x="71388" y="997194"/>
                                </a:lnTo>
                                <a:lnTo>
                                  <a:pt x="71388" y="1469045"/>
                                </a:lnTo>
                                <a:lnTo>
                                  <a:pt x="75331" y="1488577"/>
                                </a:lnTo>
                                <a:lnTo>
                                  <a:pt x="86085" y="1504527"/>
                                </a:lnTo>
                                <a:lnTo>
                                  <a:pt x="102035" y="1515281"/>
                                </a:lnTo>
                                <a:lnTo>
                                  <a:pt x="121567" y="1519224"/>
                                </a:lnTo>
                                <a:lnTo>
                                  <a:pt x="5886567" y="1519224"/>
                                </a:lnTo>
                                <a:lnTo>
                                  <a:pt x="5906099" y="1515281"/>
                                </a:lnTo>
                                <a:lnTo>
                                  <a:pt x="5922050" y="1504527"/>
                                </a:lnTo>
                                <a:lnTo>
                                  <a:pt x="5932803" y="1488577"/>
                                </a:lnTo>
                                <a:lnTo>
                                  <a:pt x="5936747" y="1469045"/>
                                </a:lnTo>
                                <a:lnTo>
                                  <a:pt x="5936747" y="997194"/>
                                </a:lnTo>
                                <a:lnTo>
                                  <a:pt x="5932803" y="977662"/>
                                </a:lnTo>
                                <a:lnTo>
                                  <a:pt x="5922050" y="961712"/>
                                </a:lnTo>
                                <a:lnTo>
                                  <a:pt x="5906099" y="950958"/>
                                </a:lnTo>
                                <a:lnTo>
                                  <a:pt x="5886567" y="947015"/>
                                </a:lnTo>
                                <a:close/>
                              </a:path>
                            </a:pathLst>
                          </a:custGeom>
                          <a:ln w="5017">
                            <a:solidFill>
                              <a:srgbClr val="000000"/>
                            </a:solidFill>
                            <a:prstDash val="dash"/>
                          </a:ln>
                        </wps:spPr>
                        <wps:bodyPr wrap="square" lIns="0" tIns="0" rIns="0" bIns="0" rtlCol="0">
                          <a:prstTxWarp prst="textNoShape">
                            <a:avLst/>
                          </a:prstTxWarp>
                          <a:noAutofit/>
                        </wps:bodyPr>
                      </wps:wsp>
                      <wps:wsp>
                        <wps:cNvPr id="133" name="Textbox 133"/>
                        <wps:cNvSpPr txBox="1"/>
                        <wps:spPr>
                          <a:xfrm>
                            <a:off x="266057" y="115988"/>
                            <a:ext cx="619760" cy="323215"/>
                          </a:xfrm>
                          <a:prstGeom prst="rect">
                            <a:avLst/>
                          </a:prstGeom>
                        </wps:spPr>
                        <wps:txbx>
                          <w:txbxContent>
                            <w:p w14:paraId="00DC2825" w14:textId="77777777" w:rsidR="00350CFB" w:rsidRDefault="00283FFF">
                              <w:pPr>
                                <w:spacing w:line="266" w:lineRule="auto"/>
                                <w:ind w:right="18" w:firstLine="51"/>
                                <w:rPr>
                                  <w:sz w:val="21"/>
                                </w:rPr>
                              </w:pPr>
                              <w:r>
                                <w:rPr>
                                  <w:spacing w:val="-2"/>
                                  <w:w w:val="105"/>
                                  <w:sz w:val="21"/>
                                </w:rPr>
                                <w:t xml:space="preserve">BigQuery </w:t>
                              </w:r>
                              <w:r>
                                <w:rPr>
                                  <w:w w:val="105"/>
                                  <w:sz w:val="21"/>
                                </w:rPr>
                                <w:t>public</w:t>
                              </w:r>
                              <w:r>
                                <w:rPr>
                                  <w:spacing w:val="-13"/>
                                  <w:w w:val="105"/>
                                  <w:sz w:val="21"/>
                                </w:rPr>
                                <w:t xml:space="preserve"> </w:t>
                              </w:r>
                              <w:r>
                                <w:rPr>
                                  <w:spacing w:val="-5"/>
                                  <w:w w:val="105"/>
                                  <w:sz w:val="21"/>
                                </w:rPr>
                                <w:t>logs</w:t>
                              </w:r>
                            </w:p>
                          </w:txbxContent>
                        </wps:txbx>
                        <wps:bodyPr wrap="square" lIns="0" tIns="0" rIns="0" bIns="0" rtlCol="0">
                          <a:noAutofit/>
                        </wps:bodyPr>
                      </wps:wsp>
                      <wps:wsp>
                        <wps:cNvPr id="134" name="Textbox 134"/>
                        <wps:cNvSpPr txBox="1"/>
                        <wps:spPr>
                          <a:xfrm>
                            <a:off x="271849" y="1058575"/>
                            <a:ext cx="607695" cy="323215"/>
                          </a:xfrm>
                          <a:prstGeom prst="rect">
                            <a:avLst/>
                          </a:prstGeom>
                        </wps:spPr>
                        <wps:txbx>
                          <w:txbxContent>
                            <w:p w14:paraId="00DC2826" w14:textId="77777777" w:rsidR="00350CFB" w:rsidRDefault="00283FFF">
                              <w:pPr>
                                <w:spacing w:line="266" w:lineRule="auto"/>
                                <w:ind w:left="222" w:right="18" w:hanging="223"/>
                                <w:rPr>
                                  <w:sz w:val="21"/>
                                </w:rPr>
                              </w:pPr>
                              <w:r>
                                <w:rPr>
                                  <w:spacing w:val="-2"/>
                                  <w:sz w:val="21"/>
                                </w:rPr>
                                <w:t xml:space="preserve">Preprocess </w:t>
                              </w:r>
                              <w:r>
                                <w:rPr>
                                  <w:spacing w:val="-2"/>
                                  <w:w w:val="105"/>
                                  <w:sz w:val="21"/>
                                </w:rPr>
                                <w:t>edges</w:t>
                              </w:r>
                            </w:p>
                          </w:txbxContent>
                        </wps:txbx>
                        <wps:bodyPr wrap="square" lIns="0" tIns="0" rIns="0" bIns="0" rtlCol="0">
                          <a:noAutofit/>
                        </wps:bodyPr>
                      </wps:wsp>
                      <wps:wsp>
                        <wps:cNvPr id="135" name="Textbox 135"/>
                        <wps:cNvSpPr txBox="1"/>
                        <wps:spPr>
                          <a:xfrm>
                            <a:off x="3679961" y="1074567"/>
                            <a:ext cx="817244" cy="323215"/>
                          </a:xfrm>
                          <a:prstGeom prst="rect">
                            <a:avLst/>
                          </a:prstGeom>
                        </wps:spPr>
                        <wps:txbx>
                          <w:txbxContent>
                            <w:p w14:paraId="00DC2827" w14:textId="77777777" w:rsidR="00350CFB" w:rsidRDefault="00283FFF">
                              <w:pPr>
                                <w:spacing w:line="266" w:lineRule="auto"/>
                                <w:ind w:right="18" w:firstLine="171"/>
                                <w:rPr>
                                  <w:sz w:val="21"/>
                                </w:rPr>
                              </w:pPr>
                              <w:r>
                                <w:rPr>
                                  <w:spacing w:val="-2"/>
                                  <w:w w:val="105"/>
                                  <w:sz w:val="21"/>
                                </w:rPr>
                                <w:t>Alignment &amp;</w:t>
                              </w:r>
                              <w:r>
                                <w:rPr>
                                  <w:spacing w:val="-12"/>
                                  <w:w w:val="105"/>
                                  <w:sz w:val="21"/>
                                </w:rPr>
                                <w:t xml:space="preserve"> </w:t>
                              </w:r>
                              <w:r>
                                <w:rPr>
                                  <w:spacing w:val="-2"/>
                                  <w:w w:val="105"/>
                                  <w:sz w:val="21"/>
                                </w:rPr>
                                <w:t>benchmarks</w:t>
                              </w:r>
                            </w:p>
                          </w:txbxContent>
                        </wps:txbx>
                        <wps:bodyPr wrap="square" lIns="0" tIns="0" rIns="0" bIns="0" rtlCol="0">
                          <a:noAutofit/>
                        </wps:bodyPr>
                      </wps:wsp>
                      <wps:wsp>
                        <wps:cNvPr id="136" name="Textbox 136"/>
                        <wps:cNvSpPr txBox="1"/>
                        <wps:spPr>
                          <a:xfrm>
                            <a:off x="5182688" y="1058714"/>
                            <a:ext cx="392430" cy="323215"/>
                          </a:xfrm>
                          <a:prstGeom prst="rect">
                            <a:avLst/>
                          </a:prstGeom>
                        </wps:spPr>
                        <wps:txbx>
                          <w:txbxContent>
                            <w:p w14:paraId="00DC2828" w14:textId="77777777" w:rsidR="00350CFB" w:rsidRDefault="00283FFF">
                              <w:pPr>
                                <w:spacing w:line="266" w:lineRule="auto"/>
                                <w:ind w:left="22" w:right="18" w:hanging="23"/>
                                <w:rPr>
                                  <w:sz w:val="21"/>
                                </w:rPr>
                              </w:pPr>
                              <w:r>
                                <w:rPr>
                                  <w:spacing w:val="-4"/>
                                  <w:sz w:val="21"/>
                                </w:rPr>
                                <w:t xml:space="preserve">LaTeX </w:t>
                              </w:r>
                              <w:r>
                                <w:rPr>
                                  <w:spacing w:val="-2"/>
                                  <w:w w:val="105"/>
                                  <w:sz w:val="21"/>
                                </w:rPr>
                                <w:t>export</w:t>
                              </w:r>
                            </w:p>
                          </w:txbxContent>
                        </wps:txbx>
                        <wps:bodyPr wrap="square" lIns="0" tIns="0" rIns="0" bIns="0" rtlCol="0">
                          <a:noAutofit/>
                        </wps:bodyPr>
                      </wps:wsp>
                      <wps:wsp>
                        <wps:cNvPr id="137" name="Textbox 137"/>
                        <wps:cNvSpPr txBox="1"/>
                        <wps:spPr>
                          <a:xfrm>
                            <a:off x="2546056" y="118353"/>
                            <a:ext cx="778510" cy="345440"/>
                          </a:xfrm>
                          <a:prstGeom prst="rect">
                            <a:avLst/>
                          </a:prstGeom>
                        </wps:spPr>
                        <wps:txbx>
                          <w:txbxContent>
                            <w:p w14:paraId="00DC2829" w14:textId="77777777" w:rsidR="00350CFB" w:rsidRDefault="00283FFF">
                              <w:pPr>
                                <w:spacing w:before="7" w:line="266" w:lineRule="auto"/>
                                <w:ind w:left="336" w:hanging="54"/>
                                <w:rPr>
                                  <w:sz w:val="21"/>
                                </w:rPr>
                              </w:pPr>
                              <w:r>
                                <w:rPr>
                                  <w:spacing w:val="-2"/>
                                  <w:sz w:val="21"/>
                                </w:rPr>
                                <w:t xml:space="preserve">Decode </w:t>
                              </w:r>
                              <w:r>
                                <w:rPr>
                                  <w:spacing w:val="-2"/>
                                  <w:w w:val="105"/>
                                  <w:sz w:val="21"/>
                                </w:rPr>
                                <w:t>events</w:t>
                              </w:r>
                            </w:p>
                          </w:txbxContent>
                        </wps:txbx>
                        <wps:bodyPr wrap="square" lIns="0" tIns="0" rIns="0" bIns="0" rtlCol="0">
                          <a:noAutofit/>
                        </wps:bodyPr>
                      </wps:wsp>
                      <wps:wsp>
                        <wps:cNvPr id="138" name="Textbox 138"/>
                        <wps:cNvSpPr txBox="1"/>
                        <wps:spPr>
                          <a:xfrm>
                            <a:off x="1398851" y="127224"/>
                            <a:ext cx="778510" cy="327660"/>
                          </a:xfrm>
                          <a:prstGeom prst="rect">
                            <a:avLst/>
                          </a:prstGeom>
                        </wps:spPr>
                        <wps:txbx>
                          <w:txbxContent>
                            <w:p w14:paraId="00DC282A" w14:textId="77777777" w:rsidR="00350CFB" w:rsidRDefault="00283FFF">
                              <w:pPr>
                                <w:spacing w:line="217" w:lineRule="exact"/>
                                <w:jc w:val="center"/>
                                <w:rPr>
                                  <w:sz w:val="21"/>
                                </w:rPr>
                              </w:pPr>
                              <w:r>
                                <w:rPr>
                                  <w:spacing w:val="-2"/>
                                  <w:w w:val="105"/>
                                  <w:sz w:val="21"/>
                                </w:rPr>
                                <w:t>Extract</w:t>
                              </w:r>
                            </w:p>
                            <w:p w14:paraId="00DC282B" w14:textId="77777777" w:rsidR="00350CFB" w:rsidRDefault="00283FFF">
                              <w:pPr>
                                <w:spacing w:before="27"/>
                                <w:jc w:val="center"/>
                                <w:rPr>
                                  <w:sz w:val="21"/>
                                </w:rPr>
                              </w:pPr>
                              <w:r>
                                <w:rPr>
                                  <w:spacing w:val="-2"/>
                                  <w:w w:val="105"/>
                                  <w:sz w:val="21"/>
                                </w:rPr>
                                <w:t>(monthly)</w:t>
                              </w:r>
                            </w:p>
                          </w:txbxContent>
                        </wps:txbx>
                        <wps:bodyPr wrap="square" lIns="0" tIns="0" rIns="0" bIns="0" rtlCol="0">
                          <a:noAutofit/>
                        </wps:bodyPr>
                      </wps:wsp>
                      <wps:wsp>
                        <wps:cNvPr id="139" name="Textbox 139"/>
                        <wps:cNvSpPr txBox="1"/>
                        <wps:spPr>
                          <a:xfrm>
                            <a:off x="2471172" y="1066085"/>
                            <a:ext cx="785495" cy="339090"/>
                          </a:xfrm>
                          <a:prstGeom prst="rect">
                            <a:avLst/>
                          </a:prstGeom>
                          <a:ln w="6989">
                            <a:solidFill>
                              <a:srgbClr val="000000"/>
                            </a:solidFill>
                            <a:prstDash val="solid"/>
                          </a:ln>
                        </wps:spPr>
                        <wps:txbx>
                          <w:txbxContent>
                            <w:p w14:paraId="00DC282C" w14:textId="77777777" w:rsidR="00350CFB" w:rsidRDefault="00283FFF">
                              <w:pPr>
                                <w:spacing w:line="266" w:lineRule="auto"/>
                                <w:ind w:left="294" w:right="292" w:firstLine="59"/>
                                <w:rPr>
                                  <w:sz w:val="21"/>
                                </w:rPr>
                              </w:pPr>
                              <w:r>
                                <w:rPr>
                                  <w:spacing w:val="-4"/>
                                  <w:w w:val="105"/>
                                  <w:sz w:val="21"/>
                                </w:rPr>
                                <w:t xml:space="preserve">Proxy </w:t>
                              </w:r>
                              <w:r>
                                <w:rPr>
                                  <w:spacing w:val="-2"/>
                                  <w:sz w:val="21"/>
                                </w:rPr>
                                <w:t>metrics</w:t>
                              </w:r>
                            </w:p>
                          </w:txbxContent>
                        </wps:txbx>
                        <wps:bodyPr wrap="square" lIns="0" tIns="0" rIns="0" bIns="0" rtlCol="0">
                          <a:noAutofit/>
                        </wps:bodyPr>
                      </wps:wsp>
                      <wps:wsp>
                        <wps:cNvPr id="140" name="Textbox 140"/>
                        <wps:cNvSpPr txBox="1"/>
                        <wps:spPr>
                          <a:xfrm>
                            <a:off x="1323968" y="1064062"/>
                            <a:ext cx="785495" cy="343535"/>
                          </a:xfrm>
                          <a:prstGeom prst="rect">
                            <a:avLst/>
                          </a:prstGeom>
                          <a:ln w="6989">
                            <a:solidFill>
                              <a:srgbClr val="000000"/>
                            </a:solidFill>
                            <a:prstDash val="solid"/>
                          </a:ln>
                        </wps:spPr>
                        <wps:txbx>
                          <w:txbxContent>
                            <w:p w14:paraId="00DC282D" w14:textId="77777777" w:rsidR="00350CFB" w:rsidRDefault="00283FFF">
                              <w:pPr>
                                <w:spacing w:line="266" w:lineRule="auto"/>
                                <w:ind w:left="342" w:right="172" w:hanging="169"/>
                                <w:rPr>
                                  <w:sz w:val="21"/>
                                </w:rPr>
                              </w:pPr>
                              <w:r>
                                <w:rPr>
                                  <w:spacing w:val="-2"/>
                                  <w:sz w:val="21"/>
                                </w:rPr>
                                <w:t xml:space="preserve">PageRank </w:t>
                              </w:r>
                              <w:r>
                                <w:rPr>
                                  <w:spacing w:val="-2"/>
                                  <w:w w:val="105"/>
                                  <w:sz w:val="21"/>
                                </w:rPr>
                                <w:t>scores</w:t>
                              </w:r>
                            </w:p>
                          </w:txbxContent>
                        </wps:txbx>
                        <wps:bodyPr wrap="square" lIns="0" tIns="0" rIns="0" bIns="0" rtlCol="0">
                          <a:noAutofit/>
                        </wps:bodyPr>
                      </wps:wsp>
                    </wpg:wgp>
                  </a:graphicData>
                </a:graphic>
              </wp:anchor>
            </w:drawing>
          </mc:Choice>
          <mc:Fallback>
            <w:pict>
              <v:group w14:anchorId="00DC2720" id="Group 109" o:spid="_x0000_s1107" style="position:absolute;margin-left:63.7pt;margin-top:4.25pt;width:467.9pt;height:120.05pt;z-index:-15710208;mso-wrap-distance-left:0;mso-wrap-distance-right:0;mso-position-horizontal-relative:page;mso-position-vertical-relative:text" coordsize="59423,152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">
                <v:shape id="Graphic 110" o:spid="_x0000_s1108" style="position:absolute;left:1053;top:1053;width:57315;height:13138;visibility:visible;mso-wrap-style:square;v-text-anchor:top" coordsize="5731510,131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" path="m902940,l25089,,15323,1971,7348,7348,1971,15323,,25089,,345811r1971,9766l7348,363552r7975,5377l25089,370901r877851,l912706,368929r7975,-5377l926058,355577r1971,-9766l928029,25089r-1971,-9766l920681,7348,912706,1971,902940,xem2050144,2213r-735074,l1305304,4184r-7975,5377l1291952,17536r-1971,9766l1289981,343598r1971,9766l1297329,361339r7975,5377l1315070,368687r735074,l2059910,366716r7975,-5377l2073262,353364r1972,-9766l2075234,27302r-1972,-9766l2067885,9561r-7975,-5377l2050144,2213xem3197348,13884r-735073,l2452509,15855r-7975,5377l2439157,29207r-1972,9766l2437185,331927r1972,9766l2444534,349668r7975,5377l2462275,357017r735073,l3207114,355045r7975,-5377l3220466,341693r1972,-9766l3222438,38973r-1972,-9766l3215089,21232r-7975,-5377l3197348,13884xem831551,947015r-735074,l86711,948987r-7975,5376l73360,962338r-1972,9767l71388,1288400r1972,9766l78736,1306141r7975,5377l96477,1313490r735074,l841317,1311518r7975,-5377l854669,1298166r1972,-9766l856641,972105r-1972,-9767l849292,954363r-7975,-5376l831551,947015xem4415941,958585r-877850,l3528324,960557r-7975,5376l3514973,973909r-1972,9766l3513001,1276830r1972,9766l3520349,1294571r7975,5377l3538091,1301920r877850,l4425707,1299948r7975,-5377l4439059,1286596r1972,-9766l4441031,983675r-1972,-9766l4433682,965933r-7975,-5376l4415941,958585xem5705923,947149r-877851,l4818306,949121r-7975,5377l4804954,962473r-1972,9766l4802982,1288266r1972,9766l4810331,1306007r7975,5377l4828072,1313356r877851,l5715689,1311384r7975,-5377l5729041,1298032r1971,-9766l5731012,972239r-1971,-9766l5723664,954498r-7975,-5377l5705923,947149xe" filled="f" strokeweight=".13936mm">
                  <v:path arrowok="t"/>
                </v:shape>
                <v:shape id="Graphic 111" o:spid="_x0000_s1109" style="position:absolute;left:10359;top:2908;width:3010;height:12;visibility:visible;mso-wrap-style:square;v-text-anchor:top" coordsize="300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" path="m,l300831,e" filled="f" strokeweight=".27875mm">
                  <v:path arrowok="t"/>
                </v:shape>
                <v:shape id="Graphic 112" o:spid="_x0000_s1110" style="position:absolute;left:13198;top:2686;width:590;height:444;visibility:visible;mso-wrap-style:square;v-text-anchor:top" coordsize="59055,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" path="m,l19435,22191,,44382,58737,22191,,xe" fillcolor="black" stroked="f">
                  <v:path arrowok="t"/>
                </v:shape>
                <v:shape id="Graphic 113" o:spid="_x0000_s1111" style="position:absolute;left:13198;top:2686;width:590;height:444;visibility:visible;mso-wrap-style:square;v-text-anchor:top" coordsize="59055,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" path="m58737,22191l,,19435,22191,,44382,58737,22191xe" filled="f" strokeweight=".27875mm">
                  <v:path arrowok="t"/>
                </v:shape>
                <v:shape id="Graphic 114" o:spid="_x0000_s1112" style="position:absolute;left:21831;top:2908;width:3010;height:12;visibility:visible;mso-wrap-style:square;v-text-anchor:top" coordsize="300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" path="m,l300831,e" filled="f" strokeweight=".27875mm">
                  <v:path arrowok="t"/>
                </v:shape>
                <v:shape id="Graphic 115" o:spid="_x0000_s1113" style="position:absolute;left:24670;top:2686;width:590;height:444;visibility:visible;mso-wrap-style:square;v-text-anchor:top" coordsize="59055,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" path="m,l19435,22191,,44382,58737,22191,,xe" fillcolor="black" stroked="f">
                  <v:path arrowok="t"/>
                </v:shape>
                <v:shape id="Graphic 116" o:spid="_x0000_s1114" style="position:absolute;left:24670;top:2686;width:590;height:444;visibility:visible;mso-wrap-style:square;v-text-anchor:top" coordsize="59055,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" path="m58737,22191l,,19435,22191,,44382,58737,22191xe" filled="f" strokeweight=".27875mm">
                  <v:path arrowok="t"/>
                </v:shape>
                <v:shape id="Graphic 117" o:spid="_x0000_s1115" style="position:absolute;left:5693;top:4649;width:23661;height:5289;visibility:visible;mso-wrap-style:square;v-text-anchor:top" coordsize="2366010,528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" path="m2365797,r,160618l,160618,,528878e" filled="f" strokeweight=".27875mm">
                  <v:path arrowok="t"/>
                </v:shape>
                <v:shape id="Graphic 118" o:spid="_x0000_s1116" style="position:absolute;left:5471;top:9768;width:445;height:591;visibility:visible;mso-wrap-style:square;v-text-anchor:top" coordsize="444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" path="m44382,l22191,19435,,,22191,58737,44382,xe" fillcolor="black" stroked="f">
                  <v:path arrowok="t"/>
                </v:shape>
                <v:shape id="Graphic 119" o:spid="_x0000_s1117" style="position:absolute;left:5471;top:9768;width:445;height:591;visibility:visible;mso-wrap-style:square;v-text-anchor:top" coordsize="444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" path="m22191,58737l44382,,22191,19435,,,22191,58737xe" filled="f" strokeweight=".27875mm">
                  <v:path arrowok="t"/>
                </v:shape>
                <v:shape id="Graphic 120" o:spid="_x0000_s1118" style="position:absolute;left:9645;top:12356;width:3010;height:12;visibility:visible;mso-wrap-style:square;v-text-anchor:top" coordsize="300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" path="m,l300831,e" filled="f" strokeweight=".27875mm">
                  <v:path arrowok="t"/>
                </v:shape>
                <v:shape id="Graphic 121" o:spid="_x0000_s1119" style="position:absolute;left:12484;top:12134;width:590;height:444;visibility:visible;mso-wrap-style:square;v-text-anchor:top" coordsize="59055,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" path="m,l19435,22191,,44382,58737,22191,,xe" fillcolor="black" stroked="f">
                  <v:path arrowok="t"/>
                </v:shape>
                <v:shape id="Graphic 122" o:spid="_x0000_s1120" style="position:absolute;left:12484;top:12134;width:590;height:444;visibility:visible;mso-wrap-style:square;v-text-anchor:top" coordsize="59055,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" path="m58737,22191l,,19435,22191,,44382,58737,22191xe" filled="f" strokeweight=".27875mm">
                  <v:path arrowok="t"/>
                </v:shape>
                <v:shape id="Graphic 123" o:spid="_x0000_s1121" style="position:absolute;left:21117;top:12356;width:3010;height:12;visibility:visible;mso-wrap-style:square;v-text-anchor:top" coordsize="300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" path="m,l300831,e" filled="f" strokeweight=".27875mm">
                  <v:path arrowok="t"/>
                </v:shape>
                <v:shape id="Graphic 124" o:spid="_x0000_s1122" style="position:absolute;left:23956;top:12134;width:590;height:444;visibility:visible;mso-wrap-style:square;v-text-anchor:top" coordsize="59055,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" path="m,l19435,22191,,44382,58737,22191,,xe" fillcolor="black" stroked="f">
                  <v:path arrowok="t"/>
                </v:shape>
                <v:shape id="Graphic 125" o:spid="_x0000_s1123" style="position:absolute;left:23956;top:12134;width:590;height:444;visibility:visible;mso-wrap-style:square;v-text-anchor:top" coordsize="59055,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" path="m58737,22191l,,19435,22191,,44382,58737,22191xe" filled="f" strokeweight=".27875mm">
                  <v:path arrowok="t"/>
                </v:shape>
                <v:shape id="Graphic 126" o:spid="_x0000_s1124" style="position:absolute;left:32589;top:12356;width:3010;height:12;visibility:visible;mso-wrap-style:square;v-text-anchor:top" coordsize="300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" path="m,l300831,e" filled="f" strokeweight=".27875mm">
                  <v:path arrowok="t"/>
                </v:shape>
                <v:shape id="Graphic 127" o:spid="_x0000_s1125" style="position:absolute;left:35428;top:12134;width:590;height:444;visibility:visible;mso-wrap-style:square;v-text-anchor:top" coordsize="59055,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" path="m,l19435,22191,,44382,58737,22191,,xe" fillcolor="black" stroked="f">
                  <v:path arrowok="t"/>
                </v:shape>
                <v:shape id="Graphic 128" o:spid="_x0000_s1126" style="position:absolute;left:35428;top:12134;width:590;height:444;visibility:visible;mso-wrap-style:square;v-text-anchor:top" coordsize="59055,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" path="m58737,22191l,,19435,22191,,44382,58737,22191xe" filled="f" strokeweight=".27875mm">
                  <v:path arrowok="t"/>
                </v:shape>
                <v:shape id="Graphic 129" o:spid="_x0000_s1127" style="position:absolute;left:45489;top:12356;width:3010;height:12;visibility:visible;mso-wrap-style:square;v-text-anchor:top" coordsize="300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" path="m,l300831,e" filled="f" strokeweight=".27875mm">
                  <v:path arrowok="t"/>
                </v:shape>
                <v:shape id="Graphic 130" o:spid="_x0000_s1128" style="position:absolute;left:48328;top:12134;width:590;height:444;visibility:visible;mso-wrap-style:square;v-text-anchor:top" coordsize="59055,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" path="m,l19435,22191,,44382,58737,22191,,xe" fillcolor="black" stroked="f">
                  <v:path arrowok="t"/>
                </v:shape>
                <v:shape id="Graphic 131" o:spid="_x0000_s1129" style="position:absolute;left:48328;top:12134;width:590;height:444;visibility:visible;mso-wrap-style:square;v-text-anchor:top" coordsize="59055,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" path="m58737,22191l,,19435,22191,,44382,58737,22191xe" filled="f" strokeweight=".27875mm">
                  <v:path arrowok="t"/>
                </v:shape>
                <v:shape id="Graphic 132" o:spid="_x0000_s1130" style="position:absolute;left:25;top:25;width:59372;height:15195;visibility:visible;mso-wrap-style:square;v-text-anchor:top" coordsize="5937250,1519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" path="m3377993,l50179,,30646,3943,14696,14696,3943,30646,,50179,,526456r3943,19532l14696,561938r15950,10754l50179,576635r3327814,l3397525,572692r15950,-10754l3424229,545988r3943,-19532l3428172,50179r-3943,-19533l3413475,14696,3397525,3943,3377993,xem5886567,947015r-5765000,l102035,950958,86085,961712,75331,977662r-3943,19532l71388,1469045r3943,19532l86085,1504527r15950,10754l121567,1519224r5765000,l5906099,1515281r15951,-10754l5932803,1488577r3944,-19532l5936747,997194r-3944,-19532l5922050,961712r-15951,-10754l5886567,947015xe" filled="f" strokeweight=".13936mm">
                  <v:stroke dashstyle="dash"/>
                  <v:path arrowok="t"/>
                </v:shape>
                <v:shape id="Textbox 133" o:spid="_x0000_s1131" type="#_x0000_t202" style="position:absolute;left:2660;top:1159;width:6198;height:3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AUlwgAAANwAAAAPAAAAZHJzL2Rvd25yZXYueG1sRE9Ni8Iw&#10;EL0L+x/CLHjTdB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BfYAUlwgAAANwAAAAPAAAA&#10;AAAAAAAAAAAAAAcCAABkcnMvZG93bnJldi54bWxQSwUGAAAAAAMAAwC3AAAA9gIAAAAA&#10;" filled="f" stroked="f">
                  <v:textbox inset="0,0,0,0">
                    <w:txbxContent>
                      <w:p w14:paraId="00DC2825" w14:textId="77777777" w:rsidR="00350CFB" w:rsidRDefault="00283FFF">
                        <w:pPr>
                          <w:spacing w:line="266" w:lineRule="auto"/>
                          <w:ind w:right="18" w:firstLine="51"/>
                          <w:rPr>
                            <w:sz w:val="21"/>
                          </w:rPr>
                        </w:pPr>
                        <w:r>
                          <w:rPr>
                            <w:spacing w:val="-2"/>
                            <w:w w:val="105"/>
                            <w:sz w:val="21"/>
                          </w:rPr>
                          <w:t xml:space="preserve">BigQuery </w:t>
                        </w:r>
                        <w:r>
                          <w:rPr>
                            <w:w w:val="105"/>
                            <w:sz w:val="21"/>
                          </w:rPr>
                          <w:t>public</w:t>
                        </w:r>
                        <w:r>
                          <w:rPr>
                            <w:spacing w:val="-13"/>
                            <w:w w:val="105"/>
                            <w:sz w:val="21"/>
                          </w:rPr>
                          <w:t xml:space="preserve"> </w:t>
                        </w:r>
                        <w:r>
                          <w:rPr>
                            <w:spacing w:val="-5"/>
                            <w:w w:val="105"/>
                            <w:sz w:val="21"/>
                          </w:rPr>
                          <w:t>logs</w:t>
                        </w:r>
                      </w:p>
                    </w:txbxContent>
                  </v:textbox>
                </v:shape>
                <v:shape id="Textbox 134" o:spid="_x0000_s1132" type="#_x0000_t202" style="position:absolute;left:2718;top:10585;width:6077;height:3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Z1RwwAAANwAAAAPAAAAZHJzL2Rvd25yZXYueG1sRE9Na8JA&#10;EL0X/A/LCL3VjW0R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0ImdUcMAAADcAAAADwAA&#10;AAAAAAAAAAAAAAAHAgAAZHJzL2Rvd25yZXYueG1sUEsFBgAAAAADAAMAtwAAAPcCAAAAAA==&#10;" filled="f" stroked="f">
                  <v:textbox inset="0,0,0,0">
                    <w:txbxContent>
                      <w:p w14:paraId="00DC2826" w14:textId="77777777" w:rsidR="00350CFB" w:rsidRDefault="00283FFF">
                        <w:pPr>
                          <w:spacing w:line="266" w:lineRule="auto"/>
                          <w:ind w:left="222" w:right="18" w:hanging="223"/>
                          <w:rPr>
                            <w:sz w:val="21"/>
                          </w:rPr>
                        </w:pPr>
                        <w:r>
                          <w:rPr>
                            <w:spacing w:val="-2"/>
                            <w:sz w:val="21"/>
                          </w:rPr>
                          <w:t xml:space="preserve">Preprocess </w:t>
                        </w:r>
                        <w:r>
                          <w:rPr>
                            <w:spacing w:val="-2"/>
                            <w:w w:val="105"/>
                            <w:sz w:val="21"/>
                          </w:rPr>
                          <w:t>edges</w:t>
                        </w:r>
                      </w:p>
                    </w:txbxContent>
                  </v:textbox>
                </v:shape>
                <v:shape id="Textbox 135" o:spid="_x0000_s1133" type="#_x0000_t202" style="position:absolute;left:36799;top:10745;width:8173;height:3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jKwwAAANwAAAAPAAAAZHJzL2Rvd25yZXYueG1sRE9Na8JA&#10;EL0X/A/LCL3VjS0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v8U4ysMAAADcAAAADwAA&#10;AAAAAAAAAAAAAAAHAgAAZHJzL2Rvd25yZXYueG1sUEsFBgAAAAADAAMAtwAAAPcCAAAAAA==&#10;" filled="f" stroked="f">
                  <v:textbox inset="0,0,0,0">
                    <w:txbxContent>
                      <w:p w14:paraId="00DC2827" w14:textId="77777777" w:rsidR="00350CFB" w:rsidRDefault="00283FFF">
                        <w:pPr>
                          <w:spacing w:line="266" w:lineRule="auto"/>
                          <w:ind w:right="18" w:firstLine="171"/>
                          <w:rPr>
                            <w:sz w:val="21"/>
                          </w:rPr>
                        </w:pPr>
                        <w:r>
                          <w:rPr>
                            <w:spacing w:val="-2"/>
                            <w:w w:val="105"/>
                            <w:sz w:val="21"/>
                          </w:rPr>
                          <w:t>Alignment &amp;</w:t>
                        </w:r>
                        <w:r>
                          <w:rPr>
                            <w:spacing w:val="-12"/>
                            <w:w w:val="105"/>
                            <w:sz w:val="21"/>
                          </w:rPr>
                          <w:t xml:space="preserve"> </w:t>
                        </w:r>
                        <w:r>
                          <w:rPr>
                            <w:spacing w:val="-2"/>
                            <w:w w:val="105"/>
                            <w:sz w:val="21"/>
                          </w:rPr>
                          <w:t>benchmarks</w:t>
                        </w:r>
                      </w:p>
                    </w:txbxContent>
                  </v:textbox>
                </v:shape>
                <v:shape id="Textbox 136" o:spid="_x0000_s1134" type="#_x0000_t202" style="position:absolute;left:51826;top:10587;width:3925;height:3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6a9wgAAANwAAAAPAAAAZHJzL2Rvd25yZXYueG1sRE9Na8JA&#10;EL0L/Q/LFLzppgp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BPF6a9wgAAANwAAAAPAAAA&#10;AAAAAAAAAAAAAAcCAABkcnMvZG93bnJldi54bWxQSwUGAAAAAAMAAwC3AAAA9gIAAAAA&#10;" filled="f" stroked="f">
                  <v:textbox inset="0,0,0,0">
                    <w:txbxContent>
                      <w:p w14:paraId="00DC2828" w14:textId="77777777" w:rsidR="00350CFB" w:rsidRDefault="00283FFF">
                        <w:pPr>
                          <w:spacing w:line="266" w:lineRule="auto"/>
                          <w:ind w:left="22" w:right="18" w:hanging="23"/>
                          <w:rPr>
                            <w:sz w:val="21"/>
                          </w:rPr>
                        </w:pPr>
                        <w:r>
                          <w:rPr>
                            <w:spacing w:val="-4"/>
                            <w:sz w:val="21"/>
                          </w:rPr>
                          <w:t xml:space="preserve">LaTeX </w:t>
                        </w:r>
                        <w:r>
                          <w:rPr>
                            <w:spacing w:val="-2"/>
                            <w:w w:val="105"/>
                            <w:sz w:val="21"/>
                          </w:rPr>
                          <w:t>export</w:t>
                        </w:r>
                      </w:p>
                    </w:txbxContent>
                  </v:textbox>
                </v:shape>
                <v:shape id="Textbox 137" o:spid="_x0000_s1135" type="#_x0000_t202" style="position:absolute;left:25460;top:1183;width:7785;height:3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wMmwwAAANwAAAAPAAAAZHJzL2Rvd25yZXYueG1sRE9Na8JA&#10;EL0X/A/LCL3VjS1Y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IFsDJsMAAADcAAAADwAA&#10;AAAAAAAAAAAAAAAHAgAAZHJzL2Rvd25yZXYueG1sUEsFBgAAAAADAAMAtwAAAPcCAAAAAA==&#10;" filled="f" stroked="f">
                  <v:textbox inset="0,0,0,0">
                    <w:txbxContent>
                      <w:p w14:paraId="00DC2829" w14:textId="77777777" w:rsidR="00350CFB" w:rsidRDefault="00283FFF">
                        <w:pPr>
                          <w:spacing w:before="7" w:line="266" w:lineRule="auto"/>
                          <w:ind w:left="336" w:hanging="54"/>
                          <w:rPr>
                            <w:sz w:val="21"/>
                          </w:rPr>
                        </w:pPr>
                        <w:r>
                          <w:rPr>
                            <w:spacing w:val="-2"/>
                            <w:sz w:val="21"/>
                          </w:rPr>
                          <w:t xml:space="preserve">Decode </w:t>
                        </w:r>
                        <w:r>
                          <w:rPr>
                            <w:spacing w:val="-2"/>
                            <w:w w:val="105"/>
                            <w:sz w:val="21"/>
                          </w:rPr>
                          <w:t>events</w:t>
                        </w:r>
                      </w:p>
                    </w:txbxContent>
                  </v:textbox>
                </v:shape>
                <v:shape id="Textbox 138" o:spid="_x0000_s1136" type="#_x0000_t202" style="position:absolute;left:13988;top:1272;width:7785;height:3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JdUxQAAANwAAAAPAAAAZHJzL2Rvd25yZXYueG1sRI9Ba8JA&#10;EIXvhf6HZQRvdWMF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BRxJdUxQAAANwAAAAP&#10;AAAAAAAAAAAAAAAAAAcCAABkcnMvZG93bnJldi54bWxQSwUGAAAAAAMAAwC3AAAA+QIAAAAA&#10;" filled="f" stroked="f">
                  <v:textbox inset="0,0,0,0">
                    <w:txbxContent>
                      <w:p w14:paraId="00DC282A" w14:textId="77777777" w:rsidR="00350CFB" w:rsidRDefault="00283FFF">
                        <w:pPr>
                          <w:spacing w:line="217" w:lineRule="exact"/>
                          <w:jc w:val="center"/>
                          <w:rPr>
                            <w:sz w:val="21"/>
                          </w:rPr>
                        </w:pPr>
                        <w:r>
                          <w:rPr>
                            <w:spacing w:val="-2"/>
                            <w:w w:val="105"/>
                            <w:sz w:val="21"/>
                          </w:rPr>
                          <w:t>Extract</w:t>
                        </w:r>
                      </w:p>
                      <w:p w14:paraId="00DC282B" w14:textId="77777777" w:rsidR="00350CFB" w:rsidRDefault="00283FFF">
                        <w:pPr>
                          <w:spacing w:before="27"/>
                          <w:jc w:val="center"/>
                          <w:rPr>
                            <w:sz w:val="21"/>
                          </w:rPr>
                        </w:pPr>
                        <w:r>
                          <w:rPr>
                            <w:spacing w:val="-2"/>
                            <w:w w:val="105"/>
                            <w:sz w:val="21"/>
                          </w:rPr>
                          <w:t>(monthly)</w:t>
                        </w:r>
                      </w:p>
                    </w:txbxContent>
                  </v:textbox>
                </v:shape>
                <v:shape id="Textbox 139" o:spid="_x0000_s1137" type="#_x0000_t202" style="position:absolute;left:24711;top:10660;width:7855;height:3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" filled="f" strokeweight=".19414mm">
                  <v:textbox inset="0,0,0,0">
                    <w:txbxContent>
                      <w:p w14:paraId="00DC282C" w14:textId="77777777" w:rsidR="00350CFB" w:rsidRDefault="00283FFF">
                        <w:pPr>
                          <w:spacing w:line="266" w:lineRule="auto"/>
                          <w:ind w:left="294" w:right="292" w:firstLine="59"/>
                          <w:rPr>
                            <w:sz w:val="21"/>
                          </w:rPr>
                        </w:pPr>
                        <w:r>
                          <w:rPr>
                            <w:spacing w:val="-4"/>
                            <w:w w:val="105"/>
                            <w:sz w:val="21"/>
                          </w:rPr>
                          <w:t xml:space="preserve">Proxy </w:t>
                        </w:r>
                        <w:r>
                          <w:rPr>
                            <w:spacing w:val="-2"/>
                            <w:sz w:val="21"/>
                          </w:rPr>
                          <w:t>metrics</w:t>
                        </w:r>
                      </w:p>
                    </w:txbxContent>
                  </v:textbox>
                </v:shape>
                <v:shape id="Textbox 140" o:spid="_x0000_s1138" type="#_x0000_t202" style="position:absolute;left:13239;top:10640;width:7855;height:3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" filled="f" strokeweight=".19414mm">
                  <v:textbox inset="0,0,0,0">
                    <w:txbxContent>
                      <w:p w14:paraId="00DC282D" w14:textId="77777777" w:rsidR="00350CFB" w:rsidRDefault="00283FFF">
                        <w:pPr>
                          <w:spacing w:line="266" w:lineRule="auto"/>
                          <w:ind w:left="342" w:right="172" w:hanging="169"/>
                          <w:rPr>
                            <w:sz w:val="21"/>
                          </w:rPr>
                        </w:pPr>
                        <w:r>
                          <w:rPr>
                            <w:spacing w:val="-2"/>
                            <w:sz w:val="21"/>
                          </w:rPr>
                          <w:t xml:space="preserve">PageRank </w:t>
                        </w:r>
                        <w:r>
                          <w:rPr>
                            <w:spacing w:val="-2"/>
                            <w:w w:val="105"/>
                            <w:sz w:val="21"/>
                          </w:rPr>
                          <w:t>scores</w:t>
                        </w:r>
                      </w:p>
                    </w:txbxContent>
                  </v:textbox>
                </v:shape>
                <w10:wrap type="topAndBottom" anchorx="page"/>
              </v:group>
            </w:pict>
          </mc:Fallback>
        </mc:AlternateContent>
      </w:r>
    </w:p>
    <w:p w14:paraId="00DC1EAA" w14:textId="77777777" w:rsidR="00350CFB" w:rsidRDefault="00283FFF">
      <w:pPr>
        <w:spacing w:before="42"/>
        <w:ind w:left="-1" w:right="168"/>
        <w:jc w:val="center"/>
        <w:rPr>
          <w:sz w:val="19"/>
        </w:rPr>
      </w:pPr>
      <w:r>
        <w:rPr>
          <w:w w:val="105"/>
          <w:sz w:val="19"/>
        </w:rPr>
        <w:t>Local</w:t>
      </w:r>
      <w:r>
        <w:rPr>
          <w:spacing w:val="-7"/>
          <w:w w:val="105"/>
          <w:sz w:val="19"/>
        </w:rPr>
        <w:t xml:space="preserve"> </w:t>
      </w:r>
      <w:r>
        <w:rPr>
          <w:w w:val="105"/>
          <w:sz w:val="19"/>
        </w:rPr>
        <w:t>/</w:t>
      </w:r>
      <w:r>
        <w:rPr>
          <w:spacing w:val="-6"/>
          <w:w w:val="105"/>
          <w:sz w:val="19"/>
        </w:rPr>
        <w:t xml:space="preserve"> </w:t>
      </w:r>
      <w:r>
        <w:rPr>
          <w:spacing w:val="-2"/>
          <w:w w:val="105"/>
          <w:sz w:val="19"/>
        </w:rPr>
        <w:t>reproducible</w:t>
      </w:r>
    </w:p>
    <w:p w14:paraId="00DC1EAB" w14:textId="77777777" w:rsidR="00350CFB" w:rsidRDefault="00350CFB">
      <w:pPr>
        <w:pStyle w:val="a3"/>
        <w:spacing w:before="39"/>
        <w:rPr>
          <w:sz w:val="19"/>
        </w:rPr>
      </w:pPr>
    </w:p>
    <w:p w14:paraId="00DC1EAC" w14:textId="77777777" w:rsidR="00350CFB" w:rsidRDefault="00283FFF">
      <w:pPr>
        <w:pStyle w:val="a3"/>
        <w:spacing w:before="1" w:line="252" w:lineRule="auto"/>
        <w:ind w:left="282" w:right="563"/>
        <w:jc w:val="both"/>
      </w:pPr>
      <w:r>
        <w:rPr>
          <w:color w:val="FF0000"/>
        </w:rPr>
        <w:t>Figure 3.1: Evaluation pipeline: public Arbitrum logs are extracted and decoded, reputation edges are preprocessed, EndorseRank and AWP ranks are computed, allowance and transfer checks are evaluated, and LaTeX result fragments are exported.</w:t>
      </w:r>
    </w:p>
    <w:p w14:paraId="00DC1EAD" w14:textId="77777777" w:rsidR="00350CFB" w:rsidRDefault="00350CFB">
      <w:pPr>
        <w:pStyle w:val="a3"/>
        <w:spacing w:before="202"/>
      </w:pPr>
    </w:p>
    <w:p w14:paraId="00DC1EAE" w14:textId="77777777" w:rsidR="00350CFB" w:rsidRDefault="00283FFF">
      <w:pPr>
        <w:pStyle w:val="a3"/>
        <w:spacing w:before="1" w:line="396" w:lineRule="auto"/>
        <w:ind w:left="282" w:right="543"/>
        <w:jc w:val="both"/>
      </w:pPr>
      <w:r>
        <w:rPr>
          <w:color w:val="FF0000"/>
        </w:rPr>
        <w:t>Operationally, Phase 1 scripts write monthly approval/transfer shards and consolidated latest-allowance and transfer-event tables.</w:t>
      </w:r>
    </w:p>
    <w:p w14:paraId="00DC1EAF" w14:textId="77777777" w:rsidR="00350CFB" w:rsidRDefault="00283FFF">
      <w:pPr>
        <w:pStyle w:val="a3"/>
        <w:spacing w:before="9"/>
        <w:rPr>
          <w:sz w:val="15"/>
        </w:rPr>
      </w:pPr>
      <w:r>
        <w:rPr>
          <w:noProof/>
          <w:sz w:val="15"/>
        </w:rPr>
        <mc:AlternateContent>
          <mc:Choice Requires="wps">
            <w:drawing>
              <wp:anchor distT="0" distB="0" distL="0" distR="0" simplePos="0" relativeHeight="487606784" behindDoc="1" locked="0" layoutInCell="1" allowOverlap="1" wp14:anchorId="00DC2722" wp14:editId="00DC2723">
                <wp:simplePos x="0" y="0"/>
                <wp:positionH relativeFrom="page">
                  <wp:posOffset>809244</wp:posOffset>
                </wp:positionH>
                <wp:positionV relativeFrom="paragraph">
                  <wp:posOffset>131050</wp:posOffset>
                </wp:positionV>
                <wp:extent cx="2376805" cy="1270"/>
                <wp:effectExtent l="0" t="0" r="0" b="0"/>
                <wp:wrapTopAndBottom/>
                <wp:docPr id="141" name="Graphic 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6805" cy="1270"/>
                        </a:xfrm>
                        <a:custGeom>
                          <a:avLst/>
                          <a:gdLst/>
                          <a:ahLst/>
                          <a:cxnLst/>
                          <a:rect l="l" t="t" r="r" b="b"/>
                          <a:pathLst>
                            <a:path w="2376805">
                              <a:moveTo>
                                <a:pt x="0" y="0"/>
                              </a:moveTo>
                              <a:lnTo>
                                <a:pt x="2376563"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7DD3AE" id="Graphic 141" o:spid="_x0000_s1026" style="position:absolute;margin-left:63.7pt;margin-top:10.3pt;width:187.15pt;height:.1pt;z-index:-15709696;visibility:visible;mso-wrap-style:square;mso-wrap-distance-left:0;mso-wrap-distance-top:0;mso-wrap-distance-right:0;mso-wrap-distance-bottom:0;mso-position-horizontal:absolute;mso-position-horizontal-relative:page;mso-position-vertical:absolute;mso-position-vertical-relative:text;v-text-anchor:top" coordsize="23768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" path="m,l2376563,e" filled="f" strokeweight=".14056mm">
                <v:path arrowok="t"/>
                <w10:wrap type="topAndBottom" anchorx="page"/>
              </v:shape>
            </w:pict>
          </mc:Fallback>
        </mc:AlternateContent>
      </w:r>
    </w:p>
    <w:p w14:paraId="00DC1EB0" w14:textId="77777777" w:rsidR="00350CFB" w:rsidRDefault="00283FFF">
      <w:pPr>
        <w:spacing w:before="32"/>
        <w:ind w:left="282"/>
        <w:rPr>
          <w:sz w:val="20"/>
        </w:rPr>
      </w:pPr>
      <w:r>
        <w:rPr>
          <w:sz w:val="20"/>
          <w:vertAlign w:val="superscript"/>
        </w:rPr>
        <w:t>1</w:t>
      </w:r>
      <w:bookmarkStart w:id="179" w:name="_bookmark57"/>
      <w:bookmarkEnd w:id="179"/>
      <w:r>
        <w:rPr>
          <w:sz w:val="20"/>
        </w:rPr>
        <w:t>The</w:t>
      </w:r>
      <w:r>
        <w:rPr>
          <w:spacing w:val="-8"/>
          <w:sz w:val="20"/>
        </w:rPr>
        <w:t xml:space="preserve"> </w:t>
      </w:r>
      <w:r>
        <w:rPr>
          <w:sz w:val="20"/>
        </w:rPr>
        <w:t>per-query</w:t>
      </w:r>
      <w:r>
        <w:rPr>
          <w:spacing w:val="-8"/>
          <w:sz w:val="20"/>
        </w:rPr>
        <w:t xml:space="preserve"> </w:t>
      </w:r>
      <w:r>
        <w:rPr>
          <w:sz w:val="20"/>
        </w:rPr>
        <w:t>byte</w:t>
      </w:r>
      <w:r>
        <w:rPr>
          <w:spacing w:val="-7"/>
          <w:sz w:val="20"/>
        </w:rPr>
        <w:t xml:space="preserve"> </w:t>
      </w:r>
      <w:r>
        <w:rPr>
          <w:sz w:val="20"/>
        </w:rPr>
        <w:t>cap</w:t>
      </w:r>
      <w:r>
        <w:rPr>
          <w:spacing w:val="-7"/>
          <w:sz w:val="20"/>
        </w:rPr>
        <w:t xml:space="preserve"> </w:t>
      </w:r>
      <w:r>
        <w:rPr>
          <w:sz w:val="20"/>
        </w:rPr>
        <w:t>is</w:t>
      </w:r>
      <w:r>
        <w:rPr>
          <w:spacing w:val="-7"/>
          <w:sz w:val="20"/>
        </w:rPr>
        <w:t xml:space="preserve"> </w:t>
      </w:r>
      <w:r>
        <w:rPr>
          <w:sz w:val="20"/>
        </w:rPr>
        <w:t>an</w:t>
      </w:r>
      <w:r>
        <w:rPr>
          <w:spacing w:val="-7"/>
          <w:sz w:val="20"/>
        </w:rPr>
        <w:t xml:space="preserve"> </w:t>
      </w:r>
      <w:r>
        <w:rPr>
          <w:sz w:val="20"/>
        </w:rPr>
        <w:t>operational</w:t>
      </w:r>
      <w:r>
        <w:rPr>
          <w:spacing w:val="-7"/>
          <w:sz w:val="20"/>
        </w:rPr>
        <w:t xml:space="preserve"> </w:t>
      </w:r>
      <w:r>
        <w:rPr>
          <w:sz w:val="20"/>
        </w:rPr>
        <w:t>policy</w:t>
      </w:r>
      <w:r>
        <w:rPr>
          <w:spacing w:val="-8"/>
          <w:sz w:val="20"/>
        </w:rPr>
        <w:t xml:space="preserve"> </w:t>
      </w:r>
      <w:r>
        <w:rPr>
          <w:sz w:val="20"/>
        </w:rPr>
        <w:t>of</w:t>
      </w:r>
      <w:r>
        <w:rPr>
          <w:spacing w:val="-7"/>
          <w:sz w:val="20"/>
        </w:rPr>
        <w:t xml:space="preserve"> </w:t>
      </w:r>
      <w:r>
        <w:rPr>
          <w:sz w:val="20"/>
        </w:rPr>
        <w:t>this</w:t>
      </w:r>
      <w:r>
        <w:rPr>
          <w:spacing w:val="-8"/>
          <w:sz w:val="20"/>
        </w:rPr>
        <w:t xml:space="preserve"> </w:t>
      </w:r>
      <w:r>
        <w:rPr>
          <w:sz w:val="20"/>
        </w:rPr>
        <w:t>study’s</w:t>
      </w:r>
      <w:r>
        <w:rPr>
          <w:spacing w:val="-8"/>
          <w:sz w:val="20"/>
        </w:rPr>
        <w:t xml:space="preserve"> </w:t>
      </w:r>
      <w:r>
        <w:rPr>
          <w:sz w:val="20"/>
        </w:rPr>
        <w:t>acquisition</w:t>
      </w:r>
      <w:r>
        <w:rPr>
          <w:spacing w:val="-7"/>
          <w:sz w:val="20"/>
        </w:rPr>
        <w:t xml:space="preserve"> </w:t>
      </w:r>
      <w:r>
        <w:rPr>
          <w:sz w:val="20"/>
        </w:rPr>
        <w:t>pipeline,</w:t>
      </w:r>
      <w:r>
        <w:rPr>
          <w:spacing w:val="-7"/>
          <w:sz w:val="20"/>
        </w:rPr>
        <w:t xml:space="preserve"> </w:t>
      </w:r>
      <w:r>
        <w:rPr>
          <w:sz w:val="20"/>
        </w:rPr>
        <w:t>not</w:t>
      </w:r>
      <w:r>
        <w:rPr>
          <w:spacing w:val="-7"/>
          <w:sz w:val="20"/>
        </w:rPr>
        <w:t xml:space="preserve"> </w:t>
      </w:r>
      <w:r>
        <w:rPr>
          <w:sz w:val="20"/>
        </w:rPr>
        <w:t>a</w:t>
      </w:r>
      <w:r>
        <w:rPr>
          <w:spacing w:val="-7"/>
          <w:sz w:val="20"/>
        </w:rPr>
        <w:t xml:space="preserve"> </w:t>
      </w:r>
      <w:r>
        <w:rPr>
          <w:sz w:val="20"/>
        </w:rPr>
        <w:t>property</w:t>
      </w:r>
      <w:r>
        <w:rPr>
          <w:spacing w:val="-7"/>
          <w:sz w:val="20"/>
        </w:rPr>
        <w:t xml:space="preserve"> </w:t>
      </w:r>
      <w:r>
        <w:rPr>
          <w:sz w:val="20"/>
        </w:rPr>
        <w:t>of</w:t>
      </w:r>
      <w:r>
        <w:rPr>
          <w:spacing w:val="-8"/>
          <w:sz w:val="20"/>
        </w:rPr>
        <w:t xml:space="preserve"> </w:t>
      </w:r>
      <w:r>
        <w:rPr>
          <w:sz w:val="20"/>
        </w:rPr>
        <w:t>BigQuery</w:t>
      </w:r>
      <w:r>
        <w:rPr>
          <w:spacing w:val="-7"/>
          <w:sz w:val="20"/>
        </w:rPr>
        <w:t xml:space="preserve"> </w:t>
      </w:r>
      <w:r>
        <w:rPr>
          <w:spacing w:val="-2"/>
          <w:sz w:val="20"/>
        </w:rPr>
        <w:t>itself.</w:t>
      </w:r>
    </w:p>
    <w:p w14:paraId="00DC1EB1" w14:textId="77777777" w:rsidR="00350CFB" w:rsidRDefault="00350CFB">
      <w:pPr>
        <w:rPr>
          <w:sz w:val="20"/>
        </w:rPr>
        <w:sectPr w:rsidR="00350CFB">
          <w:pgSz w:w="11910" w:h="16840"/>
          <w:pgMar w:top="1840" w:right="708" w:bottom="2300" w:left="992" w:header="0" w:footer="2115" w:gutter="0"/>
          <w:cols w:space="720"/>
        </w:sectPr>
      </w:pPr>
    </w:p>
    <w:p w14:paraId="00DC1EB2" w14:textId="77777777" w:rsidR="00350CFB" w:rsidRDefault="00283FFF">
      <w:pPr>
        <w:pStyle w:val="a3"/>
        <w:spacing w:before="72" w:line="396" w:lineRule="auto"/>
        <w:ind w:left="282" w:right="563"/>
        <w:jc w:val="both"/>
      </w:pPr>
      <w:r>
        <w:t xml:space="preserve">Phase 3 scripts read those tables, build graphs, run PageRank, compute proxies, and export the result tables reported in Chapter </w:t>
      </w:r>
      <w:hyperlink w:anchor="_bookmark84" w:history="1">
        <w:r>
          <w:t>4</w:t>
        </w:r>
      </w:hyperlink>
      <w:r>
        <w:t>.</w:t>
      </w:r>
      <w:r>
        <w:rPr>
          <w:spacing w:val="40"/>
        </w:rPr>
        <w:t xml:space="preserve"> </w:t>
      </w:r>
      <w:r>
        <w:t xml:space="preserve">The same pipeline supports offline verification on synthetic </w:t>
      </w:r>
      <w:bookmarkStart w:id="180" w:name="Event_decoding"/>
      <w:bookmarkStart w:id="181" w:name="_bookmark58"/>
      <w:bookmarkEnd w:id="180"/>
      <w:bookmarkEnd w:id="181"/>
      <w:r>
        <w:t>fixtures without cloud credentials.</w:t>
      </w:r>
    </w:p>
    <w:p w14:paraId="00DC1EB3" w14:textId="77777777" w:rsidR="00350CFB" w:rsidRDefault="00350CFB">
      <w:pPr>
        <w:pStyle w:val="a3"/>
        <w:spacing w:before="149"/>
      </w:pPr>
    </w:p>
    <w:p w14:paraId="00DC1EB4" w14:textId="77777777" w:rsidR="00350CFB" w:rsidRDefault="00283FFF">
      <w:pPr>
        <w:pStyle w:val="2"/>
        <w:numPr>
          <w:ilvl w:val="1"/>
          <w:numId w:val="26"/>
        </w:numPr>
        <w:tabs>
          <w:tab w:val="left" w:pos="783"/>
        </w:tabs>
        <w:ind w:left="783" w:hanging="501"/>
      </w:pPr>
      <w:r>
        <w:t>Event</w:t>
      </w:r>
      <w:r>
        <w:rPr>
          <w:spacing w:val="15"/>
        </w:rPr>
        <w:t xml:space="preserve"> </w:t>
      </w:r>
      <w:r>
        <w:rPr>
          <w:spacing w:val="-2"/>
        </w:rPr>
        <w:t>decoding</w:t>
      </w:r>
    </w:p>
    <w:p w14:paraId="00DC1EB5" w14:textId="77777777" w:rsidR="00350CFB" w:rsidRDefault="00350CFB">
      <w:pPr>
        <w:pStyle w:val="a3"/>
        <w:spacing w:before="24"/>
        <w:rPr>
          <w:b/>
          <w:sz w:val="28"/>
        </w:rPr>
      </w:pPr>
    </w:p>
    <w:p w14:paraId="00DC1EB6" w14:textId="77777777" w:rsidR="00350CFB" w:rsidRDefault="00283FFF">
      <w:pPr>
        <w:pStyle w:val="a3"/>
        <w:spacing w:line="396" w:lineRule="auto"/>
        <w:ind w:left="282" w:right="564"/>
        <w:jc w:val="both"/>
      </w:pPr>
      <w:r>
        <w:t>Blockchain logs store events as topics and a data payload rather than as named fields.</w:t>
      </w:r>
      <w:r>
        <w:rPr>
          <w:spacing w:val="40"/>
        </w:rPr>
        <w:t xml:space="preserve"> </w:t>
      </w:r>
      <w:r>
        <w:t>Decoding maps</w:t>
      </w:r>
      <w:r>
        <w:rPr>
          <w:spacing w:val="-8"/>
        </w:rPr>
        <w:t xml:space="preserve"> </w:t>
      </w:r>
      <w:r>
        <w:t>each</w:t>
      </w:r>
      <w:r>
        <w:rPr>
          <w:spacing w:val="-7"/>
        </w:rPr>
        <w:t xml:space="preserve"> </w:t>
      </w:r>
      <w:r>
        <w:t>log</w:t>
      </w:r>
      <w:r>
        <w:rPr>
          <w:spacing w:val="-7"/>
        </w:rPr>
        <w:t xml:space="preserve"> </w:t>
      </w:r>
      <w:r>
        <w:t>row</w:t>
      </w:r>
      <w:r>
        <w:rPr>
          <w:spacing w:val="-7"/>
        </w:rPr>
        <w:t xml:space="preserve"> </w:t>
      </w:r>
      <w:r>
        <w:t>to</w:t>
      </w:r>
      <w:r>
        <w:rPr>
          <w:spacing w:val="-8"/>
        </w:rPr>
        <w:t xml:space="preserve"> </w:t>
      </w:r>
      <w:r>
        <w:t>a</w:t>
      </w:r>
      <w:r>
        <w:rPr>
          <w:spacing w:val="-7"/>
        </w:rPr>
        <w:t xml:space="preserve"> </w:t>
      </w:r>
      <w:r>
        <w:t>typed</w:t>
      </w:r>
      <w:r>
        <w:rPr>
          <w:spacing w:val="-7"/>
        </w:rPr>
        <w:t xml:space="preserve"> </w:t>
      </w:r>
      <w:r>
        <w:t>record</w:t>
      </w:r>
      <w:r>
        <w:rPr>
          <w:spacing w:val="-7"/>
        </w:rPr>
        <w:t xml:space="preserve"> </w:t>
      </w:r>
      <w:r>
        <w:t>used</w:t>
      </w:r>
      <w:r>
        <w:rPr>
          <w:spacing w:val="-7"/>
        </w:rPr>
        <w:t xml:space="preserve"> </w:t>
      </w:r>
      <w:r>
        <w:t>by</w:t>
      </w:r>
      <w:r>
        <w:rPr>
          <w:spacing w:val="-8"/>
        </w:rPr>
        <w:t xml:space="preserve"> </w:t>
      </w:r>
      <w:r>
        <w:t>graph</w:t>
      </w:r>
      <w:r>
        <w:rPr>
          <w:spacing w:val="-7"/>
        </w:rPr>
        <w:t xml:space="preserve"> </w:t>
      </w:r>
      <w:r>
        <w:t>construction</w:t>
      </w:r>
      <w:r>
        <w:rPr>
          <w:spacing w:val="-7"/>
        </w:rPr>
        <w:t xml:space="preserve"> </w:t>
      </w:r>
      <w:r>
        <w:t>and</w:t>
      </w:r>
      <w:r>
        <w:rPr>
          <w:spacing w:val="-7"/>
        </w:rPr>
        <w:t xml:space="preserve"> </w:t>
      </w:r>
      <w:r>
        <w:t>proxy</w:t>
      </w:r>
      <w:r>
        <w:rPr>
          <w:spacing w:val="-8"/>
        </w:rPr>
        <w:t xml:space="preserve"> </w:t>
      </w:r>
      <w:r>
        <w:t>computation.</w:t>
      </w:r>
      <w:r>
        <w:rPr>
          <w:spacing w:val="12"/>
        </w:rPr>
        <w:t xml:space="preserve"> </w:t>
      </w:r>
      <w:r>
        <w:t>Incorrect decoding</w:t>
      </w:r>
      <w:r>
        <w:rPr>
          <w:spacing w:val="-12"/>
        </w:rPr>
        <w:t xml:space="preserve"> </w:t>
      </w:r>
      <w:r>
        <w:t>would</w:t>
      </w:r>
      <w:r>
        <w:rPr>
          <w:spacing w:val="-12"/>
        </w:rPr>
        <w:t xml:space="preserve"> </w:t>
      </w:r>
      <w:r>
        <w:t>silently</w:t>
      </w:r>
      <w:r>
        <w:rPr>
          <w:spacing w:val="-12"/>
        </w:rPr>
        <w:t xml:space="preserve"> </w:t>
      </w:r>
      <w:r>
        <w:t>corrupt</w:t>
      </w:r>
      <w:r>
        <w:rPr>
          <w:spacing w:val="-12"/>
        </w:rPr>
        <w:t xml:space="preserve"> </w:t>
      </w:r>
      <w:r>
        <w:t>both</w:t>
      </w:r>
      <w:r>
        <w:rPr>
          <w:spacing w:val="-12"/>
        </w:rPr>
        <w:t xml:space="preserve"> </w:t>
      </w:r>
      <w:r>
        <w:t>reputation</w:t>
      </w:r>
      <w:r>
        <w:rPr>
          <w:spacing w:val="-12"/>
        </w:rPr>
        <w:t xml:space="preserve"> </w:t>
      </w:r>
      <w:r>
        <w:t>graphs</w:t>
      </w:r>
      <w:r>
        <w:rPr>
          <w:spacing w:val="-12"/>
        </w:rPr>
        <w:t xml:space="preserve"> </w:t>
      </w:r>
      <w:r>
        <w:t>and</w:t>
      </w:r>
      <w:r>
        <w:rPr>
          <w:spacing w:val="-12"/>
        </w:rPr>
        <w:t xml:space="preserve"> </w:t>
      </w:r>
      <w:r>
        <w:t>validation</w:t>
      </w:r>
      <w:r>
        <w:rPr>
          <w:spacing w:val="-12"/>
        </w:rPr>
        <w:t xml:space="preserve"> </w:t>
      </w:r>
      <w:r>
        <w:t>labels;</w:t>
      </w:r>
      <w:r>
        <w:rPr>
          <w:spacing w:val="-11"/>
        </w:rPr>
        <w:t xml:space="preserve"> </w:t>
      </w:r>
      <w:r>
        <w:t>this</w:t>
      </w:r>
      <w:r>
        <w:rPr>
          <w:spacing w:val="-12"/>
        </w:rPr>
        <w:t xml:space="preserve"> </w:t>
      </w:r>
      <w:r>
        <w:t>section</w:t>
      </w:r>
      <w:r>
        <w:rPr>
          <w:spacing w:val="-12"/>
        </w:rPr>
        <w:t xml:space="preserve"> </w:t>
      </w:r>
      <w:r>
        <w:t>therefore records the exact topic hashes and field mappings used in the pipeline.</w:t>
      </w:r>
    </w:p>
    <w:p w14:paraId="00DC1EB7" w14:textId="77777777" w:rsidR="00350CFB" w:rsidRDefault="00283FFF">
      <w:pPr>
        <w:pStyle w:val="a4"/>
        <w:numPr>
          <w:ilvl w:val="0"/>
          <w:numId w:val="16"/>
        </w:numPr>
        <w:tabs>
          <w:tab w:val="left" w:pos="806"/>
          <w:tab w:val="left" w:pos="808"/>
        </w:tabs>
        <w:spacing w:before="101" w:line="396" w:lineRule="auto"/>
        <w:ind w:right="522"/>
        <w:jc w:val="both"/>
        <w:rPr>
          <w:sz w:val="24"/>
        </w:rPr>
      </w:pPr>
      <w:r>
        <w:rPr>
          <w:b/>
          <w:sz w:val="24"/>
        </w:rPr>
        <w:t>Log anatomy:</w:t>
      </w:r>
      <w:r>
        <w:rPr>
          <w:b/>
          <w:spacing w:val="40"/>
          <w:sz w:val="24"/>
        </w:rPr>
        <w:t xml:space="preserve"> </w:t>
      </w:r>
      <w:r>
        <w:rPr>
          <w:sz w:val="24"/>
        </w:rPr>
        <w:t>An Ethereum-compatible log contains an emitting contract address, an or-dered list of topics, and an ABI-encoded data blob.</w:t>
      </w:r>
      <w:r>
        <w:rPr>
          <w:spacing w:val="40"/>
          <w:sz w:val="24"/>
        </w:rPr>
        <w:t xml:space="preserve"> </w:t>
      </w:r>
      <w:r>
        <w:rPr>
          <w:sz w:val="24"/>
        </w:rPr>
        <w:t>Topic 0 is the keccak-256 hash of the event</w:t>
      </w:r>
      <w:r>
        <w:rPr>
          <w:spacing w:val="-13"/>
          <w:sz w:val="24"/>
        </w:rPr>
        <w:t xml:space="preserve"> </w:t>
      </w:r>
      <w:r>
        <w:rPr>
          <w:sz w:val="24"/>
        </w:rPr>
        <w:t>signature</w:t>
      </w:r>
      <w:r>
        <w:rPr>
          <w:spacing w:val="-13"/>
          <w:sz w:val="24"/>
        </w:rPr>
        <w:t xml:space="preserve"> </w:t>
      </w:r>
      <w:r>
        <w:rPr>
          <w:sz w:val="24"/>
        </w:rPr>
        <w:t>string,</w:t>
      </w:r>
      <w:r>
        <w:rPr>
          <w:spacing w:val="-12"/>
          <w:sz w:val="24"/>
        </w:rPr>
        <w:t xml:space="preserve"> </w:t>
      </w:r>
      <w:r>
        <w:rPr>
          <w:sz w:val="24"/>
        </w:rPr>
        <w:t>which</w:t>
      </w:r>
      <w:r>
        <w:rPr>
          <w:spacing w:val="-13"/>
          <w:sz w:val="24"/>
        </w:rPr>
        <w:t xml:space="preserve"> </w:t>
      </w:r>
      <w:r>
        <w:rPr>
          <w:sz w:val="24"/>
        </w:rPr>
        <w:t>uniquely</w:t>
      </w:r>
      <w:r>
        <w:rPr>
          <w:spacing w:val="-13"/>
          <w:sz w:val="24"/>
        </w:rPr>
        <w:t xml:space="preserve"> </w:t>
      </w:r>
      <w:r>
        <w:rPr>
          <w:sz w:val="24"/>
        </w:rPr>
        <w:t>identifies</w:t>
      </w:r>
      <w:r>
        <w:rPr>
          <w:spacing w:val="-13"/>
          <w:sz w:val="24"/>
        </w:rPr>
        <w:t xml:space="preserve"> </w:t>
      </w:r>
      <w:r>
        <w:rPr>
          <w:sz w:val="24"/>
        </w:rPr>
        <w:t>the</w:t>
      </w:r>
      <w:r>
        <w:rPr>
          <w:spacing w:val="-13"/>
          <w:sz w:val="24"/>
        </w:rPr>
        <w:t xml:space="preserve"> </w:t>
      </w:r>
      <w:r>
        <w:rPr>
          <w:sz w:val="24"/>
        </w:rPr>
        <w:t>event</w:t>
      </w:r>
      <w:r>
        <w:rPr>
          <w:spacing w:val="-13"/>
          <w:sz w:val="24"/>
        </w:rPr>
        <w:t xml:space="preserve"> </w:t>
      </w:r>
      <w:r>
        <w:rPr>
          <w:sz w:val="24"/>
        </w:rPr>
        <w:t>type</w:t>
      </w:r>
      <w:r>
        <w:rPr>
          <w:spacing w:val="-13"/>
          <w:sz w:val="24"/>
        </w:rPr>
        <w:t xml:space="preserve"> </w:t>
      </w:r>
      <w:r>
        <w:rPr>
          <w:sz w:val="24"/>
        </w:rPr>
        <w:t>among</w:t>
      </w:r>
      <w:r>
        <w:rPr>
          <w:spacing w:val="-13"/>
          <w:sz w:val="24"/>
        </w:rPr>
        <w:t xml:space="preserve"> </w:t>
      </w:r>
      <w:r>
        <w:rPr>
          <w:sz w:val="24"/>
        </w:rPr>
        <w:t>well-known</w:t>
      </w:r>
      <w:r>
        <w:rPr>
          <w:spacing w:val="-13"/>
          <w:sz w:val="24"/>
        </w:rPr>
        <w:t xml:space="preserve"> </w:t>
      </w:r>
      <w:r>
        <w:rPr>
          <w:sz w:val="24"/>
        </w:rPr>
        <w:t>standards. Indexed parameters occupy subsequent topics as 32-byte words (addresses are left-padded); non-indexed</w:t>
      </w:r>
      <w:r>
        <w:rPr>
          <w:spacing w:val="-15"/>
          <w:sz w:val="24"/>
        </w:rPr>
        <w:t xml:space="preserve"> </w:t>
      </w:r>
      <w:r>
        <w:rPr>
          <w:sz w:val="24"/>
        </w:rPr>
        <w:t>parameters</w:t>
      </w:r>
      <w:r>
        <w:rPr>
          <w:spacing w:val="-15"/>
          <w:sz w:val="24"/>
        </w:rPr>
        <w:t xml:space="preserve"> </w:t>
      </w:r>
      <w:r>
        <w:rPr>
          <w:sz w:val="24"/>
        </w:rPr>
        <w:t>occupy</w:t>
      </w:r>
      <w:r>
        <w:rPr>
          <w:spacing w:val="-15"/>
          <w:sz w:val="24"/>
        </w:rPr>
        <w:t xml:space="preserve"> </w:t>
      </w:r>
      <w:r>
        <w:rPr>
          <w:sz w:val="24"/>
        </w:rPr>
        <w:t>the</w:t>
      </w:r>
      <w:r>
        <w:rPr>
          <w:spacing w:val="-15"/>
          <w:sz w:val="24"/>
        </w:rPr>
        <w:t xml:space="preserve"> </w:t>
      </w:r>
      <w:r>
        <w:rPr>
          <w:sz w:val="24"/>
        </w:rPr>
        <w:t>data</w:t>
      </w:r>
      <w:r>
        <w:rPr>
          <w:spacing w:val="-15"/>
          <w:sz w:val="24"/>
        </w:rPr>
        <w:t xml:space="preserve"> </w:t>
      </w:r>
      <w:r>
        <w:rPr>
          <w:sz w:val="24"/>
        </w:rPr>
        <w:t>field</w:t>
      </w:r>
      <w:r>
        <w:rPr>
          <w:spacing w:val="-15"/>
          <w:sz w:val="24"/>
        </w:rPr>
        <w:t xml:space="preserve"> </w:t>
      </w:r>
      <w:r>
        <w:rPr>
          <w:sz w:val="24"/>
        </w:rPr>
        <w:t>in</w:t>
      </w:r>
      <w:r>
        <w:rPr>
          <w:spacing w:val="-15"/>
          <w:sz w:val="24"/>
        </w:rPr>
        <w:t xml:space="preserve"> </w:t>
      </w:r>
      <w:r>
        <w:rPr>
          <w:sz w:val="24"/>
        </w:rPr>
        <w:t>ABI</w:t>
      </w:r>
      <w:r>
        <w:rPr>
          <w:spacing w:val="-15"/>
          <w:sz w:val="24"/>
        </w:rPr>
        <w:t xml:space="preserve"> </w:t>
      </w:r>
      <w:r>
        <w:rPr>
          <w:sz w:val="24"/>
        </w:rPr>
        <w:t>order</w:t>
      </w:r>
      <w:r>
        <w:rPr>
          <w:spacing w:val="-15"/>
          <w:sz w:val="24"/>
        </w:rPr>
        <w:t xml:space="preserve"> </w:t>
      </w:r>
      <w:hyperlink w:anchor="_bookmark151" w:history="1">
        <w:r>
          <w:rPr>
            <w:sz w:val="24"/>
            <w:vertAlign w:val="superscript"/>
          </w:rPr>
          <w:t>[18]</w:t>
        </w:r>
      </w:hyperlink>
      <w:r>
        <w:rPr>
          <w:sz w:val="24"/>
        </w:rPr>
        <w:t>.</w:t>
      </w:r>
      <w:r>
        <w:rPr>
          <w:spacing w:val="-4"/>
          <w:sz w:val="24"/>
        </w:rPr>
        <w:t xml:space="preserve"> </w:t>
      </w:r>
      <w:r>
        <w:rPr>
          <w:sz w:val="24"/>
        </w:rPr>
        <w:t>BigQuery</w:t>
      </w:r>
      <w:r>
        <w:rPr>
          <w:spacing w:val="-15"/>
          <w:sz w:val="24"/>
        </w:rPr>
        <w:t xml:space="preserve"> </w:t>
      </w:r>
      <w:r>
        <w:rPr>
          <w:sz w:val="24"/>
        </w:rPr>
        <w:t>exposes</w:t>
      </w:r>
      <w:r>
        <w:rPr>
          <w:spacing w:val="-15"/>
          <w:sz w:val="24"/>
        </w:rPr>
        <w:t xml:space="preserve"> </w:t>
      </w:r>
      <w:r>
        <w:rPr>
          <w:sz w:val="24"/>
        </w:rPr>
        <w:t>these</w:t>
      </w:r>
      <w:r>
        <w:rPr>
          <w:spacing w:val="-15"/>
          <w:sz w:val="24"/>
        </w:rPr>
        <w:t xml:space="preserve"> </w:t>
      </w:r>
      <w:r>
        <w:rPr>
          <w:sz w:val="24"/>
        </w:rPr>
        <w:t>fields as columns; the pipeline applies topic filters in SQL and performs ABI decoding in Python for fields that require numeric interpretation.</w:t>
      </w:r>
    </w:p>
    <w:p w14:paraId="00DC1EB8" w14:textId="77777777" w:rsidR="00350CFB" w:rsidRDefault="00283FFF">
      <w:pPr>
        <w:pStyle w:val="a4"/>
        <w:numPr>
          <w:ilvl w:val="0"/>
          <w:numId w:val="16"/>
        </w:numPr>
        <w:tabs>
          <w:tab w:val="left" w:pos="807"/>
        </w:tabs>
        <w:spacing w:before="45"/>
        <w:ind w:left="807" w:hanging="214"/>
        <w:jc w:val="both"/>
        <w:rPr>
          <w:sz w:val="24"/>
        </w:rPr>
      </w:pPr>
      <w:r>
        <w:rPr>
          <w:b/>
          <w:spacing w:val="-8"/>
          <w:sz w:val="24"/>
        </w:rPr>
        <w:t>ERC-20</w:t>
      </w:r>
      <w:r>
        <w:rPr>
          <w:b/>
          <w:spacing w:val="-5"/>
          <w:sz w:val="24"/>
        </w:rPr>
        <w:t xml:space="preserve"> </w:t>
      </w:r>
      <w:r>
        <w:rPr>
          <w:rFonts w:ascii="Courier New" w:hAnsi="Courier New"/>
          <w:b/>
          <w:spacing w:val="-8"/>
          <w:sz w:val="24"/>
        </w:rPr>
        <w:t>Approval</w:t>
      </w:r>
      <w:r>
        <w:rPr>
          <w:b/>
          <w:spacing w:val="-8"/>
          <w:sz w:val="24"/>
        </w:rPr>
        <w:t>:</w:t>
      </w:r>
      <w:r>
        <w:rPr>
          <w:b/>
          <w:spacing w:val="13"/>
          <w:sz w:val="24"/>
        </w:rPr>
        <w:t xml:space="preserve"> </w:t>
      </w:r>
      <w:r>
        <w:rPr>
          <w:spacing w:val="-8"/>
          <w:sz w:val="24"/>
        </w:rPr>
        <w:t>Topic</w:t>
      </w:r>
      <w:r>
        <w:rPr>
          <w:spacing w:val="-5"/>
          <w:sz w:val="24"/>
        </w:rPr>
        <w:t xml:space="preserve"> </w:t>
      </w:r>
      <w:r>
        <w:rPr>
          <w:spacing w:val="-8"/>
          <w:sz w:val="24"/>
        </w:rPr>
        <w:t>0</w:t>
      </w:r>
      <w:r>
        <w:rPr>
          <w:spacing w:val="-5"/>
          <w:sz w:val="24"/>
        </w:rPr>
        <w:t xml:space="preserve"> </w:t>
      </w:r>
      <w:r>
        <w:rPr>
          <w:spacing w:val="-8"/>
          <w:sz w:val="24"/>
        </w:rPr>
        <w:t>is</w:t>
      </w:r>
    </w:p>
    <w:p w14:paraId="00DC1EB9" w14:textId="77777777" w:rsidR="00350CFB" w:rsidRDefault="00350CFB">
      <w:pPr>
        <w:pStyle w:val="a3"/>
        <w:spacing w:before="15"/>
      </w:pPr>
    </w:p>
    <w:p w14:paraId="00DC1EBA" w14:textId="77777777" w:rsidR="00350CFB" w:rsidRDefault="00283FFF">
      <w:pPr>
        <w:pStyle w:val="a3"/>
        <w:ind w:left="1145"/>
      </w:pPr>
      <w:r>
        <w:rPr>
          <w:rFonts w:ascii="Courier New"/>
          <w:spacing w:val="-2"/>
          <w:w w:val="85"/>
        </w:rPr>
        <w:t>0x8c5be1e5ebec7d5bd14f71427d1e84f3dd0314c0f7b2291e5b200ac8c7c3b925</w:t>
      </w:r>
      <w:r>
        <w:rPr>
          <w:spacing w:val="-2"/>
          <w:w w:val="85"/>
        </w:rPr>
        <w:t>,</w:t>
      </w:r>
    </w:p>
    <w:p w14:paraId="00DC1EBB" w14:textId="77777777" w:rsidR="00350CFB" w:rsidRDefault="00350CFB">
      <w:pPr>
        <w:pStyle w:val="a3"/>
        <w:spacing w:before="15"/>
      </w:pPr>
    </w:p>
    <w:p w14:paraId="00DC1EBC" w14:textId="77777777" w:rsidR="00350CFB" w:rsidRDefault="00283FFF">
      <w:pPr>
        <w:pStyle w:val="a3"/>
        <w:spacing w:line="376" w:lineRule="auto"/>
        <w:ind w:left="799" w:right="533" w:firstLine="8"/>
        <w:jc w:val="both"/>
      </w:pPr>
      <w:r>
        <w:rPr>
          <w:spacing w:val="-6"/>
        </w:rPr>
        <w:t>the</w:t>
      </w:r>
      <w:r>
        <w:rPr>
          <w:spacing w:val="-9"/>
        </w:rPr>
        <w:t xml:space="preserve"> </w:t>
      </w:r>
      <w:r>
        <w:rPr>
          <w:spacing w:val="-6"/>
        </w:rPr>
        <w:t>hash</w:t>
      </w:r>
      <w:r>
        <w:rPr>
          <w:spacing w:val="-9"/>
        </w:rPr>
        <w:t xml:space="preserve"> </w:t>
      </w:r>
      <w:r>
        <w:rPr>
          <w:spacing w:val="-6"/>
        </w:rPr>
        <w:t>of</w:t>
      </w:r>
      <w:r>
        <w:rPr>
          <w:spacing w:val="-9"/>
        </w:rPr>
        <w:t xml:space="preserve"> </w:t>
      </w:r>
      <w:r>
        <w:rPr>
          <w:rFonts w:ascii="Courier New" w:hAnsi="Courier New"/>
          <w:spacing w:val="-6"/>
        </w:rPr>
        <w:t>Approval(address,address,uint256)</w:t>
      </w:r>
      <w:r>
        <w:rPr>
          <w:spacing w:val="-6"/>
        </w:rPr>
        <w:t>.</w:t>
      </w:r>
      <w:r>
        <w:rPr>
          <w:spacing w:val="22"/>
        </w:rPr>
        <w:t xml:space="preserve"> </w:t>
      </w:r>
      <w:r>
        <w:rPr>
          <w:spacing w:val="-6"/>
        </w:rPr>
        <w:t>Topics</w:t>
      </w:r>
      <w:r>
        <w:rPr>
          <w:spacing w:val="-9"/>
        </w:rPr>
        <w:t xml:space="preserve"> </w:t>
      </w:r>
      <w:r>
        <w:rPr>
          <w:spacing w:val="-6"/>
        </w:rPr>
        <w:t>1</w:t>
      </w:r>
      <w:r>
        <w:rPr>
          <w:spacing w:val="-9"/>
        </w:rPr>
        <w:t xml:space="preserve"> </w:t>
      </w:r>
      <w:r>
        <w:rPr>
          <w:spacing w:val="-6"/>
        </w:rPr>
        <w:t>and</w:t>
      </w:r>
      <w:r>
        <w:rPr>
          <w:spacing w:val="-9"/>
        </w:rPr>
        <w:t xml:space="preserve"> </w:t>
      </w:r>
      <w:r>
        <w:rPr>
          <w:spacing w:val="-6"/>
        </w:rPr>
        <w:t>2</w:t>
      </w:r>
      <w:r>
        <w:rPr>
          <w:spacing w:val="-9"/>
        </w:rPr>
        <w:t xml:space="preserve"> </w:t>
      </w:r>
      <w:r>
        <w:rPr>
          <w:spacing w:val="-6"/>
        </w:rPr>
        <w:t>hold</w:t>
      </w:r>
      <w:r>
        <w:rPr>
          <w:spacing w:val="-9"/>
        </w:rPr>
        <w:t xml:space="preserve"> </w:t>
      </w:r>
      <w:r>
        <w:rPr>
          <w:spacing w:val="-6"/>
        </w:rPr>
        <w:t>the</w:t>
      </w:r>
      <w:r>
        <w:rPr>
          <w:spacing w:val="-9"/>
        </w:rPr>
        <w:t xml:space="preserve"> </w:t>
      </w:r>
      <w:r>
        <w:rPr>
          <w:spacing w:val="-6"/>
        </w:rPr>
        <w:t>owner</w:t>
      </w:r>
      <w:r>
        <w:rPr>
          <w:spacing w:val="-9"/>
        </w:rPr>
        <w:t xml:space="preserve"> </w:t>
      </w:r>
      <w:r>
        <w:rPr>
          <w:spacing w:val="-6"/>
        </w:rPr>
        <w:t xml:space="preserve">and </w:t>
      </w:r>
      <w:r>
        <w:t xml:space="preserve">spender addresses (left-padded); the allowance amount is ABI-decoded from the data field </w:t>
      </w:r>
      <w:r>
        <w:rPr>
          <w:spacing w:val="-4"/>
        </w:rPr>
        <w:t>and</w:t>
      </w:r>
      <w:r>
        <w:rPr>
          <w:spacing w:val="-11"/>
        </w:rPr>
        <w:t xml:space="preserve"> </w:t>
      </w:r>
      <w:r>
        <w:rPr>
          <w:spacing w:val="-4"/>
        </w:rPr>
        <w:t>scaled</w:t>
      </w:r>
      <w:r>
        <w:rPr>
          <w:spacing w:val="-11"/>
        </w:rPr>
        <w:t xml:space="preserve"> </w:t>
      </w:r>
      <w:r>
        <w:rPr>
          <w:spacing w:val="-4"/>
        </w:rPr>
        <w:t>by</w:t>
      </w:r>
      <w:r>
        <w:rPr>
          <w:spacing w:val="-11"/>
        </w:rPr>
        <w:t xml:space="preserve"> </w:t>
      </w:r>
      <w:r>
        <w:rPr>
          <w:spacing w:val="-4"/>
        </w:rPr>
        <w:t>the</w:t>
      </w:r>
      <w:r>
        <w:rPr>
          <w:spacing w:val="-11"/>
        </w:rPr>
        <w:t xml:space="preserve"> </w:t>
      </w:r>
      <w:r>
        <w:rPr>
          <w:spacing w:val="-4"/>
        </w:rPr>
        <w:t>token’s</w:t>
      </w:r>
      <w:r>
        <w:rPr>
          <w:spacing w:val="-11"/>
        </w:rPr>
        <w:t xml:space="preserve"> </w:t>
      </w:r>
      <w:r>
        <w:rPr>
          <w:spacing w:val="-4"/>
        </w:rPr>
        <w:t>decimals.</w:t>
      </w:r>
      <w:r>
        <w:rPr>
          <w:spacing w:val="-11"/>
        </w:rPr>
        <w:t xml:space="preserve"> </w:t>
      </w:r>
      <w:r>
        <w:rPr>
          <w:spacing w:val="-4"/>
        </w:rPr>
        <w:t>Unlimited</w:t>
      </w:r>
      <w:r>
        <w:rPr>
          <w:spacing w:val="-11"/>
        </w:rPr>
        <w:t xml:space="preserve"> </w:t>
      </w:r>
      <w:r>
        <w:rPr>
          <w:spacing w:val="-4"/>
        </w:rPr>
        <w:t>approvals</w:t>
      </w:r>
      <w:r>
        <w:rPr>
          <w:spacing w:val="-11"/>
        </w:rPr>
        <w:t xml:space="preserve"> </w:t>
      </w:r>
      <w:r>
        <w:rPr>
          <w:spacing w:val="-4"/>
        </w:rPr>
        <w:t>(</w:t>
      </w:r>
      <w:r>
        <w:rPr>
          <w:rFonts w:ascii="Courier New" w:hAnsi="Courier New"/>
          <w:spacing w:val="-4"/>
        </w:rPr>
        <w:t>type(uint256).max</w:t>
      </w:r>
      <w:r>
        <w:rPr>
          <w:spacing w:val="-4"/>
        </w:rPr>
        <w:t>)</w:t>
      </w:r>
      <w:r>
        <w:rPr>
          <w:spacing w:val="-11"/>
        </w:rPr>
        <w:t xml:space="preserve"> </w:t>
      </w:r>
      <w:r>
        <w:rPr>
          <w:spacing w:val="-4"/>
        </w:rPr>
        <w:t>are</w:t>
      </w:r>
      <w:r>
        <w:rPr>
          <w:spacing w:val="-11"/>
        </w:rPr>
        <w:t xml:space="preserve"> </w:t>
      </w:r>
      <w:r>
        <w:rPr>
          <w:spacing w:val="-4"/>
        </w:rPr>
        <w:t xml:space="preserve">retained </w:t>
      </w:r>
      <w:r>
        <w:t>as large finite weights after decimal adjustment; they contribute strong endorsement edges, which</w:t>
      </w:r>
      <w:r>
        <w:rPr>
          <w:spacing w:val="-1"/>
        </w:rPr>
        <w:t xml:space="preserve"> </w:t>
      </w:r>
      <w:r>
        <w:t>is</w:t>
      </w:r>
      <w:r>
        <w:rPr>
          <w:spacing w:val="-1"/>
        </w:rPr>
        <w:t xml:space="preserve"> </w:t>
      </w:r>
      <w:r>
        <w:t>intentional: an</w:t>
      </w:r>
      <w:r>
        <w:rPr>
          <w:spacing w:val="-1"/>
        </w:rPr>
        <w:t xml:space="preserve"> </w:t>
      </w:r>
      <w:r>
        <w:t>unlimited</w:t>
      </w:r>
      <w:r>
        <w:rPr>
          <w:spacing w:val="-1"/>
        </w:rPr>
        <w:t xml:space="preserve"> </w:t>
      </w:r>
      <w:r>
        <w:t>approval</w:t>
      </w:r>
      <w:r>
        <w:rPr>
          <w:spacing w:val="-1"/>
        </w:rPr>
        <w:t xml:space="preserve"> </w:t>
      </w:r>
      <w:r>
        <w:t>is</w:t>
      </w:r>
      <w:r>
        <w:rPr>
          <w:spacing w:val="-1"/>
        </w:rPr>
        <w:t xml:space="preserve"> </w:t>
      </w:r>
      <w:r>
        <w:t>a</w:t>
      </w:r>
      <w:r>
        <w:rPr>
          <w:spacing w:val="-1"/>
        </w:rPr>
        <w:t xml:space="preserve"> </w:t>
      </w:r>
      <w:r>
        <w:t>strong</w:t>
      </w:r>
      <w:r>
        <w:rPr>
          <w:spacing w:val="-1"/>
        </w:rPr>
        <w:t xml:space="preserve"> </w:t>
      </w:r>
      <w:r>
        <w:t>on-chain</w:t>
      </w:r>
      <w:r>
        <w:rPr>
          <w:spacing w:val="-1"/>
        </w:rPr>
        <w:t xml:space="preserve"> </w:t>
      </w:r>
      <w:r>
        <w:t>authorization.</w:t>
      </w:r>
      <w:r>
        <w:rPr>
          <w:spacing w:val="28"/>
        </w:rPr>
        <w:t xml:space="preserve"> </w:t>
      </w:r>
      <w:r>
        <w:t>EIP-2612</w:t>
      </w:r>
      <w:r>
        <w:rPr>
          <w:spacing w:val="-1"/>
        </w:rPr>
        <w:t xml:space="preserve"> </w:t>
      </w:r>
      <w:r>
        <w:rPr>
          <w:rFonts w:ascii="Courier New" w:hAnsi="Courier New"/>
        </w:rPr>
        <w:t>pe rmit</w:t>
      </w:r>
      <w:r>
        <w:rPr>
          <w:rFonts w:ascii="Courier New" w:hAnsi="Courier New"/>
          <w:spacing w:val="-36"/>
        </w:rPr>
        <w:t xml:space="preserve"> </w:t>
      </w:r>
      <w:r>
        <w:t>does</w:t>
      </w:r>
      <w:r>
        <w:rPr>
          <w:spacing w:val="-15"/>
        </w:rPr>
        <w:t xml:space="preserve"> </w:t>
      </w:r>
      <w:r>
        <w:t>not</w:t>
      </w:r>
      <w:r>
        <w:rPr>
          <w:spacing w:val="-15"/>
        </w:rPr>
        <w:t xml:space="preserve"> </w:t>
      </w:r>
      <w:r>
        <w:t>introduce</w:t>
      </w:r>
      <w:r>
        <w:rPr>
          <w:spacing w:val="-15"/>
        </w:rPr>
        <w:t xml:space="preserve"> </w:t>
      </w:r>
      <w:r>
        <w:t>a</w:t>
      </w:r>
      <w:r>
        <w:rPr>
          <w:spacing w:val="-15"/>
        </w:rPr>
        <w:t xml:space="preserve"> </w:t>
      </w:r>
      <w:r>
        <w:t>separate</w:t>
      </w:r>
      <w:r>
        <w:rPr>
          <w:spacing w:val="-15"/>
        </w:rPr>
        <w:t xml:space="preserve"> </w:t>
      </w:r>
      <w:r>
        <w:t>reputation</w:t>
      </w:r>
      <w:r>
        <w:rPr>
          <w:spacing w:val="-15"/>
        </w:rPr>
        <w:t xml:space="preserve"> </w:t>
      </w:r>
      <w:r>
        <w:t>event:</w:t>
      </w:r>
      <w:r>
        <w:rPr>
          <w:spacing w:val="-15"/>
        </w:rPr>
        <w:t xml:space="preserve"> </w:t>
      </w:r>
      <w:r>
        <w:t>successful</w:t>
      </w:r>
      <w:r>
        <w:rPr>
          <w:spacing w:val="-15"/>
        </w:rPr>
        <w:t xml:space="preserve"> </w:t>
      </w:r>
      <w:r>
        <w:t>permits</w:t>
      </w:r>
      <w:r>
        <w:rPr>
          <w:spacing w:val="-15"/>
        </w:rPr>
        <w:t xml:space="preserve"> </w:t>
      </w:r>
      <w:r>
        <w:t>emit</w:t>
      </w:r>
      <w:r>
        <w:rPr>
          <w:spacing w:val="-10"/>
        </w:rPr>
        <w:t xml:space="preserve"> </w:t>
      </w:r>
      <w:r>
        <w:t>the</w:t>
      </w:r>
      <w:r>
        <w:rPr>
          <w:spacing w:val="-11"/>
        </w:rPr>
        <w:t xml:space="preserve"> </w:t>
      </w:r>
      <w:r>
        <w:t>same</w:t>
      </w:r>
      <w:r>
        <w:rPr>
          <w:spacing w:val="-12"/>
        </w:rPr>
        <w:t xml:space="preserve"> </w:t>
      </w:r>
      <w:r>
        <w:rPr>
          <w:rFonts w:ascii="Courier New" w:hAnsi="Courier New"/>
        </w:rPr>
        <w:t>Appr oval</w:t>
      </w:r>
      <w:r>
        <w:rPr>
          <w:rFonts w:ascii="Courier New" w:hAnsi="Courier New"/>
          <w:spacing w:val="-36"/>
        </w:rPr>
        <w:t xml:space="preserve"> </w:t>
      </w:r>
      <w:r>
        <w:t>log,</w:t>
      </w:r>
      <w:r>
        <w:rPr>
          <w:spacing w:val="-15"/>
        </w:rPr>
        <w:t xml:space="preserve"> </w:t>
      </w:r>
      <w:r>
        <w:t>so</w:t>
      </w:r>
      <w:r>
        <w:rPr>
          <w:spacing w:val="-15"/>
        </w:rPr>
        <w:t xml:space="preserve"> </w:t>
      </w:r>
      <w:r>
        <w:t>EndorseRank</w:t>
      </w:r>
      <w:r>
        <w:rPr>
          <w:spacing w:val="-15"/>
        </w:rPr>
        <w:t xml:space="preserve"> </w:t>
      </w:r>
      <w:r>
        <w:t>observes</w:t>
      </w:r>
      <w:r>
        <w:rPr>
          <w:spacing w:val="-4"/>
        </w:rPr>
        <w:t xml:space="preserve"> </w:t>
      </w:r>
      <w:r>
        <w:t>the</w:t>
      </w:r>
      <w:r>
        <w:rPr>
          <w:spacing w:val="-1"/>
        </w:rPr>
        <w:t xml:space="preserve"> </w:t>
      </w:r>
      <w:r>
        <w:t>resulting</w:t>
      </w:r>
      <w:r>
        <w:rPr>
          <w:spacing w:val="-2"/>
        </w:rPr>
        <w:t xml:space="preserve"> </w:t>
      </w:r>
      <w:r>
        <w:t>allowance</w:t>
      </w:r>
      <w:r>
        <w:rPr>
          <w:spacing w:val="-1"/>
        </w:rPr>
        <w:t xml:space="preserve"> </w:t>
      </w:r>
      <w:r>
        <w:t>snapshot</w:t>
      </w:r>
      <w:r>
        <w:rPr>
          <w:spacing w:val="-1"/>
        </w:rPr>
        <w:t xml:space="preserve"> </w:t>
      </w:r>
      <w:r>
        <w:t>regardless</w:t>
      </w:r>
      <w:r>
        <w:rPr>
          <w:spacing w:val="-1"/>
        </w:rPr>
        <w:t xml:space="preserve"> </w:t>
      </w:r>
      <w:r>
        <w:t>of</w:t>
      </w:r>
      <w:r>
        <w:rPr>
          <w:spacing w:val="-2"/>
        </w:rPr>
        <w:t xml:space="preserve"> </w:t>
      </w:r>
      <w:r>
        <w:t>whether authorization</w:t>
      </w:r>
      <w:r>
        <w:rPr>
          <w:spacing w:val="-3"/>
        </w:rPr>
        <w:t xml:space="preserve"> </w:t>
      </w:r>
      <w:r>
        <w:t>was</w:t>
      </w:r>
      <w:r>
        <w:rPr>
          <w:spacing w:val="-2"/>
        </w:rPr>
        <w:t xml:space="preserve"> </w:t>
      </w:r>
      <w:r>
        <w:t>set</w:t>
      </w:r>
      <w:r>
        <w:rPr>
          <w:spacing w:val="-2"/>
        </w:rPr>
        <w:t xml:space="preserve"> </w:t>
      </w:r>
      <w:r>
        <w:t>by</w:t>
      </w:r>
      <w:r>
        <w:rPr>
          <w:spacing w:val="-2"/>
        </w:rPr>
        <w:t xml:space="preserve"> </w:t>
      </w:r>
      <w:r>
        <w:t>an</w:t>
      </w:r>
      <w:r>
        <w:rPr>
          <w:spacing w:val="-2"/>
        </w:rPr>
        <w:t xml:space="preserve"> </w:t>
      </w:r>
      <w:r>
        <w:t>on-chain</w:t>
      </w:r>
      <w:r>
        <w:rPr>
          <w:spacing w:val="-1"/>
        </w:rPr>
        <w:t xml:space="preserve"> </w:t>
      </w:r>
      <w:r>
        <w:rPr>
          <w:rFonts w:ascii="Courier New" w:hAnsi="Courier New"/>
        </w:rPr>
        <w:t>approve</w:t>
      </w:r>
      <w:r>
        <w:rPr>
          <w:rFonts w:ascii="Courier New" w:hAnsi="Courier New"/>
          <w:spacing w:val="-85"/>
        </w:rPr>
        <w:t xml:space="preserve"> </w:t>
      </w:r>
      <w:r>
        <w:t>call</w:t>
      </w:r>
      <w:r>
        <w:rPr>
          <w:spacing w:val="-2"/>
        </w:rPr>
        <w:t xml:space="preserve"> </w:t>
      </w:r>
      <w:r>
        <w:t>or</w:t>
      </w:r>
      <w:r>
        <w:rPr>
          <w:spacing w:val="-2"/>
        </w:rPr>
        <w:t xml:space="preserve"> </w:t>
      </w:r>
      <w:r>
        <w:t>an</w:t>
      </w:r>
      <w:r>
        <w:rPr>
          <w:spacing w:val="-2"/>
        </w:rPr>
        <w:t xml:space="preserve"> </w:t>
      </w:r>
      <w:r>
        <w:t>off-chain</w:t>
      </w:r>
      <w:r>
        <w:rPr>
          <w:spacing w:val="-2"/>
        </w:rPr>
        <w:t xml:space="preserve"> </w:t>
      </w:r>
      <w:r>
        <w:t>signature</w:t>
      </w:r>
      <w:r>
        <w:rPr>
          <w:spacing w:val="-2"/>
        </w:rPr>
        <w:t xml:space="preserve"> </w:t>
      </w:r>
      <w:hyperlink w:anchor="_bookmark152" w:history="1">
        <w:r>
          <w:rPr>
            <w:vertAlign w:val="superscript"/>
          </w:rPr>
          <w:t>[19]</w:t>
        </w:r>
      </w:hyperlink>
      <w:r>
        <w:t>.</w:t>
      </w:r>
    </w:p>
    <w:p w14:paraId="00DC1EBD" w14:textId="77777777" w:rsidR="00350CFB" w:rsidRDefault="00350CFB">
      <w:pPr>
        <w:pStyle w:val="a3"/>
        <w:spacing w:line="376" w:lineRule="auto"/>
        <w:jc w:val="both"/>
        <w:sectPr w:rsidR="00350CFB">
          <w:pgSz w:w="11910" w:h="16840"/>
          <w:pgMar w:top="1840" w:right="708" w:bottom="2300" w:left="992" w:header="0" w:footer="2115" w:gutter="0"/>
          <w:cols w:space="720"/>
        </w:sectPr>
      </w:pPr>
    </w:p>
    <w:p w14:paraId="00DC1EBE" w14:textId="77777777" w:rsidR="00350CFB" w:rsidRDefault="00283FFF">
      <w:pPr>
        <w:pStyle w:val="a4"/>
        <w:numPr>
          <w:ilvl w:val="0"/>
          <w:numId w:val="16"/>
        </w:numPr>
        <w:tabs>
          <w:tab w:val="left" w:pos="807"/>
        </w:tabs>
        <w:spacing w:before="112"/>
        <w:ind w:left="807" w:hanging="214"/>
        <w:rPr>
          <w:sz w:val="24"/>
        </w:rPr>
      </w:pPr>
      <w:r>
        <w:rPr>
          <w:b/>
          <w:spacing w:val="-8"/>
          <w:sz w:val="24"/>
        </w:rPr>
        <w:t>ERC-20</w:t>
      </w:r>
      <w:r>
        <w:rPr>
          <w:b/>
          <w:spacing w:val="-5"/>
          <w:sz w:val="24"/>
        </w:rPr>
        <w:t xml:space="preserve"> </w:t>
      </w:r>
      <w:r>
        <w:rPr>
          <w:rFonts w:ascii="Courier New" w:hAnsi="Courier New"/>
          <w:b/>
          <w:spacing w:val="-8"/>
          <w:sz w:val="24"/>
        </w:rPr>
        <w:t>Transfer</w:t>
      </w:r>
      <w:r>
        <w:rPr>
          <w:b/>
          <w:spacing w:val="-8"/>
          <w:sz w:val="24"/>
        </w:rPr>
        <w:t>:</w:t>
      </w:r>
      <w:r>
        <w:rPr>
          <w:b/>
          <w:spacing w:val="13"/>
          <w:sz w:val="24"/>
        </w:rPr>
        <w:t xml:space="preserve"> </w:t>
      </w:r>
      <w:r>
        <w:rPr>
          <w:spacing w:val="-8"/>
          <w:sz w:val="24"/>
        </w:rPr>
        <w:t>Topic</w:t>
      </w:r>
      <w:r>
        <w:rPr>
          <w:spacing w:val="-5"/>
          <w:sz w:val="24"/>
        </w:rPr>
        <w:t xml:space="preserve"> </w:t>
      </w:r>
      <w:r>
        <w:rPr>
          <w:spacing w:val="-8"/>
          <w:sz w:val="24"/>
        </w:rPr>
        <w:t>0</w:t>
      </w:r>
      <w:r>
        <w:rPr>
          <w:spacing w:val="-5"/>
          <w:sz w:val="24"/>
        </w:rPr>
        <w:t xml:space="preserve"> </w:t>
      </w:r>
      <w:r>
        <w:rPr>
          <w:spacing w:val="-8"/>
          <w:sz w:val="24"/>
        </w:rPr>
        <w:t>is</w:t>
      </w:r>
    </w:p>
    <w:p w14:paraId="00DC1EBF" w14:textId="77777777" w:rsidR="00350CFB" w:rsidRDefault="00350CFB">
      <w:pPr>
        <w:pStyle w:val="a3"/>
        <w:spacing w:before="43"/>
      </w:pPr>
    </w:p>
    <w:p w14:paraId="00DC1EC0" w14:textId="77777777" w:rsidR="00350CFB" w:rsidRDefault="00283FFF">
      <w:pPr>
        <w:pStyle w:val="a3"/>
        <w:ind w:left="1146"/>
      </w:pPr>
      <w:r>
        <w:rPr>
          <w:rFonts w:ascii="Courier New"/>
          <w:spacing w:val="-2"/>
          <w:w w:val="85"/>
        </w:rPr>
        <w:t>0xddf252ad1be2c89b69c2b068fc378daa952ba7f163c4a11628f55a4df523b3ef</w:t>
      </w:r>
      <w:r>
        <w:rPr>
          <w:spacing w:val="-2"/>
          <w:w w:val="85"/>
        </w:rPr>
        <w:t>,</w:t>
      </w:r>
    </w:p>
    <w:p w14:paraId="00DC1EC1" w14:textId="77777777" w:rsidR="00350CFB" w:rsidRDefault="00350CFB">
      <w:pPr>
        <w:pStyle w:val="a3"/>
        <w:spacing w:before="42"/>
      </w:pPr>
    </w:p>
    <w:p w14:paraId="00DC1EC2" w14:textId="77777777" w:rsidR="00350CFB" w:rsidRDefault="00283FFF">
      <w:pPr>
        <w:pStyle w:val="a3"/>
        <w:spacing w:line="391" w:lineRule="auto"/>
        <w:ind w:left="802" w:right="523" w:firstLine="5"/>
        <w:jc w:val="both"/>
      </w:pPr>
      <w:r>
        <w:rPr>
          <w:spacing w:val="-4"/>
        </w:rPr>
        <w:t>the</w:t>
      </w:r>
      <w:r>
        <w:rPr>
          <w:spacing w:val="-11"/>
        </w:rPr>
        <w:t xml:space="preserve"> </w:t>
      </w:r>
      <w:r>
        <w:rPr>
          <w:spacing w:val="-4"/>
        </w:rPr>
        <w:t>hash</w:t>
      </w:r>
      <w:r>
        <w:rPr>
          <w:spacing w:val="-11"/>
        </w:rPr>
        <w:t xml:space="preserve"> </w:t>
      </w:r>
      <w:r>
        <w:rPr>
          <w:spacing w:val="-4"/>
        </w:rPr>
        <w:t>of</w:t>
      </w:r>
      <w:r>
        <w:rPr>
          <w:spacing w:val="-11"/>
        </w:rPr>
        <w:t xml:space="preserve"> </w:t>
      </w:r>
      <w:r>
        <w:rPr>
          <w:rFonts w:ascii="Courier New" w:hAnsi="Courier New"/>
          <w:spacing w:val="-4"/>
        </w:rPr>
        <w:t>Transfer(address,address,uint256)</w:t>
      </w:r>
      <w:r>
        <w:rPr>
          <w:spacing w:val="-4"/>
        </w:rPr>
        <w:t>.</w:t>
      </w:r>
      <w:r>
        <w:rPr>
          <w:spacing w:val="7"/>
        </w:rPr>
        <w:t xml:space="preserve"> </w:t>
      </w:r>
      <w:r>
        <w:rPr>
          <w:spacing w:val="-4"/>
        </w:rPr>
        <w:t>Sender</w:t>
      </w:r>
      <w:r>
        <w:rPr>
          <w:spacing w:val="-11"/>
        </w:rPr>
        <w:t xml:space="preserve"> </w:t>
      </w:r>
      <w:r>
        <w:rPr>
          <w:spacing w:val="-4"/>
        </w:rPr>
        <w:t>and</w:t>
      </w:r>
      <w:r>
        <w:rPr>
          <w:spacing w:val="-11"/>
        </w:rPr>
        <w:t xml:space="preserve"> </w:t>
      </w:r>
      <w:r>
        <w:rPr>
          <w:spacing w:val="-4"/>
        </w:rPr>
        <w:t>recipient</w:t>
      </w:r>
      <w:r>
        <w:rPr>
          <w:spacing w:val="-11"/>
        </w:rPr>
        <w:t xml:space="preserve"> </w:t>
      </w:r>
      <w:r>
        <w:rPr>
          <w:spacing w:val="-4"/>
        </w:rPr>
        <w:t>are</w:t>
      </w:r>
      <w:r>
        <w:rPr>
          <w:spacing w:val="-11"/>
        </w:rPr>
        <w:t xml:space="preserve"> </w:t>
      </w:r>
      <w:r>
        <w:rPr>
          <w:spacing w:val="-4"/>
        </w:rPr>
        <w:t xml:space="preserve">indexed; </w:t>
      </w:r>
      <w:r>
        <w:t>value is decimal-adjusted.</w:t>
      </w:r>
      <w:r>
        <w:rPr>
          <w:spacing w:val="40"/>
        </w:rPr>
        <w:t xml:space="preserve"> </w:t>
      </w:r>
      <w:r>
        <w:t>Mint and burn patterns that use the zero address are retained if they touch cohort wallets, but they are rare relative to wallet-to-wallet transfers in the fil-tered extract.</w:t>
      </w:r>
      <w:r>
        <w:rPr>
          <w:spacing w:val="40"/>
        </w:rPr>
        <w:t xml:space="preserve"> </w:t>
      </w:r>
      <w:r>
        <w:t xml:space="preserve">Self-transfers are retained in the event table but excluded from Sybil-stability inbound-counterparty calculations (Section </w:t>
      </w:r>
      <w:hyperlink w:anchor="_bookmark66" w:history="1">
        <w:r>
          <w:t>3.9</w:t>
        </w:r>
      </w:hyperlink>
      <w:r>
        <w:t>), because a wallet transferring to itself does not evidence an external counterparty relationship.</w:t>
      </w:r>
    </w:p>
    <w:p w14:paraId="00DC1EC3" w14:textId="77777777" w:rsidR="00350CFB" w:rsidRDefault="00283FFF">
      <w:pPr>
        <w:pStyle w:val="a4"/>
        <w:numPr>
          <w:ilvl w:val="0"/>
          <w:numId w:val="16"/>
        </w:numPr>
        <w:tabs>
          <w:tab w:val="left" w:pos="802"/>
          <w:tab w:val="left" w:pos="806"/>
        </w:tabs>
        <w:spacing w:before="56" w:line="386" w:lineRule="auto"/>
        <w:ind w:left="802" w:right="524" w:hanging="210"/>
        <w:jc w:val="both"/>
        <w:rPr>
          <w:sz w:val="24"/>
        </w:rPr>
      </w:pPr>
      <w:r>
        <w:rPr>
          <w:w w:val="90"/>
          <w:sz w:val="24"/>
          <w:color w:val="FF0000"/>
        </w:rPr>
        <w:t>Address and event decoding: ERC-20 Approval and Transfer logs are identified by standard topic-0 hashes and restricted to the evaluation wallet list.</w:t>
      </w:r>
    </w:p>
    <w:p w14:paraId="00DC1EC4" w14:textId="77777777" w:rsidR="00350CFB" w:rsidRDefault="00283FFF">
      <w:pPr>
        <w:pStyle w:val="a4"/>
        <w:numPr>
          <w:ilvl w:val="0"/>
          <w:numId w:val="16"/>
        </w:numPr>
        <w:tabs>
          <w:tab w:val="left" w:pos="797"/>
          <w:tab w:val="left" w:pos="808"/>
        </w:tabs>
        <w:spacing w:before="74" w:line="396" w:lineRule="auto"/>
        <w:ind w:right="524"/>
        <w:jc w:val="both"/>
        <w:rPr>
          <w:sz w:val="24"/>
        </w:rPr>
      </w:pPr>
      <w:r>
        <w:rPr>
          <w:sz w:val="24"/>
          <w:color w:val="FF0000"/>
        </w:rPr>
        <w:t>Address normalization and units: All addresses are lower-cased before joins so that checksummed and non-checksummed hex forms collide correctly. Token amounts are stored as floating-point decimal-adjusted values for weighting; ranking uses relative magnitudes within a cohort rather than absolute USD conversion for allowance and transfer edges.</w:t>
      </w:r>
    </w:p>
    <w:p w14:paraId="00DC1EC5" w14:textId="77777777" w:rsidR="00350CFB" w:rsidRDefault="00350CFB">
      <w:pPr>
        <w:pStyle w:val="a3"/>
        <w:spacing w:before="157"/>
      </w:pPr>
    </w:p>
    <w:p w14:paraId="00DC1EC6" w14:textId="77777777" w:rsidR="00350CFB" w:rsidRDefault="00283FFF">
      <w:pPr>
        <w:pStyle w:val="2"/>
        <w:numPr>
          <w:ilvl w:val="1"/>
          <w:numId w:val="26"/>
        </w:numPr>
        <w:tabs>
          <w:tab w:val="left" w:pos="783"/>
        </w:tabs>
        <w:ind w:left="783" w:hanging="501"/>
      </w:pPr>
      <w:bookmarkStart w:id="182" w:name="Graph_construction"/>
      <w:bookmarkStart w:id="183" w:name="_bookmark59"/>
      <w:bookmarkEnd w:id="182"/>
      <w:bookmarkEnd w:id="183"/>
      <w:r>
        <w:t>Graph</w:t>
      </w:r>
      <w:r>
        <w:rPr>
          <w:spacing w:val="12"/>
        </w:rPr>
        <w:t xml:space="preserve"> </w:t>
      </w:r>
      <w:r>
        <w:rPr>
          <w:spacing w:val="-2"/>
        </w:rPr>
        <w:t>construction</w:t>
      </w:r>
    </w:p>
    <w:p w14:paraId="00DC1EC7" w14:textId="77777777" w:rsidR="00350CFB" w:rsidRDefault="00350CFB">
      <w:pPr>
        <w:pStyle w:val="a3"/>
        <w:spacing w:before="24"/>
        <w:rPr>
          <w:b/>
          <w:sz w:val="28"/>
        </w:rPr>
      </w:pPr>
    </w:p>
    <w:p w14:paraId="00DC1EC8" w14:textId="77777777" w:rsidR="00350CFB" w:rsidRDefault="00283FFF">
      <w:pPr>
        <w:pStyle w:val="a3"/>
        <w:spacing w:line="396" w:lineRule="auto"/>
        <w:ind w:left="282" w:right="521"/>
      </w:pPr>
      <w:r>
        <w:t>EndorseRank</w:t>
      </w:r>
      <w:r>
        <w:rPr>
          <w:spacing w:val="-1"/>
        </w:rPr>
        <w:t xml:space="preserve"> </w:t>
      </w:r>
      <w:r>
        <w:t>and AWP</w:t>
      </w:r>
      <w:r>
        <w:rPr>
          <w:spacing w:val="-1"/>
        </w:rPr>
        <w:t xml:space="preserve"> </w:t>
      </w:r>
      <w:r>
        <w:t>share</w:t>
      </w:r>
      <w:r>
        <w:rPr>
          <w:spacing w:val="-1"/>
        </w:rPr>
        <w:t xml:space="preserve"> </w:t>
      </w:r>
      <w:r>
        <w:t>the PageRank solver in</w:t>
      </w:r>
      <w:r>
        <w:rPr>
          <w:spacing w:val="-1"/>
        </w:rPr>
        <w:t xml:space="preserve"> </w:t>
      </w:r>
      <w:r>
        <w:t>Equation (</w:t>
      </w:r>
      <w:hyperlink w:anchor="_bookmark50" w:history="1">
        <w:r>
          <w:t>3.1</w:t>
        </w:r>
      </w:hyperlink>
      <w:r>
        <w:t>)</w:t>
      </w:r>
      <w:r>
        <w:rPr>
          <w:spacing w:val="-1"/>
        </w:rPr>
        <w:t xml:space="preserve"> </w:t>
      </w:r>
      <w:r>
        <w:t>but differ</w:t>
      </w:r>
      <w:r>
        <w:rPr>
          <w:spacing w:val="-1"/>
        </w:rPr>
        <w:t xml:space="preserve"> </w:t>
      </w:r>
      <w:r>
        <w:t>in</w:t>
      </w:r>
      <w:r>
        <w:rPr>
          <w:spacing w:val="-1"/>
        </w:rPr>
        <w:t xml:space="preserve"> </w:t>
      </w:r>
      <w:r>
        <w:t>edge semantics. Both</w:t>
      </w:r>
      <w:r>
        <w:rPr>
          <w:spacing w:val="-6"/>
        </w:rPr>
        <w:t xml:space="preserve"> </w:t>
      </w:r>
      <w:r>
        <w:t>methods</w:t>
      </w:r>
      <w:r>
        <w:rPr>
          <w:spacing w:val="-6"/>
        </w:rPr>
        <w:t xml:space="preserve"> </w:t>
      </w:r>
      <w:r>
        <w:t>induce</w:t>
      </w:r>
      <w:r>
        <w:rPr>
          <w:spacing w:val="-6"/>
        </w:rPr>
        <w:t xml:space="preserve"> </w:t>
      </w:r>
      <w:r>
        <w:t>a</w:t>
      </w:r>
      <w:r>
        <w:rPr>
          <w:spacing w:val="-6"/>
        </w:rPr>
        <w:t xml:space="preserve"> </w:t>
      </w:r>
      <w:r>
        <w:t>directed,</w:t>
      </w:r>
      <w:r>
        <w:rPr>
          <w:spacing w:val="-6"/>
        </w:rPr>
        <w:t xml:space="preserve"> </w:t>
      </w:r>
      <w:r>
        <w:t>weighted</w:t>
      </w:r>
      <w:r>
        <w:rPr>
          <w:spacing w:val="-6"/>
        </w:rPr>
        <w:t xml:space="preserve"> </w:t>
      </w:r>
      <w:r>
        <w:t>graph</w:t>
      </w:r>
      <w:r>
        <w:rPr>
          <w:spacing w:val="-6"/>
        </w:rPr>
        <w:t xml:space="preserve"> </w:t>
      </w:r>
      <w:r>
        <w:t>on</w:t>
      </w:r>
      <w:r>
        <w:rPr>
          <w:spacing w:val="-6"/>
        </w:rPr>
        <w:t xml:space="preserve"> </w:t>
      </w:r>
      <w:r>
        <w:t>wallet</w:t>
      </w:r>
      <w:r>
        <w:rPr>
          <w:spacing w:val="-6"/>
        </w:rPr>
        <w:t xml:space="preserve"> </w:t>
      </w:r>
      <w:r>
        <w:t>nodes,</w:t>
      </w:r>
      <w:r>
        <w:rPr>
          <w:spacing w:val="-5"/>
        </w:rPr>
        <w:t xml:space="preserve"> </w:t>
      </w:r>
      <w:r>
        <w:t>restrict</w:t>
      </w:r>
      <w:r>
        <w:rPr>
          <w:spacing w:val="-6"/>
        </w:rPr>
        <w:t xml:space="preserve"> </w:t>
      </w:r>
      <w:r>
        <w:t>attention</w:t>
      </w:r>
      <w:r>
        <w:rPr>
          <w:spacing w:val="-6"/>
        </w:rPr>
        <w:t xml:space="preserve"> </w:t>
      </w:r>
      <w:r>
        <w:t>to</w:t>
      </w:r>
      <w:r>
        <w:rPr>
          <w:spacing w:val="-6"/>
        </w:rPr>
        <w:t xml:space="preserve"> </w:t>
      </w:r>
      <w:r>
        <w:t>the</w:t>
      </w:r>
      <w:r>
        <w:rPr>
          <w:spacing w:val="-6"/>
        </w:rPr>
        <w:t xml:space="preserve"> </w:t>
      </w:r>
      <w:r>
        <w:t>subgraph</w:t>
      </w:r>
    </w:p>
    <w:p w14:paraId="00DC1EC9" w14:textId="77777777" w:rsidR="00350CFB" w:rsidRDefault="00350CFB">
      <w:pPr>
        <w:pStyle w:val="a3"/>
        <w:spacing w:line="396" w:lineRule="auto"/>
        <w:sectPr w:rsidR="00350CFB">
          <w:pgSz w:w="11910" w:h="16840"/>
          <w:pgMar w:top="1800" w:right="708" w:bottom="2300" w:left="992" w:header="0" w:footer="2115" w:gutter="0"/>
          <w:cols w:space="720"/>
        </w:sectPr>
      </w:pPr>
    </w:p>
    <w:p w14:paraId="00DC1ECA" w14:textId="77777777" w:rsidR="00350CFB" w:rsidRDefault="00283FFF">
      <w:pPr>
        <w:pStyle w:val="a3"/>
        <w:spacing w:before="72" w:line="396" w:lineRule="auto"/>
        <w:ind w:left="282" w:right="522"/>
        <w:jc w:val="both"/>
      </w:pPr>
      <w:r>
        <w:t>touching the seed wallet set (edges with at least one endpoint in the cohort, including one-hop neighbors),</w:t>
      </w:r>
      <w:r>
        <w:rPr>
          <w:spacing w:val="-13"/>
        </w:rPr>
        <w:t xml:space="preserve"> </w:t>
      </w:r>
      <w:r>
        <w:t>and</w:t>
      </w:r>
      <w:r>
        <w:rPr>
          <w:spacing w:val="-15"/>
        </w:rPr>
        <w:t xml:space="preserve"> </w:t>
      </w:r>
      <w:r>
        <w:t>emit</w:t>
      </w:r>
      <w:r>
        <w:rPr>
          <w:spacing w:val="-15"/>
        </w:rPr>
        <w:t xml:space="preserve"> </w:t>
      </w:r>
      <w:r>
        <w:t>a</w:t>
      </w:r>
      <w:r>
        <w:rPr>
          <w:spacing w:val="-15"/>
        </w:rPr>
        <w:t xml:space="preserve"> </w:t>
      </w:r>
      <w:r>
        <w:t>score</w:t>
      </w:r>
      <w:r>
        <w:rPr>
          <w:spacing w:val="-15"/>
        </w:rPr>
        <w:t xml:space="preserve"> </w:t>
      </w:r>
      <w:r>
        <w:t>for</w:t>
      </w:r>
      <w:r>
        <w:rPr>
          <w:spacing w:val="-15"/>
        </w:rPr>
        <w:t xml:space="preserve"> </w:t>
      </w:r>
      <w:r>
        <w:t>every</w:t>
      </w:r>
      <w:r>
        <w:rPr>
          <w:spacing w:val="-15"/>
        </w:rPr>
        <w:t xml:space="preserve"> </w:t>
      </w:r>
      <w:r>
        <w:t>cohort</w:t>
      </w:r>
      <w:r>
        <w:rPr>
          <w:spacing w:val="-15"/>
        </w:rPr>
        <w:t xml:space="preserve"> </w:t>
      </w:r>
      <w:r>
        <w:t>wallet</w:t>
      </w:r>
      <w:r>
        <w:rPr>
          <w:spacing w:val="-15"/>
        </w:rPr>
        <w:t xml:space="preserve"> </w:t>
      </w:r>
      <w:r>
        <w:t>(missing</w:t>
      </w:r>
      <w:r>
        <w:rPr>
          <w:spacing w:val="-15"/>
        </w:rPr>
        <w:t xml:space="preserve"> </w:t>
      </w:r>
      <w:r>
        <w:t>nodes</w:t>
      </w:r>
      <w:r>
        <w:rPr>
          <w:spacing w:val="-15"/>
        </w:rPr>
        <w:t xml:space="preserve"> </w:t>
      </w:r>
      <w:r>
        <w:t>receive</w:t>
      </w:r>
      <w:r>
        <w:rPr>
          <w:spacing w:val="-15"/>
        </w:rPr>
        <w:t xml:space="preserve"> </w:t>
      </w:r>
      <w:r>
        <w:t>score</w:t>
      </w:r>
      <w:r>
        <w:rPr>
          <w:spacing w:val="-15"/>
        </w:rPr>
        <w:t xml:space="preserve"> </w:t>
      </w:r>
      <w:r>
        <w:t>0</w:t>
      </w:r>
      <w:r>
        <w:rPr>
          <w:spacing w:val="-15"/>
        </w:rPr>
        <w:t xml:space="preserve"> </w:t>
      </w:r>
      <w:r>
        <w:t>before</w:t>
      </w:r>
      <w:r>
        <w:rPr>
          <w:spacing w:val="-15"/>
        </w:rPr>
        <w:t xml:space="preserve"> </w:t>
      </w:r>
      <w:r>
        <w:t xml:space="preserve">ranking). </w:t>
      </w:r>
      <w:r>
        <w:rPr>
          <w:spacing w:val="-2"/>
        </w:rPr>
        <w:t>Subgraph</w:t>
      </w:r>
      <w:r>
        <w:rPr>
          <w:spacing w:val="-6"/>
        </w:rPr>
        <w:t xml:space="preserve"> </w:t>
      </w:r>
      <w:r>
        <w:rPr>
          <w:spacing w:val="-2"/>
        </w:rPr>
        <w:t>restriction</w:t>
      </w:r>
      <w:r>
        <w:rPr>
          <w:spacing w:val="-5"/>
        </w:rPr>
        <w:t xml:space="preserve"> </w:t>
      </w:r>
      <w:r>
        <w:rPr>
          <w:spacing w:val="-2"/>
        </w:rPr>
        <w:t>is</w:t>
      </w:r>
      <w:r>
        <w:rPr>
          <w:spacing w:val="-6"/>
        </w:rPr>
        <w:t xml:space="preserve"> </w:t>
      </w:r>
      <w:r>
        <w:rPr>
          <w:spacing w:val="-2"/>
        </w:rPr>
        <w:t>important</w:t>
      </w:r>
      <w:r>
        <w:rPr>
          <w:spacing w:val="-5"/>
        </w:rPr>
        <w:t xml:space="preserve"> </w:t>
      </w:r>
      <w:r>
        <w:rPr>
          <w:spacing w:val="-2"/>
        </w:rPr>
        <w:t>for</w:t>
      </w:r>
      <w:r>
        <w:rPr>
          <w:spacing w:val="-5"/>
        </w:rPr>
        <w:t xml:space="preserve"> </w:t>
      </w:r>
      <w:r>
        <w:rPr>
          <w:spacing w:val="-2"/>
        </w:rPr>
        <w:t>scalability</w:t>
      </w:r>
      <w:r>
        <w:rPr>
          <w:spacing w:val="-5"/>
        </w:rPr>
        <w:t xml:space="preserve"> </w:t>
      </w:r>
      <w:r>
        <w:rPr>
          <w:spacing w:val="-2"/>
        </w:rPr>
        <w:t>and</w:t>
      </w:r>
      <w:r>
        <w:rPr>
          <w:spacing w:val="-5"/>
        </w:rPr>
        <w:t xml:space="preserve"> </w:t>
      </w:r>
      <w:r>
        <w:rPr>
          <w:spacing w:val="-2"/>
        </w:rPr>
        <w:t>for</w:t>
      </w:r>
      <w:r>
        <w:rPr>
          <w:spacing w:val="-5"/>
        </w:rPr>
        <w:t xml:space="preserve"> </w:t>
      </w:r>
      <w:r>
        <w:rPr>
          <w:spacing w:val="-2"/>
        </w:rPr>
        <w:t>interpretability:</w:t>
      </w:r>
      <w:r>
        <w:rPr>
          <w:spacing w:val="23"/>
        </w:rPr>
        <w:t xml:space="preserve"> </w:t>
      </w:r>
      <w:r>
        <w:rPr>
          <w:spacing w:val="-2"/>
        </w:rPr>
        <w:t>the</w:t>
      </w:r>
      <w:r>
        <w:rPr>
          <w:spacing w:val="-5"/>
        </w:rPr>
        <w:t xml:space="preserve"> </w:t>
      </w:r>
      <w:r>
        <w:rPr>
          <w:spacing w:val="-2"/>
        </w:rPr>
        <w:t>score</w:t>
      </w:r>
      <w:r>
        <w:rPr>
          <w:spacing w:val="-5"/>
        </w:rPr>
        <w:t xml:space="preserve"> </w:t>
      </w:r>
      <w:r>
        <w:rPr>
          <w:spacing w:val="-2"/>
        </w:rPr>
        <w:t>of</w:t>
      </w:r>
      <w:r>
        <w:rPr>
          <w:spacing w:val="-5"/>
        </w:rPr>
        <w:t xml:space="preserve"> </w:t>
      </w:r>
      <w:r>
        <w:rPr>
          <w:spacing w:val="-2"/>
        </w:rPr>
        <w:t>a</w:t>
      </w:r>
      <w:r>
        <w:rPr>
          <w:spacing w:val="-5"/>
        </w:rPr>
        <w:t xml:space="preserve"> </w:t>
      </w:r>
      <w:r>
        <w:rPr>
          <w:spacing w:val="-2"/>
        </w:rPr>
        <w:t>cohort</w:t>
      </w:r>
      <w:r>
        <w:rPr>
          <w:spacing w:val="-5"/>
        </w:rPr>
        <w:t xml:space="preserve"> </w:t>
      </w:r>
      <w:r>
        <w:rPr>
          <w:spacing w:val="-2"/>
        </w:rPr>
        <w:t>wallet</w:t>
      </w:r>
    </w:p>
    <w:p w14:paraId="00DC1ECB" w14:textId="77777777" w:rsidR="00350CFB" w:rsidRDefault="00283FFF">
      <w:pPr>
        <w:pStyle w:val="a3"/>
        <w:spacing w:before="4" w:line="326" w:lineRule="auto"/>
        <w:ind w:left="282" w:right="563"/>
        <w:jc w:val="both"/>
      </w:pPr>
      <w:r>
        <w:rPr>
          <w:spacing w:val="-2"/>
        </w:rPr>
        <w:t>may</w:t>
      </w:r>
      <w:r>
        <w:rPr>
          <w:spacing w:val="-10"/>
        </w:rPr>
        <w:t xml:space="preserve"> </w:t>
      </w:r>
      <w:r>
        <w:rPr>
          <w:spacing w:val="-2"/>
        </w:rPr>
        <w:t>receive</w:t>
      </w:r>
      <w:r>
        <w:rPr>
          <w:spacing w:val="-10"/>
        </w:rPr>
        <w:t xml:space="preserve"> </w:t>
      </w:r>
      <w:r>
        <w:rPr>
          <w:spacing w:val="-2"/>
        </w:rPr>
        <w:t>mass</w:t>
      </w:r>
      <w:r>
        <w:rPr>
          <w:spacing w:val="-10"/>
        </w:rPr>
        <w:t xml:space="preserve"> </w:t>
      </w:r>
      <w:r>
        <w:rPr>
          <w:spacing w:val="-2"/>
        </w:rPr>
        <w:t>from</w:t>
      </w:r>
      <w:r>
        <w:rPr>
          <w:spacing w:val="-10"/>
        </w:rPr>
        <w:t xml:space="preserve"> </w:t>
      </w:r>
      <w:r>
        <w:rPr>
          <w:spacing w:val="-2"/>
        </w:rPr>
        <w:t>non-cohort</w:t>
      </w:r>
      <w:r>
        <w:rPr>
          <w:spacing w:val="-10"/>
        </w:rPr>
        <w:t xml:space="preserve"> </w:t>
      </w:r>
      <w:r>
        <w:rPr>
          <w:spacing w:val="-2"/>
        </w:rPr>
        <w:t>neighbors</w:t>
      </w:r>
      <w:r>
        <w:rPr>
          <w:spacing w:val="-10"/>
        </w:rPr>
        <w:t xml:space="preserve"> </w:t>
      </w:r>
      <w:r>
        <w:rPr>
          <w:spacing w:val="-2"/>
        </w:rPr>
        <w:t>that</w:t>
      </w:r>
      <w:r>
        <w:rPr>
          <w:spacing w:val="-10"/>
        </w:rPr>
        <w:t xml:space="preserve"> </w:t>
      </w:r>
      <w:r>
        <w:rPr>
          <w:spacing w:val="-2"/>
        </w:rPr>
        <w:t>endorse</w:t>
      </w:r>
      <w:r>
        <w:rPr>
          <w:spacing w:val="-10"/>
        </w:rPr>
        <w:t xml:space="preserve"> </w:t>
      </w:r>
      <w:r>
        <w:rPr>
          <w:spacing w:val="-2"/>
        </w:rPr>
        <w:t>or</w:t>
      </w:r>
      <w:r>
        <w:rPr>
          <w:spacing w:val="-10"/>
        </w:rPr>
        <w:t xml:space="preserve"> </w:t>
      </w:r>
      <w:r>
        <w:rPr>
          <w:spacing w:val="-2"/>
        </w:rPr>
        <w:t>transfer</w:t>
      </w:r>
      <w:r>
        <w:rPr>
          <w:spacing w:val="-10"/>
        </w:rPr>
        <w:t xml:space="preserve"> </w:t>
      </w:r>
      <w:r>
        <w:rPr>
          <w:spacing w:val="-2"/>
        </w:rPr>
        <w:t>to</w:t>
      </w:r>
      <w:r>
        <w:rPr>
          <w:spacing w:val="-10"/>
        </w:rPr>
        <w:t xml:space="preserve"> </w:t>
      </w:r>
      <w:r>
        <w:rPr>
          <w:spacing w:val="-2"/>
        </w:rPr>
        <w:t>it,</w:t>
      </w:r>
      <w:r>
        <w:rPr>
          <w:spacing w:val="-7"/>
        </w:rPr>
        <w:t xml:space="preserve"> </w:t>
      </w:r>
      <w:r>
        <w:rPr>
          <w:spacing w:val="-2"/>
        </w:rPr>
        <w:t>but</w:t>
      </w:r>
      <w:r>
        <w:rPr>
          <w:spacing w:val="-10"/>
        </w:rPr>
        <w:t xml:space="preserve"> </w:t>
      </w:r>
      <w:r>
        <w:rPr>
          <w:spacing w:val="-2"/>
        </w:rPr>
        <w:t>the</w:t>
      </w:r>
      <w:r>
        <w:rPr>
          <w:spacing w:val="-10"/>
        </w:rPr>
        <w:t xml:space="preserve"> </w:t>
      </w:r>
      <w:r>
        <w:rPr>
          <w:spacing w:val="-2"/>
        </w:rPr>
        <w:t>evaluation</w:t>
      </w:r>
      <w:r>
        <w:rPr>
          <w:spacing w:val="-10"/>
        </w:rPr>
        <w:t xml:space="preserve"> </w:t>
      </w:r>
      <w:r>
        <w:rPr>
          <w:spacing w:val="-2"/>
        </w:rPr>
        <w:t xml:space="preserve">reports </w:t>
      </w:r>
      <w:r>
        <w:t xml:space="preserve">scores only on </w:t>
      </w:r>
      <w:r>
        <w:rPr>
          <w:rFonts w:ascii="Arial Unicode MS"/>
          <w:spacing w:val="9"/>
        </w:rPr>
        <w:t>W</w:t>
      </w:r>
      <w:r>
        <w:rPr>
          <w:spacing w:val="9"/>
        </w:rPr>
        <w:t>.</w:t>
      </w:r>
    </w:p>
    <w:p w14:paraId="00DC1ECC" w14:textId="77777777" w:rsidR="00350CFB" w:rsidRDefault="00283FFF">
      <w:pPr>
        <w:pStyle w:val="a3"/>
        <w:spacing w:line="259" w:lineRule="exact"/>
        <w:ind w:left="274"/>
        <w:jc w:val="both"/>
      </w:pPr>
      <w:r>
        <w:t>The</w:t>
      </w:r>
      <w:r>
        <w:rPr>
          <w:spacing w:val="18"/>
        </w:rPr>
        <w:t xml:space="preserve"> </w:t>
      </w:r>
      <w:r>
        <w:t>conceptual</w:t>
      </w:r>
      <w:r>
        <w:rPr>
          <w:spacing w:val="18"/>
        </w:rPr>
        <w:t xml:space="preserve"> </w:t>
      </w:r>
      <w:r>
        <w:t>distinction</w:t>
      </w:r>
      <w:r>
        <w:rPr>
          <w:spacing w:val="18"/>
        </w:rPr>
        <w:t xml:space="preserve"> </w:t>
      </w:r>
      <w:r>
        <w:t>is</w:t>
      </w:r>
      <w:r>
        <w:rPr>
          <w:spacing w:val="19"/>
        </w:rPr>
        <w:t xml:space="preserve"> </w:t>
      </w:r>
      <w:r>
        <w:t>endorsement</w:t>
      </w:r>
      <w:r>
        <w:rPr>
          <w:spacing w:val="18"/>
        </w:rPr>
        <w:t xml:space="preserve"> </w:t>
      </w:r>
      <w:r>
        <w:t>versus</w:t>
      </w:r>
      <w:r>
        <w:rPr>
          <w:spacing w:val="18"/>
        </w:rPr>
        <w:t xml:space="preserve"> </w:t>
      </w:r>
      <w:r>
        <w:t>flow.</w:t>
      </w:r>
      <w:r>
        <w:rPr>
          <w:spacing w:val="55"/>
          <w:w w:val="150"/>
        </w:rPr>
        <w:t xml:space="preserve"> </w:t>
      </w:r>
      <w:r>
        <w:t>An</w:t>
      </w:r>
      <w:r>
        <w:rPr>
          <w:spacing w:val="18"/>
        </w:rPr>
        <w:t xml:space="preserve"> </w:t>
      </w:r>
      <w:r>
        <w:t>allowance</w:t>
      </w:r>
      <w:r>
        <w:rPr>
          <w:spacing w:val="19"/>
        </w:rPr>
        <w:t xml:space="preserve"> </w:t>
      </w:r>
      <w:r>
        <w:t>is</w:t>
      </w:r>
      <w:r>
        <w:rPr>
          <w:spacing w:val="18"/>
        </w:rPr>
        <w:t xml:space="preserve"> </w:t>
      </w:r>
      <w:r>
        <w:t>an</w:t>
      </w:r>
      <w:r>
        <w:rPr>
          <w:spacing w:val="18"/>
        </w:rPr>
        <w:t xml:space="preserve"> </w:t>
      </w:r>
      <w:r>
        <w:t>explicit,</w:t>
      </w:r>
      <w:r>
        <w:rPr>
          <w:spacing w:val="25"/>
        </w:rPr>
        <w:t xml:space="preserve"> </w:t>
      </w:r>
      <w:r>
        <w:rPr>
          <w:spacing w:val="-2"/>
        </w:rPr>
        <w:t>revocable</w:t>
      </w:r>
    </w:p>
    <w:p w14:paraId="00DC1ECD" w14:textId="77777777" w:rsidR="00350CFB" w:rsidRDefault="00283FFF">
      <w:pPr>
        <w:pStyle w:val="a3"/>
        <w:spacing w:before="180" w:line="396" w:lineRule="auto"/>
        <w:ind w:left="282" w:right="523"/>
        <w:jc w:val="both"/>
      </w:pPr>
      <w:r>
        <w:t>authorization</w:t>
      </w:r>
      <w:r>
        <w:rPr>
          <w:spacing w:val="-14"/>
        </w:rPr>
        <w:t xml:space="preserve"> </w:t>
      </w:r>
      <w:r>
        <w:t>to</w:t>
      </w:r>
      <w:r>
        <w:rPr>
          <w:spacing w:val="-14"/>
        </w:rPr>
        <w:t xml:space="preserve"> </w:t>
      </w:r>
      <w:r>
        <w:t>spend;</w:t>
      </w:r>
      <w:r>
        <w:rPr>
          <w:spacing w:val="-11"/>
        </w:rPr>
        <w:t xml:space="preserve"> </w:t>
      </w:r>
      <w:r>
        <w:t>a</w:t>
      </w:r>
      <w:r>
        <w:rPr>
          <w:spacing w:val="-14"/>
        </w:rPr>
        <w:t xml:space="preserve"> </w:t>
      </w:r>
      <w:r>
        <w:t>transfer</w:t>
      </w:r>
      <w:r>
        <w:rPr>
          <w:spacing w:val="-14"/>
        </w:rPr>
        <w:t xml:space="preserve"> </w:t>
      </w:r>
      <w:r>
        <w:t>is</w:t>
      </w:r>
      <w:r>
        <w:rPr>
          <w:spacing w:val="-14"/>
        </w:rPr>
        <w:t xml:space="preserve"> </w:t>
      </w:r>
      <w:r>
        <w:t>a</w:t>
      </w:r>
      <w:r>
        <w:rPr>
          <w:spacing w:val="-14"/>
        </w:rPr>
        <w:t xml:space="preserve"> </w:t>
      </w:r>
      <w:r>
        <w:t>completed</w:t>
      </w:r>
      <w:r>
        <w:rPr>
          <w:spacing w:val="-14"/>
        </w:rPr>
        <w:t xml:space="preserve"> </w:t>
      </w:r>
      <w:r>
        <w:t>movement</w:t>
      </w:r>
      <w:r>
        <w:rPr>
          <w:spacing w:val="-14"/>
        </w:rPr>
        <w:t xml:space="preserve"> </w:t>
      </w:r>
      <w:r>
        <w:t>of</w:t>
      </w:r>
      <w:r>
        <w:rPr>
          <w:spacing w:val="-14"/>
        </w:rPr>
        <w:t xml:space="preserve"> </w:t>
      </w:r>
      <w:r>
        <w:t>value</w:t>
      </w:r>
      <w:r>
        <w:rPr>
          <w:spacing w:val="-14"/>
        </w:rPr>
        <w:t xml:space="preserve"> </w:t>
      </w:r>
      <w:r>
        <w:t>that</w:t>
      </w:r>
      <w:r>
        <w:rPr>
          <w:spacing w:val="-14"/>
        </w:rPr>
        <w:t xml:space="preserve"> </w:t>
      </w:r>
      <w:r>
        <w:t>may</w:t>
      </w:r>
      <w:r>
        <w:rPr>
          <w:spacing w:val="-14"/>
        </w:rPr>
        <w:t xml:space="preserve"> </w:t>
      </w:r>
      <w:r>
        <w:t>reflect</w:t>
      </w:r>
      <w:r>
        <w:rPr>
          <w:spacing w:val="-14"/>
        </w:rPr>
        <w:t xml:space="preserve"> </w:t>
      </w:r>
      <w:r>
        <w:t>payment,</w:t>
      </w:r>
      <w:r>
        <w:rPr>
          <w:spacing w:val="-12"/>
        </w:rPr>
        <w:t xml:space="preserve"> </w:t>
      </w:r>
      <w:r>
        <w:t xml:space="preserve">rout-ing, market-making, or wash activity without a trust commitment </w:t>
      </w:r>
      <w:hyperlink w:anchor="_bookmark149" w:history="1">
        <w:r>
          <w:rPr>
            <w:vertAlign w:val="superscript"/>
          </w:rPr>
          <w:t>[16]</w:t>
        </w:r>
      </w:hyperlink>
      <w:r>
        <w:rPr>
          <w:vertAlign w:val="superscript"/>
        </w:rPr>
        <w:t>,</w:t>
      </w:r>
      <w:hyperlink w:anchor="_bookmark151" w:history="1">
        <w:r>
          <w:rPr>
            <w:vertAlign w:val="superscript"/>
          </w:rPr>
          <w:t>[18]</w:t>
        </w:r>
      </w:hyperlink>
      <w:r>
        <w:t>.</w:t>
      </w:r>
      <w:r>
        <w:rPr>
          <w:spacing w:val="40"/>
        </w:rPr>
        <w:t xml:space="preserve"> </w:t>
      </w:r>
      <w:r>
        <w:t>EndorseRank therefore treats the latest allowance snapshot as a citation-like endorsement graph in the sense of Page et al.</w:t>
      </w:r>
      <w:hyperlink w:anchor="_bookmark182" w:history="1">
        <w:r>
          <w:rPr>
            <w:vertAlign w:val="superscript"/>
          </w:rPr>
          <w:t>[49]</w:t>
        </w:r>
      </w:hyperlink>
      <w:r>
        <w:t>.</w:t>
      </w:r>
      <w:r>
        <w:rPr>
          <w:spacing w:val="40"/>
        </w:rPr>
        <w:t xml:space="preserve"> </w:t>
      </w:r>
      <w:r>
        <w:t xml:space="preserve">AWP treats historical transfers as time-decayed citations, down-weighting older flows so </w:t>
      </w:r>
      <w:bookmarkStart w:id="184" w:name="EndorseRank_allowance_graph"/>
      <w:bookmarkEnd w:id="184"/>
      <w:r>
        <w:t>that recent economic activity dominates.</w:t>
      </w:r>
    </w:p>
    <w:p w14:paraId="00DC1ECE" w14:textId="77777777" w:rsidR="00350CFB" w:rsidRDefault="00350CFB">
      <w:pPr>
        <w:pStyle w:val="a3"/>
        <w:spacing w:before="11"/>
      </w:pPr>
    </w:p>
    <w:p w14:paraId="00DC1ECF" w14:textId="77777777" w:rsidR="00350CFB" w:rsidRDefault="00283FFF">
      <w:pPr>
        <w:pStyle w:val="3"/>
        <w:numPr>
          <w:ilvl w:val="2"/>
          <w:numId w:val="26"/>
        </w:numPr>
        <w:tabs>
          <w:tab w:val="left" w:pos="879"/>
        </w:tabs>
        <w:ind w:left="879" w:hanging="597"/>
        <w:jc w:val="both"/>
      </w:pPr>
      <w:r>
        <w:rPr>
          <w:spacing w:val="-2"/>
        </w:rPr>
        <w:t>EndorseRank</w:t>
      </w:r>
      <w:r>
        <w:rPr>
          <w:spacing w:val="1"/>
        </w:rPr>
        <w:t xml:space="preserve"> </w:t>
      </w:r>
      <w:r>
        <w:rPr>
          <w:spacing w:val="-2"/>
        </w:rPr>
        <w:t>allowance</w:t>
      </w:r>
      <w:r>
        <w:rPr>
          <w:spacing w:val="2"/>
        </w:rPr>
        <w:t xml:space="preserve"> </w:t>
      </w:r>
      <w:r>
        <w:rPr>
          <w:spacing w:val="-2"/>
        </w:rPr>
        <w:t>graph</w:t>
      </w:r>
    </w:p>
    <w:p w14:paraId="00DC1ED0" w14:textId="77777777" w:rsidR="00350CFB" w:rsidRDefault="00283FFF">
      <w:pPr>
        <w:pStyle w:val="a3"/>
        <w:spacing w:before="182" w:line="456" w:lineRule="exact"/>
        <w:ind w:left="282" w:right="559"/>
        <w:jc w:val="both"/>
      </w:pPr>
      <w:r>
        <w:t>Let</w:t>
      </w:r>
      <w:r>
        <w:rPr>
          <w:spacing w:val="-10"/>
        </w:rPr>
        <w:t xml:space="preserve"> </w:t>
      </w:r>
      <w:r>
        <w:rPr>
          <w:rFonts w:ascii="Arial Unicode MS" w:hAnsi="Arial Unicode MS"/>
        </w:rPr>
        <w:t>A</w:t>
      </w:r>
      <w:r>
        <w:rPr>
          <w:rFonts w:ascii="Arial Unicode MS" w:hAnsi="Arial Unicode MS"/>
          <w:spacing w:val="-17"/>
        </w:rPr>
        <w:t xml:space="preserve"> </w:t>
      </w:r>
      <w:r>
        <w:t>be</w:t>
      </w:r>
      <w:r>
        <w:rPr>
          <w:spacing w:val="-11"/>
        </w:rPr>
        <w:t xml:space="preserve"> </w:t>
      </w:r>
      <w:r>
        <w:t>the</w:t>
      </w:r>
      <w:r>
        <w:rPr>
          <w:spacing w:val="-10"/>
        </w:rPr>
        <w:t xml:space="preserve"> </w:t>
      </w:r>
      <w:r>
        <w:t>set</w:t>
      </w:r>
      <w:r>
        <w:rPr>
          <w:spacing w:val="-10"/>
        </w:rPr>
        <w:t xml:space="preserve"> </w:t>
      </w:r>
      <w:r>
        <w:t>of</w:t>
      </w:r>
      <w:r>
        <w:rPr>
          <w:spacing w:val="-10"/>
        </w:rPr>
        <w:t xml:space="preserve"> </w:t>
      </w:r>
      <w:r>
        <w:t>latest</w:t>
      </w:r>
      <w:r>
        <w:rPr>
          <w:spacing w:val="-10"/>
        </w:rPr>
        <w:t xml:space="preserve"> </w:t>
      </w:r>
      <w:r>
        <w:t>allowance</w:t>
      </w:r>
      <w:r>
        <w:rPr>
          <w:spacing w:val="-10"/>
        </w:rPr>
        <w:t xml:space="preserve"> </w:t>
      </w:r>
      <w:r>
        <w:t>records</w:t>
      </w:r>
      <w:r>
        <w:rPr>
          <w:spacing w:val="-10"/>
        </w:rPr>
        <w:t xml:space="preserve"> </w:t>
      </w:r>
      <w:r>
        <w:t>after</w:t>
      </w:r>
      <w:r>
        <w:rPr>
          <w:spacing w:val="-10"/>
        </w:rPr>
        <w:t xml:space="preserve"> </w:t>
      </w:r>
      <w:r>
        <w:t>preprocessing:</w:t>
      </w:r>
      <w:r>
        <w:rPr>
          <w:spacing w:val="12"/>
        </w:rPr>
        <w:t xml:space="preserve"> </w:t>
      </w:r>
      <w:r>
        <w:t>for</w:t>
      </w:r>
      <w:r>
        <w:rPr>
          <w:spacing w:val="-10"/>
        </w:rPr>
        <w:t xml:space="preserve"> </w:t>
      </w:r>
      <w:r>
        <w:t>each</w:t>
      </w:r>
      <w:r>
        <w:rPr>
          <w:spacing w:val="-10"/>
        </w:rPr>
        <w:t xml:space="preserve"> </w:t>
      </w:r>
      <w:r>
        <w:t>token</w:t>
      </w:r>
      <w:r>
        <w:rPr>
          <w:spacing w:val="-10"/>
        </w:rPr>
        <w:t xml:space="preserve"> </w:t>
      </w:r>
      <w:r>
        <w:t>and</w:t>
      </w:r>
      <w:r>
        <w:rPr>
          <w:spacing w:val="-11"/>
        </w:rPr>
        <w:t xml:space="preserve"> </w:t>
      </w:r>
      <w:r>
        <w:t xml:space="preserve">owner–spender </w:t>
      </w:r>
      <w:r>
        <w:rPr>
          <w:spacing w:val="-6"/>
        </w:rPr>
        <w:t>pair,</w:t>
      </w:r>
      <w:r>
        <w:rPr>
          <w:spacing w:val="-9"/>
        </w:rPr>
        <w:t xml:space="preserve"> </w:t>
      </w:r>
      <w:r>
        <w:rPr>
          <w:spacing w:val="-6"/>
        </w:rPr>
        <w:t>only</w:t>
      </w:r>
      <w:r>
        <w:rPr>
          <w:spacing w:val="-9"/>
        </w:rPr>
        <w:t xml:space="preserve"> </w:t>
      </w:r>
      <w:r>
        <w:rPr>
          <w:spacing w:val="-6"/>
        </w:rPr>
        <w:t>the</w:t>
      </w:r>
      <w:r>
        <w:rPr>
          <w:spacing w:val="-9"/>
        </w:rPr>
        <w:t xml:space="preserve"> </w:t>
      </w:r>
      <w:r>
        <w:rPr>
          <w:spacing w:val="-6"/>
        </w:rPr>
        <w:t>chronologically</w:t>
      </w:r>
      <w:r>
        <w:rPr>
          <w:spacing w:val="-3"/>
        </w:rPr>
        <w:t xml:space="preserve"> </w:t>
      </w:r>
      <w:r>
        <w:rPr>
          <w:spacing w:val="-6"/>
        </w:rPr>
        <w:t>last</w:t>
      </w:r>
      <w:r>
        <w:t xml:space="preserve"> </w:t>
      </w:r>
      <w:r>
        <w:rPr>
          <w:rFonts w:ascii="Courier New" w:hAnsi="Courier New"/>
          <w:spacing w:val="-6"/>
        </w:rPr>
        <w:t>Approval</w:t>
      </w:r>
      <w:r>
        <w:rPr>
          <w:rFonts w:ascii="Courier New" w:hAnsi="Courier New"/>
          <w:spacing w:val="-30"/>
        </w:rPr>
        <w:t xml:space="preserve"> </w:t>
      </w:r>
      <w:r>
        <w:rPr>
          <w:spacing w:val="-6"/>
        </w:rPr>
        <w:t>in</w:t>
      </w:r>
      <w:r>
        <w:t xml:space="preserve"> </w:t>
      </w:r>
      <w:r>
        <w:rPr>
          <w:spacing w:val="-6"/>
        </w:rPr>
        <w:t>the</w:t>
      </w:r>
      <w:r>
        <w:t xml:space="preserve"> </w:t>
      </w:r>
      <w:r>
        <w:rPr>
          <w:spacing w:val="-6"/>
        </w:rPr>
        <w:t>observation</w:t>
      </w:r>
      <w:r>
        <w:t xml:space="preserve"> </w:t>
      </w:r>
      <w:r>
        <w:rPr>
          <w:spacing w:val="-6"/>
        </w:rPr>
        <w:t>window</w:t>
      </w:r>
      <w:r>
        <w:t xml:space="preserve"> </w:t>
      </w:r>
      <w:r>
        <w:rPr>
          <w:spacing w:val="-6"/>
        </w:rPr>
        <w:t>is</w:t>
      </w:r>
      <w:r>
        <w:t xml:space="preserve"> </w:t>
      </w:r>
      <w:r>
        <w:rPr>
          <w:spacing w:val="-6"/>
        </w:rPr>
        <w:t>retained</w:t>
      </w:r>
      <w:r>
        <w:t xml:space="preserve"> </w:t>
      </w:r>
      <w:r>
        <w:rPr>
          <w:spacing w:val="-6"/>
        </w:rPr>
        <w:t>(zero</w:t>
      </w:r>
      <w:r>
        <w:t xml:space="preserve"> </w:t>
      </w:r>
      <w:r>
        <w:rPr>
          <w:spacing w:val="-6"/>
        </w:rPr>
        <w:t xml:space="preserve">allowances </w:t>
      </w:r>
      <w:r>
        <w:t>remove the edge). Across tokens, weights are summed:</w:t>
      </w:r>
    </w:p>
    <w:p w14:paraId="00DC1ED1" w14:textId="77777777" w:rsidR="00350CFB" w:rsidRDefault="00350CFB">
      <w:pPr>
        <w:pStyle w:val="a3"/>
        <w:spacing w:before="243"/>
      </w:pPr>
    </w:p>
    <w:p w14:paraId="00DC1ED2" w14:textId="77777777" w:rsidR="00350CFB" w:rsidRDefault="00283FFF">
      <w:pPr>
        <w:tabs>
          <w:tab w:val="left" w:pos="5007"/>
          <w:tab w:val="left" w:pos="9196"/>
        </w:tabs>
        <w:spacing w:before="1"/>
        <w:ind w:left="3452"/>
        <w:rPr>
          <w:sz w:val="24"/>
        </w:rPr>
      </w:pPr>
      <w:r>
        <w:rPr>
          <w:noProof/>
          <w:sz w:val="24"/>
        </w:rPr>
        <mc:AlternateContent>
          <mc:Choice Requires="wps">
            <w:drawing>
              <wp:anchor distT="0" distB="0" distL="0" distR="0" simplePos="0" relativeHeight="484020224" behindDoc="1" locked="0" layoutInCell="1" allowOverlap="1" wp14:anchorId="00DC2724" wp14:editId="00DC2725">
                <wp:simplePos x="0" y="0"/>
                <wp:positionH relativeFrom="page">
                  <wp:posOffset>3562578</wp:posOffset>
                </wp:positionH>
                <wp:positionV relativeFrom="paragraph">
                  <wp:posOffset>-115281</wp:posOffset>
                </wp:positionV>
                <wp:extent cx="219710" cy="563245"/>
                <wp:effectExtent l="0" t="0" r="0" b="0"/>
                <wp:wrapNone/>
                <wp:docPr id="142" name="Textbox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 cy="563245"/>
                        </a:xfrm>
                        <a:prstGeom prst="rect">
                          <a:avLst/>
                        </a:prstGeom>
                      </wps:spPr>
                      <wps:txbx>
                        <w:txbxContent>
                          <w:p w14:paraId="00DC282E" w14:textId="77777777" w:rsidR="00350CFB" w:rsidRDefault="00283FFF">
                            <w:pPr>
                              <w:pStyle w:val="a3"/>
                              <w:spacing w:line="231" w:lineRule="exact"/>
                            </w:pPr>
                            <w:r>
                              <w:rPr>
                                <w:spacing w:val="-10"/>
                                <w:w w:val="235"/>
                              </w:rPr>
                              <w:t>L</w:t>
                            </w:r>
                          </w:p>
                        </w:txbxContent>
                      </wps:txbx>
                      <wps:bodyPr wrap="square" lIns="0" tIns="0" rIns="0" bIns="0" rtlCol="0">
                        <a:noAutofit/>
                      </wps:bodyPr>
                    </wps:wsp>
                  </a:graphicData>
                </a:graphic>
              </wp:anchor>
            </w:drawing>
          </mc:Choice>
          <mc:Fallback>
            <w:pict>
              <v:shape w14:anchorId="00DC2724" id="Textbox 142" o:spid="_x0000_s1139" type="#_x0000_t202" style="position:absolute;left:0;text-align:left;margin-left:280.5pt;margin-top:-9.1pt;width:17.3pt;height:44.35pt;z-index:-19296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" filled="f" stroked="f">
                <v:textbox inset="0,0,0,0">
                  <w:txbxContent>
                    <w:p w14:paraId="00DC282E" w14:textId="77777777" w:rsidR="00350CFB" w:rsidRDefault="00283FFF">
                      <w:pPr>
                        <w:pStyle w:val="a3"/>
                        <w:spacing w:line="231" w:lineRule="exact"/>
                      </w:pPr>
                      <w:r>
                        <w:rPr>
                          <w:spacing w:val="-10"/>
                          <w:w w:val="235"/>
                        </w:rPr>
                        <w:t>L</w:t>
                      </w:r>
                    </w:p>
                  </w:txbxContent>
                </v:textbox>
                <w10:wrap anchorx="page"/>
              </v:shape>
            </w:pict>
          </mc:Fallback>
        </mc:AlternateContent>
      </w:r>
      <w:r>
        <w:rPr>
          <w:i/>
          <w:sz w:val="24"/>
        </w:rPr>
        <w:t>w</w:t>
      </w:r>
      <w:r>
        <w:rPr>
          <w:rFonts w:ascii="Menlo" w:hAnsi="Menlo"/>
          <w:i/>
          <w:sz w:val="24"/>
          <w:vertAlign w:val="subscript"/>
        </w:rPr>
        <w:t>A</w:t>
      </w:r>
      <w:r>
        <w:rPr>
          <w:sz w:val="24"/>
        </w:rPr>
        <w:t>(</w:t>
      </w:r>
      <w:r>
        <w:rPr>
          <w:i/>
          <w:sz w:val="24"/>
        </w:rPr>
        <w:t>u,</w:t>
      </w:r>
      <w:r>
        <w:rPr>
          <w:i/>
          <w:spacing w:val="13"/>
          <w:sz w:val="24"/>
        </w:rPr>
        <w:t xml:space="preserve"> </w:t>
      </w:r>
      <w:r>
        <w:rPr>
          <w:i/>
          <w:sz w:val="24"/>
        </w:rPr>
        <w:t>v</w:t>
      </w:r>
      <w:r>
        <w:rPr>
          <w:sz w:val="24"/>
        </w:rPr>
        <w:t>)</w:t>
      </w:r>
      <w:r>
        <w:rPr>
          <w:spacing w:val="64"/>
          <w:sz w:val="24"/>
        </w:rPr>
        <w:t xml:space="preserve"> </w:t>
      </w:r>
      <w:r>
        <w:rPr>
          <w:spacing w:val="-10"/>
          <w:sz w:val="24"/>
        </w:rPr>
        <w:t>=</w:t>
      </w:r>
      <w:r>
        <w:rPr>
          <w:sz w:val="24"/>
        </w:rPr>
        <w:tab/>
      </w:r>
      <w:r>
        <w:rPr>
          <w:i/>
          <w:sz w:val="24"/>
        </w:rPr>
        <w:t>a</w:t>
      </w:r>
      <w:r>
        <w:rPr>
          <w:rFonts w:ascii="Menlo" w:hAnsi="Menlo"/>
          <w:i/>
          <w:sz w:val="24"/>
          <w:vertAlign w:val="superscript"/>
        </w:rPr>
        <w:t>⋆</w:t>
      </w:r>
      <w:r>
        <w:rPr>
          <w:sz w:val="24"/>
        </w:rPr>
        <w:t>(</w:t>
      </w:r>
      <w:r>
        <w:rPr>
          <w:i/>
          <w:sz w:val="24"/>
        </w:rPr>
        <w:t>u,</w:t>
      </w:r>
      <w:r>
        <w:rPr>
          <w:i/>
          <w:spacing w:val="-2"/>
          <w:sz w:val="24"/>
        </w:rPr>
        <w:t xml:space="preserve"> </w:t>
      </w:r>
      <w:r>
        <w:rPr>
          <w:i/>
          <w:sz w:val="24"/>
        </w:rPr>
        <w:t xml:space="preserve">v, </w:t>
      </w:r>
      <w:r>
        <w:rPr>
          <w:spacing w:val="-2"/>
          <w:sz w:val="24"/>
        </w:rPr>
        <w:t>token)</w:t>
      </w:r>
      <w:r>
        <w:rPr>
          <w:i/>
          <w:spacing w:val="-2"/>
          <w:sz w:val="24"/>
        </w:rPr>
        <w:t>,</w:t>
      </w:r>
      <w:r>
        <w:rPr>
          <w:i/>
          <w:sz w:val="24"/>
        </w:rPr>
        <w:tab/>
      </w:r>
      <w:r>
        <w:rPr>
          <w:spacing w:val="-2"/>
          <w:sz w:val="24"/>
        </w:rPr>
        <w:t>(3.3)</w:t>
      </w:r>
    </w:p>
    <w:p w14:paraId="00DC1ED3" w14:textId="77777777" w:rsidR="00350CFB" w:rsidRDefault="00283FFF">
      <w:pPr>
        <w:spacing w:before="76"/>
        <w:ind w:left="-1" w:right="621"/>
        <w:jc w:val="center"/>
        <w:rPr>
          <w:sz w:val="16"/>
        </w:rPr>
      </w:pPr>
      <w:r>
        <w:rPr>
          <w:spacing w:val="-2"/>
          <w:sz w:val="16"/>
        </w:rPr>
        <w:t>token</w:t>
      </w:r>
    </w:p>
    <w:p w14:paraId="00DC1ED4" w14:textId="77777777" w:rsidR="00350CFB" w:rsidRDefault="00283FFF">
      <w:pPr>
        <w:pStyle w:val="a3"/>
        <w:spacing w:before="190" w:line="456" w:lineRule="exact"/>
        <w:ind w:left="282" w:right="560" w:hanging="9"/>
        <w:jc w:val="both"/>
      </w:pPr>
      <w:r>
        <w:t xml:space="preserve">where </w:t>
      </w:r>
      <w:r>
        <w:rPr>
          <w:i/>
        </w:rPr>
        <w:t>a</w:t>
      </w:r>
      <w:r>
        <w:rPr>
          <w:rFonts w:ascii="Menlo" w:hAnsi="Menlo"/>
          <w:i/>
          <w:vertAlign w:val="superscript"/>
        </w:rPr>
        <w:t>⋆</w:t>
      </w:r>
      <w:r>
        <w:rPr>
          <w:rFonts w:ascii="Menlo" w:hAnsi="Menlo"/>
          <w:i/>
          <w:spacing w:val="-37"/>
        </w:rPr>
        <w:t xml:space="preserve"> </w:t>
      </w:r>
      <w:r>
        <w:t>is the latest decimal-adjusted allowance.</w:t>
      </w:r>
      <w:r>
        <w:rPr>
          <w:spacing w:val="40"/>
        </w:rPr>
        <w:t xml:space="preserve"> </w:t>
      </w:r>
      <w:r>
        <w:t xml:space="preserve">The directed edge </w:t>
      </w:r>
      <w:r>
        <w:rPr>
          <w:i/>
        </w:rPr>
        <w:t>u</w:t>
      </w:r>
      <w:r>
        <w:rPr>
          <w:i/>
          <w:w w:val="110"/>
        </w:rPr>
        <w:t xml:space="preserve"> </w:t>
      </w:r>
      <w:r>
        <w:rPr>
          <w:rFonts w:ascii="Arial Unicode MS" w:hAnsi="Arial Unicode MS"/>
          <w:w w:val="110"/>
        </w:rPr>
        <w:t xml:space="preserve">→ </w:t>
      </w:r>
      <w:r>
        <w:rPr>
          <w:i/>
        </w:rPr>
        <w:t xml:space="preserve">v </w:t>
      </w:r>
      <w:r>
        <w:t xml:space="preserve">encodes owner </w:t>
      </w:r>
      <w:r>
        <w:rPr>
          <w:i/>
        </w:rPr>
        <w:t xml:space="preserve">u </w:t>
      </w:r>
      <w:r>
        <w:t xml:space="preserve">endorsing spender </w:t>
      </w:r>
      <w:r>
        <w:rPr>
          <w:i/>
        </w:rPr>
        <w:t>v</w:t>
      </w:r>
      <w:r>
        <w:t>.</w:t>
      </w:r>
      <w:r>
        <w:rPr>
          <w:spacing w:val="40"/>
        </w:rPr>
        <w:t xml:space="preserve"> </w:t>
      </w:r>
      <w:r>
        <w:t xml:space="preserve">PageRank damping is </w:t>
      </w:r>
      <w:r>
        <w:rPr>
          <w:i/>
        </w:rPr>
        <w:t xml:space="preserve">d </w:t>
      </w:r>
      <w:r>
        <w:rPr>
          <w:w w:val="110"/>
        </w:rPr>
        <w:t xml:space="preserve">= </w:t>
      </w:r>
      <w:r>
        <w:t>0</w:t>
      </w:r>
      <w:r>
        <w:rPr>
          <w:i/>
        </w:rPr>
        <w:t>.</w:t>
      </w:r>
      <w:r>
        <w:t>85.</w:t>
      </w:r>
      <w:r>
        <w:rPr>
          <w:spacing w:val="40"/>
        </w:rPr>
        <w:t xml:space="preserve"> </w:t>
      </w:r>
      <w:r>
        <w:t xml:space="preserve">No temporal decay is applied: allowance override semantics replace time-based weighting, because a newer approval supersedes an older one for the same pair </w:t>
      </w:r>
      <w:hyperlink w:anchor="_bookmark151" w:history="1">
        <w:r>
          <w:rPr>
            <w:vertAlign w:val="superscript"/>
          </w:rPr>
          <w:t>[18]</w:t>
        </w:r>
      </w:hyperlink>
      <w:r>
        <w:t>.</w:t>
      </w:r>
    </w:p>
    <w:p w14:paraId="00DC1ED5" w14:textId="77777777" w:rsidR="00350CFB" w:rsidRDefault="00283FFF">
      <w:pPr>
        <w:pStyle w:val="a3"/>
        <w:spacing w:before="157"/>
        <w:ind w:left="273"/>
        <w:jc w:val="both"/>
      </w:pPr>
      <w:bookmarkStart w:id="185" w:name="AWP_transfer_graph"/>
      <w:bookmarkEnd w:id="185"/>
      <w:r>
        <w:t>Algorithm</w:t>
      </w:r>
      <w:r>
        <w:rPr>
          <w:spacing w:val="-11"/>
        </w:rPr>
        <w:t xml:space="preserve"> </w:t>
      </w:r>
      <w:hyperlink w:anchor="_bookmark60" w:history="1">
        <w:r>
          <w:t>1</w:t>
        </w:r>
      </w:hyperlink>
      <w:r>
        <w:rPr>
          <w:spacing w:val="-10"/>
        </w:rPr>
        <w:t xml:space="preserve"> </w:t>
      </w:r>
      <w:r>
        <w:t>formalizes</w:t>
      </w:r>
      <w:r>
        <w:rPr>
          <w:spacing w:val="-10"/>
        </w:rPr>
        <w:t xml:space="preserve"> </w:t>
      </w:r>
      <w:r>
        <w:t>construction</w:t>
      </w:r>
      <w:r>
        <w:rPr>
          <w:spacing w:val="-10"/>
        </w:rPr>
        <w:t xml:space="preserve"> </w:t>
      </w:r>
      <w:r>
        <w:t>and</w:t>
      </w:r>
      <w:r>
        <w:rPr>
          <w:spacing w:val="-10"/>
        </w:rPr>
        <w:t xml:space="preserve"> </w:t>
      </w:r>
      <w:r>
        <w:rPr>
          <w:spacing w:val="-2"/>
        </w:rPr>
        <w:t>scoring.</w:t>
      </w:r>
    </w:p>
    <w:p w14:paraId="00DC1ED6" w14:textId="77777777" w:rsidR="00350CFB" w:rsidRDefault="00350CFB">
      <w:pPr>
        <w:pStyle w:val="a3"/>
        <w:jc w:val="both"/>
        <w:sectPr w:rsidR="00350CFB">
          <w:pgSz w:w="11910" w:h="16840"/>
          <w:pgMar w:top="1840" w:right="708" w:bottom="2300" w:left="992" w:header="0" w:footer="2115" w:gutter="0"/>
          <w:cols w:space="720"/>
        </w:sectPr>
      </w:pPr>
    </w:p>
    <w:p w14:paraId="00DC1ED7" w14:textId="77777777" w:rsidR="00350CFB" w:rsidRDefault="00350CFB">
      <w:pPr>
        <w:pStyle w:val="a3"/>
        <w:spacing w:before="4" w:after="1"/>
        <w:rPr>
          <w:sz w:val="7"/>
        </w:rPr>
      </w:pPr>
    </w:p>
    <w:p w14:paraId="00DC1ED8" w14:textId="77777777" w:rsidR="00350CFB" w:rsidRDefault="00283FFF">
      <w:pPr>
        <w:spacing w:line="20" w:lineRule="exact"/>
        <w:ind w:left="282"/>
        <w:rPr>
          <w:sz w:val="2"/>
        </w:rPr>
      </w:pPr>
      <w:r>
        <w:rPr>
          <w:noProof/>
          <w:sz w:val="2"/>
        </w:rPr>
        <mc:AlternateContent>
          <mc:Choice Requires="wpg">
            <w:drawing>
              <wp:inline distT="0" distB="0" distL="0" distR="0" wp14:anchorId="00DC2726" wp14:editId="00DC2727">
                <wp:extent cx="5941695" cy="10160"/>
                <wp:effectExtent l="9525" t="0" r="1904" b="8890"/>
                <wp:docPr id="143" name="Group 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1695" cy="10160"/>
                          <a:chOff x="0" y="0"/>
                          <a:chExt cx="5941695" cy="10160"/>
                        </a:xfrm>
                      </wpg:grpSpPr>
                      <wps:wsp>
                        <wps:cNvPr id="144" name="Graphic 144"/>
                        <wps:cNvSpPr/>
                        <wps:spPr>
                          <a:xfrm>
                            <a:off x="0" y="5060"/>
                            <a:ext cx="5941695" cy="1270"/>
                          </a:xfrm>
                          <a:custGeom>
                            <a:avLst/>
                            <a:gdLst/>
                            <a:ahLst/>
                            <a:cxnLst/>
                            <a:rect l="l" t="t" r="r" b="b"/>
                            <a:pathLst>
                              <a:path w="5941695">
                                <a:moveTo>
                                  <a:pt x="0" y="0"/>
                                </a:moveTo>
                                <a:lnTo>
                                  <a:pt x="5941517"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BEE29C9" id="Group 143" o:spid="_x0000_s1026" style="width:467.85pt;height:.8pt;mso-position-horizontal-relative:char;mso-position-vertical-relative:line" coordsize="59416,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">
                <v:shape id="Graphic 144" o:spid="_x0000_s1027" style="position:absolute;top:50;width:59416;height:13;visibility:visible;mso-wrap-style:square;v-text-anchor:top" coordsize="59416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" path="m,l5941517,e" filled="f" strokeweight=".28114mm">
                  <v:path arrowok="t"/>
                </v:shape>
                <w10:anchorlock/>
              </v:group>
            </w:pict>
          </mc:Fallback>
        </mc:AlternateContent>
      </w:r>
    </w:p>
    <w:p w14:paraId="00DC1ED9" w14:textId="77777777" w:rsidR="00350CFB" w:rsidRDefault="00283FFF">
      <w:pPr>
        <w:spacing w:line="243" w:lineRule="exact"/>
        <w:ind w:left="273"/>
        <w:rPr>
          <w:sz w:val="24"/>
        </w:rPr>
      </w:pPr>
      <w:bookmarkStart w:id="186" w:name="_bookmark60"/>
      <w:bookmarkEnd w:id="186"/>
      <w:r>
        <w:rPr>
          <w:b/>
          <w:sz w:val="24"/>
        </w:rPr>
        <w:t>Algorithm</w:t>
      </w:r>
      <w:r>
        <w:rPr>
          <w:b/>
          <w:spacing w:val="-9"/>
          <w:sz w:val="24"/>
        </w:rPr>
        <w:t xml:space="preserve"> </w:t>
      </w:r>
      <w:r>
        <w:rPr>
          <w:b/>
          <w:sz w:val="24"/>
        </w:rPr>
        <w:t>1</w:t>
      </w:r>
      <w:r>
        <w:rPr>
          <w:b/>
          <w:spacing w:val="-9"/>
          <w:sz w:val="24"/>
        </w:rPr>
        <w:t xml:space="preserve"> </w:t>
      </w:r>
      <w:r>
        <w:rPr>
          <w:sz w:val="24"/>
        </w:rPr>
        <w:t>EndorseRank</w:t>
      </w:r>
      <w:r>
        <w:rPr>
          <w:spacing w:val="-8"/>
          <w:sz w:val="24"/>
        </w:rPr>
        <w:t xml:space="preserve"> </w:t>
      </w:r>
      <w:r>
        <w:rPr>
          <w:sz w:val="24"/>
        </w:rPr>
        <w:t>graph</w:t>
      </w:r>
      <w:r>
        <w:rPr>
          <w:spacing w:val="-9"/>
          <w:sz w:val="24"/>
        </w:rPr>
        <w:t xml:space="preserve"> </w:t>
      </w:r>
      <w:r>
        <w:rPr>
          <w:sz w:val="24"/>
        </w:rPr>
        <w:t>construction</w:t>
      </w:r>
      <w:r>
        <w:rPr>
          <w:spacing w:val="-8"/>
          <w:sz w:val="24"/>
        </w:rPr>
        <w:t xml:space="preserve"> </w:t>
      </w:r>
      <w:r>
        <w:rPr>
          <w:sz w:val="24"/>
        </w:rPr>
        <w:t>and</w:t>
      </w:r>
      <w:r>
        <w:rPr>
          <w:spacing w:val="-9"/>
          <w:sz w:val="24"/>
        </w:rPr>
        <w:t xml:space="preserve"> </w:t>
      </w:r>
      <w:r>
        <w:rPr>
          <w:spacing w:val="-2"/>
          <w:sz w:val="24"/>
        </w:rPr>
        <w:t>scoring</w:t>
      </w:r>
    </w:p>
    <w:p w14:paraId="00DC1EDA" w14:textId="77777777" w:rsidR="00350CFB" w:rsidRDefault="00283FFF">
      <w:pPr>
        <w:pStyle w:val="a3"/>
        <w:spacing w:line="352" w:lineRule="exact"/>
        <w:ind w:left="282"/>
      </w:pPr>
      <w:r>
        <w:rPr>
          <w:noProof/>
        </w:rPr>
        <mc:AlternateContent>
          <mc:Choice Requires="wps">
            <w:drawing>
              <wp:anchor distT="0" distB="0" distL="0" distR="0" simplePos="0" relativeHeight="484021760" behindDoc="1" locked="0" layoutInCell="1" allowOverlap="1" wp14:anchorId="00DC2728" wp14:editId="00DC2729">
                <wp:simplePos x="0" y="0"/>
                <wp:positionH relativeFrom="page">
                  <wp:posOffset>809244</wp:posOffset>
                </wp:positionH>
                <wp:positionV relativeFrom="paragraph">
                  <wp:posOffset>28627</wp:posOffset>
                </wp:positionV>
                <wp:extent cx="5941695" cy="1270"/>
                <wp:effectExtent l="0" t="0" r="0" b="0"/>
                <wp:wrapNone/>
                <wp:docPr id="145" name="Graphic 1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1695" cy="1270"/>
                        </a:xfrm>
                        <a:custGeom>
                          <a:avLst/>
                          <a:gdLst/>
                          <a:ahLst/>
                          <a:cxnLst/>
                          <a:rect l="l" t="t" r="r" b="b"/>
                          <a:pathLst>
                            <a:path w="5941695">
                              <a:moveTo>
                                <a:pt x="0" y="0"/>
                              </a:moveTo>
                              <a:lnTo>
                                <a:pt x="5941517"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5B4C14" id="Graphic 145" o:spid="_x0000_s1026" style="position:absolute;margin-left:63.7pt;margin-top:2.25pt;width:467.85pt;height:.1pt;z-index:-19294720;visibility:visible;mso-wrap-style:square;mso-wrap-distance-left:0;mso-wrap-distance-top:0;mso-wrap-distance-right:0;mso-wrap-distance-bottom:0;mso-position-horizontal:absolute;mso-position-horizontal-relative:page;mso-position-vertical:absolute;mso-position-vertical-relative:text;v-text-anchor:top" coordsize="59416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" path="m,l5941517,e" filled="f" strokeweight=".14056mm">
                <v:path arrowok="t"/>
                <w10:wrap anchorx="page"/>
              </v:shape>
            </w:pict>
          </mc:Fallback>
        </mc:AlternateContent>
      </w:r>
      <w:r>
        <w:rPr>
          <w:b/>
        </w:rPr>
        <w:t>Require:</w:t>
      </w:r>
      <w:r>
        <w:rPr>
          <w:b/>
          <w:spacing w:val="54"/>
        </w:rPr>
        <w:t xml:space="preserve"> </w:t>
      </w:r>
      <w:r>
        <w:t>Latest</w:t>
      </w:r>
      <w:r>
        <w:rPr>
          <w:spacing w:val="-4"/>
        </w:rPr>
        <w:t xml:space="preserve"> </w:t>
      </w:r>
      <w:r>
        <w:t>allowances</w:t>
      </w:r>
      <w:r>
        <w:rPr>
          <w:spacing w:val="-3"/>
        </w:rPr>
        <w:t xml:space="preserve"> </w:t>
      </w:r>
      <w:r>
        <w:rPr>
          <w:rFonts w:ascii="Arial Unicode MS" w:hAnsi="Arial Unicode MS"/>
        </w:rPr>
        <w:t>A</w:t>
      </w:r>
      <w:r>
        <w:t>,</w:t>
      </w:r>
      <w:r>
        <w:rPr>
          <w:spacing w:val="-4"/>
        </w:rPr>
        <w:t xml:space="preserve"> </w:t>
      </w:r>
      <w:r>
        <w:t>seed</w:t>
      </w:r>
      <w:r>
        <w:rPr>
          <w:spacing w:val="-3"/>
        </w:rPr>
        <w:t xml:space="preserve"> </w:t>
      </w:r>
      <w:r>
        <w:t>wallets</w:t>
      </w:r>
      <w:r>
        <w:rPr>
          <w:spacing w:val="-2"/>
        </w:rPr>
        <w:t xml:space="preserve"> </w:t>
      </w:r>
      <w:r>
        <w:rPr>
          <w:rFonts w:ascii="Arial Unicode MS" w:hAnsi="Arial Unicode MS"/>
          <w:spacing w:val="9"/>
        </w:rPr>
        <w:t>W</w:t>
      </w:r>
      <w:r>
        <w:rPr>
          <w:spacing w:val="9"/>
        </w:rPr>
        <w:t>,</w:t>
      </w:r>
      <w:r>
        <w:rPr>
          <w:spacing w:val="-4"/>
        </w:rPr>
        <w:t xml:space="preserve"> </w:t>
      </w:r>
      <w:r>
        <w:t>damping</w:t>
      </w:r>
      <w:r>
        <w:rPr>
          <w:spacing w:val="-2"/>
        </w:rPr>
        <w:t xml:space="preserve"> </w:t>
      </w:r>
      <w:r>
        <w:rPr>
          <w:i/>
        </w:rPr>
        <w:t>d</w:t>
      </w:r>
      <w:r>
        <w:t>,</w:t>
      </w:r>
      <w:r>
        <w:rPr>
          <w:spacing w:val="-4"/>
        </w:rPr>
        <w:t xml:space="preserve"> </w:t>
      </w:r>
      <w:r>
        <w:t>tolerance</w:t>
      </w:r>
      <w:r>
        <w:rPr>
          <w:spacing w:val="-3"/>
        </w:rPr>
        <w:t xml:space="preserve"> </w:t>
      </w:r>
      <w:r>
        <w:rPr>
          <w:i/>
        </w:rPr>
        <w:t>τ</w:t>
      </w:r>
      <w:r>
        <w:rPr>
          <w:vertAlign w:val="subscript"/>
        </w:rPr>
        <w:t>tol</w:t>
      </w:r>
      <w:r>
        <w:t>,</w:t>
      </w:r>
      <w:r>
        <w:rPr>
          <w:spacing w:val="-3"/>
        </w:rPr>
        <w:t xml:space="preserve"> </w:t>
      </w:r>
      <w:r>
        <w:t>max</w:t>
      </w:r>
      <w:r>
        <w:rPr>
          <w:spacing w:val="-4"/>
        </w:rPr>
        <w:t xml:space="preserve"> </w:t>
      </w:r>
      <w:r>
        <w:t>iterations</w:t>
      </w:r>
      <w:r>
        <w:rPr>
          <w:spacing w:val="-2"/>
        </w:rPr>
        <w:t xml:space="preserve"> </w:t>
      </w:r>
      <w:r>
        <w:rPr>
          <w:i/>
          <w:spacing w:val="-4"/>
        </w:rPr>
        <w:t>I</w:t>
      </w:r>
      <w:r>
        <w:rPr>
          <w:spacing w:val="-4"/>
          <w:vertAlign w:val="subscript"/>
        </w:rPr>
        <w:t>max</w:t>
      </w:r>
    </w:p>
    <w:p w14:paraId="00DC1EDB" w14:textId="77777777" w:rsidR="00350CFB" w:rsidRDefault="00283FFF">
      <w:pPr>
        <w:spacing w:line="289" w:lineRule="exact"/>
        <w:ind w:left="282"/>
        <w:rPr>
          <w:rFonts w:ascii="Arial Unicode MS"/>
          <w:sz w:val="24"/>
        </w:rPr>
      </w:pPr>
      <w:r>
        <w:rPr>
          <w:b/>
          <w:sz w:val="24"/>
        </w:rPr>
        <w:t>Ensure:</w:t>
      </w:r>
      <w:r>
        <w:rPr>
          <w:b/>
          <w:spacing w:val="47"/>
          <w:sz w:val="24"/>
        </w:rPr>
        <w:t xml:space="preserve"> </w:t>
      </w:r>
      <w:r>
        <w:rPr>
          <w:sz w:val="24"/>
        </w:rPr>
        <w:t>Scores</w:t>
      </w:r>
      <w:r>
        <w:rPr>
          <w:spacing w:val="-7"/>
          <w:sz w:val="24"/>
        </w:rPr>
        <w:t xml:space="preserve"> </w:t>
      </w:r>
      <w:r>
        <w:rPr>
          <w:b/>
          <w:sz w:val="24"/>
        </w:rPr>
        <w:t>s</w:t>
      </w:r>
      <w:r>
        <w:rPr>
          <w:sz w:val="24"/>
          <w:vertAlign w:val="subscript"/>
        </w:rPr>
        <w:t>ER</w:t>
      </w:r>
      <w:r>
        <w:rPr>
          <w:spacing w:val="2"/>
          <w:sz w:val="24"/>
        </w:rPr>
        <w:t xml:space="preserve"> </w:t>
      </w:r>
      <w:r>
        <w:rPr>
          <w:sz w:val="24"/>
        </w:rPr>
        <w:t>on</w:t>
      </w:r>
      <w:r>
        <w:rPr>
          <w:spacing w:val="-6"/>
          <w:sz w:val="24"/>
        </w:rPr>
        <w:t xml:space="preserve"> </w:t>
      </w:r>
      <w:r>
        <w:rPr>
          <w:rFonts w:ascii="Arial Unicode MS"/>
          <w:spacing w:val="-10"/>
          <w:sz w:val="24"/>
        </w:rPr>
        <w:t>W</w:t>
      </w:r>
    </w:p>
    <w:p w14:paraId="00DC1EDC" w14:textId="77777777" w:rsidR="00350CFB" w:rsidRDefault="00283FFF">
      <w:pPr>
        <w:spacing w:line="289" w:lineRule="exact"/>
        <w:ind w:left="414"/>
        <w:rPr>
          <w:rFonts w:ascii="Arial Unicode MS" w:hAnsi="Arial Unicode MS"/>
          <w:sz w:val="24"/>
        </w:rPr>
      </w:pPr>
      <w:r>
        <w:rPr>
          <w:w w:val="105"/>
          <w:sz w:val="20"/>
        </w:rPr>
        <w:t>1:</w:t>
      </w:r>
      <w:r>
        <w:rPr>
          <w:spacing w:val="62"/>
          <w:w w:val="150"/>
          <w:sz w:val="20"/>
        </w:rPr>
        <w:t xml:space="preserve"> </w:t>
      </w:r>
      <w:r>
        <w:rPr>
          <w:i/>
          <w:w w:val="105"/>
          <w:sz w:val="24"/>
        </w:rPr>
        <w:t>E</w:t>
      </w:r>
      <w:r>
        <w:rPr>
          <w:i/>
          <w:spacing w:val="21"/>
          <w:w w:val="120"/>
          <w:sz w:val="24"/>
        </w:rPr>
        <w:t xml:space="preserve"> </w:t>
      </w:r>
      <w:r>
        <w:rPr>
          <w:rFonts w:ascii="Arial Unicode MS" w:hAnsi="Arial Unicode MS"/>
          <w:w w:val="120"/>
          <w:sz w:val="24"/>
        </w:rPr>
        <w:t>←</w:t>
      </w:r>
      <w:r>
        <w:rPr>
          <w:rFonts w:ascii="Arial Unicode MS" w:hAnsi="Arial Unicode MS"/>
          <w:spacing w:val="-4"/>
          <w:w w:val="120"/>
          <w:sz w:val="24"/>
        </w:rPr>
        <w:t xml:space="preserve"> </w:t>
      </w:r>
      <w:r>
        <w:rPr>
          <w:rFonts w:ascii="Arial Unicode MS" w:hAnsi="Arial Unicode MS"/>
          <w:spacing w:val="-10"/>
          <w:w w:val="95"/>
          <w:sz w:val="24"/>
        </w:rPr>
        <w:t>∅</w:t>
      </w:r>
    </w:p>
    <w:p w14:paraId="00DC1EDD" w14:textId="77777777" w:rsidR="00350CFB" w:rsidRDefault="00283FFF">
      <w:pPr>
        <w:spacing w:line="289" w:lineRule="exact"/>
        <w:ind w:left="414"/>
        <w:rPr>
          <w:b/>
          <w:sz w:val="24"/>
        </w:rPr>
      </w:pPr>
      <w:r>
        <w:rPr>
          <w:b/>
          <w:noProof/>
          <w:sz w:val="24"/>
        </w:rPr>
        <mc:AlternateContent>
          <mc:Choice Requires="wps">
            <w:drawing>
              <wp:anchor distT="0" distB="0" distL="0" distR="0" simplePos="0" relativeHeight="484022784" behindDoc="1" locked="0" layoutInCell="1" allowOverlap="1" wp14:anchorId="00DC272A" wp14:editId="00DC272B">
                <wp:simplePos x="0" y="0"/>
                <wp:positionH relativeFrom="page">
                  <wp:posOffset>1641627</wp:posOffset>
                </wp:positionH>
                <wp:positionV relativeFrom="paragraph">
                  <wp:posOffset>107944</wp:posOffset>
                </wp:positionV>
                <wp:extent cx="160655" cy="563245"/>
                <wp:effectExtent l="0" t="0" r="0" b="0"/>
                <wp:wrapNone/>
                <wp:docPr id="146" name="Textbox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655" cy="563245"/>
                        </a:xfrm>
                        <a:prstGeom prst="rect">
                          <a:avLst/>
                        </a:prstGeom>
                      </wps:spPr>
                      <wps:txbx>
                        <w:txbxContent>
                          <w:p w14:paraId="00DC282F" w14:textId="77777777" w:rsidR="00350CFB" w:rsidRDefault="00283FFF">
                            <w:pPr>
                              <w:pStyle w:val="a3"/>
                              <w:spacing w:line="231" w:lineRule="exact"/>
                            </w:pPr>
                            <w:r>
                              <w:rPr>
                                <w:spacing w:val="-10"/>
                                <w:w w:val="170"/>
                              </w:rPr>
                              <w:t>L</w:t>
                            </w:r>
                          </w:p>
                        </w:txbxContent>
                      </wps:txbx>
                      <wps:bodyPr wrap="square" lIns="0" tIns="0" rIns="0" bIns="0" rtlCol="0">
                        <a:noAutofit/>
                      </wps:bodyPr>
                    </wps:wsp>
                  </a:graphicData>
                </a:graphic>
              </wp:anchor>
            </w:drawing>
          </mc:Choice>
          <mc:Fallback>
            <w:pict>
              <v:shape w14:anchorId="00DC272A" id="Textbox 146" o:spid="_x0000_s1140" type="#_x0000_t202" style="position:absolute;left:0;text-align:left;margin-left:129.25pt;margin-top:8.5pt;width:12.65pt;height:44.35pt;z-index:-19293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" filled="f" stroked="f">
                <v:textbox inset="0,0,0,0">
                  <w:txbxContent>
                    <w:p w14:paraId="00DC282F" w14:textId="77777777" w:rsidR="00350CFB" w:rsidRDefault="00283FFF">
                      <w:pPr>
                        <w:pStyle w:val="a3"/>
                        <w:spacing w:line="231" w:lineRule="exact"/>
                      </w:pPr>
                      <w:r>
                        <w:rPr>
                          <w:spacing w:val="-10"/>
                          <w:w w:val="170"/>
                        </w:rPr>
                        <w:t>L</w:t>
                      </w:r>
                    </w:p>
                  </w:txbxContent>
                </v:textbox>
                <w10:wrap anchorx="page"/>
              </v:shape>
            </w:pict>
          </mc:Fallback>
        </mc:AlternateContent>
      </w:r>
      <w:r>
        <w:rPr>
          <w:sz w:val="20"/>
        </w:rPr>
        <w:t>2:</w:t>
      </w:r>
      <w:r>
        <w:rPr>
          <w:spacing w:val="75"/>
          <w:sz w:val="20"/>
        </w:rPr>
        <w:t xml:space="preserve"> </w:t>
      </w:r>
      <w:r>
        <w:rPr>
          <w:b/>
          <w:sz w:val="24"/>
        </w:rPr>
        <w:t>for</w:t>
      </w:r>
      <w:r>
        <w:rPr>
          <w:b/>
          <w:spacing w:val="3"/>
          <w:sz w:val="24"/>
        </w:rPr>
        <w:t xml:space="preserve"> </w:t>
      </w:r>
      <w:r>
        <w:rPr>
          <w:sz w:val="24"/>
        </w:rPr>
        <w:t>each</w:t>
      </w:r>
      <w:r>
        <w:rPr>
          <w:spacing w:val="2"/>
          <w:sz w:val="24"/>
        </w:rPr>
        <w:t xml:space="preserve"> </w:t>
      </w:r>
      <w:r>
        <w:rPr>
          <w:sz w:val="24"/>
        </w:rPr>
        <w:t>(</w:t>
      </w:r>
      <w:r>
        <w:rPr>
          <w:i/>
          <w:sz w:val="24"/>
        </w:rPr>
        <w:t>u,</w:t>
      </w:r>
      <w:r>
        <w:rPr>
          <w:i/>
          <w:spacing w:val="-18"/>
          <w:sz w:val="24"/>
        </w:rPr>
        <w:t xml:space="preserve"> </w:t>
      </w:r>
      <w:r>
        <w:rPr>
          <w:i/>
          <w:sz w:val="24"/>
        </w:rPr>
        <w:t>v</w:t>
      </w:r>
      <w:r>
        <w:rPr>
          <w:sz w:val="24"/>
        </w:rPr>
        <w:t>)</w:t>
      </w:r>
      <w:r>
        <w:rPr>
          <w:spacing w:val="2"/>
          <w:sz w:val="24"/>
        </w:rPr>
        <w:t xml:space="preserve"> </w:t>
      </w:r>
      <w:r>
        <w:rPr>
          <w:sz w:val="24"/>
        </w:rPr>
        <w:t>in</w:t>
      </w:r>
      <w:r>
        <w:rPr>
          <w:spacing w:val="2"/>
          <w:sz w:val="24"/>
        </w:rPr>
        <w:t xml:space="preserve"> </w:t>
      </w:r>
      <w:r>
        <w:rPr>
          <w:sz w:val="24"/>
        </w:rPr>
        <w:t>unique</w:t>
      </w:r>
      <w:r>
        <w:rPr>
          <w:spacing w:val="3"/>
          <w:sz w:val="24"/>
        </w:rPr>
        <w:t xml:space="preserve"> </w:t>
      </w:r>
      <w:r>
        <w:rPr>
          <w:sz w:val="24"/>
        </w:rPr>
        <w:t>owner–spender</w:t>
      </w:r>
      <w:r>
        <w:rPr>
          <w:spacing w:val="2"/>
          <w:sz w:val="24"/>
        </w:rPr>
        <w:t xml:space="preserve"> </w:t>
      </w:r>
      <w:r>
        <w:rPr>
          <w:sz w:val="24"/>
        </w:rPr>
        <w:t>pairs</w:t>
      </w:r>
      <w:r>
        <w:rPr>
          <w:spacing w:val="3"/>
          <w:sz w:val="24"/>
        </w:rPr>
        <w:t xml:space="preserve"> </w:t>
      </w:r>
      <w:r>
        <w:rPr>
          <w:sz w:val="24"/>
        </w:rPr>
        <w:t>in</w:t>
      </w:r>
      <w:r>
        <w:rPr>
          <w:spacing w:val="3"/>
          <w:sz w:val="24"/>
        </w:rPr>
        <w:t xml:space="preserve"> </w:t>
      </w:r>
      <w:r>
        <w:rPr>
          <w:rFonts w:ascii="Arial Unicode MS" w:hAnsi="Arial Unicode MS"/>
          <w:sz w:val="24"/>
        </w:rPr>
        <w:t>A</w:t>
      </w:r>
      <w:r>
        <w:rPr>
          <w:rFonts w:ascii="Arial Unicode MS" w:hAnsi="Arial Unicode MS"/>
          <w:spacing w:val="-3"/>
          <w:sz w:val="24"/>
        </w:rPr>
        <w:t xml:space="preserve"> </w:t>
      </w:r>
      <w:r>
        <w:rPr>
          <w:b/>
          <w:spacing w:val="-5"/>
          <w:sz w:val="24"/>
        </w:rPr>
        <w:t>do</w:t>
      </w:r>
    </w:p>
    <w:p w14:paraId="00DC1EDE" w14:textId="77777777" w:rsidR="00350CFB" w:rsidRDefault="00283FFF">
      <w:pPr>
        <w:tabs>
          <w:tab w:val="left" w:pos="1047"/>
          <w:tab w:val="left" w:pos="1845"/>
        </w:tabs>
        <w:spacing w:line="329" w:lineRule="exact"/>
        <w:ind w:left="414"/>
        <w:rPr>
          <w:sz w:val="24"/>
        </w:rPr>
      </w:pPr>
      <w:r>
        <w:rPr>
          <w:spacing w:val="-5"/>
          <w:w w:val="105"/>
          <w:sz w:val="20"/>
        </w:rPr>
        <w:t>3:</w:t>
      </w:r>
      <w:r>
        <w:rPr>
          <w:sz w:val="20"/>
        </w:rPr>
        <w:tab/>
      </w:r>
      <w:r>
        <w:rPr>
          <w:i/>
          <w:w w:val="105"/>
          <w:sz w:val="24"/>
        </w:rPr>
        <w:t>w</w:t>
      </w:r>
      <w:r>
        <w:rPr>
          <w:i/>
          <w:spacing w:val="5"/>
          <w:w w:val="110"/>
          <w:sz w:val="24"/>
        </w:rPr>
        <w:t xml:space="preserve"> </w:t>
      </w:r>
      <w:r>
        <w:rPr>
          <w:rFonts w:ascii="Arial Unicode MS" w:hAnsi="Arial Unicode MS"/>
          <w:spacing w:val="-10"/>
          <w:w w:val="110"/>
          <w:sz w:val="24"/>
        </w:rPr>
        <w:t>←</w:t>
      </w:r>
      <w:r>
        <w:rPr>
          <w:rFonts w:ascii="Arial Unicode MS" w:hAnsi="Arial Unicode MS"/>
          <w:sz w:val="24"/>
        </w:rPr>
        <w:tab/>
      </w:r>
      <w:r>
        <w:rPr>
          <w:position w:val="-6"/>
          <w:sz w:val="16"/>
        </w:rPr>
        <w:t>token</w:t>
      </w:r>
      <w:r>
        <w:rPr>
          <w:spacing w:val="22"/>
          <w:position w:val="-6"/>
          <w:sz w:val="16"/>
        </w:rPr>
        <w:t xml:space="preserve"> </w:t>
      </w:r>
      <w:r>
        <w:rPr>
          <w:i/>
          <w:sz w:val="24"/>
        </w:rPr>
        <w:t>a</w:t>
      </w:r>
      <w:r>
        <w:rPr>
          <w:rFonts w:ascii="Menlo" w:hAnsi="Menlo"/>
          <w:i/>
          <w:sz w:val="24"/>
          <w:vertAlign w:val="superscript"/>
        </w:rPr>
        <w:t>⋆</w:t>
      </w:r>
      <w:r>
        <w:rPr>
          <w:sz w:val="24"/>
        </w:rPr>
        <w:t>(</w:t>
      </w:r>
      <w:r>
        <w:rPr>
          <w:i/>
          <w:sz w:val="24"/>
        </w:rPr>
        <w:t>u,</w:t>
      </w:r>
      <w:r>
        <w:rPr>
          <w:i/>
          <w:spacing w:val="-11"/>
          <w:sz w:val="24"/>
        </w:rPr>
        <w:t xml:space="preserve"> </w:t>
      </w:r>
      <w:r>
        <w:rPr>
          <w:i/>
          <w:sz w:val="24"/>
        </w:rPr>
        <w:t>v,</w:t>
      </w:r>
      <w:r>
        <w:rPr>
          <w:i/>
          <w:spacing w:val="-9"/>
          <w:sz w:val="24"/>
        </w:rPr>
        <w:t xml:space="preserve"> </w:t>
      </w:r>
      <w:r>
        <w:rPr>
          <w:spacing w:val="-2"/>
          <w:sz w:val="24"/>
        </w:rPr>
        <w:t>token)</w:t>
      </w:r>
    </w:p>
    <w:p w14:paraId="00DC1EDF" w14:textId="77777777" w:rsidR="00350CFB" w:rsidRDefault="00283FFF">
      <w:pPr>
        <w:tabs>
          <w:tab w:val="left" w:pos="1047"/>
        </w:tabs>
        <w:spacing w:line="218" w:lineRule="exact"/>
        <w:ind w:left="414"/>
        <w:rPr>
          <w:b/>
          <w:sz w:val="24"/>
        </w:rPr>
      </w:pPr>
      <w:r>
        <w:rPr>
          <w:spacing w:val="-5"/>
          <w:sz w:val="20"/>
        </w:rPr>
        <w:t>4:</w:t>
      </w:r>
      <w:r>
        <w:rPr>
          <w:sz w:val="20"/>
        </w:rPr>
        <w:tab/>
      </w:r>
      <w:r>
        <w:rPr>
          <w:b/>
          <w:sz w:val="24"/>
        </w:rPr>
        <w:t>if</w:t>
      </w:r>
      <w:r>
        <w:rPr>
          <w:b/>
          <w:spacing w:val="22"/>
          <w:sz w:val="24"/>
        </w:rPr>
        <w:t xml:space="preserve"> </w:t>
      </w:r>
      <w:r>
        <w:rPr>
          <w:i/>
          <w:sz w:val="24"/>
        </w:rPr>
        <w:t>w</w:t>
      </w:r>
      <w:r>
        <w:rPr>
          <w:i/>
          <w:spacing w:val="18"/>
          <w:sz w:val="24"/>
        </w:rPr>
        <w:t xml:space="preserve"> </w:t>
      </w:r>
      <w:r>
        <w:rPr>
          <w:i/>
          <w:sz w:val="24"/>
        </w:rPr>
        <w:t>&gt;</w:t>
      </w:r>
      <w:r>
        <w:rPr>
          <w:i/>
          <w:spacing w:val="11"/>
          <w:sz w:val="24"/>
        </w:rPr>
        <w:t xml:space="preserve"> </w:t>
      </w:r>
      <w:r>
        <w:rPr>
          <w:sz w:val="24"/>
        </w:rPr>
        <w:t>0</w:t>
      </w:r>
      <w:r>
        <w:rPr>
          <w:spacing w:val="3"/>
          <w:sz w:val="24"/>
        </w:rPr>
        <w:t xml:space="preserve"> </w:t>
      </w:r>
      <w:r>
        <w:rPr>
          <w:b/>
          <w:spacing w:val="-4"/>
          <w:sz w:val="24"/>
        </w:rPr>
        <w:t>then</w:t>
      </w:r>
    </w:p>
    <w:p w14:paraId="00DC1EE0" w14:textId="77777777" w:rsidR="00350CFB" w:rsidRDefault="00283FFF">
      <w:pPr>
        <w:tabs>
          <w:tab w:val="left" w:pos="1406"/>
        </w:tabs>
        <w:spacing w:line="360" w:lineRule="exact"/>
        <w:ind w:left="414"/>
        <w:rPr>
          <w:i/>
          <w:sz w:val="24"/>
        </w:rPr>
      </w:pPr>
      <w:r>
        <w:rPr>
          <w:spacing w:val="-5"/>
          <w:w w:val="110"/>
          <w:sz w:val="20"/>
        </w:rPr>
        <w:t>5:</w:t>
      </w:r>
      <w:r>
        <w:rPr>
          <w:sz w:val="20"/>
        </w:rPr>
        <w:tab/>
      </w:r>
      <w:r>
        <w:rPr>
          <w:w w:val="105"/>
          <w:sz w:val="24"/>
        </w:rPr>
        <w:t>add edge</w:t>
      </w:r>
      <w:r>
        <w:rPr>
          <w:spacing w:val="1"/>
          <w:w w:val="105"/>
          <w:sz w:val="24"/>
        </w:rPr>
        <w:t xml:space="preserve"> </w:t>
      </w:r>
      <w:r>
        <w:rPr>
          <w:w w:val="105"/>
          <w:sz w:val="24"/>
        </w:rPr>
        <w:t>(</w:t>
      </w:r>
      <w:r>
        <w:rPr>
          <w:i/>
          <w:w w:val="105"/>
          <w:sz w:val="24"/>
        </w:rPr>
        <w:t>u</w:t>
      </w:r>
      <w:r>
        <w:rPr>
          <w:i/>
          <w:spacing w:val="9"/>
          <w:w w:val="105"/>
          <w:sz w:val="24"/>
        </w:rPr>
        <w:t xml:space="preserve"> </w:t>
      </w:r>
      <w:r>
        <w:rPr>
          <w:rFonts w:ascii="Arial Unicode MS" w:hAnsi="Arial Unicode MS"/>
          <w:w w:val="105"/>
          <w:sz w:val="24"/>
        </w:rPr>
        <w:t>→</w:t>
      </w:r>
      <w:r>
        <w:rPr>
          <w:rFonts w:ascii="Arial Unicode MS" w:hAnsi="Arial Unicode MS"/>
          <w:spacing w:val="1"/>
          <w:w w:val="105"/>
          <w:sz w:val="24"/>
        </w:rPr>
        <w:t xml:space="preserve"> </w:t>
      </w:r>
      <w:r>
        <w:rPr>
          <w:i/>
          <w:w w:val="105"/>
          <w:sz w:val="24"/>
        </w:rPr>
        <w:t>v,</w:t>
      </w:r>
      <w:r>
        <w:rPr>
          <w:i/>
          <w:spacing w:val="-21"/>
          <w:w w:val="105"/>
          <w:sz w:val="24"/>
        </w:rPr>
        <w:t xml:space="preserve"> </w:t>
      </w:r>
      <w:r>
        <w:rPr>
          <w:i/>
          <w:w w:val="105"/>
          <w:sz w:val="24"/>
        </w:rPr>
        <w:t>w</w:t>
      </w:r>
      <w:r>
        <w:rPr>
          <w:w w:val="105"/>
          <w:sz w:val="24"/>
        </w:rPr>
        <w:t>)</w:t>
      </w:r>
      <w:r>
        <w:rPr>
          <w:spacing w:val="1"/>
          <w:w w:val="105"/>
          <w:sz w:val="24"/>
        </w:rPr>
        <w:t xml:space="preserve"> </w:t>
      </w:r>
      <w:r>
        <w:rPr>
          <w:w w:val="105"/>
          <w:sz w:val="24"/>
        </w:rPr>
        <w:t>to</w:t>
      </w:r>
      <w:r>
        <w:rPr>
          <w:spacing w:val="1"/>
          <w:w w:val="105"/>
          <w:sz w:val="24"/>
        </w:rPr>
        <w:t xml:space="preserve"> </w:t>
      </w:r>
      <w:r>
        <w:rPr>
          <w:i/>
          <w:spacing w:val="-10"/>
          <w:w w:val="105"/>
          <w:sz w:val="24"/>
        </w:rPr>
        <w:t>E</w:t>
      </w:r>
    </w:p>
    <w:p w14:paraId="00DC1EE1" w14:textId="77777777" w:rsidR="00350CFB" w:rsidRDefault="00283FFF">
      <w:pPr>
        <w:tabs>
          <w:tab w:val="left" w:pos="1047"/>
        </w:tabs>
        <w:spacing w:line="252" w:lineRule="exact"/>
        <w:ind w:left="414"/>
        <w:rPr>
          <w:b/>
          <w:sz w:val="24"/>
        </w:rPr>
      </w:pPr>
      <w:r>
        <w:rPr>
          <w:spacing w:val="-5"/>
          <w:sz w:val="20"/>
        </w:rPr>
        <w:t>6:</w:t>
      </w:r>
      <w:r>
        <w:rPr>
          <w:sz w:val="20"/>
        </w:rPr>
        <w:tab/>
      </w:r>
      <w:r>
        <w:rPr>
          <w:b/>
          <w:sz w:val="24"/>
        </w:rPr>
        <w:t>end</w:t>
      </w:r>
      <w:r>
        <w:rPr>
          <w:b/>
          <w:spacing w:val="-7"/>
          <w:sz w:val="24"/>
        </w:rPr>
        <w:t xml:space="preserve"> </w:t>
      </w:r>
      <w:r>
        <w:rPr>
          <w:b/>
          <w:spacing w:val="-5"/>
          <w:sz w:val="24"/>
        </w:rPr>
        <w:t>if</w:t>
      </w:r>
    </w:p>
    <w:p w14:paraId="00DC1EE2" w14:textId="77777777" w:rsidR="00350CFB" w:rsidRDefault="00283FFF">
      <w:pPr>
        <w:spacing w:before="13" w:line="242" w:lineRule="exact"/>
        <w:ind w:left="414"/>
        <w:rPr>
          <w:b/>
          <w:sz w:val="24"/>
        </w:rPr>
      </w:pPr>
      <w:r>
        <w:rPr>
          <w:sz w:val="20"/>
        </w:rPr>
        <w:t>7:</w:t>
      </w:r>
      <w:r>
        <w:rPr>
          <w:spacing w:val="64"/>
          <w:sz w:val="20"/>
        </w:rPr>
        <w:t xml:space="preserve"> </w:t>
      </w:r>
      <w:r>
        <w:rPr>
          <w:b/>
          <w:sz w:val="24"/>
        </w:rPr>
        <w:t>end</w:t>
      </w:r>
      <w:r>
        <w:rPr>
          <w:b/>
          <w:spacing w:val="-4"/>
          <w:sz w:val="24"/>
        </w:rPr>
        <w:t xml:space="preserve"> </w:t>
      </w:r>
      <w:r>
        <w:rPr>
          <w:b/>
          <w:spacing w:val="-5"/>
          <w:sz w:val="24"/>
        </w:rPr>
        <w:t>for</w:t>
      </w:r>
    </w:p>
    <w:p w14:paraId="00DC1EE3" w14:textId="77777777" w:rsidR="00350CFB" w:rsidRDefault="00283FFF">
      <w:pPr>
        <w:pStyle w:val="a3"/>
        <w:spacing w:line="320" w:lineRule="exact"/>
        <w:ind w:left="414"/>
        <w:rPr>
          <w:rFonts w:ascii="Arial Unicode MS" w:hAnsi="Arial Unicode MS"/>
        </w:rPr>
      </w:pPr>
      <w:r>
        <w:rPr>
          <w:w w:val="105"/>
          <w:sz w:val="20"/>
        </w:rPr>
        <w:t>8:</w:t>
      </w:r>
      <w:r>
        <w:rPr>
          <w:spacing w:val="43"/>
          <w:w w:val="105"/>
          <w:sz w:val="20"/>
        </w:rPr>
        <w:t xml:space="preserve"> </w:t>
      </w:r>
      <w:r>
        <w:rPr>
          <w:i/>
          <w:w w:val="105"/>
        </w:rPr>
        <w:t>E</w:t>
      </w:r>
      <w:r>
        <w:rPr>
          <w:i/>
          <w:spacing w:val="2"/>
          <w:w w:val="110"/>
        </w:rPr>
        <w:t xml:space="preserve"> </w:t>
      </w:r>
      <w:r>
        <w:rPr>
          <w:rFonts w:ascii="Arial Unicode MS" w:hAnsi="Arial Unicode MS"/>
          <w:w w:val="110"/>
        </w:rPr>
        <w:t>←</w:t>
      </w:r>
      <w:r>
        <w:rPr>
          <w:rFonts w:ascii="Arial Unicode MS" w:hAnsi="Arial Unicode MS"/>
          <w:spacing w:val="-18"/>
          <w:w w:val="110"/>
        </w:rPr>
        <w:t xml:space="preserve"> </w:t>
      </w:r>
      <w:r>
        <w:rPr>
          <w:w w:val="105"/>
        </w:rPr>
        <w:t>edges</w:t>
      </w:r>
      <w:r>
        <w:rPr>
          <w:spacing w:val="-13"/>
          <w:w w:val="105"/>
        </w:rPr>
        <w:t xml:space="preserve"> </w:t>
      </w:r>
      <w:r>
        <w:rPr>
          <w:w w:val="105"/>
        </w:rPr>
        <w:t>in</w:t>
      </w:r>
      <w:r>
        <w:rPr>
          <w:spacing w:val="-13"/>
          <w:w w:val="105"/>
        </w:rPr>
        <w:t xml:space="preserve"> </w:t>
      </w:r>
      <w:r>
        <w:rPr>
          <w:i/>
          <w:w w:val="105"/>
        </w:rPr>
        <w:t>E</w:t>
      </w:r>
      <w:r>
        <w:rPr>
          <w:i/>
          <w:spacing w:val="-1"/>
          <w:w w:val="105"/>
        </w:rPr>
        <w:t xml:space="preserve"> </w:t>
      </w:r>
      <w:r>
        <w:rPr>
          <w:w w:val="105"/>
        </w:rPr>
        <w:t>incident</w:t>
      </w:r>
      <w:r>
        <w:rPr>
          <w:spacing w:val="-13"/>
          <w:w w:val="105"/>
        </w:rPr>
        <w:t xml:space="preserve"> </w:t>
      </w:r>
      <w:r>
        <w:rPr>
          <w:w w:val="105"/>
        </w:rPr>
        <w:t>to</w:t>
      </w:r>
      <w:r>
        <w:rPr>
          <w:spacing w:val="-13"/>
          <w:w w:val="105"/>
        </w:rPr>
        <w:t xml:space="preserve"> </w:t>
      </w:r>
      <w:r>
        <w:rPr>
          <w:w w:val="105"/>
        </w:rPr>
        <w:t>at</w:t>
      </w:r>
      <w:r>
        <w:rPr>
          <w:spacing w:val="-13"/>
          <w:w w:val="105"/>
        </w:rPr>
        <w:t xml:space="preserve"> </w:t>
      </w:r>
      <w:r>
        <w:rPr>
          <w:w w:val="105"/>
        </w:rPr>
        <w:t>least</w:t>
      </w:r>
      <w:r>
        <w:rPr>
          <w:spacing w:val="-13"/>
          <w:w w:val="105"/>
        </w:rPr>
        <w:t xml:space="preserve"> </w:t>
      </w:r>
      <w:r>
        <w:rPr>
          <w:w w:val="105"/>
        </w:rPr>
        <w:t>one</w:t>
      </w:r>
      <w:r>
        <w:rPr>
          <w:spacing w:val="-13"/>
          <w:w w:val="105"/>
        </w:rPr>
        <w:t xml:space="preserve"> </w:t>
      </w:r>
      <w:r>
        <w:rPr>
          <w:w w:val="105"/>
        </w:rPr>
        <w:t>wallet</w:t>
      </w:r>
      <w:r>
        <w:rPr>
          <w:spacing w:val="-13"/>
          <w:w w:val="105"/>
        </w:rPr>
        <w:t xml:space="preserve"> </w:t>
      </w:r>
      <w:r>
        <w:rPr>
          <w:w w:val="105"/>
        </w:rPr>
        <w:t>in</w:t>
      </w:r>
      <w:r>
        <w:rPr>
          <w:spacing w:val="-14"/>
          <w:w w:val="105"/>
        </w:rPr>
        <w:t xml:space="preserve"> </w:t>
      </w:r>
      <w:r>
        <w:rPr>
          <w:rFonts w:ascii="Arial Unicode MS" w:hAnsi="Arial Unicode MS"/>
          <w:spacing w:val="-10"/>
          <w:w w:val="105"/>
        </w:rPr>
        <w:t>W</w:t>
      </w:r>
    </w:p>
    <w:p w14:paraId="00DC1EE4" w14:textId="77777777" w:rsidR="00350CFB" w:rsidRDefault="00283FFF">
      <w:pPr>
        <w:spacing w:line="289" w:lineRule="exact"/>
        <w:ind w:left="414"/>
        <w:rPr>
          <w:sz w:val="24"/>
        </w:rPr>
      </w:pPr>
      <w:r>
        <w:rPr>
          <w:sz w:val="20"/>
        </w:rPr>
        <w:t>9:</w:t>
      </w:r>
      <w:r>
        <w:rPr>
          <w:spacing w:val="30"/>
          <w:sz w:val="20"/>
        </w:rPr>
        <w:t xml:space="preserve">  </w:t>
      </w:r>
      <w:r>
        <w:rPr>
          <w:b/>
          <w:sz w:val="24"/>
        </w:rPr>
        <w:t>s</w:t>
      </w:r>
      <w:r>
        <w:rPr>
          <w:b/>
          <w:spacing w:val="31"/>
          <w:sz w:val="24"/>
        </w:rPr>
        <w:t xml:space="preserve"> </w:t>
      </w:r>
      <w:r>
        <w:rPr>
          <w:rFonts w:ascii="Arial Unicode MS" w:hAnsi="Arial Unicode MS"/>
          <w:sz w:val="24"/>
        </w:rPr>
        <w:t>←</w:t>
      </w:r>
      <w:r>
        <w:rPr>
          <w:rFonts w:ascii="Arial Unicode MS" w:hAnsi="Arial Unicode MS"/>
          <w:spacing w:val="22"/>
          <w:sz w:val="24"/>
        </w:rPr>
        <w:t xml:space="preserve"> </w:t>
      </w:r>
      <w:r>
        <w:rPr>
          <w:sz w:val="24"/>
        </w:rPr>
        <w:t>WeightedPageRank(</w:t>
      </w:r>
      <w:r>
        <w:rPr>
          <w:i/>
          <w:sz w:val="24"/>
        </w:rPr>
        <w:t>E,</w:t>
      </w:r>
      <w:r>
        <w:rPr>
          <w:i/>
          <w:spacing w:val="-7"/>
          <w:sz w:val="24"/>
        </w:rPr>
        <w:t xml:space="preserve"> </w:t>
      </w:r>
      <w:r>
        <w:rPr>
          <w:i/>
          <w:sz w:val="24"/>
        </w:rPr>
        <w:t>d,</w:t>
      </w:r>
      <w:r>
        <w:rPr>
          <w:i/>
          <w:spacing w:val="-7"/>
          <w:sz w:val="24"/>
        </w:rPr>
        <w:t xml:space="preserve"> </w:t>
      </w:r>
      <w:r>
        <w:rPr>
          <w:i/>
          <w:sz w:val="24"/>
        </w:rPr>
        <w:t>τ</w:t>
      </w:r>
      <w:r>
        <w:rPr>
          <w:sz w:val="24"/>
          <w:vertAlign w:val="subscript"/>
        </w:rPr>
        <w:t>tol</w:t>
      </w:r>
      <w:r>
        <w:rPr>
          <w:i/>
          <w:sz w:val="24"/>
        </w:rPr>
        <w:t>,</w:t>
      </w:r>
      <w:r>
        <w:rPr>
          <w:i/>
          <w:spacing w:val="-7"/>
          <w:sz w:val="24"/>
        </w:rPr>
        <w:t xml:space="preserve"> </w:t>
      </w:r>
      <w:r>
        <w:rPr>
          <w:i/>
          <w:spacing w:val="-4"/>
          <w:sz w:val="24"/>
        </w:rPr>
        <w:t>I</w:t>
      </w:r>
      <w:r>
        <w:rPr>
          <w:spacing w:val="-4"/>
          <w:sz w:val="24"/>
          <w:vertAlign w:val="subscript"/>
        </w:rPr>
        <w:t>max</w:t>
      </w:r>
      <w:r>
        <w:rPr>
          <w:spacing w:val="-4"/>
          <w:sz w:val="24"/>
        </w:rPr>
        <w:t>)</w:t>
      </w:r>
    </w:p>
    <w:p w14:paraId="00DC1EE5" w14:textId="77777777" w:rsidR="00350CFB" w:rsidRDefault="00283FFF">
      <w:pPr>
        <w:spacing w:line="353" w:lineRule="exact"/>
        <w:ind w:left="314"/>
        <w:rPr>
          <w:sz w:val="24"/>
        </w:rPr>
      </w:pPr>
      <w:r>
        <w:rPr>
          <w:noProof/>
          <w:sz w:val="24"/>
        </w:rPr>
        <mc:AlternateContent>
          <mc:Choice Requires="wps">
            <w:drawing>
              <wp:anchor distT="0" distB="0" distL="0" distR="0" simplePos="0" relativeHeight="487608320" behindDoc="1" locked="0" layoutInCell="1" allowOverlap="1" wp14:anchorId="00DC272C" wp14:editId="00DC272D">
                <wp:simplePos x="0" y="0"/>
                <wp:positionH relativeFrom="page">
                  <wp:posOffset>809244</wp:posOffset>
                </wp:positionH>
                <wp:positionV relativeFrom="paragraph">
                  <wp:posOffset>248351</wp:posOffset>
                </wp:positionV>
                <wp:extent cx="5941695" cy="1270"/>
                <wp:effectExtent l="0" t="0" r="0" b="0"/>
                <wp:wrapTopAndBottom/>
                <wp:docPr id="147" name="Graphic 1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1695" cy="1270"/>
                        </a:xfrm>
                        <a:custGeom>
                          <a:avLst/>
                          <a:gdLst/>
                          <a:ahLst/>
                          <a:cxnLst/>
                          <a:rect l="l" t="t" r="r" b="b"/>
                          <a:pathLst>
                            <a:path w="5941695">
                              <a:moveTo>
                                <a:pt x="0" y="0"/>
                              </a:moveTo>
                              <a:lnTo>
                                <a:pt x="5941517"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23EC9E8" id="Graphic 147" o:spid="_x0000_s1026" style="position:absolute;margin-left:63.7pt;margin-top:19.55pt;width:467.85pt;height:.1pt;z-index:-15708160;visibility:visible;mso-wrap-style:square;mso-wrap-distance-left:0;mso-wrap-distance-top:0;mso-wrap-distance-right:0;mso-wrap-distance-bottom:0;mso-position-horizontal:absolute;mso-position-horizontal-relative:page;mso-position-vertical:absolute;mso-position-vertical-relative:text;v-text-anchor:top" coordsize="59416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" path="m,l5941517,e" filled="f" strokeweight=".14056mm">
                <v:path arrowok="t"/>
                <w10:wrap type="topAndBottom" anchorx="page"/>
              </v:shape>
            </w:pict>
          </mc:Fallback>
        </mc:AlternateContent>
      </w:r>
      <w:r>
        <w:rPr>
          <w:w w:val="105"/>
          <w:sz w:val="20"/>
        </w:rPr>
        <w:t>10:</w:t>
      </w:r>
      <w:r>
        <w:rPr>
          <w:spacing w:val="44"/>
          <w:w w:val="105"/>
          <w:sz w:val="20"/>
        </w:rPr>
        <w:t xml:space="preserve"> </w:t>
      </w:r>
      <w:r>
        <w:rPr>
          <w:b/>
          <w:w w:val="105"/>
          <w:sz w:val="24"/>
        </w:rPr>
        <w:t>return</w:t>
      </w:r>
      <w:r>
        <w:rPr>
          <w:b/>
          <w:spacing w:val="-15"/>
          <w:w w:val="105"/>
          <w:sz w:val="24"/>
        </w:rPr>
        <w:t xml:space="preserve"> </w:t>
      </w:r>
      <w:r>
        <w:rPr>
          <w:b/>
          <w:w w:val="105"/>
          <w:sz w:val="24"/>
        </w:rPr>
        <w:t>s</w:t>
      </w:r>
      <w:r>
        <w:rPr>
          <w:w w:val="105"/>
          <w:sz w:val="24"/>
          <w:vertAlign w:val="subscript"/>
        </w:rPr>
        <w:t>ER</w:t>
      </w:r>
      <w:r>
        <w:rPr>
          <w:w w:val="105"/>
          <w:sz w:val="24"/>
        </w:rPr>
        <w:t>[</w:t>
      </w:r>
      <w:r>
        <w:rPr>
          <w:i/>
          <w:w w:val="105"/>
          <w:sz w:val="24"/>
        </w:rPr>
        <w:t>w</w:t>
      </w:r>
      <w:r>
        <w:rPr>
          <w:w w:val="105"/>
          <w:sz w:val="24"/>
        </w:rPr>
        <w:t>]</w:t>
      </w:r>
      <w:r>
        <w:rPr>
          <w:spacing w:val="-8"/>
          <w:w w:val="105"/>
          <w:sz w:val="24"/>
        </w:rPr>
        <w:t xml:space="preserve"> </w:t>
      </w:r>
      <w:r>
        <w:rPr>
          <w:rFonts w:ascii="Arial Unicode MS" w:hAnsi="Arial Unicode MS"/>
          <w:w w:val="110"/>
          <w:sz w:val="24"/>
        </w:rPr>
        <w:t>←</w:t>
      </w:r>
      <w:r>
        <w:rPr>
          <w:rFonts w:ascii="Arial Unicode MS" w:hAnsi="Arial Unicode MS"/>
          <w:spacing w:val="-19"/>
          <w:w w:val="110"/>
          <w:sz w:val="24"/>
        </w:rPr>
        <w:t xml:space="preserve"> </w:t>
      </w:r>
      <w:r>
        <w:rPr>
          <w:b/>
          <w:w w:val="105"/>
          <w:sz w:val="24"/>
        </w:rPr>
        <w:t>s</w:t>
      </w:r>
      <w:r>
        <w:rPr>
          <w:w w:val="105"/>
          <w:sz w:val="24"/>
        </w:rPr>
        <w:t>[</w:t>
      </w:r>
      <w:r>
        <w:rPr>
          <w:i/>
          <w:w w:val="105"/>
          <w:sz w:val="24"/>
        </w:rPr>
        <w:t>w</w:t>
      </w:r>
      <w:r>
        <w:rPr>
          <w:w w:val="105"/>
          <w:sz w:val="24"/>
        </w:rPr>
        <w:t>]</w:t>
      </w:r>
      <w:r>
        <w:rPr>
          <w:spacing w:val="-13"/>
          <w:w w:val="105"/>
          <w:sz w:val="24"/>
        </w:rPr>
        <w:t xml:space="preserve"> </w:t>
      </w:r>
      <w:r>
        <w:rPr>
          <w:w w:val="105"/>
          <w:sz w:val="24"/>
        </w:rPr>
        <w:t>for</w:t>
      </w:r>
      <w:r>
        <w:rPr>
          <w:spacing w:val="-15"/>
          <w:w w:val="105"/>
          <w:sz w:val="24"/>
        </w:rPr>
        <w:t xml:space="preserve"> </w:t>
      </w:r>
      <w:r>
        <w:rPr>
          <w:i/>
          <w:w w:val="105"/>
          <w:sz w:val="24"/>
        </w:rPr>
        <w:t>w</w:t>
      </w:r>
      <w:r>
        <w:rPr>
          <w:i/>
          <w:spacing w:val="-3"/>
          <w:w w:val="105"/>
          <w:sz w:val="24"/>
        </w:rPr>
        <w:t xml:space="preserve"> </w:t>
      </w:r>
      <w:r>
        <w:rPr>
          <w:rFonts w:ascii="Arial Unicode MS" w:hAnsi="Arial Unicode MS"/>
          <w:w w:val="105"/>
          <w:sz w:val="24"/>
        </w:rPr>
        <w:t>∈</w:t>
      </w:r>
      <w:r>
        <w:rPr>
          <w:rFonts w:ascii="Arial Unicode MS" w:hAnsi="Arial Unicode MS"/>
          <w:spacing w:val="-16"/>
          <w:w w:val="105"/>
          <w:sz w:val="24"/>
        </w:rPr>
        <w:t xml:space="preserve"> </w:t>
      </w:r>
      <w:r>
        <w:rPr>
          <w:rFonts w:ascii="Arial Unicode MS" w:hAnsi="Arial Unicode MS"/>
          <w:w w:val="105"/>
          <w:sz w:val="24"/>
        </w:rPr>
        <w:t>W</w:t>
      </w:r>
      <w:r>
        <w:rPr>
          <w:rFonts w:ascii="Arial Unicode MS" w:hAnsi="Arial Unicode MS"/>
          <w:spacing w:val="-4"/>
          <w:w w:val="105"/>
          <w:sz w:val="24"/>
        </w:rPr>
        <w:t xml:space="preserve"> </w:t>
      </w:r>
      <w:r>
        <w:rPr>
          <w:w w:val="105"/>
          <w:sz w:val="24"/>
        </w:rPr>
        <w:t>(else</w:t>
      </w:r>
      <w:r>
        <w:rPr>
          <w:spacing w:val="-15"/>
          <w:w w:val="105"/>
          <w:sz w:val="24"/>
        </w:rPr>
        <w:t xml:space="preserve"> </w:t>
      </w:r>
      <w:r>
        <w:rPr>
          <w:spacing w:val="-5"/>
          <w:w w:val="105"/>
          <w:sz w:val="24"/>
        </w:rPr>
        <w:t>0)</w:t>
      </w:r>
    </w:p>
    <w:p w14:paraId="00DC1EE6" w14:textId="77777777" w:rsidR="00350CFB" w:rsidRDefault="00350CFB">
      <w:pPr>
        <w:pStyle w:val="a3"/>
        <w:spacing w:before="218"/>
      </w:pPr>
    </w:p>
    <w:p w14:paraId="00DC1EE7" w14:textId="77777777" w:rsidR="00350CFB" w:rsidRDefault="00283FFF">
      <w:pPr>
        <w:pStyle w:val="3"/>
        <w:numPr>
          <w:ilvl w:val="2"/>
          <w:numId w:val="26"/>
        </w:numPr>
        <w:tabs>
          <w:tab w:val="left" w:pos="879"/>
        </w:tabs>
        <w:ind w:left="879" w:hanging="597"/>
      </w:pPr>
      <w:r>
        <w:rPr>
          <w:spacing w:val="-2"/>
        </w:rPr>
        <w:t>AWP</w:t>
      </w:r>
      <w:r>
        <w:rPr>
          <w:spacing w:val="-11"/>
        </w:rPr>
        <w:t xml:space="preserve"> </w:t>
      </w:r>
      <w:r>
        <w:rPr>
          <w:spacing w:val="-2"/>
        </w:rPr>
        <w:t>transfer</w:t>
      </w:r>
      <w:r>
        <w:rPr>
          <w:spacing w:val="-10"/>
        </w:rPr>
        <w:t xml:space="preserve"> </w:t>
      </w:r>
      <w:r>
        <w:rPr>
          <w:spacing w:val="-2"/>
        </w:rPr>
        <w:t>graph</w:t>
      </w:r>
    </w:p>
    <w:p w14:paraId="00DC1EE8" w14:textId="77777777" w:rsidR="00350CFB" w:rsidRDefault="00350CFB">
      <w:pPr>
        <w:pStyle w:val="a3"/>
        <w:spacing w:before="46"/>
        <w:rPr>
          <w:b/>
        </w:rPr>
      </w:pPr>
    </w:p>
    <w:p w14:paraId="00DC1EE9" w14:textId="77777777" w:rsidR="00350CFB" w:rsidRDefault="00283FFF">
      <w:pPr>
        <w:pStyle w:val="a3"/>
        <w:ind w:left="273"/>
      </w:pPr>
      <w:r>
        <w:t>AWP</w:t>
      </w:r>
      <w:r>
        <w:rPr>
          <w:spacing w:val="19"/>
        </w:rPr>
        <w:t xml:space="preserve"> </w:t>
      </w:r>
      <w:r>
        <w:t>follows</w:t>
      </w:r>
      <w:r>
        <w:rPr>
          <w:spacing w:val="20"/>
        </w:rPr>
        <w:t xml:space="preserve"> </w:t>
      </w:r>
      <w:r>
        <w:t>Do</w:t>
      </w:r>
      <w:r>
        <w:rPr>
          <w:spacing w:val="20"/>
        </w:rPr>
        <w:t xml:space="preserve"> </w:t>
      </w:r>
      <w:r>
        <w:t>et</w:t>
      </w:r>
      <w:r>
        <w:rPr>
          <w:spacing w:val="19"/>
        </w:rPr>
        <w:t xml:space="preserve"> </w:t>
      </w:r>
      <w:r>
        <w:t>al.</w:t>
      </w:r>
      <w:hyperlink w:anchor="_bookmark149" w:history="1">
        <w:r>
          <w:rPr>
            <w:vertAlign w:val="superscript"/>
          </w:rPr>
          <w:t>[16]</w:t>
        </w:r>
      </w:hyperlink>
      <w:r>
        <w:t>:</w:t>
      </w:r>
      <w:r>
        <w:rPr>
          <w:spacing w:val="62"/>
        </w:rPr>
        <w:t xml:space="preserve"> </w:t>
      </w:r>
      <w:r>
        <w:t>each</w:t>
      </w:r>
      <w:r>
        <w:rPr>
          <w:spacing w:val="19"/>
        </w:rPr>
        <w:t xml:space="preserve"> </w:t>
      </w:r>
      <w:r>
        <w:t>transfer</w:t>
      </w:r>
      <w:r>
        <w:rPr>
          <w:spacing w:val="20"/>
        </w:rPr>
        <w:t xml:space="preserve"> </w:t>
      </w:r>
      <w:r>
        <w:t>of</w:t>
      </w:r>
      <w:r>
        <w:rPr>
          <w:spacing w:val="20"/>
        </w:rPr>
        <w:t xml:space="preserve"> </w:t>
      </w:r>
      <w:r>
        <w:t>value</w:t>
      </w:r>
      <w:r>
        <w:rPr>
          <w:spacing w:val="19"/>
        </w:rPr>
        <w:t xml:space="preserve"> </w:t>
      </w:r>
      <w:r>
        <w:rPr>
          <w:i/>
        </w:rPr>
        <w:t>v</w:t>
      </w:r>
      <w:r>
        <w:rPr>
          <w:i/>
          <w:spacing w:val="29"/>
        </w:rPr>
        <w:t xml:space="preserve"> </w:t>
      </w:r>
      <w:r>
        <w:t>at</w:t>
      </w:r>
      <w:r>
        <w:rPr>
          <w:spacing w:val="20"/>
        </w:rPr>
        <w:t xml:space="preserve"> </w:t>
      </w:r>
      <w:r>
        <w:t>age</w:t>
      </w:r>
      <w:r>
        <w:rPr>
          <w:spacing w:val="20"/>
        </w:rPr>
        <w:t xml:space="preserve"> </w:t>
      </w:r>
      <w:r>
        <w:t>∆</w:t>
      </w:r>
      <w:r>
        <w:rPr>
          <w:i/>
        </w:rPr>
        <w:t>t</w:t>
      </w:r>
      <w:r>
        <w:rPr>
          <w:i/>
          <w:spacing w:val="19"/>
        </w:rPr>
        <w:t xml:space="preserve"> </w:t>
      </w:r>
      <w:r>
        <w:t>days</w:t>
      </w:r>
      <w:r>
        <w:rPr>
          <w:spacing w:val="20"/>
        </w:rPr>
        <w:t xml:space="preserve"> </w:t>
      </w:r>
      <w:r>
        <w:t>before</w:t>
      </w:r>
      <w:r>
        <w:rPr>
          <w:spacing w:val="20"/>
        </w:rPr>
        <w:t xml:space="preserve"> </w:t>
      </w:r>
      <w:r>
        <w:t>observation</w:t>
      </w:r>
      <w:r>
        <w:rPr>
          <w:spacing w:val="19"/>
        </w:rPr>
        <w:t xml:space="preserve"> </w:t>
      </w:r>
      <w:r>
        <w:t>end</w:t>
      </w:r>
      <w:r>
        <w:rPr>
          <w:spacing w:val="20"/>
        </w:rPr>
        <w:t xml:space="preserve"> </w:t>
      </w:r>
      <w:r>
        <w:rPr>
          <w:i/>
          <w:spacing w:val="-4"/>
        </w:rPr>
        <w:t>T</w:t>
      </w:r>
      <w:r>
        <w:rPr>
          <w:spacing w:val="-4"/>
          <w:vertAlign w:val="subscript"/>
        </w:rPr>
        <w:t>obs</w:t>
      </w:r>
    </w:p>
    <w:p w14:paraId="00DC1EEA" w14:textId="77777777" w:rsidR="00350CFB" w:rsidRDefault="00283FFF">
      <w:pPr>
        <w:pStyle w:val="a3"/>
        <w:spacing w:before="181"/>
        <w:ind w:left="282"/>
      </w:pPr>
      <w:r>
        <w:t>contributes</w:t>
      </w:r>
      <w:r>
        <w:rPr>
          <w:spacing w:val="-11"/>
        </w:rPr>
        <w:t xml:space="preserve"> </w:t>
      </w:r>
      <w:r>
        <w:t>a</w:t>
      </w:r>
      <w:r>
        <w:rPr>
          <w:spacing w:val="-11"/>
        </w:rPr>
        <w:t xml:space="preserve"> </w:t>
      </w:r>
      <w:r>
        <w:t>decayed</w:t>
      </w:r>
      <w:r>
        <w:rPr>
          <w:spacing w:val="-11"/>
        </w:rPr>
        <w:t xml:space="preserve"> </w:t>
      </w:r>
      <w:r>
        <w:rPr>
          <w:spacing w:val="-2"/>
        </w:rPr>
        <w:t>weight</w:t>
      </w:r>
    </w:p>
    <w:p w14:paraId="00DC1EEB" w14:textId="77777777" w:rsidR="00350CFB" w:rsidRDefault="00350CFB">
      <w:pPr>
        <w:pStyle w:val="a3"/>
        <w:spacing w:before="111"/>
        <w:rPr>
          <w:sz w:val="20"/>
        </w:rPr>
      </w:pPr>
    </w:p>
    <w:p w14:paraId="00DC1EEC" w14:textId="77777777" w:rsidR="00350CFB" w:rsidRDefault="00350CFB">
      <w:pPr>
        <w:pStyle w:val="a3"/>
        <w:rPr>
          <w:sz w:val="20"/>
        </w:rPr>
        <w:sectPr w:rsidR="00350CFB">
          <w:pgSz w:w="11910" w:h="16840"/>
          <w:pgMar w:top="1820" w:right="708" w:bottom="2300" w:left="992" w:header="0" w:footer="2115" w:gutter="0"/>
          <w:cols w:space="720"/>
        </w:sectPr>
      </w:pPr>
    </w:p>
    <w:p w14:paraId="00DC1EED" w14:textId="77777777" w:rsidR="00350CFB" w:rsidRDefault="00283FFF">
      <w:pPr>
        <w:pStyle w:val="a3"/>
        <w:spacing w:before="55" w:line="209" w:lineRule="exact"/>
        <w:ind w:left="148"/>
        <w:jc w:val="center"/>
      </w:pPr>
      <w:bookmarkStart w:id="187" w:name="_bookmark61"/>
      <w:bookmarkEnd w:id="187"/>
      <w:r>
        <w:rPr>
          <w:spacing w:val="-10"/>
        </w:rPr>
        <w:t>1</w:t>
      </w:r>
    </w:p>
    <w:p w14:paraId="00DC1EEE" w14:textId="77777777" w:rsidR="00350CFB" w:rsidRPr="00C8008C" w:rsidRDefault="00283FFF">
      <w:pPr>
        <w:tabs>
          <w:tab w:val="left" w:pos="5444"/>
          <w:tab w:val="left" w:pos="6649"/>
        </w:tabs>
        <w:spacing w:line="139" w:lineRule="auto"/>
        <w:ind w:left="1863"/>
        <w:rPr>
          <w:sz w:val="24"/>
          <w:lang w:val="fr-CM"/>
          <w:rPrChange w:id="188" w:author="Moulla, Donatien Koulla" w:date="2026-08-27T13:21:00Z">
            <w:rPr>
              <w:sz w:val="24"/>
            </w:rPr>
          </w:rPrChange>
        </w:rPr>
      </w:pPr>
      <w:r>
        <w:rPr>
          <w:noProof/>
          <w:sz w:val="24"/>
        </w:rPr>
        <mc:AlternateContent>
          <mc:Choice Requires="wps">
            <w:drawing>
              <wp:anchor distT="0" distB="0" distL="0" distR="0" simplePos="0" relativeHeight="484022272" behindDoc="1" locked="0" layoutInCell="1" allowOverlap="1" wp14:anchorId="00DC272E" wp14:editId="00DC272F">
                <wp:simplePos x="0" y="0"/>
                <wp:positionH relativeFrom="page">
                  <wp:posOffset>2411298</wp:posOffset>
                </wp:positionH>
                <wp:positionV relativeFrom="paragraph">
                  <wp:posOffset>74824</wp:posOffset>
                </wp:positionV>
                <wp:extent cx="1290955" cy="1270"/>
                <wp:effectExtent l="0" t="0" r="0" b="0"/>
                <wp:wrapNone/>
                <wp:docPr id="148" name="Graphic 1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90955" cy="1270"/>
                        </a:xfrm>
                        <a:custGeom>
                          <a:avLst/>
                          <a:gdLst/>
                          <a:ahLst/>
                          <a:cxnLst/>
                          <a:rect l="l" t="t" r="r" b="b"/>
                          <a:pathLst>
                            <a:path w="1290955">
                              <a:moveTo>
                                <a:pt x="0" y="0"/>
                              </a:moveTo>
                              <a:lnTo>
                                <a:pt x="1290815"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376562" id="Graphic 148" o:spid="_x0000_s1026" style="position:absolute;margin-left:189.85pt;margin-top:5.9pt;width:101.65pt;height:.1pt;z-index:-19294208;visibility:visible;mso-wrap-style:square;mso-wrap-distance-left:0;mso-wrap-distance-top:0;mso-wrap-distance-right:0;mso-wrap-distance-bottom:0;mso-position-horizontal:absolute;mso-position-horizontal-relative:page;mso-position-vertical:absolute;mso-position-vertical-relative:text;v-text-anchor:top" coordsize="12909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" path="m,l1290815,e" filled="f" strokeweight=".16869mm">
                <v:path arrowok="t"/>
                <w10:wrap anchorx="page"/>
              </v:shape>
            </w:pict>
          </mc:Fallback>
        </mc:AlternateContent>
      </w:r>
      <w:r>
        <w:rPr>
          <w:noProof/>
          <w:sz w:val="24"/>
        </w:rPr>
        <mc:AlternateContent>
          <mc:Choice Requires="wps">
            <w:drawing>
              <wp:anchor distT="0" distB="0" distL="0" distR="0" simplePos="0" relativeHeight="484023296" behindDoc="1" locked="0" layoutInCell="1" allowOverlap="1" wp14:anchorId="00DC2730" wp14:editId="00DC2731">
                <wp:simplePos x="0" y="0"/>
                <wp:positionH relativeFrom="page">
                  <wp:posOffset>3514610</wp:posOffset>
                </wp:positionH>
                <wp:positionV relativeFrom="paragraph">
                  <wp:posOffset>171984</wp:posOffset>
                </wp:positionV>
                <wp:extent cx="53975" cy="101600"/>
                <wp:effectExtent l="0" t="0" r="0" b="0"/>
                <wp:wrapNone/>
                <wp:docPr id="149" name="Text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75" cy="101600"/>
                        </a:xfrm>
                        <a:prstGeom prst="rect">
                          <a:avLst/>
                        </a:prstGeom>
                      </wps:spPr>
                      <wps:txbx>
                        <w:txbxContent>
                          <w:p w14:paraId="00DC2830" w14:textId="77777777" w:rsidR="00350CFB" w:rsidRDefault="00283FFF">
                            <w:pPr>
                              <w:spacing w:line="154" w:lineRule="exact"/>
                              <w:rPr>
                                <w:sz w:val="16"/>
                              </w:rPr>
                            </w:pPr>
                            <w:r>
                              <w:rPr>
                                <w:spacing w:val="-10"/>
                                <w:w w:val="105"/>
                                <w:sz w:val="16"/>
                              </w:rPr>
                              <w:t>0</w:t>
                            </w:r>
                          </w:p>
                        </w:txbxContent>
                      </wps:txbx>
                      <wps:bodyPr wrap="square" lIns="0" tIns="0" rIns="0" bIns="0" rtlCol="0">
                        <a:noAutofit/>
                      </wps:bodyPr>
                    </wps:wsp>
                  </a:graphicData>
                </a:graphic>
              </wp:anchor>
            </w:drawing>
          </mc:Choice>
          <mc:Fallback>
            <w:pict>
              <v:shape w14:anchorId="00DC2730" id="Textbox 149" o:spid="_x0000_s1141" type="#_x0000_t202" style="position:absolute;left:0;text-align:left;margin-left:276.75pt;margin-top:13.55pt;width:4.25pt;height:8pt;z-index:-19293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" filled="f" stroked="f">
                <v:textbox inset="0,0,0,0">
                  <w:txbxContent>
                    <w:p w14:paraId="00DC2830" w14:textId="77777777" w:rsidR="00350CFB" w:rsidRDefault="00283FFF">
                      <w:pPr>
                        <w:spacing w:line="154" w:lineRule="exact"/>
                        <w:rPr>
                          <w:sz w:val="16"/>
                        </w:rPr>
                      </w:pPr>
                      <w:r>
                        <w:rPr>
                          <w:spacing w:val="-10"/>
                          <w:w w:val="105"/>
                          <w:sz w:val="16"/>
                        </w:rPr>
                        <w:t>0</w:t>
                      </w:r>
                    </w:p>
                  </w:txbxContent>
                </v:textbox>
                <w10:wrap anchorx="page"/>
              </v:shape>
            </w:pict>
          </mc:Fallback>
        </mc:AlternateContent>
      </w:r>
      <w:r>
        <w:rPr>
          <w:i/>
          <w:w w:val="115"/>
          <w:sz w:val="24"/>
        </w:rPr>
        <w:t>σ</w:t>
      </w:r>
      <w:r>
        <w:rPr>
          <w:w w:val="115"/>
          <w:sz w:val="24"/>
          <w:lang w:val="fr-CM"/>
          <w:rPrChange w:id="189" w:author="Moulla, Donatien Koulla" w:date="2026-08-27T13:21:00Z">
            <w:rPr>
              <w:w w:val="115"/>
              <w:sz w:val="24"/>
            </w:rPr>
          </w:rPrChange>
        </w:rPr>
        <w:t>(∆</w:t>
      </w:r>
      <w:r>
        <w:rPr>
          <w:i/>
          <w:w w:val="115"/>
          <w:sz w:val="24"/>
          <w:lang w:val="fr-CM"/>
          <w:rPrChange w:id="190" w:author="Moulla, Donatien Koulla" w:date="2026-08-27T13:21:00Z">
            <w:rPr>
              <w:i/>
              <w:w w:val="115"/>
              <w:sz w:val="24"/>
            </w:rPr>
          </w:rPrChange>
        </w:rPr>
        <w:t>t</w:t>
      </w:r>
      <w:r>
        <w:rPr>
          <w:w w:val="115"/>
          <w:sz w:val="24"/>
          <w:lang w:val="fr-CM"/>
          <w:rPrChange w:id="191" w:author="Moulla, Donatien Koulla" w:date="2026-08-27T13:21:00Z">
            <w:rPr>
              <w:w w:val="115"/>
              <w:sz w:val="24"/>
            </w:rPr>
          </w:rPrChange>
        </w:rPr>
        <w:t>)</w:t>
      </w:r>
      <w:r>
        <w:rPr>
          <w:spacing w:val="10"/>
          <w:w w:val="115"/>
          <w:sz w:val="24"/>
          <w:lang w:val="fr-CM"/>
          <w:rPrChange w:id="192" w:author="Moulla, Donatien Koulla" w:date="2026-08-27T13:21:00Z">
            <w:rPr>
              <w:spacing w:val="10"/>
              <w:w w:val="115"/>
              <w:sz w:val="24"/>
            </w:rPr>
          </w:rPrChange>
        </w:rPr>
        <w:t xml:space="preserve"> </w:t>
      </w:r>
      <w:r>
        <w:rPr>
          <w:w w:val="115"/>
          <w:sz w:val="24"/>
          <w:lang w:val="fr-CM"/>
          <w:rPrChange w:id="193" w:author="Moulla, Donatien Koulla" w:date="2026-08-27T13:21:00Z">
            <w:rPr>
              <w:w w:val="115"/>
              <w:sz w:val="24"/>
            </w:rPr>
          </w:rPrChange>
        </w:rPr>
        <w:t>=</w:t>
      </w:r>
      <w:r>
        <w:rPr>
          <w:spacing w:val="40"/>
          <w:w w:val="115"/>
          <w:sz w:val="24"/>
          <w:lang w:val="fr-CM"/>
          <w:rPrChange w:id="194" w:author="Moulla, Donatien Koulla" w:date="2026-08-27T13:21:00Z">
            <w:rPr>
              <w:spacing w:val="40"/>
              <w:w w:val="115"/>
              <w:sz w:val="24"/>
            </w:rPr>
          </w:rPrChange>
        </w:rPr>
        <w:t xml:space="preserve"> </w:t>
      </w:r>
      <w:r>
        <w:rPr>
          <w:w w:val="115"/>
          <w:position w:val="-17"/>
          <w:sz w:val="24"/>
          <w:lang w:val="fr-CM"/>
          <w:rPrChange w:id="195" w:author="Moulla, Donatien Koulla" w:date="2026-08-27T13:21:00Z">
            <w:rPr>
              <w:w w:val="115"/>
              <w:position w:val="-17"/>
              <w:sz w:val="24"/>
            </w:rPr>
          </w:rPrChange>
        </w:rPr>
        <w:t>1</w:t>
      </w:r>
      <w:r>
        <w:rPr>
          <w:spacing w:val="-4"/>
          <w:w w:val="115"/>
          <w:position w:val="-17"/>
          <w:sz w:val="24"/>
          <w:lang w:val="fr-CM"/>
          <w:rPrChange w:id="196" w:author="Moulla, Donatien Koulla" w:date="2026-08-27T13:21:00Z">
            <w:rPr>
              <w:spacing w:val="-4"/>
              <w:w w:val="115"/>
              <w:position w:val="-17"/>
              <w:sz w:val="24"/>
            </w:rPr>
          </w:rPrChange>
        </w:rPr>
        <w:t xml:space="preserve"> </w:t>
      </w:r>
      <w:r>
        <w:rPr>
          <w:w w:val="115"/>
          <w:position w:val="-17"/>
          <w:sz w:val="24"/>
          <w:lang w:val="fr-CM"/>
          <w:rPrChange w:id="197" w:author="Moulla, Donatien Koulla" w:date="2026-08-27T13:21:00Z">
            <w:rPr>
              <w:w w:val="115"/>
              <w:position w:val="-17"/>
              <w:sz w:val="24"/>
            </w:rPr>
          </w:rPrChange>
        </w:rPr>
        <w:t>+</w:t>
      </w:r>
      <w:r>
        <w:rPr>
          <w:spacing w:val="-5"/>
          <w:w w:val="115"/>
          <w:position w:val="-17"/>
          <w:sz w:val="24"/>
          <w:lang w:val="fr-CM"/>
          <w:rPrChange w:id="198" w:author="Moulla, Donatien Koulla" w:date="2026-08-27T13:21:00Z">
            <w:rPr>
              <w:spacing w:val="-5"/>
              <w:w w:val="115"/>
              <w:position w:val="-17"/>
              <w:sz w:val="24"/>
            </w:rPr>
          </w:rPrChange>
        </w:rPr>
        <w:t xml:space="preserve"> </w:t>
      </w:r>
      <w:r>
        <w:rPr>
          <w:w w:val="115"/>
          <w:position w:val="-17"/>
          <w:sz w:val="24"/>
          <w:lang w:val="fr-CM"/>
          <w:rPrChange w:id="199" w:author="Moulla, Donatien Koulla" w:date="2026-08-27T13:21:00Z">
            <w:rPr>
              <w:w w:val="115"/>
              <w:position w:val="-17"/>
              <w:sz w:val="24"/>
            </w:rPr>
          </w:rPrChange>
        </w:rPr>
        <w:t>exp</w:t>
      </w:r>
      <w:r>
        <w:rPr>
          <w:w w:val="115"/>
          <w:position w:val="2"/>
          <w:sz w:val="24"/>
          <w:lang w:val="fr-CM"/>
          <w:rPrChange w:id="200" w:author="Moulla, Donatien Koulla" w:date="2026-08-27T13:21:00Z">
            <w:rPr>
              <w:w w:val="115"/>
              <w:position w:val="2"/>
              <w:sz w:val="24"/>
            </w:rPr>
          </w:rPrChange>
        </w:rPr>
        <w:t>(</w:t>
      </w:r>
      <w:r>
        <w:rPr>
          <w:i/>
          <w:w w:val="115"/>
          <w:position w:val="-17"/>
          <w:sz w:val="24"/>
          <w:lang w:val="fr-CM"/>
          <w:rPrChange w:id="201" w:author="Moulla, Donatien Koulla" w:date="2026-08-27T13:21:00Z">
            <w:rPr>
              <w:i/>
              <w:w w:val="115"/>
              <w:position w:val="-17"/>
              <w:sz w:val="24"/>
            </w:rPr>
          </w:rPrChange>
        </w:rPr>
        <w:t>k</w:t>
      </w:r>
      <w:r>
        <w:rPr>
          <w:w w:val="115"/>
          <w:position w:val="-17"/>
          <w:sz w:val="24"/>
          <w:lang w:val="fr-CM"/>
          <w:rPrChange w:id="202" w:author="Moulla, Donatien Koulla" w:date="2026-08-27T13:21:00Z">
            <w:rPr>
              <w:w w:val="115"/>
              <w:position w:val="-17"/>
              <w:sz w:val="24"/>
            </w:rPr>
          </w:rPrChange>
        </w:rPr>
        <w:t>(∆</w:t>
      </w:r>
      <w:r>
        <w:rPr>
          <w:i/>
          <w:w w:val="115"/>
          <w:position w:val="-17"/>
          <w:sz w:val="24"/>
          <w:lang w:val="fr-CM"/>
          <w:rPrChange w:id="203" w:author="Moulla, Donatien Koulla" w:date="2026-08-27T13:21:00Z">
            <w:rPr>
              <w:i/>
              <w:w w:val="115"/>
              <w:position w:val="-17"/>
              <w:sz w:val="24"/>
            </w:rPr>
          </w:rPrChange>
        </w:rPr>
        <w:t>t</w:t>
      </w:r>
      <w:r>
        <w:rPr>
          <w:i/>
          <w:spacing w:val="-5"/>
          <w:w w:val="115"/>
          <w:position w:val="-17"/>
          <w:sz w:val="24"/>
          <w:lang w:val="fr-CM"/>
          <w:rPrChange w:id="204" w:author="Moulla, Donatien Koulla" w:date="2026-08-27T13:21:00Z">
            <w:rPr>
              <w:i/>
              <w:spacing w:val="-5"/>
              <w:w w:val="115"/>
              <w:position w:val="-17"/>
              <w:sz w:val="24"/>
            </w:rPr>
          </w:rPrChange>
        </w:rPr>
        <w:t xml:space="preserve"> </w:t>
      </w:r>
      <w:r>
        <w:rPr>
          <w:rFonts w:ascii="Arial Unicode MS" w:hAnsi="Arial Unicode MS"/>
          <w:w w:val="115"/>
          <w:position w:val="-17"/>
          <w:sz w:val="24"/>
          <w:lang w:val="fr-CM"/>
          <w:rPrChange w:id="205" w:author="Moulla, Donatien Koulla" w:date="2026-08-27T13:21:00Z">
            <w:rPr>
              <w:rFonts w:ascii="Arial Unicode MS" w:hAnsi="Arial Unicode MS"/>
              <w:w w:val="115"/>
              <w:position w:val="-17"/>
              <w:sz w:val="24"/>
            </w:rPr>
          </w:rPrChange>
        </w:rPr>
        <w:t>−</w:t>
      </w:r>
      <w:r>
        <w:rPr>
          <w:rFonts w:ascii="Arial Unicode MS" w:hAnsi="Arial Unicode MS"/>
          <w:spacing w:val="-13"/>
          <w:w w:val="115"/>
          <w:position w:val="-17"/>
          <w:sz w:val="24"/>
          <w:lang w:val="fr-CM"/>
          <w:rPrChange w:id="206" w:author="Moulla, Donatien Koulla" w:date="2026-08-27T13:21:00Z">
            <w:rPr>
              <w:rFonts w:ascii="Arial Unicode MS" w:hAnsi="Arial Unicode MS"/>
              <w:spacing w:val="-13"/>
              <w:w w:val="115"/>
              <w:position w:val="-17"/>
              <w:sz w:val="24"/>
            </w:rPr>
          </w:rPrChange>
        </w:rPr>
        <w:t xml:space="preserve"> </w:t>
      </w:r>
      <w:r>
        <w:rPr>
          <w:i/>
          <w:w w:val="115"/>
          <w:position w:val="-17"/>
          <w:sz w:val="24"/>
          <w:lang w:val="fr-CM"/>
          <w:rPrChange w:id="207" w:author="Moulla, Donatien Koulla" w:date="2026-08-27T13:21:00Z">
            <w:rPr>
              <w:i/>
              <w:w w:val="115"/>
              <w:position w:val="-17"/>
              <w:sz w:val="24"/>
            </w:rPr>
          </w:rPrChange>
        </w:rPr>
        <w:t>t</w:t>
      </w:r>
      <w:r>
        <w:rPr>
          <w:i/>
          <w:spacing w:val="45"/>
          <w:w w:val="115"/>
          <w:position w:val="-17"/>
          <w:sz w:val="24"/>
          <w:lang w:val="fr-CM"/>
          <w:rPrChange w:id="208" w:author="Moulla, Donatien Koulla" w:date="2026-08-27T13:21:00Z">
            <w:rPr>
              <w:i/>
              <w:spacing w:val="45"/>
              <w:w w:val="115"/>
              <w:position w:val="-17"/>
              <w:sz w:val="24"/>
            </w:rPr>
          </w:rPrChange>
        </w:rPr>
        <w:t xml:space="preserve"> </w:t>
      </w:r>
      <w:r>
        <w:rPr>
          <w:spacing w:val="-5"/>
          <w:w w:val="115"/>
          <w:position w:val="-17"/>
          <w:sz w:val="24"/>
          <w:lang w:val="fr-CM"/>
          <w:rPrChange w:id="209" w:author="Moulla, Donatien Koulla" w:date="2026-08-27T13:21:00Z">
            <w:rPr>
              <w:spacing w:val="-5"/>
              <w:w w:val="115"/>
              <w:position w:val="-17"/>
              <w:sz w:val="24"/>
            </w:rPr>
          </w:rPrChange>
        </w:rPr>
        <w:t>)</w:t>
      </w:r>
      <w:r>
        <w:rPr>
          <w:spacing w:val="-5"/>
          <w:w w:val="115"/>
          <w:position w:val="2"/>
          <w:sz w:val="24"/>
          <w:lang w:val="fr-CM"/>
          <w:rPrChange w:id="210" w:author="Moulla, Donatien Koulla" w:date="2026-08-27T13:21:00Z">
            <w:rPr>
              <w:spacing w:val="-5"/>
              <w:w w:val="115"/>
              <w:position w:val="2"/>
              <w:sz w:val="24"/>
            </w:rPr>
          </w:rPrChange>
        </w:rPr>
        <w:t>)</w:t>
      </w:r>
      <w:r>
        <w:rPr>
          <w:i/>
          <w:spacing w:val="-5"/>
          <w:w w:val="115"/>
          <w:sz w:val="24"/>
          <w:lang w:val="fr-CM"/>
          <w:rPrChange w:id="211" w:author="Moulla, Donatien Koulla" w:date="2026-08-27T13:21:00Z">
            <w:rPr>
              <w:i/>
              <w:spacing w:val="-5"/>
              <w:w w:val="115"/>
              <w:sz w:val="24"/>
            </w:rPr>
          </w:rPrChange>
        </w:rPr>
        <w:t>,</w:t>
      </w:r>
      <w:r>
        <w:rPr>
          <w:i/>
          <w:sz w:val="24"/>
          <w:lang w:val="fr-CM"/>
          <w:rPrChange w:id="212" w:author="Moulla, Donatien Koulla" w:date="2026-08-27T13:21:00Z">
            <w:rPr>
              <w:i/>
              <w:sz w:val="24"/>
            </w:rPr>
          </w:rPrChange>
        </w:rPr>
        <w:tab/>
      </w:r>
      <w:r>
        <w:rPr>
          <w:i/>
          <w:w w:val="115"/>
          <w:sz w:val="24"/>
          <w:lang w:val="fr-CM"/>
          <w:rPrChange w:id="213" w:author="Moulla, Donatien Koulla" w:date="2026-08-27T13:21:00Z">
            <w:rPr>
              <w:i/>
              <w:w w:val="115"/>
              <w:sz w:val="24"/>
            </w:rPr>
          </w:rPrChange>
        </w:rPr>
        <w:t>k</w:t>
      </w:r>
      <w:r>
        <w:rPr>
          <w:i/>
          <w:spacing w:val="18"/>
          <w:w w:val="115"/>
          <w:sz w:val="24"/>
          <w:lang w:val="fr-CM"/>
          <w:rPrChange w:id="214" w:author="Moulla, Donatien Koulla" w:date="2026-08-27T13:21:00Z">
            <w:rPr>
              <w:i/>
              <w:spacing w:val="18"/>
              <w:w w:val="115"/>
              <w:sz w:val="24"/>
            </w:rPr>
          </w:rPrChange>
        </w:rPr>
        <w:t xml:space="preserve"> </w:t>
      </w:r>
      <w:r>
        <w:rPr>
          <w:w w:val="115"/>
          <w:sz w:val="24"/>
          <w:lang w:val="fr-CM"/>
          <w:rPrChange w:id="215" w:author="Moulla, Donatien Koulla" w:date="2026-08-27T13:21:00Z">
            <w:rPr>
              <w:w w:val="115"/>
              <w:sz w:val="24"/>
            </w:rPr>
          </w:rPrChange>
        </w:rPr>
        <w:t>=</w:t>
      </w:r>
      <w:r>
        <w:rPr>
          <w:spacing w:val="8"/>
          <w:w w:val="115"/>
          <w:sz w:val="24"/>
          <w:lang w:val="fr-CM"/>
          <w:rPrChange w:id="216" w:author="Moulla, Donatien Koulla" w:date="2026-08-27T13:21:00Z">
            <w:rPr>
              <w:spacing w:val="8"/>
              <w:w w:val="115"/>
              <w:sz w:val="24"/>
            </w:rPr>
          </w:rPrChange>
        </w:rPr>
        <w:t xml:space="preserve"> </w:t>
      </w:r>
      <w:r>
        <w:rPr>
          <w:spacing w:val="-2"/>
          <w:w w:val="115"/>
          <w:sz w:val="24"/>
          <w:lang w:val="fr-CM"/>
          <w:rPrChange w:id="217" w:author="Moulla, Donatien Koulla" w:date="2026-08-27T13:21:00Z">
            <w:rPr>
              <w:spacing w:val="-2"/>
              <w:w w:val="115"/>
              <w:sz w:val="24"/>
            </w:rPr>
          </w:rPrChange>
        </w:rPr>
        <w:t>0</w:t>
      </w:r>
      <w:r>
        <w:rPr>
          <w:i/>
          <w:spacing w:val="-2"/>
          <w:w w:val="115"/>
          <w:sz w:val="24"/>
          <w:lang w:val="fr-CM"/>
          <w:rPrChange w:id="218" w:author="Moulla, Donatien Koulla" w:date="2026-08-27T13:21:00Z">
            <w:rPr>
              <w:i/>
              <w:spacing w:val="-2"/>
              <w:w w:val="115"/>
              <w:sz w:val="24"/>
            </w:rPr>
          </w:rPrChange>
        </w:rPr>
        <w:t>.</w:t>
      </w:r>
      <w:r>
        <w:rPr>
          <w:spacing w:val="-2"/>
          <w:w w:val="115"/>
          <w:sz w:val="24"/>
          <w:lang w:val="fr-CM"/>
          <w:rPrChange w:id="219" w:author="Moulla, Donatien Koulla" w:date="2026-08-27T13:21:00Z">
            <w:rPr>
              <w:spacing w:val="-2"/>
              <w:w w:val="115"/>
              <w:sz w:val="24"/>
            </w:rPr>
          </w:rPrChange>
        </w:rPr>
        <w:t>01</w:t>
      </w:r>
      <w:r>
        <w:rPr>
          <w:i/>
          <w:spacing w:val="-2"/>
          <w:w w:val="115"/>
          <w:sz w:val="24"/>
          <w:lang w:val="fr-CM"/>
          <w:rPrChange w:id="220" w:author="Moulla, Donatien Koulla" w:date="2026-08-27T13:21:00Z">
            <w:rPr>
              <w:i/>
              <w:spacing w:val="-2"/>
              <w:w w:val="115"/>
              <w:sz w:val="24"/>
            </w:rPr>
          </w:rPrChange>
        </w:rPr>
        <w:t>,</w:t>
      </w:r>
      <w:r>
        <w:rPr>
          <w:i/>
          <w:sz w:val="24"/>
          <w:lang w:val="fr-CM"/>
          <w:rPrChange w:id="221" w:author="Moulla, Donatien Koulla" w:date="2026-08-27T13:21:00Z">
            <w:rPr>
              <w:i/>
              <w:sz w:val="24"/>
            </w:rPr>
          </w:rPrChange>
        </w:rPr>
        <w:tab/>
      </w:r>
      <w:r>
        <w:rPr>
          <w:i/>
          <w:w w:val="115"/>
          <w:sz w:val="24"/>
          <w:lang w:val="fr-CM"/>
          <w:rPrChange w:id="222" w:author="Moulla, Donatien Koulla" w:date="2026-08-27T13:21:00Z">
            <w:rPr>
              <w:i/>
              <w:w w:val="115"/>
              <w:sz w:val="24"/>
            </w:rPr>
          </w:rPrChange>
        </w:rPr>
        <w:t>t</w:t>
      </w:r>
      <w:r>
        <w:rPr>
          <w:w w:val="115"/>
          <w:sz w:val="24"/>
          <w:vertAlign w:val="subscript"/>
          <w:lang w:val="fr-CM"/>
          <w:rPrChange w:id="223" w:author="Moulla, Donatien Koulla" w:date="2026-08-27T13:21:00Z">
            <w:rPr>
              <w:w w:val="115"/>
              <w:sz w:val="24"/>
              <w:vertAlign w:val="subscript"/>
            </w:rPr>
          </w:rPrChange>
        </w:rPr>
        <w:t>0</w:t>
      </w:r>
      <w:r>
        <w:rPr>
          <w:spacing w:val="20"/>
          <w:w w:val="115"/>
          <w:sz w:val="24"/>
          <w:lang w:val="fr-CM"/>
          <w:rPrChange w:id="224" w:author="Moulla, Donatien Koulla" w:date="2026-08-27T13:21:00Z">
            <w:rPr>
              <w:spacing w:val="20"/>
              <w:w w:val="115"/>
              <w:sz w:val="24"/>
            </w:rPr>
          </w:rPrChange>
        </w:rPr>
        <w:t xml:space="preserve"> </w:t>
      </w:r>
      <w:r>
        <w:rPr>
          <w:w w:val="115"/>
          <w:sz w:val="24"/>
          <w:lang w:val="fr-CM"/>
          <w:rPrChange w:id="225" w:author="Moulla, Donatien Koulla" w:date="2026-08-27T13:21:00Z">
            <w:rPr>
              <w:w w:val="115"/>
              <w:sz w:val="24"/>
            </w:rPr>
          </w:rPrChange>
        </w:rPr>
        <w:t>=</w:t>
      </w:r>
      <w:r>
        <w:rPr>
          <w:spacing w:val="9"/>
          <w:w w:val="115"/>
          <w:sz w:val="24"/>
          <w:lang w:val="fr-CM"/>
          <w:rPrChange w:id="226" w:author="Moulla, Donatien Koulla" w:date="2026-08-27T13:21:00Z">
            <w:rPr>
              <w:spacing w:val="9"/>
              <w:w w:val="115"/>
              <w:sz w:val="24"/>
            </w:rPr>
          </w:rPrChange>
        </w:rPr>
        <w:t xml:space="preserve"> </w:t>
      </w:r>
      <w:r>
        <w:rPr>
          <w:spacing w:val="-7"/>
          <w:sz w:val="24"/>
          <w:lang w:val="fr-CM"/>
          <w:rPrChange w:id="227" w:author="Moulla, Donatien Koulla" w:date="2026-08-27T13:21:00Z">
            <w:rPr>
              <w:spacing w:val="-7"/>
              <w:sz w:val="24"/>
            </w:rPr>
          </w:rPrChange>
        </w:rPr>
        <w:t>180</w:t>
      </w:r>
    </w:p>
    <w:p w14:paraId="00DC1EEF" w14:textId="77777777" w:rsidR="00350CFB" w:rsidRDefault="00283FFF">
      <w:pPr>
        <w:pStyle w:val="a3"/>
        <w:tabs>
          <w:tab w:val="left" w:pos="1662"/>
        </w:tabs>
        <w:spacing w:before="217"/>
        <w:ind w:left="20"/>
      </w:pPr>
      <w:r>
        <w:br w:type="column"/>
      </w:r>
      <w:r>
        <w:rPr>
          <w:spacing w:val="-2"/>
        </w:rPr>
        <w:t>days</w:t>
      </w:r>
      <w:r>
        <w:rPr>
          <w:i/>
          <w:spacing w:val="-2"/>
        </w:rPr>
        <w:t>.</w:t>
      </w:r>
      <w:r>
        <w:rPr>
          <w:i/>
        </w:rPr>
        <w:tab/>
      </w:r>
      <w:r>
        <w:rPr>
          <w:spacing w:val="-2"/>
        </w:rPr>
        <w:t>(3.4)</w:t>
      </w:r>
    </w:p>
    <w:p w14:paraId="00DC1EF0" w14:textId="77777777" w:rsidR="00350CFB" w:rsidRDefault="00350CFB">
      <w:pPr>
        <w:pStyle w:val="a3"/>
        <w:sectPr w:rsidR="00350CFB">
          <w:type w:val="continuous"/>
          <w:pgSz w:w="11910" w:h="16840"/>
          <w:pgMar w:top="1920" w:right="708" w:bottom="280" w:left="992" w:header="0" w:footer="2115" w:gutter="0"/>
          <w:cols w:num="2" w:space="720" w:equalWidth="0">
            <w:col w:w="7495" w:space="40"/>
            <w:col w:w="2675"/>
          </w:cols>
        </w:sectPr>
      </w:pPr>
    </w:p>
    <w:p w14:paraId="00DC1EF1" w14:textId="77777777" w:rsidR="00350CFB" w:rsidRDefault="00350CFB">
      <w:pPr>
        <w:pStyle w:val="a3"/>
        <w:spacing w:before="106"/>
        <w:rPr>
          <w:sz w:val="20"/>
        </w:rPr>
      </w:pPr>
    </w:p>
    <w:p w14:paraId="00DC1EF2" w14:textId="77777777" w:rsidR="00350CFB" w:rsidRDefault="00350CFB">
      <w:pPr>
        <w:pStyle w:val="a3"/>
        <w:rPr>
          <w:sz w:val="20"/>
        </w:rPr>
        <w:sectPr w:rsidR="00350CFB">
          <w:type w:val="continuous"/>
          <w:pgSz w:w="11910" w:h="16840"/>
          <w:pgMar w:top="1920" w:right="708" w:bottom="280" w:left="992" w:header="0" w:footer="2115" w:gutter="0"/>
          <w:cols w:space="720"/>
        </w:sectPr>
      </w:pPr>
    </w:p>
    <w:p w14:paraId="00DC1EF3" w14:textId="77777777" w:rsidR="00350CFB" w:rsidRDefault="00283FFF">
      <w:pPr>
        <w:pStyle w:val="a3"/>
        <w:spacing w:before="89"/>
        <w:ind w:left="282"/>
      </w:pPr>
      <w:r>
        <w:t>Edge</w:t>
      </w:r>
      <w:r>
        <w:rPr>
          <w:spacing w:val="-9"/>
        </w:rPr>
        <w:t xml:space="preserve"> </w:t>
      </w:r>
      <w:r>
        <w:t>weights</w:t>
      </w:r>
      <w:r>
        <w:rPr>
          <w:spacing w:val="-9"/>
        </w:rPr>
        <w:t xml:space="preserve"> </w:t>
      </w:r>
      <w:r>
        <w:t>aggregate</w:t>
      </w:r>
      <w:r>
        <w:rPr>
          <w:spacing w:val="-9"/>
        </w:rPr>
        <w:t xml:space="preserve"> </w:t>
      </w:r>
      <w:r>
        <w:t>over</w:t>
      </w:r>
      <w:r>
        <w:rPr>
          <w:spacing w:val="-9"/>
        </w:rPr>
        <w:t xml:space="preserve"> </w:t>
      </w:r>
      <w:r>
        <w:rPr>
          <w:spacing w:val="-2"/>
        </w:rPr>
        <w:t>transfers:</w:t>
      </w:r>
    </w:p>
    <w:p w14:paraId="00DC1EF4" w14:textId="77777777" w:rsidR="00350CFB" w:rsidRDefault="00350CFB">
      <w:pPr>
        <w:pStyle w:val="a3"/>
      </w:pPr>
    </w:p>
    <w:p w14:paraId="00DC1EF5" w14:textId="77777777" w:rsidR="00350CFB" w:rsidRDefault="00350CFB">
      <w:pPr>
        <w:pStyle w:val="a3"/>
        <w:spacing w:before="6"/>
      </w:pPr>
    </w:p>
    <w:p w14:paraId="00DC1EF6" w14:textId="77777777" w:rsidR="00350CFB" w:rsidRDefault="00283FFF">
      <w:pPr>
        <w:spacing w:before="1"/>
        <w:ind w:right="568"/>
        <w:jc w:val="right"/>
        <w:rPr>
          <w:sz w:val="24"/>
        </w:rPr>
      </w:pPr>
      <w:r>
        <w:rPr>
          <w:noProof/>
          <w:sz w:val="24"/>
        </w:rPr>
        <mc:AlternateContent>
          <mc:Choice Requires="wps">
            <w:drawing>
              <wp:anchor distT="0" distB="0" distL="0" distR="0" simplePos="0" relativeHeight="484023808" behindDoc="1" locked="0" layoutInCell="1" allowOverlap="1" wp14:anchorId="00DC2732" wp14:editId="00DC2733">
                <wp:simplePos x="0" y="0"/>
                <wp:positionH relativeFrom="page">
                  <wp:posOffset>3707803</wp:posOffset>
                </wp:positionH>
                <wp:positionV relativeFrom="paragraph">
                  <wp:posOffset>-115235</wp:posOffset>
                </wp:positionV>
                <wp:extent cx="219710" cy="563245"/>
                <wp:effectExtent l="0" t="0" r="0" b="0"/>
                <wp:wrapNone/>
                <wp:docPr id="150" name="Textbox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 cy="563245"/>
                        </a:xfrm>
                        <a:prstGeom prst="rect">
                          <a:avLst/>
                        </a:prstGeom>
                      </wps:spPr>
                      <wps:txbx>
                        <w:txbxContent>
                          <w:p w14:paraId="00DC2831" w14:textId="77777777" w:rsidR="00350CFB" w:rsidRDefault="00283FFF">
                            <w:pPr>
                              <w:pStyle w:val="a3"/>
                              <w:spacing w:line="231" w:lineRule="exact"/>
                            </w:pPr>
                            <w:r>
                              <w:rPr>
                                <w:spacing w:val="-10"/>
                                <w:w w:val="235"/>
                              </w:rPr>
                              <w:t>L</w:t>
                            </w:r>
                          </w:p>
                        </w:txbxContent>
                      </wps:txbx>
                      <wps:bodyPr wrap="square" lIns="0" tIns="0" rIns="0" bIns="0" rtlCol="0">
                        <a:noAutofit/>
                      </wps:bodyPr>
                    </wps:wsp>
                  </a:graphicData>
                </a:graphic>
              </wp:anchor>
            </w:drawing>
          </mc:Choice>
          <mc:Fallback>
            <w:pict>
              <v:shape w14:anchorId="00DC2732" id="Textbox 150" o:spid="_x0000_s1142" type="#_x0000_t202" style="position:absolute;left:0;text-align:left;margin-left:291.95pt;margin-top:-9.05pt;width:17.3pt;height:44.35pt;z-index:-19292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" filled="f" stroked="f">
                <v:textbox inset="0,0,0,0">
                  <w:txbxContent>
                    <w:p w14:paraId="00DC2831" w14:textId="77777777" w:rsidR="00350CFB" w:rsidRDefault="00283FFF">
                      <w:pPr>
                        <w:pStyle w:val="a3"/>
                        <w:spacing w:line="231" w:lineRule="exact"/>
                      </w:pPr>
                      <w:r>
                        <w:rPr>
                          <w:spacing w:val="-10"/>
                          <w:w w:val="235"/>
                        </w:rPr>
                        <w:t>L</w:t>
                      </w:r>
                    </w:p>
                  </w:txbxContent>
                </v:textbox>
                <w10:wrap anchorx="page"/>
              </v:shape>
            </w:pict>
          </mc:Fallback>
        </mc:AlternateContent>
      </w:r>
      <w:r>
        <w:rPr>
          <w:i/>
          <w:sz w:val="24"/>
        </w:rPr>
        <w:t>w</w:t>
      </w:r>
      <w:r>
        <w:rPr>
          <w:rFonts w:ascii="Menlo"/>
          <w:i/>
          <w:sz w:val="24"/>
          <w:vertAlign w:val="subscript"/>
        </w:rPr>
        <w:t>T</w:t>
      </w:r>
      <w:r>
        <w:rPr>
          <w:rFonts w:ascii="Menlo"/>
          <w:i/>
          <w:spacing w:val="-99"/>
          <w:sz w:val="24"/>
        </w:rPr>
        <w:t xml:space="preserve"> </w:t>
      </w:r>
      <w:r>
        <w:rPr>
          <w:sz w:val="24"/>
        </w:rPr>
        <w:t>(</w:t>
      </w:r>
      <w:r>
        <w:rPr>
          <w:i/>
          <w:sz w:val="24"/>
        </w:rPr>
        <w:t>u,</w:t>
      </w:r>
      <w:r>
        <w:rPr>
          <w:i/>
          <w:spacing w:val="-5"/>
          <w:sz w:val="24"/>
        </w:rPr>
        <w:t xml:space="preserve"> </w:t>
      </w:r>
      <w:r>
        <w:rPr>
          <w:i/>
          <w:sz w:val="24"/>
        </w:rPr>
        <w:t>v</w:t>
      </w:r>
      <w:r>
        <w:rPr>
          <w:sz w:val="24"/>
        </w:rPr>
        <w:t>)</w:t>
      </w:r>
      <w:r>
        <w:rPr>
          <w:spacing w:val="31"/>
          <w:sz w:val="24"/>
        </w:rPr>
        <w:t xml:space="preserve"> </w:t>
      </w:r>
      <w:r>
        <w:rPr>
          <w:spacing w:val="-10"/>
          <w:sz w:val="24"/>
        </w:rPr>
        <w:t>=</w:t>
      </w:r>
    </w:p>
    <w:p w14:paraId="00DC1EF7" w14:textId="77777777" w:rsidR="00350CFB" w:rsidRDefault="00283FFF">
      <w:pPr>
        <w:spacing w:before="69"/>
        <w:jc w:val="right"/>
        <w:rPr>
          <w:rFonts w:ascii="Menlo" w:hAnsi="Menlo"/>
          <w:i/>
          <w:sz w:val="16"/>
        </w:rPr>
      </w:pPr>
      <w:r>
        <w:rPr>
          <w:rFonts w:ascii="Menlo" w:hAnsi="Menlo"/>
          <w:i/>
          <w:w w:val="85"/>
          <w:sz w:val="16"/>
        </w:rPr>
        <w:t>e</w:t>
      </w:r>
      <w:r>
        <w:rPr>
          <w:w w:val="85"/>
          <w:sz w:val="16"/>
        </w:rPr>
        <w:t>:</w:t>
      </w:r>
      <w:r>
        <w:rPr>
          <w:spacing w:val="-1"/>
          <w:w w:val="85"/>
          <w:sz w:val="16"/>
        </w:rPr>
        <w:t xml:space="preserve"> </w:t>
      </w:r>
      <w:r>
        <w:rPr>
          <w:rFonts w:ascii="Menlo" w:hAnsi="Menlo"/>
          <w:i/>
          <w:spacing w:val="-5"/>
          <w:w w:val="105"/>
          <w:sz w:val="16"/>
        </w:rPr>
        <w:t>u</w:t>
      </w:r>
      <w:r>
        <w:rPr>
          <w:rFonts w:ascii="Apple Symbols" w:hAnsi="Apple Symbols"/>
          <w:spacing w:val="-5"/>
          <w:w w:val="105"/>
          <w:sz w:val="16"/>
        </w:rPr>
        <w:t>→</w:t>
      </w:r>
      <w:r>
        <w:rPr>
          <w:rFonts w:ascii="Menlo" w:hAnsi="Menlo"/>
          <w:i/>
          <w:spacing w:val="-5"/>
          <w:w w:val="105"/>
          <w:sz w:val="16"/>
        </w:rPr>
        <w:t>v</w:t>
      </w:r>
    </w:p>
    <w:p w14:paraId="00DC1EF8" w14:textId="77777777" w:rsidR="00350CFB" w:rsidRDefault="00283FFF">
      <w:pPr>
        <w:pStyle w:val="a3"/>
        <w:rPr>
          <w:rFonts w:ascii="Menlo"/>
          <w:i/>
        </w:rPr>
      </w:pPr>
      <w:r>
        <w:br w:type="column"/>
      </w:r>
    </w:p>
    <w:p w14:paraId="00DC1EF9" w14:textId="77777777" w:rsidR="00350CFB" w:rsidRDefault="00350CFB">
      <w:pPr>
        <w:pStyle w:val="a3"/>
        <w:rPr>
          <w:rFonts w:ascii="Menlo"/>
          <w:i/>
        </w:rPr>
      </w:pPr>
    </w:p>
    <w:p w14:paraId="00DC1EFA" w14:textId="77777777" w:rsidR="00350CFB" w:rsidRDefault="00350CFB">
      <w:pPr>
        <w:pStyle w:val="a3"/>
        <w:spacing w:before="85"/>
        <w:rPr>
          <w:rFonts w:ascii="Menlo"/>
          <w:i/>
        </w:rPr>
      </w:pPr>
    </w:p>
    <w:p w14:paraId="00DC1EFB" w14:textId="77777777" w:rsidR="00350CFB" w:rsidRDefault="00283FFF">
      <w:pPr>
        <w:tabs>
          <w:tab w:val="left" w:pos="3888"/>
        </w:tabs>
        <w:ind w:left="5"/>
        <w:rPr>
          <w:sz w:val="24"/>
        </w:rPr>
      </w:pPr>
      <w:r>
        <w:rPr>
          <w:i/>
          <w:w w:val="90"/>
          <w:sz w:val="24"/>
        </w:rPr>
        <w:t>v</w:t>
      </w:r>
      <w:r>
        <w:rPr>
          <w:rFonts w:ascii="Menlo" w:hAnsi="Menlo"/>
          <w:i/>
          <w:w w:val="90"/>
          <w:sz w:val="24"/>
          <w:vertAlign w:val="subscript"/>
        </w:rPr>
        <w:t>e</w:t>
      </w:r>
      <w:r>
        <w:rPr>
          <w:rFonts w:ascii="Menlo" w:hAnsi="Menlo"/>
          <w:i/>
          <w:spacing w:val="-78"/>
          <w:w w:val="90"/>
          <w:sz w:val="24"/>
        </w:rPr>
        <w:t xml:space="preserve"> </w:t>
      </w:r>
      <w:r>
        <w:rPr>
          <w:i/>
          <w:spacing w:val="-2"/>
          <w:w w:val="105"/>
          <w:sz w:val="24"/>
        </w:rPr>
        <w:t>σ</w:t>
      </w:r>
      <w:r>
        <w:rPr>
          <w:spacing w:val="-2"/>
          <w:w w:val="105"/>
          <w:sz w:val="24"/>
        </w:rPr>
        <w:t>(∆</w:t>
      </w:r>
      <w:r>
        <w:rPr>
          <w:i/>
          <w:spacing w:val="-2"/>
          <w:w w:val="105"/>
          <w:sz w:val="24"/>
        </w:rPr>
        <w:t>t</w:t>
      </w:r>
      <w:r>
        <w:rPr>
          <w:rFonts w:ascii="Menlo" w:hAnsi="Menlo"/>
          <w:i/>
          <w:spacing w:val="-2"/>
          <w:w w:val="105"/>
          <w:sz w:val="24"/>
          <w:vertAlign w:val="subscript"/>
        </w:rPr>
        <w:t>e</w:t>
      </w:r>
      <w:r>
        <w:rPr>
          <w:spacing w:val="-2"/>
          <w:w w:val="105"/>
          <w:sz w:val="24"/>
        </w:rPr>
        <w:t>)</w:t>
      </w:r>
      <w:r>
        <w:rPr>
          <w:i/>
          <w:spacing w:val="-2"/>
          <w:w w:val="105"/>
          <w:sz w:val="24"/>
        </w:rPr>
        <w:t>.</w:t>
      </w:r>
      <w:r>
        <w:rPr>
          <w:i/>
          <w:sz w:val="24"/>
        </w:rPr>
        <w:tab/>
      </w:r>
      <w:r>
        <w:rPr>
          <w:spacing w:val="-4"/>
          <w:w w:val="105"/>
          <w:sz w:val="24"/>
        </w:rPr>
        <w:t>(3.5)</w:t>
      </w:r>
    </w:p>
    <w:p w14:paraId="00DC1EFC" w14:textId="77777777" w:rsidR="00350CFB" w:rsidRDefault="00350CFB">
      <w:pPr>
        <w:rPr>
          <w:sz w:val="24"/>
        </w:rPr>
        <w:sectPr w:rsidR="00350CFB">
          <w:type w:val="continuous"/>
          <w:pgSz w:w="11910" w:h="16840"/>
          <w:pgMar w:top="1920" w:right="708" w:bottom="280" w:left="992" w:header="0" w:footer="2115" w:gutter="0"/>
          <w:cols w:num="2" w:space="720" w:equalWidth="0">
            <w:col w:w="5269" w:space="40"/>
            <w:col w:w="4901"/>
          </w:cols>
        </w:sectPr>
      </w:pPr>
    </w:p>
    <w:p w14:paraId="00DC1EFD" w14:textId="77777777" w:rsidR="00350CFB" w:rsidRDefault="00350CFB">
      <w:pPr>
        <w:pStyle w:val="a3"/>
        <w:spacing w:before="60"/>
      </w:pPr>
    </w:p>
    <w:p w14:paraId="00DC1EFE" w14:textId="77777777" w:rsidR="00350CFB" w:rsidRDefault="00283FFF">
      <w:pPr>
        <w:pStyle w:val="a3"/>
        <w:spacing w:before="1" w:line="403" w:lineRule="auto"/>
        <w:ind w:left="273" w:right="521" w:firstLine="8"/>
      </w:pPr>
      <w:r>
        <w:rPr>
          <w:w w:val="105"/>
        </w:rPr>
        <w:t>Damping</w:t>
      </w:r>
      <w:r>
        <w:rPr>
          <w:spacing w:val="-12"/>
          <w:w w:val="105"/>
        </w:rPr>
        <w:t xml:space="preserve"> </w:t>
      </w:r>
      <w:r>
        <w:rPr>
          <w:w w:val="105"/>
        </w:rPr>
        <w:t>is</w:t>
      </w:r>
      <w:r>
        <w:rPr>
          <w:spacing w:val="-12"/>
          <w:w w:val="105"/>
        </w:rPr>
        <w:t xml:space="preserve"> </w:t>
      </w:r>
      <w:r>
        <w:rPr>
          <w:w w:val="105"/>
        </w:rPr>
        <w:t>again</w:t>
      </w:r>
      <w:r>
        <w:rPr>
          <w:spacing w:val="-12"/>
          <w:w w:val="105"/>
        </w:rPr>
        <w:t xml:space="preserve"> </w:t>
      </w:r>
      <w:r>
        <w:rPr>
          <w:i/>
          <w:w w:val="105"/>
        </w:rPr>
        <w:t xml:space="preserve">d </w:t>
      </w:r>
      <w:r>
        <w:rPr>
          <w:w w:val="105"/>
        </w:rPr>
        <w:t>= 0</w:t>
      </w:r>
      <w:r>
        <w:rPr>
          <w:i/>
          <w:w w:val="105"/>
        </w:rPr>
        <w:t>.</w:t>
      </w:r>
      <w:r>
        <w:rPr>
          <w:w w:val="105"/>
        </w:rPr>
        <w:t>85.</w:t>
      </w:r>
      <w:r>
        <w:rPr>
          <w:spacing w:val="15"/>
          <w:w w:val="105"/>
        </w:rPr>
        <w:t xml:space="preserve"> </w:t>
      </w:r>
      <w:r>
        <w:rPr>
          <w:w w:val="105"/>
        </w:rPr>
        <w:t>Figure</w:t>
      </w:r>
      <w:r>
        <w:rPr>
          <w:spacing w:val="-12"/>
          <w:w w:val="105"/>
        </w:rPr>
        <w:t xml:space="preserve"> </w:t>
      </w:r>
      <w:hyperlink w:anchor="_bookmark62" w:history="1">
        <w:r>
          <w:rPr>
            <w:w w:val="105"/>
          </w:rPr>
          <w:t>3.2</w:t>
        </w:r>
      </w:hyperlink>
      <w:r>
        <w:rPr>
          <w:spacing w:val="-12"/>
          <w:w w:val="105"/>
        </w:rPr>
        <w:t xml:space="preserve"> </w:t>
      </w:r>
      <w:r>
        <w:rPr>
          <w:w w:val="105"/>
        </w:rPr>
        <w:t>plots</w:t>
      </w:r>
      <w:r>
        <w:rPr>
          <w:spacing w:val="-12"/>
          <w:w w:val="105"/>
        </w:rPr>
        <w:t xml:space="preserve"> </w:t>
      </w:r>
      <w:r>
        <w:rPr>
          <w:i/>
          <w:w w:val="105"/>
        </w:rPr>
        <w:t>σ</w:t>
      </w:r>
      <w:r>
        <w:rPr>
          <w:w w:val="105"/>
        </w:rPr>
        <w:t>(∆</w:t>
      </w:r>
      <w:r>
        <w:rPr>
          <w:i/>
          <w:w w:val="105"/>
        </w:rPr>
        <w:t>t</w:t>
      </w:r>
      <w:r>
        <w:rPr>
          <w:w w:val="105"/>
        </w:rPr>
        <w:t>)</w:t>
      </w:r>
      <w:r>
        <w:rPr>
          <w:spacing w:val="-12"/>
          <w:w w:val="105"/>
        </w:rPr>
        <w:t xml:space="preserve"> </w:t>
      </w:r>
      <w:r>
        <w:rPr>
          <w:w w:val="105"/>
        </w:rPr>
        <w:t>over</w:t>
      </w:r>
      <w:r>
        <w:rPr>
          <w:spacing w:val="-12"/>
          <w:w w:val="105"/>
        </w:rPr>
        <w:t xml:space="preserve"> </w:t>
      </w:r>
      <w:r>
        <w:rPr>
          <w:w w:val="105"/>
        </w:rPr>
        <w:t>the</w:t>
      </w:r>
      <w:r>
        <w:rPr>
          <w:spacing w:val="-12"/>
          <w:w w:val="105"/>
        </w:rPr>
        <w:t xml:space="preserve"> </w:t>
      </w:r>
      <w:r>
        <w:rPr>
          <w:w w:val="105"/>
        </w:rPr>
        <w:t>relevant</w:t>
      </w:r>
      <w:r>
        <w:rPr>
          <w:spacing w:val="-12"/>
          <w:w w:val="105"/>
        </w:rPr>
        <w:t xml:space="preserve"> </w:t>
      </w:r>
      <w:r>
        <w:rPr>
          <w:w w:val="105"/>
        </w:rPr>
        <w:t>age</w:t>
      </w:r>
      <w:r>
        <w:rPr>
          <w:spacing w:val="-12"/>
          <w:w w:val="105"/>
        </w:rPr>
        <w:t xml:space="preserve"> </w:t>
      </w:r>
      <w:r>
        <w:rPr>
          <w:w w:val="105"/>
        </w:rPr>
        <w:t>range:</w:t>
      </w:r>
      <w:r>
        <w:rPr>
          <w:spacing w:val="9"/>
          <w:w w:val="105"/>
        </w:rPr>
        <w:t xml:space="preserve"> </w:t>
      </w:r>
      <w:r>
        <w:rPr>
          <w:w w:val="105"/>
        </w:rPr>
        <w:t>recent</w:t>
      </w:r>
      <w:r>
        <w:rPr>
          <w:spacing w:val="-12"/>
          <w:w w:val="105"/>
        </w:rPr>
        <w:t xml:space="preserve"> </w:t>
      </w:r>
      <w:r>
        <w:rPr>
          <w:w w:val="105"/>
        </w:rPr>
        <w:t xml:space="preserve">transfers </w:t>
      </w:r>
      <w:r>
        <w:t xml:space="preserve">retain nearly full weight, while transfers older than the midpoint </w:t>
      </w:r>
      <w:r>
        <w:rPr>
          <w:i/>
        </w:rPr>
        <w:t>t</w:t>
      </w:r>
      <w:r>
        <w:rPr>
          <w:vertAlign w:val="subscript"/>
        </w:rPr>
        <w:t>0</w:t>
      </w:r>
      <w:r>
        <w:t xml:space="preserve"> are smoothly down-weighted. </w:t>
      </w:r>
      <w:r>
        <w:rPr>
          <w:w w:val="105"/>
        </w:rPr>
        <w:t>Algorithm</w:t>
      </w:r>
      <w:r>
        <w:rPr>
          <w:spacing w:val="-16"/>
          <w:w w:val="105"/>
        </w:rPr>
        <w:t xml:space="preserve"> </w:t>
      </w:r>
      <w:hyperlink w:anchor="_bookmark63" w:history="1">
        <w:r>
          <w:rPr>
            <w:w w:val="105"/>
          </w:rPr>
          <w:t>2</w:t>
        </w:r>
      </w:hyperlink>
      <w:r>
        <w:rPr>
          <w:spacing w:val="-16"/>
          <w:w w:val="105"/>
        </w:rPr>
        <w:t xml:space="preserve"> </w:t>
      </w:r>
      <w:r>
        <w:rPr>
          <w:w w:val="105"/>
        </w:rPr>
        <w:t>formalizes</w:t>
      </w:r>
      <w:r>
        <w:rPr>
          <w:spacing w:val="-16"/>
          <w:w w:val="105"/>
        </w:rPr>
        <w:t xml:space="preserve"> </w:t>
      </w:r>
      <w:r>
        <w:rPr>
          <w:w w:val="105"/>
        </w:rPr>
        <w:t>construction</w:t>
      </w:r>
      <w:r>
        <w:rPr>
          <w:spacing w:val="-15"/>
          <w:w w:val="105"/>
        </w:rPr>
        <w:t xml:space="preserve"> </w:t>
      </w:r>
      <w:r>
        <w:rPr>
          <w:w w:val="105"/>
        </w:rPr>
        <w:t>and</w:t>
      </w:r>
      <w:r>
        <w:rPr>
          <w:spacing w:val="-16"/>
          <w:w w:val="105"/>
        </w:rPr>
        <w:t xml:space="preserve"> </w:t>
      </w:r>
      <w:r>
        <w:rPr>
          <w:w w:val="105"/>
        </w:rPr>
        <w:t>scoring.</w:t>
      </w:r>
    </w:p>
    <w:p w14:paraId="00DC1EFF" w14:textId="77777777" w:rsidR="00350CFB" w:rsidRDefault="00283FFF">
      <w:pPr>
        <w:pStyle w:val="a3"/>
        <w:spacing w:before="5" w:line="396" w:lineRule="auto"/>
        <w:ind w:left="282" w:right="544"/>
        <w:jc w:val="both"/>
      </w:pPr>
      <w:r>
        <w:t>Because</w:t>
      </w:r>
      <w:r>
        <w:rPr>
          <w:spacing w:val="-5"/>
        </w:rPr>
        <w:t xml:space="preserve"> </w:t>
      </w:r>
      <w:r>
        <w:rPr>
          <w:i/>
        </w:rPr>
        <w:t>G</w:t>
      </w:r>
      <w:r>
        <w:rPr>
          <w:vertAlign w:val="subscript"/>
        </w:rPr>
        <w:t>approve</w:t>
      </w:r>
      <w:r>
        <w:t xml:space="preserve"> records</w:t>
      </w:r>
      <w:r>
        <w:rPr>
          <w:spacing w:val="-5"/>
        </w:rPr>
        <w:t xml:space="preserve"> </w:t>
      </w:r>
      <w:r>
        <w:t>durable</w:t>
      </w:r>
      <w:r>
        <w:rPr>
          <w:spacing w:val="-4"/>
        </w:rPr>
        <w:t xml:space="preserve"> </w:t>
      </w:r>
      <w:r>
        <w:t>authorizations</w:t>
      </w:r>
      <w:r>
        <w:rPr>
          <w:spacing w:val="-4"/>
        </w:rPr>
        <w:t xml:space="preserve"> </w:t>
      </w:r>
      <w:r>
        <w:t>and</w:t>
      </w:r>
      <w:r>
        <w:rPr>
          <w:spacing w:val="-4"/>
        </w:rPr>
        <w:t xml:space="preserve"> </w:t>
      </w:r>
      <w:r>
        <w:rPr>
          <w:i/>
        </w:rPr>
        <w:t>G</w:t>
      </w:r>
      <w:r>
        <w:rPr>
          <w:vertAlign w:val="subscript"/>
        </w:rPr>
        <w:t>transfer</w:t>
      </w:r>
      <w:r>
        <w:t xml:space="preserve"> records</w:t>
      </w:r>
      <w:r>
        <w:rPr>
          <w:spacing w:val="-5"/>
        </w:rPr>
        <w:t xml:space="preserve"> </w:t>
      </w:r>
      <w:r>
        <w:t>historical</w:t>
      </w:r>
      <w:r>
        <w:rPr>
          <w:spacing w:val="-4"/>
        </w:rPr>
        <w:t xml:space="preserve"> </w:t>
      </w:r>
      <w:r>
        <w:t>value</w:t>
      </w:r>
      <w:r>
        <w:rPr>
          <w:spacing w:val="-4"/>
        </w:rPr>
        <w:t xml:space="preserve"> </w:t>
      </w:r>
      <w:r>
        <w:t>flows,</w:t>
      </w:r>
      <w:r>
        <w:rPr>
          <w:spacing w:val="-4"/>
        </w:rPr>
        <w:t xml:space="preserve"> </w:t>
      </w:r>
      <w:r>
        <w:t>the</w:t>
      </w:r>
      <w:r>
        <w:rPr>
          <w:spacing w:val="-4"/>
        </w:rPr>
        <w:t xml:space="preserve"> </w:t>
      </w:r>
      <w:r>
        <w:t>two graphs</w:t>
      </w:r>
      <w:r>
        <w:rPr>
          <w:spacing w:val="-6"/>
        </w:rPr>
        <w:t xml:space="preserve"> </w:t>
      </w:r>
      <w:r>
        <w:t>differ</w:t>
      </w:r>
      <w:r>
        <w:rPr>
          <w:spacing w:val="-6"/>
        </w:rPr>
        <w:t xml:space="preserve"> </w:t>
      </w:r>
      <w:r>
        <w:t>in</w:t>
      </w:r>
      <w:r>
        <w:rPr>
          <w:spacing w:val="-6"/>
        </w:rPr>
        <w:t xml:space="preserve"> </w:t>
      </w:r>
      <w:r>
        <w:t>density</w:t>
      </w:r>
      <w:r>
        <w:rPr>
          <w:spacing w:val="-6"/>
        </w:rPr>
        <w:t xml:space="preserve"> </w:t>
      </w:r>
      <w:r>
        <w:t>and</w:t>
      </w:r>
      <w:r>
        <w:rPr>
          <w:spacing w:val="-6"/>
        </w:rPr>
        <w:t xml:space="preserve"> </w:t>
      </w:r>
      <w:r>
        <w:t>temporal</w:t>
      </w:r>
      <w:r>
        <w:rPr>
          <w:spacing w:val="-6"/>
        </w:rPr>
        <w:t xml:space="preserve"> </w:t>
      </w:r>
      <w:r>
        <w:t>sensitivity.</w:t>
      </w:r>
      <w:r>
        <w:rPr>
          <w:spacing w:val="16"/>
        </w:rPr>
        <w:t xml:space="preserve"> </w:t>
      </w:r>
      <w:r>
        <w:t>Approvals</w:t>
      </w:r>
      <w:r>
        <w:rPr>
          <w:spacing w:val="-6"/>
        </w:rPr>
        <w:t xml:space="preserve"> </w:t>
      </w:r>
      <w:r>
        <w:t>are</w:t>
      </w:r>
      <w:r>
        <w:rPr>
          <w:spacing w:val="-6"/>
        </w:rPr>
        <w:t xml:space="preserve"> </w:t>
      </w:r>
      <w:r>
        <w:t>relatively</w:t>
      </w:r>
      <w:r>
        <w:rPr>
          <w:spacing w:val="-6"/>
        </w:rPr>
        <w:t xml:space="preserve"> </w:t>
      </w:r>
      <w:r>
        <w:t>rare,</w:t>
      </w:r>
      <w:r>
        <w:rPr>
          <w:spacing w:val="-5"/>
        </w:rPr>
        <w:t xml:space="preserve"> </w:t>
      </w:r>
      <w:r>
        <w:t>high-intent</w:t>
      </w:r>
      <w:r>
        <w:rPr>
          <w:spacing w:val="-6"/>
        </w:rPr>
        <w:t xml:space="preserve"> </w:t>
      </w:r>
      <w:r>
        <w:t>events; transfers are frequent and often mechanical.</w:t>
      </w:r>
      <w:r>
        <w:rPr>
          <w:spacing w:val="40"/>
        </w:rPr>
        <w:t xml:space="preserve"> </w:t>
      </w:r>
      <w:r>
        <w:t xml:space="preserve">On the matched cohort, the approval subgraph is substantially sparser than the transfer subgraph (Chapter </w:t>
      </w:r>
      <w:hyperlink w:anchor="_bookmark84" w:history="1">
        <w:r>
          <w:t>4</w:t>
        </w:r>
      </w:hyperlink>
      <w:r>
        <w:t>),</w:t>
      </w:r>
      <w:r>
        <w:rPr>
          <w:spacing w:val="17"/>
        </w:rPr>
        <w:t xml:space="preserve"> </w:t>
      </w:r>
      <w:r>
        <w:t>which is the structural basis for the</w:t>
      </w:r>
    </w:p>
    <w:p w14:paraId="00DC1F00" w14:textId="77777777" w:rsidR="00350CFB" w:rsidRDefault="00350CFB">
      <w:pPr>
        <w:pStyle w:val="a3"/>
        <w:spacing w:line="396" w:lineRule="auto"/>
        <w:jc w:val="both"/>
        <w:sectPr w:rsidR="00350CFB">
          <w:type w:val="continuous"/>
          <w:pgSz w:w="11910" w:h="16840"/>
          <w:pgMar w:top="1920" w:right="708" w:bottom="280" w:left="992" w:header="0" w:footer="2115" w:gutter="0"/>
          <w:cols w:space="720"/>
        </w:sectPr>
      </w:pPr>
    </w:p>
    <w:p w14:paraId="00DC1F01" w14:textId="77777777" w:rsidR="00350CFB" w:rsidRDefault="00350CFB">
      <w:pPr>
        <w:pStyle w:val="a3"/>
        <w:rPr>
          <w:sz w:val="20"/>
        </w:rPr>
      </w:pPr>
    </w:p>
    <w:p w14:paraId="00DC1F02" w14:textId="77777777" w:rsidR="00350CFB" w:rsidRDefault="00350CFB">
      <w:pPr>
        <w:pStyle w:val="a3"/>
        <w:rPr>
          <w:sz w:val="20"/>
        </w:rPr>
      </w:pPr>
    </w:p>
    <w:p w14:paraId="00DC1F03" w14:textId="77777777" w:rsidR="00350CFB" w:rsidRDefault="00350CFB">
      <w:pPr>
        <w:pStyle w:val="a3"/>
        <w:spacing w:before="92"/>
        <w:rPr>
          <w:sz w:val="20"/>
        </w:rPr>
      </w:pPr>
    </w:p>
    <w:p w14:paraId="00DC1F04" w14:textId="77777777" w:rsidR="00350CFB" w:rsidRDefault="00283FFF">
      <w:pPr>
        <w:ind w:left="1700"/>
        <w:rPr>
          <w:rFonts w:ascii="Arial"/>
          <w:sz w:val="23"/>
        </w:rPr>
      </w:pPr>
      <w:r>
        <w:rPr>
          <w:rFonts w:ascii="Arial"/>
          <w:noProof/>
          <w:sz w:val="23"/>
        </w:rPr>
        <mc:AlternateContent>
          <mc:Choice Requires="wpg">
            <w:drawing>
              <wp:anchor distT="0" distB="0" distL="0" distR="0" simplePos="0" relativeHeight="15753216" behindDoc="0" locked="0" layoutInCell="1" allowOverlap="1" wp14:anchorId="00DC2734" wp14:editId="00DC2735">
                <wp:simplePos x="0" y="0"/>
                <wp:positionH relativeFrom="page">
                  <wp:posOffset>1965441</wp:posOffset>
                </wp:positionH>
                <wp:positionV relativeFrom="paragraph">
                  <wp:posOffset>-34563</wp:posOffset>
                </wp:positionV>
                <wp:extent cx="4102100" cy="2539365"/>
                <wp:effectExtent l="0" t="0" r="0" b="0"/>
                <wp:wrapNone/>
                <wp:docPr id="151" name="Group 1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02100" cy="2539365"/>
                          <a:chOff x="0" y="0"/>
                          <a:chExt cx="4102100" cy="2539365"/>
                        </a:xfrm>
                      </wpg:grpSpPr>
                      <wps:wsp>
                        <wps:cNvPr id="152" name="Graphic 152"/>
                        <wps:cNvSpPr/>
                        <wps:spPr>
                          <a:xfrm>
                            <a:off x="230282" y="5278"/>
                            <a:ext cx="1270" cy="2487930"/>
                          </a:xfrm>
                          <a:custGeom>
                            <a:avLst/>
                            <a:gdLst/>
                            <a:ahLst/>
                            <a:cxnLst/>
                            <a:rect l="l" t="t" r="r" b="b"/>
                            <a:pathLst>
                              <a:path h="2487930">
                                <a:moveTo>
                                  <a:pt x="0" y="2487524"/>
                                </a:moveTo>
                                <a:lnTo>
                                  <a:pt x="0" y="0"/>
                                </a:lnTo>
                              </a:path>
                            </a:pathLst>
                          </a:custGeom>
                          <a:ln w="10557">
                            <a:solidFill>
                              <a:srgbClr val="AFAFAF"/>
                            </a:solidFill>
                            <a:prstDash val="solid"/>
                          </a:ln>
                        </wps:spPr>
                        <wps:bodyPr wrap="square" lIns="0" tIns="0" rIns="0" bIns="0" rtlCol="0">
                          <a:prstTxWarp prst="textNoShape">
                            <a:avLst/>
                          </a:prstTxWarp>
                          <a:noAutofit/>
                        </wps:bodyPr>
                      </wps:wsp>
                      <wps:wsp>
                        <wps:cNvPr id="153" name="Graphic 153"/>
                        <wps:cNvSpPr/>
                        <wps:spPr>
                          <a:xfrm>
                            <a:off x="230282" y="2492803"/>
                            <a:ext cx="1270" cy="46355"/>
                          </a:xfrm>
                          <a:custGeom>
                            <a:avLst/>
                            <a:gdLst/>
                            <a:ahLst/>
                            <a:cxnLst/>
                            <a:rect l="l" t="t" r="r" b="b"/>
                            <a:pathLst>
                              <a:path h="46355">
                                <a:moveTo>
                                  <a:pt x="0" y="0"/>
                                </a:moveTo>
                                <a:lnTo>
                                  <a:pt x="0" y="46188"/>
                                </a:lnTo>
                              </a:path>
                            </a:pathLst>
                          </a:custGeom>
                          <a:solidFill>
                            <a:srgbClr val="000000"/>
                          </a:solidFill>
                        </wps:spPr>
                        <wps:bodyPr wrap="square" lIns="0" tIns="0" rIns="0" bIns="0" rtlCol="0">
                          <a:prstTxWarp prst="textNoShape">
                            <a:avLst/>
                          </a:prstTxWarp>
                          <a:noAutofit/>
                        </wps:bodyPr>
                      </wps:wsp>
                      <wps:wsp>
                        <wps:cNvPr id="154" name="Graphic 154"/>
                        <wps:cNvSpPr/>
                        <wps:spPr>
                          <a:xfrm>
                            <a:off x="230282" y="2492803"/>
                            <a:ext cx="1270" cy="46355"/>
                          </a:xfrm>
                          <a:custGeom>
                            <a:avLst/>
                            <a:gdLst/>
                            <a:ahLst/>
                            <a:cxnLst/>
                            <a:rect l="l" t="t" r="r" b="b"/>
                            <a:pathLst>
                              <a:path h="46355">
                                <a:moveTo>
                                  <a:pt x="0" y="0"/>
                                </a:moveTo>
                                <a:lnTo>
                                  <a:pt x="0" y="46188"/>
                                </a:lnTo>
                              </a:path>
                            </a:pathLst>
                          </a:custGeom>
                          <a:ln w="10557">
                            <a:solidFill>
                              <a:srgbClr val="000000"/>
                            </a:solidFill>
                            <a:prstDash val="solid"/>
                          </a:ln>
                        </wps:spPr>
                        <wps:bodyPr wrap="square" lIns="0" tIns="0" rIns="0" bIns="0" rtlCol="0">
                          <a:prstTxWarp prst="textNoShape">
                            <a:avLst/>
                          </a:prstTxWarp>
                          <a:noAutofit/>
                        </wps:bodyPr>
                      </wps:wsp>
                      <wps:wsp>
                        <wps:cNvPr id="155" name="Graphic 155"/>
                        <wps:cNvSpPr/>
                        <wps:spPr>
                          <a:xfrm>
                            <a:off x="690517" y="5278"/>
                            <a:ext cx="1270" cy="2487930"/>
                          </a:xfrm>
                          <a:custGeom>
                            <a:avLst/>
                            <a:gdLst/>
                            <a:ahLst/>
                            <a:cxnLst/>
                            <a:rect l="l" t="t" r="r" b="b"/>
                            <a:pathLst>
                              <a:path h="2487930">
                                <a:moveTo>
                                  <a:pt x="0" y="2487524"/>
                                </a:moveTo>
                                <a:lnTo>
                                  <a:pt x="0" y="0"/>
                                </a:lnTo>
                              </a:path>
                            </a:pathLst>
                          </a:custGeom>
                          <a:ln w="10557">
                            <a:solidFill>
                              <a:srgbClr val="AFAFAF"/>
                            </a:solidFill>
                            <a:prstDash val="solid"/>
                          </a:ln>
                        </wps:spPr>
                        <wps:bodyPr wrap="square" lIns="0" tIns="0" rIns="0" bIns="0" rtlCol="0">
                          <a:prstTxWarp prst="textNoShape">
                            <a:avLst/>
                          </a:prstTxWarp>
                          <a:noAutofit/>
                        </wps:bodyPr>
                      </wps:wsp>
                      <wps:wsp>
                        <wps:cNvPr id="156" name="Graphic 156"/>
                        <wps:cNvSpPr/>
                        <wps:spPr>
                          <a:xfrm>
                            <a:off x="690517" y="2492803"/>
                            <a:ext cx="1270" cy="46355"/>
                          </a:xfrm>
                          <a:custGeom>
                            <a:avLst/>
                            <a:gdLst/>
                            <a:ahLst/>
                            <a:cxnLst/>
                            <a:rect l="l" t="t" r="r" b="b"/>
                            <a:pathLst>
                              <a:path h="46355">
                                <a:moveTo>
                                  <a:pt x="0" y="0"/>
                                </a:moveTo>
                                <a:lnTo>
                                  <a:pt x="0" y="46188"/>
                                </a:lnTo>
                              </a:path>
                            </a:pathLst>
                          </a:custGeom>
                          <a:solidFill>
                            <a:srgbClr val="000000"/>
                          </a:solidFill>
                        </wps:spPr>
                        <wps:bodyPr wrap="square" lIns="0" tIns="0" rIns="0" bIns="0" rtlCol="0">
                          <a:prstTxWarp prst="textNoShape">
                            <a:avLst/>
                          </a:prstTxWarp>
                          <a:noAutofit/>
                        </wps:bodyPr>
                      </wps:wsp>
                      <wps:wsp>
                        <wps:cNvPr id="157" name="Graphic 157"/>
                        <wps:cNvSpPr/>
                        <wps:spPr>
                          <a:xfrm>
                            <a:off x="690517" y="2492803"/>
                            <a:ext cx="1270" cy="46355"/>
                          </a:xfrm>
                          <a:custGeom>
                            <a:avLst/>
                            <a:gdLst/>
                            <a:ahLst/>
                            <a:cxnLst/>
                            <a:rect l="l" t="t" r="r" b="b"/>
                            <a:pathLst>
                              <a:path h="46355">
                                <a:moveTo>
                                  <a:pt x="0" y="0"/>
                                </a:moveTo>
                                <a:lnTo>
                                  <a:pt x="0" y="46188"/>
                                </a:lnTo>
                              </a:path>
                            </a:pathLst>
                          </a:custGeom>
                          <a:ln w="10557">
                            <a:solidFill>
                              <a:srgbClr val="000000"/>
                            </a:solidFill>
                            <a:prstDash val="solid"/>
                          </a:ln>
                        </wps:spPr>
                        <wps:bodyPr wrap="square" lIns="0" tIns="0" rIns="0" bIns="0" rtlCol="0">
                          <a:prstTxWarp prst="textNoShape">
                            <a:avLst/>
                          </a:prstTxWarp>
                          <a:noAutofit/>
                        </wps:bodyPr>
                      </wps:wsp>
                      <wps:wsp>
                        <wps:cNvPr id="158" name="Graphic 158"/>
                        <wps:cNvSpPr/>
                        <wps:spPr>
                          <a:xfrm>
                            <a:off x="1150751" y="5278"/>
                            <a:ext cx="1270" cy="2487930"/>
                          </a:xfrm>
                          <a:custGeom>
                            <a:avLst/>
                            <a:gdLst/>
                            <a:ahLst/>
                            <a:cxnLst/>
                            <a:rect l="l" t="t" r="r" b="b"/>
                            <a:pathLst>
                              <a:path h="2487930">
                                <a:moveTo>
                                  <a:pt x="0" y="2487524"/>
                                </a:moveTo>
                                <a:lnTo>
                                  <a:pt x="0" y="0"/>
                                </a:lnTo>
                              </a:path>
                            </a:pathLst>
                          </a:custGeom>
                          <a:ln w="10557">
                            <a:solidFill>
                              <a:srgbClr val="AFAFAF"/>
                            </a:solidFill>
                            <a:prstDash val="solid"/>
                          </a:ln>
                        </wps:spPr>
                        <wps:bodyPr wrap="square" lIns="0" tIns="0" rIns="0" bIns="0" rtlCol="0">
                          <a:prstTxWarp prst="textNoShape">
                            <a:avLst/>
                          </a:prstTxWarp>
                          <a:noAutofit/>
                        </wps:bodyPr>
                      </wps:wsp>
                      <wps:wsp>
                        <wps:cNvPr id="159" name="Graphic 159"/>
                        <wps:cNvSpPr/>
                        <wps:spPr>
                          <a:xfrm>
                            <a:off x="1150751" y="2492803"/>
                            <a:ext cx="1270" cy="46355"/>
                          </a:xfrm>
                          <a:custGeom>
                            <a:avLst/>
                            <a:gdLst/>
                            <a:ahLst/>
                            <a:cxnLst/>
                            <a:rect l="l" t="t" r="r" b="b"/>
                            <a:pathLst>
                              <a:path h="46355">
                                <a:moveTo>
                                  <a:pt x="0" y="0"/>
                                </a:moveTo>
                                <a:lnTo>
                                  <a:pt x="0" y="46188"/>
                                </a:lnTo>
                              </a:path>
                            </a:pathLst>
                          </a:custGeom>
                          <a:solidFill>
                            <a:srgbClr val="000000"/>
                          </a:solidFill>
                        </wps:spPr>
                        <wps:bodyPr wrap="square" lIns="0" tIns="0" rIns="0" bIns="0" rtlCol="0">
                          <a:prstTxWarp prst="textNoShape">
                            <a:avLst/>
                          </a:prstTxWarp>
                          <a:noAutofit/>
                        </wps:bodyPr>
                      </wps:wsp>
                      <wps:wsp>
                        <wps:cNvPr id="160" name="Graphic 160"/>
                        <wps:cNvSpPr/>
                        <wps:spPr>
                          <a:xfrm>
                            <a:off x="1150751" y="2492803"/>
                            <a:ext cx="1270" cy="46355"/>
                          </a:xfrm>
                          <a:custGeom>
                            <a:avLst/>
                            <a:gdLst/>
                            <a:ahLst/>
                            <a:cxnLst/>
                            <a:rect l="l" t="t" r="r" b="b"/>
                            <a:pathLst>
                              <a:path h="46355">
                                <a:moveTo>
                                  <a:pt x="0" y="0"/>
                                </a:moveTo>
                                <a:lnTo>
                                  <a:pt x="0" y="46188"/>
                                </a:lnTo>
                              </a:path>
                            </a:pathLst>
                          </a:custGeom>
                          <a:ln w="10557">
                            <a:solidFill>
                              <a:srgbClr val="000000"/>
                            </a:solidFill>
                            <a:prstDash val="solid"/>
                          </a:ln>
                        </wps:spPr>
                        <wps:bodyPr wrap="square" lIns="0" tIns="0" rIns="0" bIns="0" rtlCol="0">
                          <a:prstTxWarp prst="textNoShape">
                            <a:avLst/>
                          </a:prstTxWarp>
                          <a:noAutofit/>
                        </wps:bodyPr>
                      </wps:wsp>
                      <wps:wsp>
                        <wps:cNvPr id="161" name="Graphic 161"/>
                        <wps:cNvSpPr/>
                        <wps:spPr>
                          <a:xfrm>
                            <a:off x="1610986" y="5278"/>
                            <a:ext cx="1270" cy="2487930"/>
                          </a:xfrm>
                          <a:custGeom>
                            <a:avLst/>
                            <a:gdLst/>
                            <a:ahLst/>
                            <a:cxnLst/>
                            <a:rect l="l" t="t" r="r" b="b"/>
                            <a:pathLst>
                              <a:path h="2487930">
                                <a:moveTo>
                                  <a:pt x="0" y="2487524"/>
                                </a:moveTo>
                                <a:lnTo>
                                  <a:pt x="0" y="0"/>
                                </a:lnTo>
                              </a:path>
                            </a:pathLst>
                          </a:custGeom>
                          <a:ln w="10557">
                            <a:solidFill>
                              <a:srgbClr val="AFAFAF"/>
                            </a:solidFill>
                            <a:prstDash val="solid"/>
                          </a:ln>
                        </wps:spPr>
                        <wps:bodyPr wrap="square" lIns="0" tIns="0" rIns="0" bIns="0" rtlCol="0">
                          <a:prstTxWarp prst="textNoShape">
                            <a:avLst/>
                          </a:prstTxWarp>
                          <a:noAutofit/>
                        </wps:bodyPr>
                      </wps:wsp>
                      <wps:wsp>
                        <wps:cNvPr id="162" name="Graphic 162"/>
                        <wps:cNvSpPr/>
                        <wps:spPr>
                          <a:xfrm>
                            <a:off x="1610986" y="2492803"/>
                            <a:ext cx="1270" cy="46355"/>
                          </a:xfrm>
                          <a:custGeom>
                            <a:avLst/>
                            <a:gdLst/>
                            <a:ahLst/>
                            <a:cxnLst/>
                            <a:rect l="l" t="t" r="r" b="b"/>
                            <a:pathLst>
                              <a:path h="46355">
                                <a:moveTo>
                                  <a:pt x="0" y="0"/>
                                </a:moveTo>
                                <a:lnTo>
                                  <a:pt x="0" y="46188"/>
                                </a:lnTo>
                              </a:path>
                            </a:pathLst>
                          </a:custGeom>
                          <a:solidFill>
                            <a:srgbClr val="000000"/>
                          </a:solidFill>
                        </wps:spPr>
                        <wps:bodyPr wrap="square" lIns="0" tIns="0" rIns="0" bIns="0" rtlCol="0">
                          <a:prstTxWarp prst="textNoShape">
                            <a:avLst/>
                          </a:prstTxWarp>
                          <a:noAutofit/>
                        </wps:bodyPr>
                      </wps:wsp>
                      <wps:wsp>
                        <wps:cNvPr id="163" name="Graphic 163"/>
                        <wps:cNvSpPr/>
                        <wps:spPr>
                          <a:xfrm>
                            <a:off x="1610986" y="2492803"/>
                            <a:ext cx="1270" cy="46355"/>
                          </a:xfrm>
                          <a:custGeom>
                            <a:avLst/>
                            <a:gdLst/>
                            <a:ahLst/>
                            <a:cxnLst/>
                            <a:rect l="l" t="t" r="r" b="b"/>
                            <a:pathLst>
                              <a:path h="46355">
                                <a:moveTo>
                                  <a:pt x="0" y="0"/>
                                </a:moveTo>
                                <a:lnTo>
                                  <a:pt x="0" y="46188"/>
                                </a:lnTo>
                              </a:path>
                            </a:pathLst>
                          </a:custGeom>
                          <a:ln w="10557">
                            <a:solidFill>
                              <a:srgbClr val="000000"/>
                            </a:solidFill>
                            <a:prstDash val="solid"/>
                          </a:ln>
                        </wps:spPr>
                        <wps:bodyPr wrap="square" lIns="0" tIns="0" rIns="0" bIns="0" rtlCol="0">
                          <a:prstTxWarp prst="textNoShape">
                            <a:avLst/>
                          </a:prstTxWarp>
                          <a:noAutofit/>
                        </wps:bodyPr>
                      </wps:wsp>
                      <wps:wsp>
                        <wps:cNvPr id="164" name="Graphic 164"/>
                        <wps:cNvSpPr/>
                        <wps:spPr>
                          <a:xfrm>
                            <a:off x="2071221" y="5278"/>
                            <a:ext cx="1270" cy="2487930"/>
                          </a:xfrm>
                          <a:custGeom>
                            <a:avLst/>
                            <a:gdLst/>
                            <a:ahLst/>
                            <a:cxnLst/>
                            <a:rect l="l" t="t" r="r" b="b"/>
                            <a:pathLst>
                              <a:path h="2487930">
                                <a:moveTo>
                                  <a:pt x="0" y="2487524"/>
                                </a:moveTo>
                                <a:lnTo>
                                  <a:pt x="0" y="0"/>
                                </a:lnTo>
                              </a:path>
                            </a:pathLst>
                          </a:custGeom>
                          <a:ln w="10557">
                            <a:solidFill>
                              <a:srgbClr val="AFAFAF"/>
                            </a:solidFill>
                            <a:prstDash val="solid"/>
                          </a:ln>
                        </wps:spPr>
                        <wps:bodyPr wrap="square" lIns="0" tIns="0" rIns="0" bIns="0" rtlCol="0">
                          <a:prstTxWarp prst="textNoShape">
                            <a:avLst/>
                          </a:prstTxWarp>
                          <a:noAutofit/>
                        </wps:bodyPr>
                      </wps:wsp>
                      <wps:wsp>
                        <wps:cNvPr id="165" name="Graphic 165"/>
                        <wps:cNvSpPr/>
                        <wps:spPr>
                          <a:xfrm>
                            <a:off x="2071221" y="2492803"/>
                            <a:ext cx="1270" cy="46355"/>
                          </a:xfrm>
                          <a:custGeom>
                            <a:avLst/>
                            <a:gdLst/>
                            <a:ahLst/>
                            <a:cxnLst/>
                            <a:rect l="l" t="t" r="r" b="b"/>
                            <a:pathLst>
                              <a:path h="46355">
                                <a:moveTo>
                                  <a:pt x="0" y="0"/>
                                </a:moveTo>
                                <a:lnTo>
                                  <a:pt x="0" y="46188"/>
                                </a:lnTo>
                              </a:path>
                            </a:pathLst>
                          </a:custGeom>
                          <a:solidFill>
                            <a:srgbClr val="000000"/>
                          </a:solidFill>
                        </wps:spPr>
                        <wps:bodyPr wrap="square" lIns="0" tIns="0" rIns="0" bIns="0" rtlCol="0">
                          <a:prstTxWarp prst="textNoShape">
                            <a:avLst/>
                          </a:prstTxWarp>
                          <a:noAutofit/>
                        </wps:bodyPr>
                      </wps:wsp>
                      <wps:wsp>
                        <wps:cNvPr id="166" name="Graphic 166"/>
                        <wps:cNvSpPr/>
                        <wps:spPr>
                          <a:xfrm>
                            <a:off x="2071221" y="2492803"/>
                            <a:ext cx="1270" cy="46355"/>
                          </a:xfrm>
                          <a:custGeom>
                            <a:avLst/>
                            <a:gdLst/>
                            <a:ahLst/>
                            <a:cxnLst/>
                            <a:rect l="l" t="t" r="r" b="b"/>
                            <a:pathLst>
                              <a:path h="46355">
                                <a:moveTo>
                                  <a:pt x="0" y="0"/>
                                </a:moveTo>
                                <a:lnTo>
                                  <a:pt x="0" y="46188"/>
                                </a:lnTo>
                              </a:path>
                            </a:pathLst>
                          </a:custGeom>
                          <a:ln w="10557">
                            <a:solidFill>
                              <a:srgbClr val="000000"/>
                            </a:solidFill>
                            <a:prstDash val="solid"/>
                          </a:ln>
                        </wps:spPr>
                        <wps:bodyPr wrap="square" lIns="0" tIns="0" rIns="0" bIns="0" rtlCol="0">
                          <a:prstTxWarp prst="textNoShape">
                            <a:avLst/>
                          </a:prstTxWarp>
                          <a:noAutofit/>
                        </wps:bodyPr>
                      </wps:wsp>
                      <wps:wsp>
                        <wps:cNvPr id="167" name="Graphic 167"/>
                        <wps:cNvSpPr/>
                        <wps:spPr>
                          <a:xfrm>
                            <a:off x="2531456" y="5278"/>
                            <a:ext cx="1270" cy="2487930"/>
                          </a:xfrm>
                          <a:custGeom>
                            <a:avLst/>
                            <a:gdLst/>
                            <a:ahLst/>
                            <a:cxnLst/>
                            <a:rect l="l" t="t" r="r" b="b"/>
                            <a:pathLst>
                              <a:path h="2487930">
                                <a:moveTo>
                                  <a:pt x="0" y="2487524"/>
                                </a:moveTo>
                                <a:lnTo>
                                  <a:pt x="0" y="0"/>
                                </a:lnTo>
                              </a:path>
                            </a:pathLst>
                          </a:custGeom>
                          <a:ln w="10557">
                            <a:solidFill>
                              <a:srgbClr val="AFAFAF"/>
                            </a:solidFill>
                            <a:prstDash val="solid"/>
                          </a:ln>
                        </wps:spPr>
                        <wps:bodyPr wrap="square" lIns="0" tIns="0" rIns="0" bIns="0" rtlCol="0">
                          <a:prstTxWarp prst="textNoShape">
                            <a:avLst/>
                          </a:prstTxWarp>
                          <a:noAutofit/>
                        </wps:bodyPr>
                      </wps:wsp>
                      <wps:wsp>
                        <wps:cNvPr id="168" name="Graphic 168"/>
                        <wps:cNvSpPr/>
                        <wps:spPr>
                          <a:xfrm>
                            <a:off x="2531456" y="2492803"/>
                            <a:ext cx="1270" cy="46355"/>
                          </a:xfrm>
                          <a:custGeom>
                            <a:avLst/>
                            <a:gdLst/>
                            <a:ahLst/>
                            <a:cxnLst/>
                            <a:rect l="l" t="t" r="r" b="b"/>
                            <a:pathLst>
                              <a:path h="46355">
                                <a:moveTo>
                                  <a:pt x="0" y="0"/>
                                </a:moveTo>
                                <a:lnTo>
                                  <a:pt x="0" y="46188"/>
                                </a:lnTo>
                              </a:path>
                            </a:pathLst>
                          </a:custGeom>
                          <a:solidFill>
                            <a:srgbClr val="000000"/>
                          </a:solidFill>
                        </wps:spPr>
                        <wps:bodyPr wrap="square" lIns="0" tIns="0" rIns="0" bIns="0" rtlCol="0">
                          <a:prstTxWarp prst="textNoShape">
                            <a:avLst/>
                          </a:prstTxWarp>
                          <a:noAutofit/>
                        </wps:bodyPr>
                      </wps:wsp>
                      <wps:wsp>
                        <wps:cNvPr id="169" name="Graphic 169"/>
                        <wps:cNvSpPr/>
                        <wps:spPr>
                          <a:xfrm>
                            <a:off x="2531456" y="2492803"/>
                            <a:ext cx="1270" cy="46355"/>
                          </a:xfrm>
                          <a:custGeom>
                            <a:avLst/>
                            <a:gdLst/>
                            <a:ahLst/>
                            <a:cxnLst/>
                            <a:rect l="l" t="t" r="r" b="b"/>
                            <a:pathLst>
                              <a:path h="46355">
                                <a:moveTo>
                                  <a:pt x="0" y="0"/>
                                </a:moveTo>
                                <a:lnTo>
                                  <a:pt x="0" y="46188"/>
                                </a:lnTo>
                              </a:path>
                            </a:pathLst>
                          </a:custGeom>
                          <a:ln w="10557">
                            <a:solidFill>
                              <a:srgbClr val="000000"/>
                            </a:solidFill>
                            <a:prstDash val="solid"/>
                          </a:ln>
                        </wps:spPr>
                        <wps:bodyPr wrap="square" lIns="0" tIns="0" rIns="0" bIns="0" rtlCol="0">
                          <a:prstTxWarp prst="textNoShape">
                            <a:avLst/>
                          </a:prstTxWarp>
                          <a:noAutofit/>
                        </wps:bodyPr>
                      </wps:wsp>
                      <wps:wsp>
                        <wps:cNvPr id="170" name="Graphic 170"/>
                        <wps:cNvSpPr/>
                        <wps:spPr>
                          <a:xfrm>
                            <a:off x="2991691" y="5278"/>
                            <a:ext cx="1270" cy="2487930"/>
                          </a:xfrm>
                          <a:custGeom>
                            <a:avLst/>
                            <a:gdLst/>
                            <a:ahLst/>
                            <a:cxnLst/>
                            <a:rect l="l" t="t" r="r" b="b"/>
                            <a:pathLst>
                              <a:path h="2487930">
                                <a:moveTo>
                                  <a:pt x="0" y="2487524"/>
                                </a:moveTo>
                                <a:lnTo>
                                  <a:pt x="0" y="0"/>
                                </a:lnTo>
                              </a:path>
                            </a:pathLst>
                          </a:custGeom>
                          <a:ln w="10557">
                            <a:solidFill>
                              <a:srgbClr val="AFAFAF"/>
                            </a:solidFill>
                            <a:prstDash val="solid"/>
                          </a:ln>
                        </wps:spPr>
                        <wps:bodyPr wrap="square" lIns="0" tIns="0" rIns="0" bIns="0" rtlCol="0">
                          <a:prstTxWarp prst="textNoShape">
                            <a:avLst/>
                          </a:prstTxWarp>
                          <a:noAutofit/>
                        </wps:bodyPr>
                      </wps:wsp>
                      <wps:wsp>
                        <wps:cNvPr id="171" name="Graphic 171"/>
                        <wps:cNvSpPr/>
                        <wps:spPr>
                          <a:xfrm>
                            <a:off x="2991691" y="2492803"/>
                            <a:ext cx="1270" cy="46355"/>
                          </a:xfrm>
                          <a:custGeom>
                            <a:avLst/>
                            <a:gdLst/>
                            <a:ahLst/>
                            <a:cxnLst/>
                            <a:rect l="l" t="t" r="r" b="b"/>
                            <a:pathLst>
                              <a:path h="46355">
                                <a:moveTo>
                                  <a:pt x="0" y="0"/>
                                </a:moveTo>
                                <a:lnTo>
                                  <a:pt x="0" y="46188"/>
                                </a:lnTo>
                              </a:path>
                            </a:pathLst>
                          </a:custGeom>
                          <a:solidFill>
                            <a:srgbClr val="000000"/>
                          </a:solidFill>
                        </wps:spPr>
                        <wps:bodyPr wrap="square" lIns="0" tIns="0" rIns="0" bIns="0" rtlCol="0">
                          <a:prstTxWarp prst="textNoShape">
                            <a:avLst/>
                          </a:prstTxWarp>
                          <a:noAutofit/>
                        </wps:bodyPr>
                      </wps:wsp>
                      <wps:wsp>
                        <wps:cNvPr id="172" name="Graphic 172"/>
                        <wps:cNvSpPr/>
                        <wps:spPr>
                          <a:xfrm>
                            <a:off x="2991691" y="2492803"/>
                            <a:ext cx="1270" cy="46355"/>
                          </a:xfrm>
                          <a:custGeom>
                            <a:avLst/>
                            <a:gdLst/>
                            <a:ahLst/>
                            <a:cxnLst/>
                            <a:rect l="l" t="t" r="r" b="b"/>
                            <a:pathLst>
                              <a:path h="46355">
                                <a:moveTo>
                                  <a:pt x="0" y="0"/>
                                </a:moveTo>
                                <a:lnTo>
                                  <a:pt x="0" y="46188"/>
                                </a:lnTo>
                              </a:path>
                            </a:pathLst>
                          </a:custGeom>
                          <a:ln w="10557">
                            <a:solidFill>
                              <a:srgbClr val="000000"/>
                            </a:solidFill>
                            <a:prstDash val="solid"/>
                          </a:ln>
                        </wps:spPr>
                        <wps:bodyPr wrap="square" lIns="0" tIns="0" rIns="0" bIns="0" rtlCol="0">
                          <a:prstTxWarp prst="textNoShape">
                            <a:avLst/>
                          </a:prstTxWarp>
                          <a:noAutofit/>
                        </wps:bodyPr>
                      </wps:wsp>
                      <wps:wsp>
                        <wps:cNvPr id="173" name="Graphic 173"/>
                        <wps:cNvSpPr/>
                        <wps:spPr>
                          <a:xfrm>
                            <a:off x="3451925" y="5278"/>
                            <a:ext cx="1270" cy="2487930"/>
                          </a:xfrm>
                          <a:custGeom>
                            <a:avLst/>
                            <a:gdLst/>
                            <a:ahLst/>
                            <a:cxnLst/>
                            <a:rect l="l" t="t" r="r" b="b"/>
                            <a:pathLst>
                              <a:path h="2487930">
                                <a:moveTo>
                                  <a:pt x="0" y="2487524"/>
                                </a:moveTo>
                                <a:lnTo>
                                  <a:pt x="0" y="0"/>
                                </a:lnTo>
                              </a:path>
                            </a:pathLst>
                          </a:custGeom>
                          <a:ln w="10557">
                            <a:solidFill>
                              <a:srgbClr val="AFAFAF"/>
                            </a:solidFill>
                            <a:prstDash val="solid"/>
                          </a:ln>
                        </wps:spPr>
                        <wps:bodyPr wrap="square" lIns="0" tIns="0" rIns="0" bIns="0" rtlCol="0">
                          <a:prstTxWarp prst="textNoShape">
                            <a:avLst/>
                          </a:prstTxWarp>
                          <a:noAutofit/>
                        </wps:bodyPr>
                      </wps:wsp>
                      <wps:wsp>
                        <wps:cNvPr id="174" name="Graphic 174"/>
                        <wps:cNvSpPr/>
                        <wps:spPr>
                          <a:xfrm>
                            <a:off x="3451925" y="2492803"/>
                            <a:ext cx="1270" cy="46355"/>
                          </a:xfrm>
                          <a:custGeom>
                            <a:avLst/>
                            <a:gdLst/>
                            <a:ahLst/>
                            <a:cxnLst/>
                            <a:rect l="l" t="t" r="r" b="b"/>
                            <a:pathLst>
                              <a:path h="46355">
                                <a:moveTo>
                                  <a:pt x="0" y="0"/>
                                </a:moveTo>
                                <a:lnTo>
                                  <a:pt x="0" y="46188"/>
                                </a:lnTo>
                              </a:path>
                            </a:pathLst>
                          </a:custGeom>
                          <a:solidFill>
                            <a:srgbClr val="000000"/>
                          </a:solidFill>
                        </wps:spPr>
                        <wps:bodyPr wrap="square" lIns="0" tIns="0" rIns="0" bIns="0" rtlCol="0">
                          <a:prstTxWarp prst="textNoShape">
                            <a:avLst/>
                          </a:prstTxWarp>
                          <a:noAutofit/>
                        </wps:bodyPr>
                      </wps:wsp>
                      <wps:wsp>
                        <wps:cNvPr id="175" name="Graphic 175"/>
                        <wps:cNvSpPr/>
                        <wps:spPr>
                          <a:xfrm>
                            <a:off x="3451925" y="2492803"/>
                            <a:ext cx="1270" cy="46355"/>
                          </a:xfrm>
                          <a:custGeom>
                            <a:avLst/>
                            <a:gdLst/>
                            <a:ahLst/>
                            <a:cxnLst/>
                            <a:rect l="l" t="t" r="r" b="b"/>
                            <a:pathLst>
                              <a:path h="46355">
                                <a:moveTo>
                                  <a:pt x="0" y="0"/>
                                </a:moveTo>
                                <a:lnTo>
                                  <a:pt x="0" y="46188"/>
                                </a:lnTo>
                              </a:path>
                            </a:pathLst>
                          </a:custGeom>
                          <a:ln w="10557">
                            <a:solidFill>
                              <a:srgbClr val="000000"/>
                            </a:solidFill>
                            <a:prstDash val="solid"/>
                          </a:ln>
                        </wps:spPr>
                        <wps:bodyPr wrap="square" lIns="0" tIns="0" rIns="0" bIns="0" rtlCol="0">
                          <a:prstTxWarp prst="textNoShape">
                            <a:avLst/>
                          </a:prstTxWarp>
                          <a:noAutofit/>
                        </wps:bodyPr>
                      </wps:wsp>
                      <wps:wsp>
                        <wps:cNvPr id="176" name="Graphic 176"/>
                        <wps:cNvSpPr/>
                        <wps:spPr>
                          <a:xfrm>
                            <a:off x="3912160" y="5278"/>
                            <a:ext cx="1270" cy="2487930"/>
                          </a:xfrm>
                          <a:custGeom>
                            <a:avLst/>
                            <a:gdLst/>
                            <a:ahLst/>
                            <a:cxnLst/>
                            <a:rect l="l" t="t" r="r" b="b"/>
                            <a:pathLst>
                              <a:path h="2487930">
                                <a:moveTo>
                                  <a:pt x="0" y="2487524"/>
                                </a:moveTo>
                                <a:lnTo>
                                  <a:pt x="0" y="0"/>
                                </a:lnTo>
                              </a:path>
                            </a:pathLst>
                          </a:custGeom>
                          <a:ln w="10557">
                            <a:solidFill>
                              <a:srgbClr val="AFAFAF"/>
                            </a:solidFill>
                            <a:prstDash val="solid"/>
                          </a:ln>
                        </wps:spPr>
                        <wps:bodyPr wrap="square" lIns="0" tIns="0" rIns="0" bIns="0" rtlCol="0">
                          <a:prstTxWarp prst="textNoShape">
                            <a:avLst/>
                          </a:prstTxWarp>
                          <a:noAutofit/>
                        </wps:bodyPr>
                      </wps:wsp>
                      <wps:wsp>
                        <wps:cNvPr id="177" name="Graphic 177"/>
                        <wps:cNvSpPr/>
                        <wps:spPr>
                          <a:xfrm>
                            <a:off x="3912160" y="2492803"/>
                            <a:ext cx="1270" cy="46355"/>
                          </a:xfrm>
                          <a:custGeom>
                            <a:avLst/>
                            <a:gdLst/>
                            <a:ahLst/>
                            <a:cxnLst/>
                            <a:rect l="l" t="t" r="r" b="b"/>
                            <a:pathLst>
                              <a:path h="46355">
                                <a:moveTo>
                                  <a:pt x="0" y="0"/>
                                </a:moveTo>
                                <a:lnTo>
                                  <a:pt x="0" y="46188"/>
                                </a:lnTo>
                              </a:path>
                            </a:pathLst>
                          </a:custGeom>
                          <a:solidFill>
                            <a:srgbClr val="000000"/>
                          </a:solidFill>
                        </wps:spPr>
                        <wps:bodyPr wrap="square" lIns="0" tIns="0" rIns="0" bIns="0" rtlCol="0">
                          <a:prstTxWarp prst="textNoShape">
                            <a:avLst/>
                          </a:prstTxWarp>
                          <a:noAutofit/>
                        </wps:bodyPr>
                      </wps:wsp>
                      <wps:wsp>
                        <wps:cNvPr id="178" name="Graphic 178"/>
                        <wps:cNvSpPr/>
                        <wps:spPr>
                          <a:xfrm>
                            <a:off x="3912160" y="2492803"/>
                            <a:ext cx="1270" cy="46355"/>
                          </a:xfrm>
                          <a:custGeom>
                            <a:avLst/>
                            <a:gdLst/>
                            <a:ahLst/>
                            <a:cxnLst/>
                            <a:rect l="l" t="t" r="r" b="b"/>
                            <a:pathLst>
                              <a:path h="46355">
                                <a:moveTo>
                                  <a:pt x="0" y="0"/>
                                </a:moveTo>
                                <a:lnTo>
                                  <a:pt x="0" y="46188"/>
                                </a:lnTo>
                              </a:path>
                            </a:pathLst>
                          </a:custGeom>
                          <a:ln w="10557">
                            <a:solidFill>
                              <a:srgbClr val="000000"/>
                            </a:solidFill>
                            <a:prstDash val="solid"/>
                          </a:ln>
                        </wps:spPr>
                        <wps:bodyPr wrap="square" lIns="0" tIns="0" rIns="0" bIns="0" rtlCol="0">
                          <a:prstTxWarp prst="textNoShape">
                            <a:avLst/>
                          </a:prstTxWarp>
                          <a:noAutofit/>
                        </wps:bodyPr>
                      </wps:wsp>
                      <wps:wsp>
                        <wps:cNvPr id="179" name="Graphic 179"/>
                        <wps:cNvSpPr/>
                        <wps:spPr>
                          <a:xfrm>
                            <a:off x="46188" y="2446307"/>
                            <a:ext cx="4050665" cy="1270"/>
                          </a:xfrm>
                          <a:custGeom>
                            <a:avLst/>
                            <a:gdLst/>
                            <a:ahLst/>
                            <a:cxnLst/>
                            <a:rect l="l" t="t" r="r" b="b"/>
                            <a:pathLst>
                              <a:path w="4050665">
                                <a:moveTo>
                                  <a:pt x="0" y="0"/>
                                </a:moveTo>
                                <a:lnTo>
                                  <a:pt x="4050066" y="0"/>
                                </a:lnTo>
                              </a:path>
                            </a:pathLst>
                          </a:custGeom>
                          <a:ln w="10557">
                            <a:solidFill>
                              <a:srgbClr val="AFAFAF"/>
                            </a:solidFill>
                            <a:prstDash val="solid"/>
                          </a:ln>
                        </wps:spPr>
                        <wps:bodyPr wrap="square" lIns="0" tIns="0" rIns="0" bIns="0" rtlCol="0">
                          <a:prstTxWarp prst="textNoShape">
                            <a:avLst/>
                          </a:prstTxWarp>
                          <a:noAutofit/>
                        </wps:bodyPr>
                      </wps:wsp>
                      <wps:wsp>
                        <wps:cNvPr id="180" name="Graphic 180"/>
                        <wps:cNvSpPr/>
                        <wps:spPr>
                          <a:xfrm>
                            <a:off x="0" y="2446307"/>
                            <a:ext cx="46355" cy="1270"/>
                          </a:xfrm>
                          <a:custGeom>
                            <a:avLst/>
                            <a:gdLst/>
                            <a:ahLst/>
                            <a:cxnLst/>
                            <a:rect l="l" t="t" r="r" b="b"/>
                            <a:pathLst>
                              <a:path w="46355">
                                <a:moveTo>
                                  <a:pt x="46188" y="0"/>
                                </a:moveTo>
                                <a:lnTo>
                                  <a:pt x="0" y="0"/>
                                </a:lnTo>
                              </a:path>
                            </a:pathLst>
                          </a:custGeom>
                          <a:solidFill>
                            <a:srgbClr val="000000"/>
                          </a:solidFill>
                        </wps:spPr>
                        <wps:bodyPr wrap="square" lIns="0" tIns="0" rIns="0" bIns="0" rtlCol="0">
                          <a:prstTxWarp prst="textNoShape">
                            <a:avLst/>
                          </a:prstTxWarp>
                          <a:noAutofit/>
                        </wps:bodyPr>
                      </wps:wsp>
                      <wps:wsp>
                        <wps:cNvPr id="181" name="Graphic 181"/>
                        <wps:cNvSpPr/>
                        <wps:spPr>
                          <a:xfrm>
                            <a:off x="0" y="2446307"/>
                            <a:ext cx="46355" cy="1270"/>
                          </a:xfrm>
                          <a:custGeom>
                            <a:avLst/>
                            <a:gdLst/>
                            <a:ahLst/>
                            <a:cxnLst/>
                            <a:rect l="l" t="t" r="r" b="b"/>
                            <a:pathLst>
                              <a:path w="46355">
                                <a:moveTo>
                                  <a:pt x="46188" y="0"/>
                                </a:moveTo>
                                <a:lnTo>
                                  <a:pt x="0" y="0"/>
                                </a:lnTo>
                              </a:path>
                            </a:pathLst>
                          </a:custGeom>
                          <a:ln w="10557">
                            <a:solidFill>
                              <a:srgbClr val="000000"/>
                            </a:solidFill>
                            <a:prstDash val="solid"/>
                          </a:ln>
                        </wps:spPr>
                        <wps:bodyPr wrap="square" lIns="0" tIns="0" rIns="0" bIns="0" rtlCol="0">
                          <a:prstTxWarp prst="textNoShape">
                            <a:avLst/>
                          </a:prstTxWarp>
                          <a:noAutofit/>
                        </wps:bodyPr>
                      </wps:wsp>
                      <wps:wsp>
                        <wps:cNvPr id="182" name="Graphic 182"/>
                        <wps:cNvSpPr/>
                        <wps:spPr>
                          <a:xfrm>
                            <a:off x="46188" y="1981349"/>
                            <a:ext cx="4050665" cy="1270"/>
                          </a:xfrm>
                          <a:custGeom>
                            <a:avLst/>
                            <a:gdLst/>
                            <a:ahLst/>
                            <a:cxnLst/>
                            <a:rect l="l" t="t" r="r" b="b"/>
                            <a:pathLst>
                              <a:path w="4050665">
                                <a:moveTo>
                                  <a:pt x="0" y="0"/>
                                </a:moveTo>
                                <a:lnTo>
                                  <a:pt x="4050066" y="0"/>
                                </a:lnTo>
                              </a:path>
                            </a:pathLst>
                          </a:custGeom>
                          <a:ln w="10557">
                            <a:solidFill>
                              <a:srgbClr val="AFAFAF"/>
                            </a:solidFill>
                            <a:prstDash val="solid"/>
                          </a:ln>
                        </wps:spPr>
                        <wps:bodyPr wrap="square" lIns="0" tIns="0" rIns="0" bIns="0" rtlCol="0">
                          <a:prstTxWarp prst="textNoShape">
                            <a:avLst/>
                          </a:prstTxWarp>
                          <a:noAutofit/>
                        </wps:bodyPr>
                      </wps:wsp>
                      <wps:wsp>
                        <wps:cNvPr id="183" name="Graphic 183"/>
                        <wps:cNvSpPr/>
                        <wps:spPr>
                          <a:xfrm>
                            <a:off x="0" y="1981349"/>
                            <a:ext cx="46355" cy="1270"/>
                          </a:xfrm>
                          <a:custGeom>
                            <a:avLst/>
                            <a:gdLst/>
                            <a:ahLst/>
                            <a:cxnLst/>
                            <a:rect l="l" t="t" r="r" b="b"/>
                            <a:pathLst>
                              <a:path w="46355">
                                <a:moveTo>
                                  <a:pt x="46188" y="0"/>
                                </a:moveTo>
                                <a:lnTo>
                                  <a:pt x="0" y="0"/>
                                </a:lnTo>
                              </a:path>
                            </a:pathLst>
                          </a:custGeom>
                          <a:solidFill>
                            <a:srgbClr val="000000"/>
                          </a:solidFill>
                        </wps:spPr>
                        <wps:bodyPr wrap="square" lIns="0" tIns="0" rIns="0" bIns="0" rtlCol="0">
                          <a:prstTxWarp prst="textNoShape">
                            <a:avLst/>
                          </a:prstTxWarp>
                          <a:noAutofit/>
                        </wps:bodyPr>
                      </wps:wsp>
                      <wps:wsp>
                        <wps:cNvPr id="184" name="Graphic 184"/>
                        <wps:cNvSpPr/>
                        <wps:spPr>
                          <a:xfrm>
                            <a:off x="0" y="1981349"/>
                            <a:ext cx="46355" cy="1270"/>
                          </a:xfrm>
                          <a:custGeom>
                            <a:avLst/>
                            <a:gdLst/>
                            <a:ahLst/>
                            <a:cxnLst/>
                            <a:rect l="l" t="t" r="r" b="b"/>
                            <a:pathLst>
                              <a:path w="46355">
                                <a:moveTo>
                                  <a:pt x="46188" y="0"/>
                                </a:moveTo>
                                <a:lnTo>
                                  <a:pt x="0" y="0"/>
                                </a:lnTo>
                              </a:path>
                            </a:pathLst>
                          </a:custGeom>
                          <a:ln w="10557">
                            <a:solidFill>
                              <a:srgbClr val="000000"/>
                            </a:solidFill>
                            <a:prstDash val="solid"/>
                          </a:ln>
                        </wps:spPr>
                        <wps:bodyPr wrap="square" lIns="0" tIns="0" rIns="0" bIns="0" rtlCol="0">
                          <a:prstTxWarp prst="textNoShape">
                            <a:avLst/>
                          </a:prstTxWarp>
                          <a:noAutofit/>
                        </wps:bodyPr>
                      </wps:wsp>
                      <wps:wsp>
                        <wps:cNvPr id="185" name="Graphic 185"/>
                        <wps:cNvSpPr/>
                        <wps:spPr>
                          <a:xfrm>
                            <a:off x="46188" y="1516391"/>
                            <a:ext cx="4050665" cy="1270"/>
                          </a:xfrm>
                          <a:custGeom>
                            <a:avLst/>
                            <a:gdLst/>
                            <a:ahLst/>
                            <a:cxnLst/>
                            <a:rect l="l" t="t" r="r" b="b"/>
                            <a:pathLst>
                              <a:path w="4050665">
                                <a:moveTo>
                                  <a:pt x="0" y="0"/>
                                </a:moveTo>
                                <a:lnTo>
                                  <a:pt x="4050066" y="0"/>
                                </a:lnTo>
                              </a:path>
                            </a:pathLst>
                          </a:custGeom>
                          <a:ln w="10557">
                            <a:solidFill>
                              <a:srgbClr val="AFAFAF"/>
                            </a:solidFill>
                            <a:prstDash val="solid"/>
                          </a:ln>
                        </wps:spPr>
                        <wps:bodyPr wrap="square" lIns="0" tIns="0" rIns="0" bIns="0" rtlCol="0">
                          <a:prstTxWarp prst="textNoShape">
                            <a:avLst/>
                          </a:prstTxWarp>
                          <a:noAutofit/>
                        </wps:bodyPr>
                      </wps:wsp>
                      <wps:wsp>
                        <wps:cNvPr id="186" name="Graphic 186"/>
                        <wps:cNvSpPr/>
                        <wps:spPr>
                          <a:xfrm>
                            <a:off x="0" y="1516391"/>
                            <a:ext cx="46355" cy="1270"/>
                          </a:xfrm>
                          <a:custGeom>
                            <a:avLst/>
                            <a:gdLst/>
                            <a:ahLst/>
                            <a:cxnLst/>
                            <a:rect l="l" t="t" r="r" b="b"/>
                            <a:pathLst>
                              <a:path w="46355">
                                <a:moveTo>
                                  <a:pt x="46188" y="0"/>
                                </a:moveTo>
                                <a:lnTo>
                                  <a:pt x="0" y="0"/>
                                </a:lnTo>
                              </a:path>
                            </a:pathLst>
                          </a:custGeom>
                          <a:solidFill>
                            <a:srgbClr val="000000"/>
                          </a:solidFill>
                        </wps:spPr>
                        <wps:bodyPr wrap="square" lIns="0" tIns="0" rIns="0" bIns="0" rtlCol="0">
                          <a:prstTxWarp prst="textNoShape">
                            <a:avLst/>
                          </a:prstTxWarp>
                          <a:noAutofit/>
                        </wps:bodyPr>
                      </wps:wsp>
                      <wps:wsp>
                        <wps:cNvPr id="187" name="Graphic 187"/>
                        <wps:cNvSpPr/>
                        <wps:spPr>
                          <a:xfrm>
                            <a:off x="0" y="1516391"/>
                            <a:ext cx="46355" cy="1270"/>
                          </a:xfrm>
                          <a:custGeom>
                            <a:avLst/>
                            <a:gdLst/>
                            <a:ahLst/>
                            <a:cxnLst/>
                            <a:rect l="l" t="t" r="r" b="b"/>
                            <a:pathLst>
                              <a:path w="46355">
                                <a:moveTo>
                                  <a:pt x="46188" y="0"/>
                                </a:moveTo>
                                <a:lnTo>
                                  <a:pt x="0" y="0"/>
                                </a:lnTo>
                              </a:path>
                            </a:pathLst>
                          </a:custGeom>
                          <a:ln w="10557">
                            <a:solidFill>
                              <a:srgbClr val="000000"/>
                            </a:solidFill>
                            <a:prstDash val="solid"/>
                          </a:ln>
                        </wps:spPr>
                        <wps:bodyPr wrap="square" lIns="0" tIns="0" rIns="0" bIns="0" rtlCol="0">
                          <a:prstTxWarp prst="textNoShape">
                            <a:avLst/>
                          </a:prstTxWarp>
                          <a:noAutofit/>
                        </wps:bodyPr>
                      </wps:wsp>
                      <wps:wsp>
                        <wps:cNvPr id="188" name="Graphic 188"/>
                        <wps:cNvSpPr/>
                        <wps:spPr>
                          <a:xfrm>
                            <a:off x="46188" y="1051433"/>
                            <a:ext cx="4050665" cy="1270"/>
                          </a:xfrm>
                          <a:custGeom>
                            <a:avLst/>
                            <a:gdLst/>
                            <a:ahLst/>
                            <a:cxnLst/>
                            <a:rect l="l" t="t" r="r" b="b"/>
                            <a:pathLst>
                              <a:path w="4050665">
                                <a:moveTo>
                                  <a:pt x="0" y="0"/>
                                </a:moveTo>
                                <a:lnTo>
                                  <a:pt x="4050066" y="0"/>
                                </a:lnTo>
                              </a:path>
                            </a:pathLst>
                          </a:custGeom>
                          <a:ln w="10557">
                            <a:solidFill>
                              <a:srgbClr val="AFAFAF"/>
                            </a:solidFill>
                            <a:prstDash val="solid"/>
                          </a:ln>
                        </wps:spPr>
                        <wps:bodyPr wrap="square" lIns="0" tIns="0" rIns="0" bIns="0" rtlCol="0">
                          <a:prstTxWarp prst="textNoShape">
                            <a:avLst/>
                          </a:prstTxWarp>
                          <a:noAutofit/>
                        </wps:bodyPr>
                      </wps:wsp>
                      <wps:wsp>
                        <wps:cNvPr id="189" name="Graphic 189"/>
                        <wps:cNvSpPr/>
                        <wps:spPr>
                          <a:xfrm>
                            <a:off x="0" y="1051433"/>
                            <a:ext cx="46355" cy="1270"/>
                          </a:xfrm>
                          <a:custGeom>
                            <a:avLst/>
                            <a:gdLst/>
                            <a:ahLst/>
                            <a:cxnLst/>
                            <a:rect l="l" t="t" r="r" b="b"/>
                            <a:pathLst>
                              <a:path w="46355">
                                <a:moveTo>
                                  <a:pt x="46188" y="0"/>
                                </a:moveTo>
                                <a:lnTo>
                                  <a:pt x="0" y="0"/>
                                </a:lnTo>
                              </a:path>
                            </a:pathLst>
                          </a:custGeom>
                          <a:solidFill>
                            <a:srgbClr val="000000"/>
                          </a:solidFill>
                        </wps:spPr>
                        <wps:bodyPr wrap="square" lIns="0" tIns="0" rIns="0" bIns="0" rtlCol="0">
                          <a:prstTxWarp prst="textNoShape">
                            <a:avLst/>
                          </a:prstTxWarp>
                          <a:noAutofit/>
                        </wps:bodyPr>
                      </wps:wsp>
                      <wps:wsp>
                        <wps:cNvPr id="190" name="Graphic 190"/>
                        <wps:cNvSpPr/>
                        <wps:spPr>
                          <a:xfrm>
                            <a:off x="0" y="1051433"/>
                            <a:ext cx="46355" cy="1270"/>
                          </a:xfrm>
                          <a:custGeom>
                            <a:avLst/>
                            <a:gdLst/>
                            <a:ahLst/>
                            <a:cxnLst/>
                            <a:rect l="l" t="t" r="r" b="b"/>
                            <a:pathLst>
                              <a:path w="46355">
                                <a:moveTo>
                                  <a:pt x="46188" y="0"/>
                                </a:moveTo>
                                <a:lnTo>
                                  <a:pt x="0" y="0"/>
                                </a:lnTo>
                              </a:path>
                            </a:pathLst>
                          </a:custGeom>
                          <a:ln w="10557">
                            <a:solidFill>
                              <a:srgbClr val="000000"/>
                            </a:solidFill>
                            <a:prstDash val="solid"/>
                          </a:ln>
                        </wps:spPr>
                        <wps:bodyPr wrap="square" lIns="0" tIns="0" rIns="0" bIns="0" rtlCol="0">
                          <a:prstTxWarp prst="textNoShape">
                            <a:avLst/>
                          </a:prstTxWarp>
                          <a:noAutofit/>
                        </wps:bodyPr>
                      </wps:wsp>
                      <wps:wsp>
                        <wps:cNvPr id="191" name="Graphic 191"/>
                        <wps:cNvSpPr/>
                        <wps:spPr>
                          <a:xfrm>
                            <a:off x="46188" y="586475"/>
                            <a:ext cx="4050665" cy="1270"/>
                          </a:xfrm>
                          <a:custGeom>
                            <a:avLst/>
                            <a:gdLst/>
                            <a:ahLst/>
                            <a:cxnLst/>
                            <a:rect l="l" t="t" r="r" b="b"/>
                            <a:pathLst>
                              <a:path w="4050665">
                                <a:moveTo>
                                  <a:pt x="0" y="0"/>
                                </a:moveTo>
                                <a:lnTo>
                                  <a:pt x="4050066" y="0"/>
                                </a:lnTo>
                              </a:path>
                            </a:pathLst>
                          </a:custGeom>
                          <a:ln w="10557">
                            <a:solidFill>
                              <a:srgbClr val="AFAFAF"/>
                            </a:solidFill>
                            <a:prstDash val="solid"/>
                          </a:ln>
                        </wps:spPr>
                        <wps:bodyPr wrap="square" lIns="0" tIns="0" rIns="0" bIns="0" rtlCol="0">
                          <a:prstTxWarp prst="textNoShape">
                            <a:avLst/>
                          </a:prstTxWarp>
                          <a:noAutofit/>
                        </wps:bodyPr>
                      </wps:wsp>
                      <wps:wsp>
                        <wps:cNvPr id="192" name="Graphic 192"/>
                        <wps:cNvSpPr/>
                        <wps:spPr>
                          <a:xfrm>
                            <a:off x="0" y="586475"/>
                            <a:ext cx="46355" cy="1270"/>
                          </a:xfrm>
                          <a:custGeom>
                            <a:avLst/>
                            <a:gdLst/>
                            <a:ahLst/>
                            <a:cxnLst/>
                            <a:rect l="l" t="t" r="r" b="b"/>
                            <a:pathLst>
                              <a:path w="46355">
                                <a:moveTo>
                                  <a:pt x="46188" y="0"/>
                                </a:moveTo>
                                <a:lnTo>
                                  <a:pt x="0" y="0"/>
                                </a:lnTo>
                              </a:path>
                            </a:pathLst>
                          </a:custGeom>
                          <a:solidFill>
                            <a:srgbClr val="000000"/>
                          </a:solidFill>
                        </wps:spPr>
                        <wps:bodyPr wrap="square" lIns="0" tIns="0" rIns="0" bIns="0" rtlCol="0">
                          <a:prstTxWarp prst="textNoShape">
                            <a:avLst/>
                          </a:prstTxWarp>
                          <a:noAutofit/>
                        </wps:bodyPr>
                      </wps:wsp>
                      <wps:wsp>
                        <wps:cNvPr id="193" name="Graphic 193"/>
                        <wps:cNvSpPr/>
                        <wps:spPr>
                          <a:xfrm>
                            <a:off x="0" y="586475"/>
                            <a:ext cx="46355" cy="1270"/>
                          </a:xfrm>
                          <a:custGeom>
                            <a:avLst/>
                            <a:gdLst/>
                            <a:ahLst/>
                            <a:cxnLst/>
                            <a:rect l="l" t="t" r="r" b="b"/>
                            <a:pathLst>
                              <a:path w="46355">
                                <a:moveTo>
                                  <a:pt x="46188" y="0"/>
                                </a:moveTo>
                                <a:lnTo>
                                  <a:pt x="0" y="0"/>
                                </a:lnTo>
                              </a:path>
                            </a:pathLst>
                          </a:custGeom>
                          <a:ln w="10557">
                            <a:solidFill>
                              <a:srgbClr val="000000"/>
                            </a:solidFill>
                            <a:prstDash val="solid"/>
                          </a:ln>
                        </wps:spPr>
                        <wps:bodyPr wrap="square" lIns="0" tIns="0" rIns="0" bIns="0" rtlCol="0">
                          <a:prstTxWarp prst="textNoShape">
                            <a:avLst/>
                          </a:prstTxWarp>
                          <a:noAutofit/>
                        </wps:bodyPr>
                      </wps:wsp>
                      <wps:wsp>
                        <wps:cNvPr id="194" name="Graphic 194"/>
                        <wps:cNvSpPr/>
                        <wps:spPr>
                          <a:xfrm>
                            <a:off x="46188" y="121518"/>
                            <a:ext cx="4050665" cy="1270"/>
                          </a:xfrm>
                          <a:custGeom>
                            <a:avLst/>
                            <a:gdLst/>
                            <a:ahLst/>
                            <a:cxnLst/>
                            <a:rect l="l" t="t" r="r" b="b"/>
                            <a:pathLst>
                              <a:path w="4050665">
                                <a:moveTo>
                                  <a:pt x="0" y="0"/>
                                </a:moveTo>
                                <a:lnTo>
                                  <a:pt x="4050066" y="0"/>
                                </a:lnTo>
                              </a:path>
                            </a:pathLst>
                          </a:custGeom>
                          <a:ln w="10557">
                            <a:solidFill>
                              <a:srgbClr val="AFAFAF"/>
                            </a:solidFill>
                            <a:prstDash val="solid"/>
                          </a:ln>
                        </wps:spPr>
                        <wps:bodyPr wrap="square" lIns="0" tIns="0" rIns="0" bIns="0" rtlCol="0">
                          <a:prstTxWarp prst="textNoShape">
                            <a:avLst/>
                          </a:prstTxWarp>
                          <a:noAutofit/>
                        </wps:bodyPr>
                      </wps:wsp>
                      <wps:wsp>
                        <wps:cNvPr id="195" name="Graphic 195"/>
                        <wps:cNvSpPr/>
                        <wps:spPr>
                          <a:xfrm>
                            <a:off x="0" y="121518"/>
                            <a:ext cx="46355" cy="1270"/>
                          </a:xfrm>
                          <a:custGeom>
                            <a:avLst/>
                            <a:gdLst/>
                            <a:ahLst/>
                            <a:cxnLst/>
                            <a:rect l="l" t="t" r="r" b="b"/>
                            <a:pathLst>
                              <a:path w="46355">
                                <a:moveTo>
                                  <a:pt x="46188" y="0"/>
                                </a:moveTo>
                                <a:lnTo>
                                  <a:pt x="0" y="0"/>
                                </a:lnTo>
                              </a:path>
                            </a:pathLst>
                          </a:custGeom>
                          <a:solidFill>
                            <a:srgbClr val="000000"/>
                          </a:solidFill>
                        </wps:spPr>
                        <wps:bodyPr wrap="square" lIns="0" tIns="0" rIns="0" bIns="0" rtlCol="0">
                          <a:prstTxWarp prst="textNoShape">
                            <a:avLst/>
                          </a:prstTxWarp>
                          <a:noAutofit/>
                        </wps:bodyPr>
                      </wps:wsp>
                      <wps:wsp>
                        <wps:cNvPr id="196" name="Graphic 196"/>
                        <wps:cNvSpPr/>
                        <wps:spPr>
                          <a:xfrm>
                            <a:off x="0" y="121518"/>
                            <a:ext cx="46355" cy="1270"/>
                          </a:xfrm>
                          <a:custGeom>
                            <a:avLst/>
                            <a:gdLst/>
                            <a:ahLst/>
                            <a:cxnLst/>
                            <a:rect l="l" t="t" r="r" b="b"/>
                            <a:pathLst>
                              <a:path w="46355">
                                <a:moveTo>
                                  <a:pt x="46188" y="0"/>
                                </a:moveTo>
                                <a:lnTo>
                                  <a:pt x="0" y="0"/>
                                </a:lnTo>
                              </a:path>
                            </a:pathLst>
                          </a:custGeom>
                          <a:ln w="10557">
                            <a:solidFill>
                              <a:srgbClr val="000000"/>
                            </a:solidFill>
                            <a:prstDash val="solid"/>
                          </a:ln>
                        </wps:spPr>
                        <wps:bodyPr wrap="square" lIns="0" tIns="0" rIns="0" bIns="0" rtlCol="0">
                          <a:prstTxWarp prst="textNoShape">
                            <a:avLst/>
                          </a:prstTxWarp>
                          <a:noAutofit/>
                        </wps:bodyPr>
                      </wps:wsp>
                      <wps:wsp>
                        <wps:cNvPr id="197" name="Graphic 197"/>
                        <wps:cNvSpPr/>
                        <wps:spPr>
                          <a:xfrm>
                            <a:off x="230282" y="451291"/>
                            <a:ext cx="3682365" cy="1763395"/>
                          </a:xfrm>
                          <a:custGeom>
                            <a:avLst/>
                            <a:gdLst/>
                            <a:ahLst/>
                            <a:cxnLst/>
                            <a:rect l="l" t="t" r="r" b="b"/>
                            <a:pathLst>
                              <a:path w="3682365" h="1763395">
                                <a:moveTo>
                                  <a:pt x="0" y="0"/>
                                </a:moveTo>
                                <a:lnTo>
                                  <a:pt x="110733" y="35532"/>
                                </a:lnTo>
                                <a:lnTo>
                                  <a:pt x="221466" y="74118"/>
                                </a:lnTo>
                                <a:lnTo>
                                  <a:pt x="332199" y="115853"/>
                                </a:lnTo>
                                <a:lnTo>
                                  <a:pt x="442932" y="160799"/>
                                </a:lnTo>
                                <a:lnTo>
                                  <a:pt x="553665" y="208979"/>
                                </a:lnTo>
                                <a:lnTo>
                                  <a:pt x="664399" y="260368"/>
                                </a:lnTo>
                                <a:lnTo>
                                  <a:pt x="775132" y="314889"/>
                                </a:lnTo>
                                <a:lnTo>
                                  <a:pt x="895093" y="377332"/>
                                </a:lnTo>
                                <a:lnTo>
                                  <a:pt x="1015054" y="443041"/>
                                </a:lnTo>
                                <a:lnTo>
                                  <a:pt x="1144242" y="517069"/>
                                </a:lnTo>
                                <a:lnTo>
                                  <a:pt x="1291887" y="605153"/>
                                </a:lnTo>
                                <a:lnTo>
                                  <a:pt x="1467214" y="713307"/>
                                </a:lnTo>
                                <a:lnTo>
                                  <a:pt x="2094702" y="1103992"/>
                                </a:lnTo>
                                <a:lnTo>
                                  <a:pt x="2242346" y="1190334"/>
                                </a:lnTo>
                                <a:lnTo>
                                  <a:pt x="2371535" y="1262503"/>
                                </a:lnTo>
                                <a:lnTo>
                                  <a:pt x="2491496" y="1326262"/>
                                </a:lnTo>
                                <a:lnTo>
                                  <a:pt x="2611457" y="1386591"/>
                                </a:lnTo>
                                <a:lnTo>
                                  <a:pt x="2722190" y="1439062"/>
                                </a:lnTo>
                                <a:lnTo>
                                  <a:pt x="2832923" y="1488343"/>
                                </a:lnTo>
                                <a:lnTo>
                                  <a:pt x="2943657" y="1534394"/>
                                </a:lnTo>
                                <a:lnTo>
                                  <a:pt x="3054390" y="1577221"/>
                                </a:lnTo>
                                <a:lnTo>
                                  <a:pt x="3165123" y="1616874"/>
                                </a:lnTo>
                                <a:lnTo>
                                  <a:pt x="3275856" y="1653437"/>
                                </a:lnTo>
                                <a:lnTo>
                                  <a:pt x="3386589" y="1687024"/>
                                </a:lnTo>
                                <a:lnTo>
                                  <a:pt x="3506550" y="1720209"/>
                                </a:lnTo>
                                <a:lnTo>
                                  <a:pt x="3626511" y="1750253"/>
                                </a:lnTo>
                                <a:lnTo>
                                  <a:pt x="3681878" y="1763116"/>
                                </a:lnTo>
                              </a:path>
                            </a:pathLst>
                          </a:custGeom>
                          <a:ln w="26393">
                            <a:solidFill>
                              <a:srgbClr val="2B5E8A"/>
                            </a:solidFill>
                            <a:prstDash val="solid"/>
                          </a:ln>
                        </wps:spPr>
                        <wps:bodyPr wrap="square" lIns="0" tIns="0" rIns="0" bIns="0" rtlCol="0">
                          <a:prstTxWarp prst="textNoShape">
                            <a:avLst/>
                          </a:prstTxWarp>
                          <a:noAutofit/>
                        </wps:bodyPr>
                      </wps:wsp>
                      <wps:wsp>
                        <wps:cNvPr id="198" name="Graphic 198"/>
                        <wps:cNvSpPr/>
                        <wps:spPr>
                          <a:xfrm>
                            <a:off x="1887127" y="5278"/>
                            <a:ext cx="1270" cy="2487930"/>
                          </a:xfrm>
                          <a:custGeom>
                            <a:avLst/>
                            <a:gdLst/>
                            <a:ahLst/>
                            <a:cxnLst/>
                            <a:rect l="l" t="t" r="r" b="b"/>
                            <a:pathLst>
                              <a:path h="2487930">
                                <a:moveTo>
                                  <a:pt x="0" y="2487524"/>
                                </a:moveTo>
                                <a:lnTo>
                                  <a:pt x="0" y="0"/>
                                </a:lnTo>
                              </a:path>
                            </a:pathLst>
                          </a:custGeom>
                          <a:ln w="10557">
                            <a:solidFill>
                              <a:srgbClr val="7F7F7F"/>
                            </a:solidFill>
                            <a:prstDash val="sysDash"/>
                          </a:ln>
                        </wps:spPr>
                        <wps:bodyPr wrap="square" lIns="0" tIns="0" rIns="0" bIns="0" rtlCol="0">
                          <a:prstTxWarp prst="textNoShape">
                            <a:avLst/>
                          </a:prstTxWarp>
                          <a:noAutofit/>
                        </wps:bodyPr>
                      </wps:wsp>
                      <wps:wsp>
                        <wps:cNvPr id="199" name="Graphic 199"/>
                        <wps:cNvSpPr/>
                        <wps:spPr>
                          <a:xfrm>
                            <a:off x="46188" y="5278"/>
                            <a:ext cx="4050665" cy="2487930"/>
                          </a:xfrm>
                          <a:custGeom>
                            <a:avLst/>
                            <a:gdLst/>
                            <a:ahLst/>
                            <a:cxnLst/>
                            <a:rect l="l" t="t" r="r" b="b"/>
                            <a:pathLst>
                              <a:path w="4050665" h="2487930">
                                <a:moveTo>
                                  <a:pt x="0" y="2487524"/>
                                </a:moveTo>
                                <a:lnTo>
                                  <a:pt x="0" y="0"/>
                                </a:lnTo>
                              </a:path>
                              <a:path w="4050665" h="2487930">
                                <a:moveTo>
                                  <a:pt x="4050066" y="2487524"/>
                                </a:moveTo>
                                <a:lnTo>
                                  <a:pt x="4050066" y="0"/>
                                </a:lnTo>
                              </a:path>
                              <a:path w="4050665" h="2487930">
                                <a:moveTo>
                                  <a:pt x="0" y="2487524"/>
                                </a:moveTo>
                                <a:lnTo>
                                  <a:pt x="4050066" y="2487524"/>
                                </a:lnTo>
                              </a:path>
                              <a:path w="4050665" h="2487930">
                                <a:moveTo>
                                  <a:pt x="0" y="0"/>
                                </a:moveTo>
                                <a:lnTo>
                                  <a:pt x="4050066" y="0"/>
                                </a:lnTo>
                              </a:path>
                            </a:pathLst>
                          </a:custGeom>
                          <a:ln w="10557">
                            <a:solidFill>
                              <a:srgbClr val="000000"/>
                            </a:solidFill>
                            <a:prstDash val="solid"/>
                          </a:ln>
                        </wps:spPr>
                        <wps:bodyPr wrap="square" lIns="0" tIns="0" rIns="0" bIns="0" rtlCol="0">
                          <a:prstTxWarp prst="textNoShape">
                            <a:avLst/>
                          </a:prstTxWarp>
                          <a:noAutofit/>
                        </wps:bodyPr>
                      </wps:wsp>
                      <wps:wsp>
                        <wps:cNvPr id="200" name="Textbox 200"/>
                        <wps:cNvSpPr txBox="1"/>
                        <wps:spPr>
                          <a:xfrm>
                            <a:off x="1933151" y="1075345"/>
                            <a:ext cx="800735" cy="119380"/>
                          </a:xfrm>
                          <a:prstGeom prst="rect">
                            <a:avLst/>
                          </a:prstGeom>
                        </wps:spPr>
                        <wps:txbx>
                          <w:txbxContent>
                            <w:p w14:paraId="00DC2832" w14:textId="77777777" w:rsidR="00350CFB" w:rsidRDefault="00283FFF">
                              <w:pPr>
                                <w:spacing w:line="187" w:lineRule="exact"/>
                                <w:rPr>
                                  <w:rFonts w:ascii="Arial"/>
                                  <w:sz w:val="21"/>
                                </w:rPr>
                              </w:pPr>
                              <w:r>
                                <w:rPr>
                                  <w:rFonts w:ascii="Arial"/>
                                  <w:i/>
                                  <w:w w:val="115"/>
                                  <w:sz w:val="19"/>
                                </w:rPr>
                                <w:t>t</w:t>
                              </w:r>
                              <w:r>
                                <w:rPr>
                                  <w:rFonts w:ascii="Arial"/>
                                  <w:w w:val="115"/>
                                  <w:sz w:val="19"/>
                                  <w:vertAlign w:val="subscript"/>
                                </w:rPr>
                                <w:t>0</w:t>
                              </w:r>
                              <w:r>
                                <w:rPr>
                                  <w:rFonts w:ascii="Arial"/>
                                  <w:spacing w:val="-16"/>
                                  <w:w w:val="115"/>
                                  <w:sz w:val="19"/>
                                </w:rPr>
                                <w:t xml:space="preserve"> </w:t>
                              </w:r>
                              <w:r>
                                <w:rPr>
                                  <w:rFonts w:ascii="Arial"/>
                                  <w:w w:val="115"/>
                                  <w:sz w:val="20"/>
                                </w:rPr>
                                <w:t>=</w:t>
                              </w:r>
                              <w:r>
                                <w:rPr>
                                  <w:rFonts w:ascii="Arial"/>
                                  <w:spacing w:val="-25"/>
                                  <w:w w:val="115"/>
                                  <w:sz w:val="20"/>
                                </w:rPr>
                                <w:t xml:space="preserve"> </w:t>
                              </w:r>
                              <w:r>
                                <w:rPr>
                                  <w:rFonts w:ascii="Arial"/>
                                  <w:w w:val="115"/>
                                  <w:sz w:val="20"/>
                                </w:rPr>
                                <w:t xml:space="preserve">180 </w:t>
                              </w:r>
                              <w:r>
                                <w:rPr>
                                  <w:rFonts w:ascii="Arial"/>
                                  <w:spacing w:val="-4"/>
                                  <w:sz w:val="21"/>
                                </w:rPr>
                                <w:t>days</w:t>
                              </w:r>
                            </w:p>
                          </w:txbxContent>
                        </wps:txbx>
                        <wps:bodyPr wrap="square" lIns="0" tIns="0" rIns="0" bIns="0" rtlCol="0">
                          <a:noAutofit/>
                        </wps:bodyPr>
                      </wps:wsp>
                    </wpg:wgp>
                  </a:graphicData>
                </a:graphic>
              </wp:anchor>
            </w:drawing>
          </mc:Choice>
          <mc:Fallback>
            <w:pict>
              <v:group w14:anchorId="00DC2734" id="Group 151" o:spid="_x0000_s1143" style="position:absolute;left:0;text-align:left;margin-left:154.75pt;margin-top:-2.7pt;width:323pt;height:199.95pt;z-index:15753216;mso-wrap-distance-left:0;mso-wrap-distance-right:0;mso-position-horizontal-relative:page;mso-position-vertical-relative:text" coordsize="41021,253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">
                <v:shape id="Graphic 152" o:spid="_x0000_s1144" style="position:absolute;left:2302;top:52;width:13;height:24880;visibility:visible;mso-wrap-style:square;v-text-anchor:top" coordsize="1270,2487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" path="m,2487524l,e" filled="f" strokecolor="#afafaf" strokeweight=".29325mm">
                  <v:path arrowok="t"/>
                </v:shape>
                <v:shape id="Graphic 153" o:spid="_x0000_s1145" style="position:absolute;left:2302;top:24928;width:13;height:463;visibility:visible;mso-wrap-style:square;v-text-anchor:top" coordsize="127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" path="m,l,46188e" fillcolor="black" stroked="f">
                  <v:path arrowok="t"/>
                </v:shape>
                <v:shape id="Graphic 154" o:spid="_x0000_s1146" style="position:absolute;left:2302;top:24928;width:13;height:463;visibility:visible;mso-wrap-style:square;v-text-anchor:top" coordsize="127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" path="m,l,46188e" filled="f" strokeweight=".29325mm">
                  <v:path arrowok="t"/>
                </v:shape>
                <v:shape id="Graphic 155" o:spid="_x0000_s1147" style="position:absolute;left:6905;top:52;width:12;height:24880;visibility:visible;mso-wrap-style:square;v-text-anchor:top" coordsize="1270,2487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" path="m,2487524l,e" filled="f" strokecolor="#afafaf" strokeweight=".29325mm">
                  <v:path arrowok="t"/>
                </v:shape>
                <v:shape id="Graphic 156" o:spid="_x0000_s1148" style="position:absolute;left:6905;top:24928;width:12;height:463;visibility:visible;mso-wrap-style:square;v-text-anchor:top" coordsize="127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" path="m,l,46188e" fillcolor="black" stroked="f">
                  <v:path arrowok="t"/>
                </v:shape>
                <v:shape id="Graphic 157" o:spid="_x0000_s1149" style="position:absolute;left:6905;top:24928;width:12;height:463;visibility:visible;mso-wrap-style:square;v-text-anchor:top" coordsize="127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" path="m,l,46188e" filled="f" strokeweight=".29325mm">
                  <v:path arrowok="t"/>
                </v:shape>
                <v:shape id="Graphic 158" o:spid="_x0000_s1150" style="position:absolute;left:11507;top:52;width:13;height:24880;visibility:visible;mso-wrap-style:square;v-text-anchor:top" coordsize="1270,2487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" path="m,2487524l,e" filled="f" strokecolor="#afafaf" strokeweight=".29325mm">
                  <v:path arrowok="t"/>
                </v:shape>
                <v:shape id="Graphic 159" o:spid="_x0000_s1151" style="position:absolute;left:11507;top:24928;width:13;height:463;visibility:visible;mso-wrap-style:square;v-text-anchor:top" coordsize="127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" path="m,l,46188e" fillcolor="black" stroked="f">
                  <v:path arrowok="t"/>
                </v:shape>
                <v:shape id="Graphic 160" o:spid="_x0000_s1152" style="position:absolute;left:11507;top:24928;width:13;height:463;visibility:visible;mso-wrap-style:square;v-text-anchor:top" coordsize="127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" path="m,l,46188e" filled="f" strokeweight=".29325mm">
                  <v:path arrowok="t"/>
                </v:shape>
                <v:shape id="Graphic 161" o:spid="_x0000_s1153" style="position:absolute;left:16109;top:52;width:13;height:24880;visibility:visible;mso-wrap-style:square;v-text-anchor:top" coordsize="1270,2487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" path="m,2487524l,e" filled="f" strokecolor="#afafaf" strokeweight=".29325mm">
                  <v:path arrowok="t"/>
                </v:shape>
                <v:shape id="Graphic 162" o:spid="_x0000_s1154" style="position:absolute;left:16109;top:24928;width:13;height:463;visibility:visible;mso-wrap-style:square;v-text-anchor:top" coordsize="127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" path="m,l,46188e" fillcolor="black" stroked="f">
                  <v:path arrowok="t"/>
                </v:shape>
                <v:shape id="Graphic 163" o:spid="_x0000_s1155" style="position:absolute;left:16109;top:24928;width:13;height:463;visibility:visible;mso-wrap-style:square;v-text-anchor:top" coordsize="127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" path="m,l,46188e" filled="f" strokeweight=".29325mm">
                  <v:path arrowok="t"/>
                </v:shape>
                <v:shape id="Graphic 164" o:spid="_x0000_s1156" style="position:absolute;left:20712;top:52;width:12;height:24880;visibility:visible;mso-wrap-style:square;v-text-anchor:top" coordsize="1270,2487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" path="m,2487524l,e" filled="f" strokecolor="#afafaf" strokeweight=".29325mm">
                  <v:path arrowok="t"/>
                </v:shape>
                <v:shape id="Graphic 165" o:spid="_x0000_s1157" style="position:absolute;left:20712;top:24928;width:12;height:463;visibility:visible;mso-wrap-style:square;v-text-anchor:top" coordsize="127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" path="m,l,46188e" fillcolor="black" stroked="f">
                  <v:path arrowok="t"/>
                </v:shape>
                <v:shape id="Graphic 166" o:spid="_x0000_s1158" style="position:absolute;left:20712;top:24928;width:12;height:463;visibility:visible;mso-wrap-style:square;v-text-anchor:top" coordsize="127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" path="m,l,46188e" filled="f" strokeweight=".29325mm">
                  <v:path arrowok="t"/>
                </v:shape>
                <v:shape id="Graphic 167" o:spid="_x0000_s1159" style="position:absolute;left:25314;top:52;width:13;height:24880;visibility:visible;mso-wrap-style:square;v-text-anchor:top" coordsize="1270,2487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" path="m,2487524l,e" filled="f" strokecolor="#afafaf" strokeweight=".29325mm">
                  <v:path arrowok="t"/>
                </v:shape>
                <v:shape id="Graphic 168" o:spid="_x0000_s1160" style="position:absolute;left:25314;top:24928;width:13;height:463;visibility:visible;mso-wrap-style:square;v-text-anchor:top" coordsize="127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" path="m,l,46188e" fillcolor="black" stroked="f">
                  <v:path arrowok="t"/>
                </v:shape>
                <v:shape id="Graphic 169" o:spid="_x0000_s1161" style="position:absolute;left:25314;top:24928;width:13;height:463;visibility:visible;mso-wrap-style:square;v-text-anchor:top" coordsize="127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" path="m,l,46188e" filled="f" strokeweight=".29325mm">
                  <v:path arrowok="t"/>
                </v:shape>
                <v:shape id="Graphic 170" o:spid="_x0000_s1162" style="position:absolute;left:29916;top:52;width:13;height:24880;visibility:visible;mso-wrap-style:square;v-text-anchor:top" coordsize="1270,2487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" path="m,2487524l,e" filled="f" strokecolor="#afafaf" strokeweight=".29325mm">
                  <v:path arrowok="t"/>
                </v:shape>
                <v:shape id="Graphic 171" o:spid="_x0000_s1163" style="position:absolute;left:29916;top:24928;width:13;height:463;visibility:visible;mso-wrap-style:square;v-text-anchor:top" coordsize="127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" path="m,l,46188e" fillcolor="black" stroked="f">
                  <v:path arrowok="t"/>
                </v:shape>
                <v:shape id="Graphic 172" o:spid="_x0000_s1164" style="position:absolute;left:29916;top:24928;width:13;height:463;visibility:visible;mso-wrap-style:square;v-text-anchor:top" coordsize="127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" path="m,l,46188e" filled="f" strokeweight=".29325mm">
                  <v:path arrowok="t"/>
                </v:shape>
                <v:shape id="Graphic 173" o:spid="_x0000_s1165" style="position:absolute;left:34519;top:52;width:12;height:24880;visibility:visible;mso-wrap-style:square;v-text-anchor:top" coordsize="1270,2487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" path="m,2487524l,e" filled="f" strokecolor="#afafaf" strokeweight=".29325mm">
                  <v:path arrowok="t"/>
                </v:shape>
                <v:shape id="Graphic 174" o:spid="_x0000_s1166" style="position:absolute;left:34519;top:24928;width:12;height:463;visibility:visible;mso-wrap-style:square;v-text-anchor:top" coordsize="127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" path="m,l,46188e" fillcolor="black" stroked="f">
                  <v:path arrowok="t"/>
                </v:shape>
                <v:shape id="Graphic 175" o:spid="_x0000_s1167" style="position:absolute;left:34519;top:24928;width:12;height:463;visibility:visible;mso-wrap-style:square;v-text-anchor:top" coordsize="127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" path="m,l,46188e" filled="f" strokeweight=".29325mm">
                  <v:path arrowok="t"/>
                </v:shape>
                <v:shape id="Graphic 176" o:spid="_x0000_s1168" style="position:absolute;left:39121;top:52;width:13;height:24880;visibility:visible;mso-wrap-style:square;v-text-anchor:top" coordsize="1270,2487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" path="m,2487524l,e" filled="f" strokecolor="#afafaf" strokeweight=".29325mm">
                  <v:path arrowok="t"/>
                </v:shape>
                <v:shape id="Graphic 177" o:spid="_x0000_s1169" style="position:absolute;left:39121;top:24928;width:13;height:463;visibility:visible;mso-wrap-style:square;v-text-anchor:top" coordsize="127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" path="m,l,46188e" fillcolor="black" stroked="f">
                  <v:path arrowok="t"/>
                </v:shape>
                <v:shape id="Graphic 178" o:spid="_x0000_s1170" style="position:absolute;left:39121;top:24928;width:13;height:463;visibility:visible;mso-wrap-style:square;v-text-anchor:top" coordsize="127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" path="m,l,46188e" filled="f" strokeweight=".29325mm">
                  <v:path arrowok="t"/>
                </v:shape>
                <v:shape id="Graphic 179" o:spid="_x0000_s1171" style="position:absolute;left:461;top:24463;width:40507;height:12;visibility:visible;mso-wrap-style:square;v-text-anchor:top" coordsize="4050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" path="m,l4050066,e" filled="f" strokecolor="#afafaf" strokeweight=".29325mm">
                  <v:path arrowok="t"/>
                </v:shape>
                <v:shape id="Graphic 180" o:spid="_x0000_s1172" style="position:absolute;top:24463;width:463;height:12;visibility:visible;mso-wrap-style:square;v-text-anchor:top" coordsize="463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" path="m46188,l,e" fillcolor="black" stroked="f">
                  <v:path arrowok="t"/>
                </v:shape>
                <v:shape id="Graphic 181" o:spid="_x0000_s1173" style="position:absolute;top:24463;width:463;height:12;visibility:visible;mso-wrap-style:square;v-text-anchor:top" coordsize="463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" path="m46188,l,e" filled="f" strokeweight=".29325mm">
                  <v:path arrowok="t"/>
                </v:shape>
                <v:shape id="Graphic 182" o:spid="_x0000_s1174" style="position:absolute;left:461;top:19813;width:40507;height:13;visibility:visible;mso-wrap-style:square;v-text-anchor:top" coordsize="4050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" path="m,l4050066,e" filled="f" strokecolor="#afafaf" strokeweight=".29325mm">
                  <v:path arrowok="t"/>
                </v:shape>
                <v:shape id="Graphic 183" o:spid="_x0000_s1175" style="position:absolute;top:19813;width:463;height:13;visibility:visible;mso-wrap-style:square;v-text-anchor:top" coordsize="463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" path="m46188,l,e" fillcolor="black" stroked="f">
                  <v:path arrowok="t"/>
                </v:shape>
                <v:shape id="Graphic 184" o:spid="_x0000_s1176" style="position:absolute;top:19813;width:463;height:13;visibility:visible;mso-wrap-style:square;v-text-anchor:top" coordsize="463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" path="m46188,l,e" filled="f" strokeweight=".29325mm">
                  <v:path arrowok="t"/>
                </v:shape>
                <v:shape id="Graphic 185" o:spid="_x0000_s1177" style="position:absolute;left:461;top:15163;width:40507;height:13;visibility:visible;mso-wrap-style:square;v-text-anchor:top" coordsize="4050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" path="m,l4050066,e" filled="f" strokecolor="#afafaf" strokeweight=".29325mm">
                  <v:path arrowok="t"/>
                </v:shape>
                <v:shape id="Graphic 186" o:spid="_x0000_s1178" style="position:absolute;top:15163;width:463;height:13;visibility:visible;mso-wrap-style:square;v-text-anchor:top" coordsize="463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" path="m46188,l,e" fillcolor="black" stroked="f">
                  <v:path arrowok="t"/>
                </v:shape>
                <v:shape id="Graphic 187" o:spid="_x0000_s1179" style="position:absolute;top:15163;width:463;height:13;visibility:visible;mso-wrap-style:square;v-text-anchor:top" coordsize="463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" path="m46188,l,e" filled="f" strokeweight=".29325mm">
                  <v:path arrowok="t"/>
                </v:shape>
                <v:shape id="Graphic 188" o:spid="_x0000_s1180" style="position:absolute;left:461;top:10514;width:40507;height:13;visibility:visible;mso-wrap-style:square;v-text-anchor:top" coordsize="4050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" path="m,l4050066,e" filled="f" strokecolor="#afafaf" strokeweight=".29325mm">
                  <v:path arrowok="t"/>
                </v:shape>
                <v:shape id="Graphic 189" o:spid="_x0000_s1181" style="position:absolute;top:10514;width:463;height:13;visibility:visible;mso-wrap-style:square;v-text-anchor:top" coordsize="463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" path="m46188,l,e" fillcolor="black" stroked="f">
                  <v:path arrowok="t"/>
                </v:shape>
                <v:shape id="Graphic 190" o:spid="_x0000_s1182" style="position:absolute;top:10514;width:463;height:13;visibility:visible;mso-wrap-style:square;v-text-anchor:top" coordsize="463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" path="m46188,l,e" filled="f" strokeweight=".29325mm">
                  <v:path arrowok="t"/>
                </v:shape>
                <v:shape id="Graphic 191" o:spid="_x0000_s1183" style="position:absolute;left:461;top:5864;width:40507;height:13;visibility:visible;mso-wrap-style:square;v-text-anchor:top" coordsize="4050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" path="m,l4050066,e" filled="f" strokecolor="#afafaf" strokeweight=".29325mm">
                  <v:path arrowok="t"/>
                </v:shape>
                <v:shape id="Graphic 192" o:spid="_x0000_s1184" style="position:absolute;top:5864;width:463;height:13;visibility:visible;mso-wrap-style:square;v-text-anchor:top" coordsize="463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" path="m46188,l,e" fillcolor="black" stroked="f">
                  <v:path arrowok="t"/>
                </v:shape>
                <v:shape id="Graphic 193" o:spid="_x0000_s1185" style="position:absolute;top:5864;width:463;height:13;visibility:visible;mso-wrap-style:square;v-text-anchor:top" coordsize="463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" path="m46188,l,e" filled="f" strokeweight=".29325mm">
                  <v:path arrowok="t"/>
                </v:shape>
                <v:shape id="Graphic 194" o:spid="_x0000_s1186" style="position:absolute;left:461;top:1215;width:40507;height:12;visibility:visible;mso-wrap-style:square;v-text-anchor:top" coordsize="4050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" path="m,l4050066,e" filled="f" strokecolor="#afafaf" strokeweight=".29325mm">
                  <v:path arrowok="t"/>
                </v:shape>
                <v:shape id="Graphic 195" o:spid="_x0000_s1187" style="position:absolute;top:1215;width:463;height:12;visibility:visible;mso-wrap-style:square;v-text-anchor:top" coordsize="463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" path="m46188,l,e" fillcolor="black" stroked="f">
                  <v:path arrowok="t"/>
                </v:shape>
                <v:shape id="Graphic 196" o:spid="_x0000_s1188" style="position:absolute;top:1215;width:463;height:12;visibility:visible;mso-wrap-style:square;v-text-anchor:top" coordsize="463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" path="m46188,l,e" filled="f" strokeweight=".29325mm">
                  <v:path arrowok="t"/>
                </v:shape>
                <v:shape id="Graphic 197" o:spid="_x0000_s1189" style="position:absolute;left:2302;top:4512;width:36824;height:17634;visibility:visible;mso-wrap-style:square;v-text-anchor:top" coordsize="3682365,1763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" path="m,l110733,35532,221466,74118r110733,41735l442932,160799r110733,48180l664399,260368r110733,54521l895093,377332r119961,65709l1144242,517069r147645,88084l1467214,713307r627488,390685l2242346,1190334r129189,72169l2491496,1326262r119961,60329l2722190,1439062r110733,49281l2943657,1534394r110733,42827l3165123,1616874r110733,36563l3386589,1687024r119961,33185l3626511,1750253r55367,12863e" filled="f" strokecolor="#2b5e8a" strokeweight=".73314mm">
                  <v:path arrowok="t"/>
                </v:shape>
                <v:shape id="Graphic 198" o:spid="_x0000_s1190" style="position:absolute;left:18871;top:52;width:12;height:24880;visibility:visible;mso-wrap-style:square;v-text-anchor:top" coordsize="1270,2487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" path="m,2487524l,e" filled="f" strokecolor="#7f7f7f" strokeweight=".29325mm">
                  <v:stroke dashstyle="3 1"/>
                  <v:path arrowok="t"/>
                </v:shape>
                <v:shape id="Graphic 199" o:spid="_x0000_s1191" style="position:absolute;left:461;top:52;width:40507;height:24880;visibility:visible;mso-wrap-style:square;v-text-anchor:top" coordsize="4050665,2487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" path="m,2487524l,em4050066,2487524l4050066,em,2487524r4050066,em,l4050066,e" filled="f" strokeweight=".29325mm">
                  <v:path arrowok="t"/>
                </v:shape>
                <v:shape id="Textbox 200" o:spid="_x0000_s1192" type="#_x0000_t202" style="position:absolute;left:19331;top:10753;width:8007;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" filled="f" stroked="f">
                  <v:textbox inset="0,0,0,0">
                    <w:txbxContent>
                      <w:p w14:paraId="00DC2832" w14:textId="77777777" w:rsidR="00350CFB" w:rsidRDefault="00283FFF">
                        <w:pPr>
                          <w:spacing w:line="187" w:lineRule="exact"/>
                          <w:rPr>
                            <w:rFonts w:ascii="Arial"/>
                            <w:sz w:val="21"/>
                          </w:rPr>
                        </w:pPr>
                        <w:r>
                          <w:rPr>
                            <w:rFonts w:ascii="Arial"/>
                            <w:i/>
                            <w:w w:val="115"/>
                            <w:sz w:val="19"/>
                          </w:rPr>
                          <w:t>t</w:t>
                        </w:r>
                        <w:r>
                          <w:rPr>
                            <w:rFonts w:ascii="Arial"/>
                            <w:w w:val="115"/>
                            <w:sz w:val="19"/>
                            <w:vertAlign w:val="subscript"/>
                          </w:rPr>
                          <w:t>0</w:t>
                        </w:r>
                        <w:r>
                          <w:rPr>
                            <w:rFonts w:ascii="Arial"/>
                            <w:spacing w:val="-16"/>
                            <w:w w:val="115"/>
                            <w:sz w:val="19"/>
                          </w:rPr>
                          <w:t xml:space="preserve"> </w:t>
                        </w:r>
                        <w:r>
                          <w:rPr>
                            <w:rFonts w:ascii="Arial"/>
                            <w:w w:val="115"/>
                            <w:sz w:val="20"/>
                          </w:rPr>
                          <w:t>=</w:t>
                        </w:r>
                        <w:r>
                          <w:rPr>
                            <w:rFonts w:ascii="Arial"/>
                            <w:spacing w:val="-25"/>
                            <w:w w:val="115"/>
                            <w:sz w:val="20"/>
                          </w:rPr>
                          <w:t xml:space="preserve"> </w:t>
                        </w:r>
                        <w:r>
                          <w:rPr>
                            <w:rFonts w:ascii="Arial"/>
                            <w:w w:val="115"/>
                            <w:sz w:val="20"/>
                          </w:rPr>
                          <w:t xml:space="preserve">180 </w:t>
                        </w:r>
                        <w:r>
                          <w:rPr>
                            <w:rFonts w:ascii="Arial"/>
                            <w:spacing w:val="-4"/>
                            <w:sz w:val="21"/>
                          </w:rPr>
                          <w:t>days</w:t>
                        </w:r>
                      </w:p>
                    </w:txbxContent>
                  </v:textbox>
                </v:shape>
                <w10:wrap anchorx="page"/>
              </v:group>
            </w:pict>
          </mc:Fallback>
        </mc:AlternateContent>
      </w:r>
      <w:bookmarkStart w:id="228" w:name="_bookmark62"/>
      <w:bookmarkEnd w:id="228"/>
      <w:r>
        <w:rPr>
          <w:rFonts w:ascii="Arial"/>
          <w:spacing w:val="-5"/>
          <w:w w:val="105"/>
          <w:sz w:val="23"/>
        </w:rPr>
        <w:t>1.0</w:t>
      </w:r>
    </w:p>
    <w:p w14:paraId="00DC1F05" w14:textId="77777777" w:rsidR="00350CFB" w:rsidRDefault="00350CFB">
      <w:pPr>
        <w:pStyle w:val="a3"/>
        <w:rPr>
          <w:rFonts w:ascii="Arial"/>
          <w:sz w:val="20"/>
        </w:rPr>
      </w:pPr>
    </w:p>
    <w:p w14:paraId="00DC1F06" w14:textId="77777777" w:rsidR="00350CFB" w:rsidRDefault="00350CFB">
      <w:pPr>
        <w:pStyle w:val="a3"/>
        <w:spacing w:before="7"/>
        <w:rPr>
          <w:rFonts w:ascii="Arial"/>
          <w:sz w:val="20"/>
        </w:rPr>
      </w:pPr>
    </w:p>
    <w:p w14:paraId="00DC1F07" w14:textId="77777777" w:rsidR="00350CFB" w:rsidRDefault="00283FFF">
      <w:pPr>
        <w:spacing w:before="1"/>
        <w:ind w:left="1700"/>
        <w:rPr>
          <w:rFonts w:ascii="Arial"/>
          <w:sz w:val="23"/>
        </w:rPr>
      </w:pPr>
      <w:r>
        <w:rPr>
          <w:rFonts w:ascii="Arial"/>
          <w:noProof/>
          <w:sz w:val="23"/>
        </w:rPr>
        <mc:AlternateContent>
          <mc:Choice Requires="wps">
            <w:drawing>
              <wp:anchor distT="0" distB="0" distL="0" distR="0" simplePos="0" relativeHeight="15754240" behindDoc="0" locked="0" layoutInCell="1" allowOverlap="1" wp14:anchorId="00DC2736" wp14:editId="00DC2737">
                <wp:simplePos x="0" y="0"/>
                <wp:positionH relativeFrom="page">
                  <wp:posOffset>1485694</wp:posOffset>
                </wp:positionH>
                <wp:positionV relativeFrom="paragraph">
                  <wp:posOffset>36091</wp:posOffset>
                </wp:positionV>
                <wp:extent cx="168275" cy="1433195"/>
                <wp:effectExtent l="0" t="0" r="0" b="0"/>
                <wp:wrapNone/>
                <wp:docPr id="201" name="Textbox 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275" cy="1433195"/>
                        </a:xfrm>
                        <a:prstGeom prst="rect">
                          <a:avLst/>
                        </a:prstGeom>
                      </wps:spPr>
                      <wps:txbx>
                        <w:txbxContent>
                          <w:p w14:paraId="00DC2833" w14:textId="77777777" w:rsidR="00350CFB" w:rsidRDefault="00283FFF">
                            <w:pPr>
                              <w:spacing w:line="249" w:lineRule="exact"/>
                              <w:ind w:left="20"/>
                              <w:rPr>
                                <w:rFonts w:ascii="Arial" w:hAnsi="Arial"/>
                                <w:sz w:val="25"/>
                              </w:rPr>
                            </w:pPr>
                            <w:r>
                              <w:rPr>
                                <w:rFonts w:ascii="Arial" w:hAnsi="Arial"/>
                                <w:sz w:val="26"/>
                              </w:rPr>
                              <w:t>Decay</w:t>
                            </w:r>
                            <w:r>
                              <w:rPr>
                                <w:rFonts w:ascii="Arial" w:hAnsi="Arial"/>
                                <w:spacing w:val="1"/>
                                <w:sz w:val="26"/>
                              </w:rPr>
                              <w:t xml:space="preserve"> </w:t>
                            </w:r>
                            <w:r>
                              <w:rPr>
                                <w:rFonts w:ascii="Arial" w:hAnsi="Arial"/>
                                <w:sz w:val="26"/>
                              </w:rPr>
                              <w:t>weight</w:t>
                            </w:r>
                            <w:r>
                              <w:rPr>
                                <w:rFonts w:ascii="Arial" w:hAnsi="Arial"/>
                                <w:spacing w:val="1"/>
                                <w:sz w:val="26"/>
                              </w:rPr>
                              <w:t xml:space="preserve"> </w:t>
                            </w:r>
                            <w:r>
                              <w:rPr>
                                <w:rFonts w:ascii="Arial" w:hAnsi="Arial"/>
                                <w:i/>
                                <w:spacing w:val="-4"/>
                                <w:sz w:val="18"/>
                              </w:rPr>
                              <w:t>σ</w:t>
                            </w:r>
                            <w:r>
                              <w:rPr>
                                <w:rFonts w:ascii="Arial" w:hAnsi="Arial"/>
                                <w:spacing w:val="-4"/>
                                <w:sz w:val="25"/>
                              </w:rPr>
                              <w:t>(</w:t>
                            </w:r>
                            <w:r>
                              <w:rPr>
                                <w:rFonts w:ascii="Arial" w:hAnsi="Arial"/>
                                <w:spacing w:val="-4"/>
                              </w:rPr>
                              <w:t>Δ</w:t>
                            </w:r>
                            <w:r>
                              <w:rPr>
                                <w:rFonts w:ascii="Arial" w:hAnsi="Arial"/>
                                <w:i/>
                                <w:spacing w:val="-4"/>
                                <w:sz w:val="24"/>
                              </w:rPr>
                              <w:t>t</w:t>
                            </w:r>
                            <w:r>
                              <w:rPr>
                                <w:rFonts w:ascii="Arial" w:hAnsi="Arial"/>
                                <w:spacing w:val="-4"/>
                                <w:sz w:val="25"/>
                              </w:rPr>
                              <w:t>)</w:t>
                            </w:r>
                          </w:p>
                        </w:txbxContent>
                      </wps:txbx>
                      <wps:bodyPr vert="vert270" wrap="square" lIns="0" tIns="0" rIns="0" bIns="0" rtlCol="0">
                        <a:noAutofit/>
                      </wps:bodyPr>
                    </wps:wsp>
                  </a:graphicData>
                </a:graphic>
              </wp:anchor>
            </w:drawing>
          </mc:Choice>
          <mc:Fallback>
            <w:pict>
              <v:shape w14:anchorId="00DC2736" id="Textbox 201" o:spid="_x0000_s1193" type="#_x0000_t202" style="position:absolute;left:0;text-align:left;margin-left:117pt;margin-top:2.85pt;width:13.25pt;height:112.85pt;z-index:15754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" filled="f" stroked="f">
                <v:textbox style="layout-flow:vertical;mso-layout-flow-alt:bottom-to-top" inset="0,0,0,0">
                  <w:txbxContent>
                    <w:p w14:paraId="00DC2833" w14:textId="77777777" w:rsidR="00350CFB" w:rsidRDefault="00283FFF">
                      <w:pPr>
                        <w:spacing w:line="249" w:lineRule="exact"/>
                        <w:ind w:left="20"/>
                        <w:rPr>
                          <w:rFonts w:ascii="Arial" w:hAnsi="Arial"/>
                          <w:sz w:val="25"/>
                        </w:rPr>
                      </w:pPr>
                      <w:r>
                        <w:rPr>
                          <w:rFonts w:ascii="Arial" w:hAnsi="Arial"/>
                          <w:sz w:val="26"/>
                        </w:rPr>
                        <w:t>Decay</w:t>
                      </w:r>
                      <w:r>
                        <w:rPr>
                          <w:rFonts w:ascii="Arial" w:hAnsi="Arial"/>
                          <w:spacing w:val="1"/>
                          <w:sz w:val="26"/>
                        </w:rPr>
                        <w:t xml:space="preserve"> </w:t>
                      </w:r>
                      <w:r>
                        <w:rPr>
                          <w:rFonts w:ascii="Arial" w:hAnsi="Arial"/>
                          <w:sz w:val="26"/>
                        </w:rPr>
                        <w:t>weight</w:t>
                      </w:r>
                      <w:r>
                        <w:rPr>
                          <w:rFonts w:ascii="Arial" w:hAnsi="Arial"/>
                          <w:spacing w:val="1"/>
                          <w:sz w:val="26"/>
                        </w:rPr>
                        <w:t xml:space="preserve"> </w:t>
                      </w:r>
                      <w:r>
                        <w:rPr>
                          <w:rFonts w:ascii="Arial" w:hAnsi="Arial"/>
                          <w:i/>
                          <w:spacing w:val="-4"/>
                          <w:sz w:val="18"/>
                        </w:rPr>
                        <w:t>σ</w:t>
                      </w:r>
                      <w:r>
                        <w:rPr>
                          <w:rFonts w:ascii="Arial" w:hAnsi="Arial"/>
                          <w:spacing w:val="-4"/>
                          <w:sz w:val="25"/>
                        </w:rPr>
                        <w:t>(</w:t>
                      </w:r>
                      <w:r>
                        <w:rPr>
                          <w:rFonts w:ascii="Arial" w:hAnsi="Arial"/>
                          <w:spacing w:val="-4"/>
                        </w:rPr>
                        <w:t>Δ</w:t>
                      </w:r>
                      <w:r>
                        <w:rPr>
                          <w:rFonts w:ascii="Arial" w:hAnsi="Arial"/>
                          <w:i/>
                          <w:spacing w:val="-4"/>
                          <w:sz w:val="24"/>
                        </w:rPr>
                        <w:t>t</w:t>
                      </w:r>
                      <w:r>
                        <w:rPr>
                          <w:rFonts w:ascii="Arial" w:hAnsi="Arial"/>
                          <w:spacing w:val="-4"/>
                          <w:sz w:val="25"/>
                        </w:rPr>
                        <w:t>)</w:t>
                      </w:r>
                    </w:p>
                  </w:txbxContent>
                </v:textbox>
                <w10:wrap anchorx="page"/>
              </v:shape>
            </w:pict>
          </mc:Fallback>
        </mc:AlternateContent>
      </w:r>
      <w:r>
        <w:rPr>
          <w:rFonts w:ascii="Arial"/>
          <w:spacing w:val="-5"/>
          <w:w w:val="105"/>
          <w:sz w:val="23"/>
        </w:rPr>
        <w:t>0.8</w:t>
      </w:r>
    </w:p>
    <w:p w14:paraId="00DC1F08" w14:textId="77777777" w:rsidR="00350CFB" w:rsidRDefault="00350CFB">
      <w:pPr>
        <w:pStyle w:val="a3"/>
        <w:rPr>
          <w:rFonts w:ascii="Arial"/>
          <w:sz w:val="20"/>
        </w:rPr>
      </w:pPr>
    </w:p>
    <w:p w14:paraId="00DC1F09" w14:textId="77777777" w:rsidR="00350CFB" w:rsidRDefault="00350CFB">
      <w:pPr>
        <w:pStyle w:val="a3"/>
        <w:spacing w:before="7"/>
        <w:rPr>
          <w:rFonts w:ascii="Arial"/>
          <w:sz w:val="20"/>
        </w:rPr>
      </w:pPr>
    </w:p>
    <w:p w14:paraId="00DC1F0A" w14:textId="77777777" w:rsidR="00350CFB" w:rsidRDefault="00283FFF">
      <w:pPr>
        <w:ind w:left="1700"/>
        <w:rPr>
          <w:rFonts w:ascii="Arial"/>
          <w:sz w:val="23"/>
        </w:rPr>
      </w:pPr>
      <w:r>
        <w:rPr>
          <w:rFonts w:ascii="Arial"/>
          <w:spacing w:val="-5"/>
          <w:w w:val="105"/>
          <w:sz w:val="23"/>
        </w:rPr>
        <w:t>0.6</w:t>
      </w:r>
    </w:p>
    <w:p w14:paraId="00DC1F0B" w14:textId="77777777" w:rsidR="00350CFB" w:rsidRDefault="00350CFB">
      <w:pPr>
        <w:pStyle w:val="a3"/>
        <w:rPr>
          <w:rFonts w:ascii="Arial"/>
          <w:sz w:val="20"/>
        </w:rPr>
      </w:pPr>
    </w:p>
    <w:p w14:paraId="00DC1F0C" w14:textId="77777777" w:rsidR="00350CFB" w:rsidRDefault="00350CFB">
      <w:pPr>
        <w:pStyle w:val="a3"/>
        <w:spacing w:before="8"/>
        <w:rPr>
          <w:rFonts w:ascii="Arial"/>
          <w:sz w:val="20"/>
        </w:rPr>
      </w:pPr>
    </w:p>
    <w:p w14:paraId="00DC1F0D" w14:textId="77777777" w:rsidR="00350CFB" w:rsidRDefault="00283FFF">
      <w:pPr>
        <w:ind w:left="1700"/>
        <w:rPr>
          <w:rFonts w:ascii="Arial"/>
          <w:sz w:val="23"/>
        </w:rPr>
      </w:pPr>
      <w:r>
        <w:rPr>
          <w:rFonts w:ascii="Arial"/>
          <w:spacing w:val="-5"/>
          <w:w w:val="105"/>
          <w:sz w:val="23"/>
        </w:rPr>
        <w:t>0.4</w:t>
      </w:r>
    </w:p>
    <w:p w14:paraId="00DC1F0E" w14:textId="77777777" w:rsidR="00350CFB" w:rsidRDefault="00350CFB">
      <w:pPr>
        <w:pStyle w:val="a3"/>
        <w:rPr>
          <w:rFonts w:ascii="Arial"/>
          <w:sz w:val="20"/>
        </w:rPr>
      </w:pPr>
    </w:p>
    <w:p w14:paraId="00DC1F0F" w14:textId="77777777" w:rsidR="00350CFB" w:rsidRDefault="00350CFB">
      <w:pPr>
        <w:pStyle w:val="a3"/>
        <w:spacing w:before="8"/>
        <w:rPr>
          <w:rFonts w:ascii="Arial"/>
          <w:sz w:val="20"/>
        </w:rPr>
      </w:pPr>
    </w:p>
    <w:p w14:paraId="00DC1F10" w14:textId="77777777" w:rsidR="00350CFB" w:rsidRDefault="00283FFF">
      <w:pPr>
        <w:ind w:left="1700"/>
        <w:rPr>
          <w:rFonts w:ascii="Arial"/>
          <w:sz w:val="23"/>
        </w:rPr>
      </w:pPr>
      <w:r>
        <w:rPr>
          <w:rFonts w:ascii="Arial"/>
          <w:spacing w:val="-5"/>
          <w:w w:val="105"/>
          <w:sz w:val="23"/>
        </w:rPr>
        <w:t>0.2</w:t>
      </w:r>
    </w:p>
    <w:p w14:paraId="00DC1F11" w14:textId="77777777" w:rsidR="00350CFB" w:rsidRDefault="00350CFB">
      <w:pPr>
        <w:pStyle w:val="a3"/>
        <w:rPr>
          <w:rFonts w:ascii="Arial"/>
          <w:sz w:val="20"/>
        </w:rPr>
      </w:pPr>
    </w:p>
    <w:p w14:paraId="00DC1F12" w14:textId="77777777" w:rsidR="00350CFB" w:rsidRDefault="00350CFB">
      <w:pPr>
        <w:pStyle w:val="a3"/>
        <w:spacing w:before="8"/>
        <w:rPr>
          <w:rFonts w:ascii="Arial"/>
          <w:sz w:val="20"/>
        </w:rPr>
      </w:pPr>
    </w:p>
    <w:p w14:paraId="00DC1F13" w14:textId="77777777" w:rsidR="00350CFB" w:rsidRDefault="00283FFF">
      <w:pPr>
        <w:ind w:left="1700"/>
        <w:rPr>
          <w:rFonts w:ascii="Arial"/>
          <w:sz w:val="23"/>
        </w:rPr>
      </w:pPr>
      <w:r>
        <w:rPr>
          <w:rFonts w:ascii="Arial"/>
          <w:spacing w:val="-5"/>
          <w:w w:val="105"/>
          <w:sz w:val="23"/>
        </w:rPr>
        <w:t>0.0</w:t>
      </w:r>
    </w:p>
    <w:p w14:paraId="00DC1F14" w14:textId="77777777" w:rsidR="00350CFB" w:rsidRDefault="00283FFF">
      <w:pPr>
        <w:tabs>
          <w:tab w:val="left" w:pos="3058"/>
          <w:tab w:val="left" w:pos="3717"/>
          <w:tab w:val="left" w:pos="4441"/>
          <w:tab w:val="left" w:pos="5166"/>
          <w:tab w:val="left" w:pos="5891"/>
          <w:tab w:val="left" w:pos="6616"/>
          <w:tab w:val="left" w:pos="7340"/>
          <w:tab w:val="left" w:pos="8065"/>
        </w:tabs>
        <w:spacing w:before="33"/>
        <w:ind w:left="2399"/>
        <w:rPr>
          <w:rFonts w:ascii="Arial"/>
          <w:sz w:val="23"/>
        </w:rPr>
      </w:pPr>
      <w:r>
        <w:rPr>
          <w:rFonts w:ascii="Arial"/>
          <w:spacing w:val="-10"/>
          <w:w w:val="105"/>
          <w:sz w:val="23"/>
        </w:rPr>
        <w:t>0</w:t>
      </w:r>
      <w:r>
        <w:rPr>
          <w:rFonts w:ascii="Arial"/>
          <w:sz w:val="23"/>
        </w:rPr>
        <w:tab/>
      </w:r>
      <w:r>
        <w:rPr>
          <w:rFonts w:ascii="Arial"/>
          <w:spacing w:val="-5"/>
          <w:w w:val="105"/>
          <w:sz w:val="23"/>
        </w:rPr>
        <w:t>50</w:t>
      </w:r>
      <w:r>
        <w:rPr>
          <w:rFonts w:ascii="Arial"/>
          <w:sz w:val="23"/>
        </w:rPr>
        <w:tab/>
      </w:r>
      <w:r>
        <w:rPr>
          <w:rFonts w:ascii="Arial"/>
          <w:spacing w:val="-5"/>
          <w:w w:val="105"/>
          <w:sz w:val="23"/>
        </w:rPr>
        <w:t>100</w:t>
      </w:r>
      <w:r>
        <w:rPr>
          <w:rFonts w:ascii="Arial"/>
          <w:sz w:val="23"/>
        </w:rPr>
        <w:tab/>
      </w:r>
      <w:r>
        <w:rPr>
          <w:rFonts w:ascii="Arial"/>
          <w:spacing w:val="-5"/>
          <w:w w:val="105"/>
          <w:sz w:val="23"/>
        </w:rPr>
        <w:t>150</w:t>
      </w:r>
      <w:r>
        <w:rPr>
          <w:rFonts w:ascii="Arial"/>
          <w:sz w:val="23"/>
        </w:rPr>
        <w:tab/>
      </w:r>
      <w:r>
        <w:rPr>
          <w:rFonts w:ascii="Arial"/>
          <w:spacing w:val="-5"/>
          <w:w w:val="105"/>
          <w:sz w:val="23"/>
        </w:rPr>
        <w:t>200</w:t>
      </w:r>
      <w:r>
        <w:rPr>
          <w:rFonts w:ascii="Arial"/>
          <w:sz w:val="23"/>
        </w:rPr>
        <w:tab/>
      </w:r>
      <w:r>
        <w:rPr>
          <w:rFonts w:ascii="Arial"/>
          <w:spacing w:val="-5"/>
          <w:w w:val="105"/>
          <w:sz w:val="23"/>
        </w:rPr>
        <w:t>250</w:t>
      </w:r>
      <w:r>
        <w:rPr>
          <w:rFonts w:ascii="Arial"/>
          <w:sz w:val="23"/>
        </w:rPr>
        <w:tab/>
      </w:r>
      <w:r>
        <w:rPr>
          <w:rFonts w:ascii="Arial"/>
          <w:spacing w:val="-5"/>
          <w:w w:val="105"/>
          <w:sz w:val="23"/>
        </w:rPr>
        <w:t>300</w:t>
      </w:r>
      <w:r>
        <w:rPr>
          <w:rFonts w:ascii="Arial"/>
          <w:sz w:val="23"/>
        </w:rPr>
        <w:tab/>
      </w:r>
      <w:r>
        <w:rPr>
          <w:rFonts w:ascii="Arial"/>
          <w:spacing w:val="-5"/>
          <w:w w:val="105"/>
          <w:sz w:val="23"/>
        </w:rPr>
        <w:t>350</w:t>
      </w:r>
      <w:r>
        <w:rPr>
          <w:rFonts w:ascii="Arial"/>
          <w:sz w:val="23"/>
        </w:rPr>
        <w:tab/>
      </w:r>
      <w:r>
        <w:rPr>
          <w:rFonts w:ascii="Arial"/>
          <w:spacing w:val="-5"/>
          <w:w w:val="105"/>
          <w:sz w:val="23"/>
        </w:rPr>
        <w:t>400</w:t>
      </w:r>
    </w:p>
    <w:p w14:paraId="00DC1F15" w14:textId="77777777" w:rsidR="00350CFB" w:rsidRDefault="00283FFF">
      <w:pPr>
        <w:spacing w:before="14"/>
        <w:ind w:left="4585"/>
        <w:rPr>
          <w:rFonts w:ascii="Arial" w:hAnsi="Arial"/>
          <w:sz w:val="26"/>
        </w:rPr>
      </w:pPr>
      <w:r>
        <w:rPr>
          <w:rFonts w:ascii="Arial" w:hAnsi="Arial"/>
          <w:w w:val="105"/>
          <w:sz w:val="26"/>
        </w:rPr>
        <w:t>Age</w:t>
      </w:r>
      <w:r>
        <w:rPr>
          <w:rFonts w:ascii="Arial" w:hAnsi="Arial"/>
          <w:spacing w:val="-14"/>
          <w:w w:val="105"/>
          <w:sz w:val="26"/>
        </w:rPr>
        <w:t xml:space="preserve"> </w:t>
      </w:r>
      <w:r>
        <w:rPr>
          <w:rFonts w:ascii="Arial" w:hAnsi="Arial"/>
          <w:w w:val="105"/>
        </w:rPr>
        <w:t>Δ</w:t>
      </w:r>
      <w:r>
        <w:rPr>
          <w:rFonts w:ascii="Arial" w:hAnsi="Arial"/>
          <w:i/>
          <w:w w:val="105"/>
          <w:sz w:val="24"/>
        </w:rPr>
        <w:t>t</w:t>
      </w:r>
      <w:r>
        <w:rPr>
          <w:rFonts w:ascii="Arial" w:hAnsi="Arial"/>
          <w:i/>
          <w:spacing w:val="-7"/>
          <w:w w:val="105"/>
          <w:sz w:val="24"/>
        </w:rPr>
        <w:t xml:space="preserve"> </w:t>
      </w:r>
      <w:r>
        <w:rPr>
          <w:rFonts w:ascii="Arial" w:hAnsi="Arial"/>
          <w:spacing w:val="-2"/>
          <w:w w:val="105"/>
          <w:sz w:val="26"/>
        </w:rPr>
        <w:t>(days)</w:t>
      </w:r>
    </w:p>
    <w:p w14:paraId="00DC1F16" w14:textId="77777777" w:rsidR="00350CFB" w:rsidRDefault="00350CFB">
      <w:pPr>
        <w:pStyle w:val="a3"/>
        <w:spacing w:before="72"/>
        <w:rPr>
          <w:rFonts w:ascii="Arial"/>
        </w:rPr>
      </w:pPr>
    </w:p>
    <w:p w14:paraId="00DC1F17" w14:textId="77777777" w:rsidR="00350CFB" w:rsidRDefault="00283FFF">
      <w:pPr>
        <w:pStyle w:val="a3"/>
        <w:spacing w:line="252" w:lineRule="auto"/>
        <w:ind w:left="282" w:right="563"/>
        <w:jc w:val="both"/>
      </w:pPr>
      <w:r>
        <w:rPr>
          <w:w w:val="105"/>
        </w:rPr>
        <w:t>Figure</w:t>
      </w:r>
      <w:r>
        <w:rPr>
          <w:spacing w:val="-12"/>
          <w:w w:val="105"/>
        </w:rPr>
        <w:t xml:space="preserve"> </w:t>
      </w:r>
      <w:r>
        <w:rPr>
          <w:w w:val="105"/>
        </w:rPr>
        <w:t>3.2: Logistic</w:t>
      </w:r>
      <w:r>
        <w:rPr>
          <w:spacing w:val="-12"/>
          <w:w w:val="105"/>
        </w:rPr>
        <w:t xml:space="preserve"> </w:t>
      </w:r>
      <w:r>
        <w:rPr>
          <w:w w:val="105"/>
        </w:rPr>
        <w:t>time-decay</w:t>
      </w:r>
      <w:r>
        <w:rPr>
          <w:spacing w:val="-12"/>
          <w:w w:val="105"/>
        </w:rPr>
        <w:t xml:space="preserve"> </w:t>
      </w:r>
      <w:r>
        <w:rPr>
          <w:i/>
          <w:w w:val="105"/>
        </w:rPr>
        <w:t>σ</w:t>
      </w:r>
      <w:r>
        <w:rPr>
          <w:w w:val="105"/>
        </w:rPr>
        <w:t>(∆</w:t>
      </w:r>
      <w:r>
        <w:rPr>
          <w:i/>
          <w:w w:val="105"/>
        </w:rPr>
        <w:t>t</w:t>
      </w:r>
      <w:r>
        <w:rPr>
          <w:w w:val="105"/>
        </w:rPr>
        <w:t>)</w:t>
      </w:r>
      <w:r>
        <w:rPr>
          <w:spacing w:val="-12"/>
          <w:w w:val="105"/>
        </w:rPr>
        <w:t xml:space="preserve"> </w:t>
      </w:r>
      <w:r>
        <w:rPr>
          <w:w w:val="105"/>
        </w:rPr>
        <w:t>used</w:t>
      </w:r>
      <w:r>
        <w:rPr>
          <w:spacing w:val="-12"/>
          <w:w w:val="105"/>
        </w:rPr>
        <w:t xml:space="preserve"> </w:t>
      </w:r>
      <w:r>
        <w:rPr>
          <w:w w:val="105"/>
        </w:rPr>
        <w:t>by</w:t>
      </w:r>
      <w:r>
        <w:rPr>
          <w:spacing w:val="-12"/>
          <w:w w:val="105"/>
        </w:rPr>
        <w:t xml:space="preserve"> </w:t>
      </w:r>
      <w:r>
        <w:rPr>
          <w:w w:val="105"/>
        </w:rPr>
        <w:t>AWP</w:t>
      </w:r>
      <w:r>
        <w:rPr>
          <w:spacing w:val="-12"/>
          <w:w w:val="105"/>
        </w:rPr>
        <w:t xml:space="preserve"> </w:t>
      </w:r>
      <w:r>
        <w:rPr>
          <w:w w:val="105"/>
        </w:rPr>
        <w:t>(</w:t>
      </w:r>
      <w:r>
        <w:rPr>
          <w:i/>
          <w:w w:val="105"/>
        </w:rPr>
        <w:t xml:space="preserve">k </w:t>
      </w:r>
      <w:r>
        <w:rPr>
          <w:w w:val="105"/>
        </w:rPr>
        <w:t>= 0</w:t>
      </w:r>
      <w:r>
        <w:rPr>
          <w:i/>
          <w:w w:val="105"/>
        </w:rPr>
        <w:t>.</w:t>
      </w:r>
      <w:r>
        <w:rPr>
          <w:w w:val="105"/>
        </w:rPr>
        <w:t>01,</w:t>
      </w:r>
      <w:r>
        <w:rPr>
          <w:spacing w:val="-10"/>
          <w:w w:val="105"/>
        </w:rPr>
        <w:t xml:space="preserve"> </w:t>
      </w:r>
      <w:r>
        <w:rPr>
          <w:i/>
          <w:w w:val="105"/>
        </w:rPr>
        <w:t>t</w:t>
      </w:r>
      <w:r>
        <w:rPr>
          <w:w w:val="105"/>
          <w:vertAlign w:val="subscript"/>
        </w:rPr>
        <w:t>0</w:t>
      </w:r>
      <w:r>
        <w:rPr>
          <w:w w:val="105"/>
        </w:rPr>
        <w:t xml:space="preserve"> = 180</w:t>
      </w:r>
      <w:r>
        <w:rPr>
          <w:spacing w:val="-11"/>
          <w:w w:val="105"/>
        </w:rPr>
        <w:t xml:space="preserve"> </w:t>
      </w:r>
      <w:r>
        <w:rPr>
          <w:w w:val="105"/>
        </w:rPr>
        <w:t>days). Horizontal</w:t>
      </w:r>
      <w:r>
        <w:rPr>
          <w:spacing w:val="-12"/>
          <w:w w:val="105"/>
        </w:rPr>
        <w:t xml:space="preserve"> </w:t>
      </w:r>
      <w:r>
        <w:rPr>
          <w:w w:val="105"/>
        </w:rPr>
        <w:t xml:space="preserve">axis </w:t>
      </w:r>
      <w:r>
        <w:t xml:space="preserve">is event age in days before 2026-05-31 UTC; vertical axis is the multiplicative weight applied to </w:t>
      </w:r>
      <w:r>
        <w:rPr>
          <w:w w:val="105"/>
        </w:rPr>
        <w:t>transfer value.</w:t>
      </w:r>
    </w:p>
    <w:p w14:paraId="00DC1F18" w14:textId="77777777" w:rsidR="00350CFB" w:rsidRDefault="00350CFB">
      <w:pPr>
        <w:pStyle w:val="a3"/>
        <w:rPr>
          <w:sz w:val="20"/>
        </w:rPr>
      </w:pPr>
    </w:p>
    <w:p w14:paraId="00DC1F19" w14:textId="77777777" w:rsidR="00350CFB" w:rsidRDefault="00350CFB">
      <w:pPr>
        <w:pStyle w:val="a3"/>
        <w:rPr>
          <w:sz w:val="20"/>
        </w:rPr>
      </w:pPr>
    </w:p>
    <w:p w14:paraId="00DC1F1A" w14:textId="77777777" w:rsidR="00350CFB" w:rsidRDefault="00350CFB">
      <w:pPr>
        <w:pStyle w:val="a3"/>
        <w:rPr>
          <w:sz w:val="20"/>
        </w:rPr>
      </w:pPr>
    </w:p>
    <w:p w14:paraId="00DC1F1B" w14:textId="77777777" w:rsidR="00350CFB" w:rsidRDefault="00350CFB">
      <w:pPr>
        <w:pStyle w:val="a3"/>
        <w:rPr>
          <w:sz w:val="20"/>
        </w:rPr>
      </w:pPr>
    </w:p>
    <w:p w14:paraId="00DC1F1C" w14:textId="77777777" w:rsidR="00350CFB" w:rsidRDefault="00350CFB">
      <w:pPr>
        <w:pStyle w:val="a3"/>
        <w:rPr>
          <w:sz w:val="20"/>
        </w:rPr>
      </w:pPr>
    </w:p>
    <w:p w14:paraId="00DC1F1D" w14:textId="77777777" w:rsidR="00350CFB" w:rsidRDefault="00283FFF">
      <w:pPr>
        <w:pStyle w:val="a3"/>
        <w:spacing w:before="40"/>
        <w:rPr>
          <w:sz w:val="20"/>
        </w:rPr>
      </w:pPr>
      <w:r>
        <w:rPr>
          <w:noProof/>
          <w:sz w:val="20"/>
        </w:rPr>
        <mc:AlternateContent>
          <mc:Choice Requires="wps">
            <w:drawing>
              <wp:anchor distT="0" distB="0" distL="0" distR="0" simplePos="0" relativeHeight="487611392" behindDoc="1" locked="0" layoutInCell="1" allowOverlap="1" wp14:anchorId="00DC2738" wp14:editId="00DC2739">
                <wp:simplePos x="0" y="0"/>
                <wp:positionH relativeFrom="page">
                  <wp:posOffset>809244</wp:posOffset>
                </wp:positionH>
                <wp:positionV relativeFrom="paragraph">
                  <wp:posOffset>186811</wp:posOffset>
                </wp:positionV>
                <wp:extent cx="5941695" cy="1270"/>
                <wp:effectExtent l="0" t="0" r="0" b="0"/>
                <wp:wrapTopAndBottom/>
                <wp:docPr id="202" name="Graphic 2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1695" cy="1270"/>
                        </a:xfrm>
                        <a:custGeom>
                          <a:avLst/>
                          <a:gdLst/>
                          <a:ahLst/>
                          <a:cxnLst/>
                          <a:rect l="l" t="t" r="r" b="b"/>
                          <a:pathLst>
                            <a:path w="5941695">
                              <a:moveTo>
                                <a:pt x="0" y="0"/>
                              </a:moveTo>
                              <a:lnTo>
                                <a:pt x="5941517"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63759A7" id="Graphic 202" o:spid="_x0000_s1026" style="position:absolute;margin-left:63.7pt;margin-top:14.7pt;width:467.85pt;height:.1pt;z-index:-15705088;visibility:visible;mso-wrap-style:square;mso-wrap-distance-left:0;mso-wrap-distance-top:0;mso-wrap-distance-right:0;mso-wrap-distance-bottom:0;mso-position-horizontal:absolute;mso-position-horizontal-relative:page;mso-position-vertical:absolute;mso-position-vertical-relative:text;v-text-anchor:top" coordsize="59416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" path="m,l5941517,e" filled="f" strokeweight=".28114mm">
                <v:path arrowok="t"/>
                <w10:wrap type="topAndBottom" anchorx="page"/>
              </v:shape>
            </w:pict>
          </mc:Fallback>
        </mc:AlternateContent>
      </w:r>
    </w:p>
    <w:p w14:paraId="00DC1F1E" w14:textId="77777777" w:rsidR="00350CFB" w:rsidRDefault="00283FFF">
      <w:pPr>
        <w:spacing w:line="255" w:lineRule="exact"/>
        <w:ind w:left="273"/>
        <w:rPr>
          <w:sz w:val="24"/>
        </w:rPr>
      </w:pPr>
      <w:bookmarkStart w:id="229" w:name="_bookmark63"/>
      <w:bookmarkEnd w:id="229"/>
      <w:r>
        <w:rPr>
          <w:b/>
          <w:sz w:val="24"/>
        </w:rPr>
        <w:t>Algorithm</w:t>
      </w:r>
      <w:r>
        <w:rPr>
          <w:b/>
          <w:spacing w:val="-11"/>
          <w:sz w:val="24"/>
        </w:rPr>
        <w:t xml:space="preserve"> </w:t>
      </w:r>
      <w:r>
        <w:rPr>
          <w:b/>
          <w:sz w:val="24"/>
        </w:rPr>
        <w:t>2</w:t>
      </w:r>
      <w:r>
        <w:rPr>
          <w:b/>
          <w:spacing w:val="-11"/>
          <w:sz w:val="24"/>
        </w:rPr>
        <w:t xml:space="preserve"> </w:t>
      </w:r>
      <w:r>
        <w:rPr>
          <w:sz w:val="24"/>
        </w:rPr>
        <w:t>AWP</w:t>
      </w:r>
      <w:r>
        <w:rPr>
          <w:spacing w:val="-11"/>
          <w:sz w:val="24"/>
        </w:rPr>
        <w:t xml:space="preserve"> </w:t>
      </w:r>
      <w:r>
        <w:rPr>
          <w:sz w:val="24"/>
        </w:rPr>
        <w:t>graph</w:t>
      </w:r>
      <w:r>
        <w:rPr>
          <w:spacing w:val="-11"/>
          <w:sz w:val="24"/>
        </w:rPr>
        <w:t xml:space="preserve"> </w:t>
      </w:r>
      <w:r>
        <w:rPr>
          <w:sz w:val="24"/>
        </w:rPr>
        <w:t>construction</w:t>
      </w:r>
      <w:r>
        <w:rPr>
          <w:spacing w:val="-11"/>
          <w:sz w:val="24"/>
        </w:rPr>
        <w:t xml:space="preserve"> </w:t>
      </w:r>
      <w:r>
        <w:rPr>
          <w:sz w:val="24"/>
        </w:rPr>
        <w:t>and</w:t>
      </w:r>
      <w:r>
        <w:rPr>
          <w:spacing w:val="-10"/>
          <w:sz w:val="24"/>
        </w:rPr>
        <w:t xml:space="preserve"> </w:t>
      </w:r>
      <w:r>
        <w:rPr>
          <w:spacing w:val="-2"/>
          <w:sz w:val="24"/>
        </w:rPr>
        <w:t>scoring</w:t>
      </w:r>
    </w:p>
    <w:p w14:paraId="00DC1F1F" w14:textId="77777777" w:rsidR="00350CFB" w:rsidRDefault="00283FFF">
      <w:pPr>
        <w:spacing w:line="352" w:lineRule="exact"/>
        <w:ind w:left="282"/>
        <w:rPr>
          <w:sz w:val="24"/>
        </w:rPr>
      </w:pPr>
      <w:r>
        <w:rPr>
          <w:noProof/>
          <w:sz w:val="24"/>
        </w:rPr>
        <mc:AlternateContent>
          <mc:Choice Requires="wps">
            <w:drawing>
              <wp:anchor distT="0" distB="0" distL="0" distR="0" simplePos="0" relativeHeight="484025856" behindDoc="1" locked="0" layoutInCell="1" allowOverlap="1" wp14:anchorId="00DC273A" wp14:editId="00DC273B">
                <wp:simplePos x="0" y="0"/>
                <wp:positionH relativeFrom="page">
                  <wp:posOffset>809244</wp:posOffset>
                </wp:positionH>
                <wp:positionV relativeFrom="paragraph">
                  <wp:posOffset>28621</wp:posOffset>
                </wp:positionV>
                <wp:extent cx="5941695" cy="1270"/>
                <wp:effectExtent l="0" t="0" r="0" b="0"/>
                <wp:wrapNone/>
                <wp:docPr id="203" name="Graphic 2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1695" cy="1270"/>
                        </a:xfrm>
                        <a:custGeom>
                          <a:avLst/>
                          <a:gdLst/>
                          <a:ahLst/>
                          <a:cxnLst/>
                          <a:rect l="l" t="t" r="r" b="b"/>
                          <a:pathLst>
                            <a:path w="5941695">
                              <a:moveTo>
                                <a:pt x="0" y="0"/>
                              </a:moveTo>
                              <a:lnTo>
                                <a:pt x="5941517"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488E13" id="Graphic 203" o:spid="_x0000_s1026" style="position:absolute;margin-left:63.7pt;margin-top:2.25pt;width:467.85pt;height:.1pt;z-index:-19290624;visibility:visible;mso-wrap-style:square;mso-wrap-distance-left:0;mso-wrap-distance-top:0;mso-wrap-distance-right:0;mso-wrap-distance-bottom:0;mso-position-horizontal:absolute;mso-position-horizontal-relative:page;mso-position-vertical:absolute;mso-position-vertical-relative:text;v-text-anchor:top" coordsize="59416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" path="m,l5941517,e" filled="f" strokeweight=".14056mm">
                <v:path arrowok="t"/>
                <w10:wrap anchorx="page"/>
              </v:shape>
            </w:pict>
          </mc:Fallback>
        </mc:AlternateContent>
      </w:r>
      <w:r>
        <w:rPr>
          <w:b/>
          <w:sz w:val="24"/>
        </w:rPr>
        <w:t>Require:</w:t>
      </w:r>
      <w:r>
        <w:rPr>
          <w:b/>
          <w:spacing w:val="51"/>
          <w:sz w:val="24"/>
        </w:rPr>
        <w:t xml:space="preserve"> </w:t>
      </w:r>
      <w:r>
        <w:rPr>
          <w:sz w:val="24"/>
        </w:rPr>
        <w:t>Transfers</w:t>
      </w:r>
      <w:r>
        <w:rPr>
          <w:spacing w:val="-1"/>
          <w:sz w:val="24"/>
        </w:rPr>
        <w:t xml:space="preserve"> </w:t>
      </w:r>
      <w:r>
        <w:rPr>
          <w:rFonts w:ascii="Arial Unicode MS" w:hAnsi="Arial Unicode MS"/>
          <w:sz w:val="24"/>
        </w:rPr>
        <w:t>T</w:t>
      </w:r>
      <w:r>
        <w:rPr>
          <w:rFonts w:ascii="Arial Unicode MS" w:hAnsi="Arial Unicode MS"/>
          <w:spacing w:val="-6"/>
          <w:sz w:val="24"/>
        </w:rPr>
        <w:t xml:space="preserve"> </w:t>
      </w:r>
      <w:r>
        <w:rPr>
          <w:sz w:val="24"/>
        </w:rPr>
        <w:t>,</w:t>
      </w:r>
      <w:r>
        <w:rPr>
          <w:spacing w:val="-1"/>
          <w:sz w:val="24"/>
        </w:rPr>
        <w:t xml:space="preserve"> </w:t>
      </w:r>
      <w:r>
        <w:rPr>
          <w:sz w:val="24"/>
        </w:rPr>
        <w:t xml:space="preserve">seed wallets </w:t>
      </w:r>
      <w:r>
        <w:rPr>
          <w:rFonts w:ascii="Arial Unicode MS" w:hAnsi="Arial Unicode MS"/>
          <w:spacing w:val="9"/>
          <w:sz w:val="24"/>
        </w:rPr>
        <w:t>W</w:t>
      </w:r>
      <w:r>
        <w:rPr>
          <w:spacing w:val="9"/>
          <w:sz w:val="24"/>
        </w:rPr>
        <w:t>,</w:t>
      </w:r>
      <w:r>
        <w:rPr>
          <w:spacing w:val="-1"/>
          <w:sz w:val="24"/>
        </w:rPr>
        <w:t xml:space="preserve"> </w:t>
      </w:r>
      <w:r>
        <w:rPr>
          <w:sz w:val="24"/>
        </w:rPr>
        <w:t>observation</w:t>
      </w:r>
      <w:r>
        <w:rPr>
          <w:spacing w:val="-1"/>
          <w:sz w:val="24"/>
        </w:rPr>
        <w:t xml:space="preserve"> </w:t>
      </w:r>
      <w:r>
        <w:rPr>
          <w:sz w:val="24"/>
        </w:rPr>
        <w:t>end</w:t>
      </w:r>
      <w:r>
        <w:rPr>
          <w:spacing w:val="-1"/>
          <w:sz w:val="24"/>
        </w:rPr>
        <w:t xml:space="preserve"> </w:t>
      </w:r>
      <w:r>
        <w:rPr>
          <w:i/>
          <w:sz w:val="24"/>
        </w:rPr>
        <w:t>T</w:t>
      </w:r>
      <w:r>
        <w:rPr>
          <w:sz w:val="24"/>
          <w:vertAlign w:val="subscript"/>
        </w:rPr>
        <w:t>obs</w:t>
      </w:r>
      <w:r>
        <w:rPr>
          <w:sz w:val="24"/>
        </w:rPr>
        <w:t xml:space="preserve">, parameters </w:t>
      </w:r>
      <w:r>
        <w:rPr>
          <w:i/>
          <w:sz w:val="24"/>
        </w:rPr>
        <w:t>k,</w:t>
      </w:r>
      <w:r>
        <w:rPr>
          <w:i/>
          <w:spacing w:val="-21"/>
          <w:sz w:val="24"/>
        </w:rPr>
        <w:t xml:space="preserve"> </w:t>
      </w:r>
      <w:r>
        <w:rPr>
          <w:i/>
          <w:sz w:val="24"/>
        </w:rPr>
        <w:t>t</w:t>
      </w:r>
      <w:r>
        <w:rPr>
          <w:sz w:val="24"/>
          <w:vertAlign w:val="subscript"/>
        </w:rPr>
        <w:t>0</w:t>
      </w:r>
      <w:r>
        <w:rPr>
          <w:i/>
          <w:sz w:val="24"/>
        </w:rPr>
        <w:t>,</w:t>
      </w:r>
      <w:r>
        <w:rPr>
          <w:i/>
          <w:spacing w:val="-21"/>
          <w:sz w:val="24"/>
        </w:rPr>
        <w:t xml:space="preserve"> </w:t>
      </w:r>
      <w:r>
        <w:rPr>
          <w:i/>
          <w:sz w:val="24"/>
        </w:rPr>
        <w:t>d,</w:t>
      </w:r>
      <w:r>
        <w:rPr>
          <w:i/>
          <w:spacing w:val="-21"/>
          <w:sz w:val="24"/>
        </w:rPr>
        <w:t xml:space="preserve"> </w:t>
      </w:r>
      <w:r>
        <w:rPr>
          <w:i/>
          <w:sz w:val="24"/>
        </w:rPr>
        <w:t>τ</w:t>
      </w:r>
      <w:r>
        <w:rPr>
          <w:sz w:val="24"/>
          <w:vertAlign w:val="subscript"/>
        </w:rPr>
        <w:t>tol</w:t>
      </w:r>
      <w:r>
        <w:rPr>
          <w:i/>
          <w:sz w:val="24"/>
        </w:rPr>
        <w:t>,</w:t>
      </w:r>
      <w:r>
        <w:rPr>
          <w:i/>
          <w:spacing w:val="-21"/>
          <w:sz w:val="24"/>
        </w:rPr>
        <w:t xml:space="preserve"> </w:t>
      </w:r>
      <w:r>
        <w:rPr>
          <w:i/>
          <w:spacing w:val="-4"/>
          <w:sz w:val="24"/>
        </w:rPr>
        <w:t>I</w:t>
      </w:r>
      <w:r>
        <w:rPr>
          <w:spacing w:val="-4"/>
          <w:sz w:val="24"/>
          <w:vertAlign w:val="subscript"/>
        </w:rPr>
        <w:t>max</w:t>
      </w:r>
    </w:p>
    <w:p w14:paraId="00DC1F20" w14:textId="77777777" w:rsidR="00350CFB" w:rsidRDefault="00283FFF">
      <w:pPr>
        <w:spacing w:line="289" w:lineRule="exact"/>
        <w:ind w:left="282"/>
        <w:rPr>
          <w:rFonts w:ascii="Arial Unicode MS"/>
          <w:sz w:val="24"/>
        </w:rPr>
      </w:pPr>
      <w:r>
        <w:rPr>
          <w:b/>
          <w:sz w:val="24"/>
        </w:rPr>
        <w:t>Ensure:</w:t>
      </w:r>
      <w:r>
        <w:rPr>
          <w:b/>
          <w:spacing w:val="46"/>
          <w:sz w:val="24"/>
        </w:rPr>
        <w:t xml:space="preserve"> </w:t>
      </w:r>
      <w:r>
        <w:rPr>
          <w:sz w:val="24"/>
        </w:rPr>
        <w:t>Scores</w:t>
      </w:r>
      <w:r>
        <w:rPr>
          <w:spacing w:val="-8"/>
          <w:sz w:val="24"/>
        </w:rPr>
        <w:t xml:space="preserve"> </w:t>
      </w:r>
      <w:r>
        <w:rPr>
          <w:b/>
          <w:sz w:val="24"/>
        </w:rPr>
        <w:t>s</w:t>
      </w:r>
      <w:r>
        <w:rPr>
          <w:sz w:val="24"/>
          <w:vertAlign w:val="subscript"/>
        </w:rPr>
        <w:t>AWP</w:t>
      </w:r>
      <w:r>
        <w:rPr>
          <w:spacing w:val="2"/>
          <w:sz w:val="24"/>
        </w:rPr>
        <w:t xml:space="preserve"> </w:t>
      </w:r>
      <w:r>
        <w:rPr>
          <w:sz w:val="24"/>
        </w:rPr>
        <w:t>on</w:t>
      </w:r>
      <w:r>
        <w:rPr>
          <w:spacing w:val="-8"/>
          <w:sz w:val="24"/>
        </w:rPr>
        <w:t xml:space="preserve"> </w:t>
      </w:r>
      <w:r>
        <w:rPr>
          <w:rFonts w:ascii="Arial Unicode MS"/>
          <w:spacing w:val="-10"/>
          <w:sz w:val="24"/>
        </w:rPr>
        <w:t>W</w:t>
      </w:r>
    </w:p>
    <w:p w14:paraId="00DC1F21" w14:textId="77777777" w:rsidR="00350CFB" w:rsidRDefault="00283FFF">
      <w:pPr>
        <w:spacing w:line="289" w:lineRule="exact"/>
        <w:ind w:left="414"/>
        <w:rPr>
          <w:rFonts w:ascii="Arial Unicode MS" w:hAnsi="Arial Unicode MS"/>
          <w:sz w:val="24"/>
        </w:rPr>
      </w:pPr>
      <w:r>
        <w:rPr>
          <w:w w:val="105"/>
          <w:sz w:val="20"/>
        </w:rPr>
        <w:t>1:</w:t>
      </w:r>
      <w:r>
        <w:rPr>
          <w:spacing w:val="62"/>
          <w:w w:val="150"/>
          <w:sz w:val="20"/>
        </w:rPr>
        <w:t xml:space="preserve"> </w:t>
      </w:r>
      <w:r>
        <w:rPr>
          <w:i/>
          <w:w w:val="105"/>
          <w:sz w:val="24"/>
        </w:rPr>
        <w:t>E</w:t>
      </w:r>
      <w:r>
        <w:rPr>
          <w:i/>
          <w:spacing w:val="21"/>
          <w:w w:val="120"/>
          <w:sz w:val="24"/>
        </w:rPr>
        <w:t xml:space="preserve"> </w:t>
      </w:r>
      <w:r>
        <w:rPr>
          <w:rFonts w:ascii="Arial Unicode MS" w:hAnsi="Arial Unicode MS"/>
          <w:w w:val="120"/>
          <w:sz w:val="24"/>
        </w:rPr>
        <w:t>←</w:t>
      </w:r>
      <w:r>
        <w:rPr>
          <w:rFonts w:ascii="Arial Unicode MS" w:hAnsi="Arial Unicode MS"/>
          <w:spacing w:val="-4"/>
          <w:w w:val="120"/>
          <w:sz w:val="24"/>
        </w:rPr>
        <w:t xml:space="preserve"> </w:t>
      </w:r>
      <w:r>
        <w:rPr>
          <w:rFonts w:ascii="Arial Unicode MS" w:hAnsi="Arial Unicode MS"/>
          <w:spacing w:val="-10"/>
          <w:w w:val="95"/>
          <w:sz w:val="24"/>
        </w:rPr>
        <w:t>∅</w:t>
      </w:r>
    </w:p>
    <w:p w14:paraId="00DC1F22" w14:textId="77777777" w:rsidR="00350CFB" w:rsidRDefault="00283FFF">
      <w:pPr>
        <w:spacing w:line="289" w:lineRule="exact"/>
        <w:ind w:left="414"/>
        <w:rPr>
          <w:b/>
          <w:sz w:val="24"/>
        </w:rPr>
      </w:pPr>
      <w:r>
        <w:rPr>
          <w:w w:val="105"/>
          <w:sz w:val="20"/>
        </w:rPr>
        <w:t>2:</w:t>
      </w:r>
      <w:r>
        <w:rPr>
          <w:spacing w:val="38"/>
          <w:w w:val="105"/>
          <w:sz w:val="20"/>
        </w:rPr>
        <w:t xml:space="preserve"> </w:t>
      </w:r>
      <w:r>
        <w:rPr>
          <w:b/>
          <w:w w:val="105"/>
          <w:sz w:val="24"/>
        </w:rPr>
        <w:t>for</w:t>
      </w:r>
      <w:r>
        <w:rPr>
          <w:b/>
          <w:spacing w:val="-11"/>
          <w:w w:val="105"/>
          <w:sz w:val="24"/>
        </w:rPr>
        <w:t xml:space="preserve"> </w:t>
      </w:r>
      <w:r>
        <w:rPr>
          <w:w w:val="105"/>
          <w:sz w:val="24"/>
        </w:rPr>
        <w:t>each</w:t>
      </w:r>
      <w:r>
        <w:rPr>
          <w:spacing w:val="-11"/>
          <w:w w:val="105"/>
          <w:sz w:val="24"/>
        </w:rPr>
        <w:t xml:space="preserve"> </w:t>
      </w:r>
      <w:r>
        <w:rPr>
          <w:w w:val="105"/>
          <w:sz w:val="24"/>
        </w:rPr>
        <w:t>transfer</w:t>
      </w:r>
      <w:r>
        <w:rPr>
          <w:spacing w:val="-11"/>
          <w:w w:val="105"/>
          <w:sz w:val="24"/>
        </w:rPr>
        <w:t xml:space="preserve"> </w:t>
      </w:r>
      <w:r>
        <w:rPr>
          <w:i/>
          <w:w w:val="105"/>
          <w:sz w:val="24"/>
        </w:rPr>
        <w:t>e</w:t>
      </w:r>
      <w:r>
        <w:rPr>
          <w:i/>
          <w:spacing w:val="-4"/>
          <w:w w:val="105"/>
          <w:sz w:val="24"/>
        </w:rPr>
        <w:t xml:space="preserve"> </w:t>
      </w:r>
      <w:r>
        <w:rPr>
          <w:w w:val="105"/>
          <w:sz w:val="24"/>
        </w:rPr>
        <w:t>=</w:t>
      </w:r>
      <w:r>
        <w:rPr>
          <w:spacing w:val="-5"/>
          <w:w w:val="105"/>
          <w:sz w:val="24"/>
        </w:rPr>
        <w:t xml:space="preserve"> </w:t>
      </w:r>
      <w:r>
        <w:rPr>
          <w:w w:val="105"/>
          <w:sz w:val="24"/>
        </w:rPr>
        <w:t>(</w:t>
      </w:r>
      <w:r>
        <w:rPr>
          <w:i/>
          <w:w w:val="105"/>
          <w:sz w:val="24"/>
        </w:rPr>
        <w:t>u,</w:t>
      </w:r>
      <w:r>
        <w:rPr>
          <w:i/>
          <w:spacing w:val="-24"/>
          <w:w w:val="105"/>
          <w:sz w:val="24"/>
        </w:rPr>
        <w:t xml:space="preserve"> </w:t>
      </w:r>
      <w:r>
        <w:rPr>
          <w:i/>
          <w:w w:val="105"/>
          <w:sz w:val="24"/>
        </w:rPr>
        <w:t>v,</w:t>
      </w:r>
      <w:r>
        <w:rPr>
          <w:i/>
          <w:spacing w:val="-24"/>
          <w:w w:val="105"/>
          <w:sz w:val="24"/>
        </w:rPr>
        <w:t xml:space="preserve"> </w:t>
      </w:r>
      <w:r>
        <w:rPr>
          <w:i/>
          <w:w w:val="105"/>
          <w:sz w:val="24"/>
        </w:rPr>
        <w:t>v</w:t>
      </w:r>
      <w:r>
        <w:rPr>
          <w:rFonts w:ascii="Menlo"/>
          <w:i/>
          <w:w w:val="105"/>
          <w:sz w:val="24"/>
          <w:vertAlign w:val="subscript"/>
        </w:rPr>
        <w:t>e</w:t>
      </w:r>
      <w:r>
        <w:rPr>
          <w:i/>
          <w:w w:val="105"/>
          <w:sz w:val="24"/>
        </w:rPr>
        <w:t>,</w:t>
      </w:r>
      <w:r>
        <w:rPr>
          <w:i/>
          <w:spacing w:val="-24"/>
          <w:w w:val="105"/>
          <w:sz w:val="24"/>
        </w:rPr>
        <w:t xml:space="preserve"> </w:t>
      </w:r>
      <w:r>
        <w:rPr>
          <w:i/>
          <w:w w:val="105"/>
          <w:sz w:val="24"/>
        </w:rPr>
        <w:t>t</w:t>
      </w:r>
      <w:r>
        <w:rPr>
          <w:rFonts w:ascii="Menlo"/>
          <w:i/>
          <w:w w:val="105"/>
          <w:sz w:val="24"/>
          <w:vertAlign w:val="subscript"/>
        </w:rPr>
        <w:t>e</w:t>
      </w:r>
      <w:r>
        <w:rPr>
          <w:w w:val="105"/>
          <w:sz w:val="24"/>
        </w:rPr>
        <w:t>)</w:t>
      </w:r>
      <w:r>
        <w:rPr>
          <w:spacing w:val="-11"/>
          <w:w w:val="105"/>
          <w:sz w:val="24"/>
        </w:rPr>
        <w:t xml:space="preserve"> </w:t>
      </w:r>
      <w:r>
        <w:rPr>
          <w:w w:val="105"/>
          <w:sz w:val="24"/>
        </w:rPr>
        <w:t>in</w:t>
      </w:r>
      <w:r>
        <w:rPr>
          <w:spacing w:val="-11"/>
          <w:w w:val="105"/>
          <w:sz w:val="24"/>
        </w:rPr>
        <w:t xml:space="preserve"> </w:t>
      </w:r>
      <w:r>
        <w:rPr>
          <w:rFonts w:ascii="Arial Unicode MS"/>
          <w:w w:val="105"/>
          <w:sz w:val="24"/>
        </w:rPr>
        <w:t>T</w:t>
      </w:r>
      <w:r>
        <w:rPr>
          <w:rFonts w:ascii="Arial Unicode MS"/>
          <w:spacing w:val="36"/>
          <w:w w:val="105"/>
          <w:sz w:val="24"/>
        </w:rPr>
        <w:t xml:space="preserve"> </w:t>
      </w:r>
      <w:r>
        <w:rPr>
          <w:b/>
          <w:spacing w:val="-5"/>
          <w:w w:val="105"/>
          <w:sz w:val="24"/>
        </w:rPr>
        <w:t>do</w:t>
      </w:r>
    </w:p>
    <w:p w14:paraId="00DC1F23" w14:textId="77777777" w:rsidR="00350CFB" w:rsidRDefault="00283FFF">
      <w:pPr>
        <w:tabs>
          <w:tab w:val="left" w:pos="1047"/>
        </w:tabs>
        <w:spacing w:line="289" w:lineRule="exact"/>
        <w:ind w:left="414"/>
        <w:rPr>
          <w:sz w:val="24"/>
        </w:rPr>
      </w:pPr>
      <w:r>
        <w:rPr>
          <w:spacing w:val="-5"/>
          <w:w w:val="110"/>
          <w:sz w:val="20"/>
        </w:rPr>
        <w:t>3:</w:t>
      </w:r>
      <w:r>
        <w:rPr>
          <w:sz w:val="20"/>
        </w:rPr>
        <w:tab/>
      </w:r>
      <w:r>
        <w:rPr>
          <w:w w:val="115"/>
          <w:sz w:val="24"/>
        </w:rPr>
        <w:t>∆</w:t>
      </w:r>
      <w:r>
        <w:rPr>
          <w:i/>
          <w:w w:val="115"/>
          <w:sz w:val="24"/>
        </w:rPr>
        <w:t>t</w:t>
      </w:r>
      <w:r>
        <w:rPr>
          <w:i/>
          <w:spacing w:val="2"/>
          <w:w w:val="115"/>
          <w:sz w:val="24"/>
        </w:rPr>
        <w:t xml:space="preserve"> </w:t>
      </w:r>
      <w:r>
        <w:rPr>
          <w:rFonts w:ascii="Arial Unicode MS" w:hAnsi="Arial Unicode MS"/>
          <w:w w:val="115"/>
          <w:sz w:val="24"/>
        </w:rPr>
        <w:t>←</w:t>
      </w:r>
      <w:r>
        <w:rPr>
          <w:rFonts w:ascii="Arial Unicode MS" w:hAnsi="Arial Unicode MS"/>
          <w:spacing w:val="-6"/>
          <w:w w:val="115"/>
          <w:sz w:val="24"/>
        </w:rPr>
        <w:t xml:space="preserve"> </w:t>
      </w:r>
      <w:r>
        <w:rPr>
          <w:w w:val="110"/>
          <w:sz w:val="24"/>
        </w:rPr>
        <w:t>(</w:t>
      </w:r>
      <w:r>
        <w:rPr>
          <w:i/>
          <w:w w:val="110"/>
          <w:sz w:val="24"/>
        </w:rPr>
        <w:t>T</w:t>
      </w:r>
      <w:r>
        <w:rPr>
          <w:w w:val="110"/>
          <w:sz w:val="24"/>
          <w:vertAlign w:val="subscript"/>
        </w:rPr>
        <w:t>obs</w:t>
      </w:r>
      <w:r>
        <w:rPr>
          <w:w w:val="115"/>
          <w:sz w:val="24"/>
        </w:rPr>
        <w:t xml:space="preserve"> </w:t>
      </w:r>
      <w:r>
        <w:rPr>
          <w:rFonts w:ascii="Arial Unicode MS" w:hAnsi="Arial Unicode MS"/>
          <w:w w:val="115"/>
          <w:sz w:val="24"/>
        </w:rPr>
        <w:t>−</w:t>
      </w:r>
      <w:r>
        <w:rPr>
          <w:rFonts w:ascii="Arial Unicode MS" w:hAnsi="Arial Unicode MS"/>
          <w:spacing w:val="-20"/>
          <w:w w:val="115"/>
          <w:sz w:val="24"/>
        </w:rPr>
        <w:t xml:space="preserve"> </w:t>
      </w:r>
      <w:r>
        <w:rPr>
          <w:i/>
          <w:w w:val="110"/>
          <w:sz w:val="24"/>
        </w:rPr>
        <w:t>t</w:t>
      </w:r>
      <w:r>
        <w:rPr>
          <w:rFonts w:ascii="Menlo" w:hAnsi="Menlo"/>
          <w:i/>
          <w:w w:val="110"/>
          <w:sz w:val="24"/>
          <w:vertAlign w:val="subscript"/>
        </w:rPr>
        <w:t>e</w:t>
      </w:r>
      <w:r>
        <w:rPr>
          <w:w w:val="110"/>
          <w:sz w:val="24"/>
        </w:rPr>
        <w:t>)</w:t>
      </w:r>
      <w:r>
        <w:rPr>
          <w:spacing w:val="-2"/>
          <w:w w:val="110"/>
          <w:sz w:val="24"/>
        </w:rPr>
        <w:t xml:space="preserve"> </w:t>
      </w:r>
      <w:r>
        <w:rPr>
          <w:w w:val="110"/>
          <w:sz w:val="24"/>
        </w:rPr>
        <w:t>in</w:t>
      </w:r>
      <w:r>
        <w:rPr>
          <w:spacing w:val="-2"/>
          <w:w w:val="110"/>
          <w:sz w:val="24"/>
        </w:rPr>
        <w:t xml:space="preserve"> </w:t>
      </w:r>
      <w:r>
        <w:rPr>
          <w:spacing w:val="-4"/>
          <w:w w:val="110"/>
          <w:sz w:val="24"/>
        </w:rPr>
        <w:t>days</w:t>
      </w:r>
    </w:p>
    <w:p w14:paraId="00DC1F24" w14:textId="77777777" w:rsidR="00350CFB" w:rsidRDefault="00283FFF">
      <w:pPr>
        <w:tabs>
          <w:tab w:val="left" w:pos="1047"/>
        </w:tabs>
        <w:spacing w:line="289" w:lineRule="exact"/>
        <w:ind w:left="414"/>
        <w:rPr>
          <w:sz w:val="24"/>
        </w:rPr>
      </w:pPr>
      <w:r>
        <w:rPr>
          <w:spacing w:val="-5"/>
          <w:w w:val="105"/>
          <w:sz w:val="20"/>
        </w:rPr>
        <w:t>4:</w:t>
      </w:r>
      <w:r>
        <w:rPr>
          <w:sz w:val="20"/>
        </w:rPr>
        <w:tab/>
      </w:r>
      <w:r>
        <w:rPr>
          <w:i/>
          <w:w w:val="105"/>
          <w:sz w:val="24"/>
        </w:rPr>
        <w:t>w</w:t>
      </w:r>
      <w:r>
        <w:rPr>
          <w:rFonts w:ascii="Menlo" w:hAnsi="Menlo"/>
          <w:i/>
          <w:w w:val="105"/>
          <w:sz w:val="24"/>
          <w:vertAlign w:val="subscript"/>
        </w:rPr>
        <w:t>e</w:t>
      </w:r>
      <w:r>
        <w:rPr>
          <w:rFonts w:ascii="Menlo" w:hAnsi="Menlo"/>
          <w:i/>
          <w:spacing w:val="-76"/>
          <w:w w:val="105"/>
          <w:sz w:val="24"/>
        </w:rPr>
        <w:t xml:space="preserve"> </w:t>
      </w:r>
      <w:r>
        <w:rPr>
          <w:rFonts w:ascii="Arial Unicode MS" w:hAnsi="Arial Unicode MS"/>
          <w:w w:val="110"/>
          <w:sz w:val="24"/>
        </w:rPr>
        <w:t>←</w:t>
      </w:r>
      <w:r>
        <w:rPr>
          <w:rFonts w:ascii="Arial Unicode MS" w:hAnsi="Arial Unicode MS"/>
          <w:spacing w:val="-17"/>
          <w:w w:val="110"/>
          <w:sz w:val="24"/>
        </w:rPr>
        <w:t xml:space="preserve"> </w:t>
      </w:r>
      <w:r>
        <w:rPr>
          <w:i/>
          <w:w w:val="105"/>
          <w:sz w:val="24"/>
        </w:rPr>
        <w:t>v</w:t>
      </w:r>
      <w:r>
        <w:rPr>
          <w:rFonts w:ascii="Menlo" w:hAnsi="Menlo"/>
          <w:i/>
          <w:w w:val="105"/>
          <w:sz w:val="24"/>
          <w:vertAlign w:val="subscript"/>
        </w:rPr>
        <w:t>e</w:t>
      </w:r>
      <w:r>
        <w:rPr>
          <w:rFonts w:ascii="Menlo" w:hAnsi="Menlo"/>
          <w:i/>
          <w:spacing w:val="-89"/>
          <w:w w:val="105"/>
          <w:sz w:val="24"/>
        </w:rPr>
        <w:t xml:space="preserve"> </w:t>
      </w:r>
      <w:r>
        <w:rPr>
          <w:rFonts w:ascii="Arial Unicode MS" w:hAnsi="Arial Unicode MS"/>
          <w:w w:val="105"/>
          <w:sz w:val="24"/>
        </w:rPr>
        <w:t>·</w:t>
      </w:r>
      <w:r>
        <w:rPr>
          <w:rFonts w:ascii="Arial Unicode MS" w:hAnsi="Arial Unicode MS"/>
          <w:spacing w:val="-18"/>
          <w:w w:val="105"/>
          <w:sz w:val="24"/>
        </w:rPr>
        <w:t xml:space="preserve"> </w:t>
      </w:r>
      <w:r>
        <w:rPr>
          <w:i/>
          <w:w w:val="105"/>
          <w:sz w:val="24"/>
        </w:rPr>
        <w:t>σ</w:t>
      </w:r>
      <w:r>
        <w:rPr>
          <w:w w:val="105"/>
          <w:sz w:val="24"/>
        </w:rPr>
        <w:t>(∆</w:t>
      </w:r>
      <w:r>
        <w:rPr>
          <w:i/>
          <w:w w:val="105"/>
          <w:sz w:val="24"/>
        </w:rPr>
        <w:t>t</w:t>
      </w:r>
      <w:r>
        <w:rPr>
          <w:w w:val="105"/>
          <w:sz w:val="24"/>
        </w:rPr>
        <w:t>)</w:t>
      </w:r>
      <w:r>
        <w:rPr>
          <w:spacing w:val="-6"/>
          <w:w w:val="105"/>
          <w:sz w:val="24"/>
        </w:rPr>
        <w:t xml:space="preserve"> </w:t>
      </w:r>
      <w:r>
        <w:rPr>
          <w:w w:val="105"/>
          <w:sz w:val="24"/>
        </w:rPr>
        <w:t>with</w:t>
      </w:r>
      <w:r>
        <w:rPr>
          <w:spacing w:val="-6"/>
          <w:w w:val="105"/>
          <w:sz w:val="24"/>
        </w:rPr>
        <w:t xml:space="preserve"> </w:t>
      </w:r>
      <w:r>
        <w:rPr>
          <w:i/>
          <w:w w:val="105"/>
          <w:sz w:val="24"/>
        </w:rPr>
        <w:t>σ</w:t>
      </w:r>
      <w:r>
        <w:rPr>
          <w:i/>
          <w:spacing w:val="2"/>
          <w:w w:val="105"/>
          <w:sz w:val="24"/>
        </w:rPr>
        <w:t xml:space="preserve"> </w:t>
      </w:r>
      <w:r>
        <w:rPr>
          <w:w w:val="105"/>
          <w:sz w:val="24"/>
        </w:rPr>
        <w:t>as</w:t>
      </w:r>
      <w:r>
        <w:rPr>
          <w:spacing w:val="-6"/>
          <w:w w:val="105"/>
          <w:sz w:val="24"/>
        </w:rPr>
        <w:t xml:space="preserve"> </w:t>
      </w:r>
      <w:r>
        <w:rPr>
          <w:w w:val="105"/>
          <w:sz w:val="24"/>
        </w:rPr>
        <w:t>in</w:t>
      </w:r>
      <w:r>
        <w:rPr>
          <w:spacing w:val="-6"/>
          <w:w w:val="105"/>
          <w:sz w:val="24"/>
        </w:rPr>
        <w:t xml:space="preserve"> </w:t>
      </w:r>
      <w:r>
        <w:rPr>
          <w:w w:val="105"/>
          <w:sz w:val="24"/>
        </w:rPr>
        <w:t>Equation</w:t>
      </w:r>
      <w:r>
        <w:rPr>
          <w:spacing w:val="-6"/>
          <w:w w:val="105"/>
          <w:sz w:val="24"/>
        </w:rPr>
        <w:t xml:space="preserve"> </w:t>
      </w:r>
      <w:r>
        <w:rPr>
          <w:spacing w:val="-4"/>
          <w:w w:val="105"/>
          <w:sz w:val="24"/>
        </w:rPr>
        <w:t>(</w:t>
      </w:r>
      <w:hyperlink w:anchor="_bookmark61" w:history="1">
        <w:r>
          <w:rPr>
            <w:spacing w:val="-4"/>
            <w:w w:val="105"/>
            <w:sz w:val="24"/>
          </w:rPr>
          <w:t>3.4</w:t>
        </w:r>
      </w:hyperlink>
      <w:r>
        <w:rPr>
          <w:spacing w:val="-4"/>
          <w:w w:val="105"/>
          <w:sz w:val="24"/>
        </w:rPr>
        <w:t>)</w:t>
      </w:r>
    </w:p>
    <w:p w14:paraId="00DC1F25" w14:textId="77777777" w:rsidR="00350CFB" w:rsidRDefault="00283FFF">
      <w:pPr>
        <w:tabs>
          <w:tab w:val="left" w:pos="1047"/>
        </w:tabs>
        <w:spacing w:line="329" w:lineRule="exact"/>
        <w:ind w:left="414"/>
        <w:rPr>
          <w:sz w:val="24"/>
        </w:rPr>
      </w:pPr>
      <w:r>
        <w:rPr>
          <w:spacing w:val="-5"/>
          <w:sz w:val="20"/>
        </w:rPr>
        <w:t>5:</w:t>
      </w:r>
      <w:r>
        <w:rPr>
          <w:sz w:val="20"/>
        </w:rPr>
        <w:tab/>
      </w:r>
      <w:r>
        <w:rPr>
          <w:sz w:val="24"/>
        </w:rPr>
        <w:t>accumulate</w:t>
      </w:r>
      <w:r>
        <w:rPr>
          <w:spacing w:val="7"/>
          <w:sz w:val="24"/>
        </w:rPr>
        <w:t xml:space="preserve"> </w:t>
      </w:r>
      <w:r>
        <w:rPr>
          <w:i/>
          <w:sz w:val="24"/>
        </w:rPr>
        <w:t>w</w:t>
      </w:r>
      <w:r>
        <w:rPr>
          <w:rFonts w:ascii="Menlo" w:hAnsi="Menlo"/>
          <w:i/>
          <w:sz w:val="24"/>
          <w:vertAlign w:val="subscript"/>
        </w:rPr>
        <w:t>e</w:t>
      </w:r>
      <w:r>
        <w:rPr>
          <w:rFonts w:ascii="Menlo" w:hAnsi="Menlo"/>
          <w:i/>
          <w:spacing w:val="-65"/>
          <w:sz w:val="24"/>
        </w:rPr>
        <w:t xml:space="preserve"> </w:t>
      </w:r>
      <w:r>
        <w:rPr>
          <w:sz w:val="24"/>
        </w:rPr>
        <w:t>on</w:t>
      </w:r>
      <w:r>
        <w:rPr>
          <w:spacing w:val="7"/>
          <w:sz w:val="24"/>
        </w:rPr>
        <w:t xml:space="preserve"> </w:t>
      </w:r>
      <w:r>
        <w:rPr>
          <w:sz w:val="24"/>
        </w:rPr>
        <w:t>edge</w:t>
      </w:r>
      <w:r>
        <w:rPr>
          <w:spacing w:val="7"/>
          <w:sz w:val="24"/>
        </w:rPr>
        <w:t xml:space="preserve"> </w:t>
      </w:r>
      <w:r>
        <w:rPr>
          <w:sz w:val="24"/>
        </w:rPr>
        <w:t>(</w:t>
      </w:r>
      <w:r>
        <w:rPr>
          <w:i/>
          <w:sz w:val="24"/>
        </w:rPr>
        <w:t>u</w:t>
      </w:r>
      <w:r>
        <w:rPr>
          <w:i/>
          <w:spacing w:val="15"/>
          <w:sz w:val="24"/>
        </w:rPr>
        <w:t xml:space="preserve"> </w:t>
      </w:r>
      <w:r>
        <w:rPr>
          <w:rFonts w:ascii="Arial Unicode MS" w:hAnsi="Arial Unicode MS"/>
          <w:sz w:val="24"/>
        </w:rPr>
        <w:t>→</w:t>
      </w:r>
      <w:r>
        <w:rPr>
          <w:rFonts w:ascii="Arial Unicode MS" w:hAnsi="Arial Unicode MS"/>
          <w:spacing w:val="9"/>
          <w:sz w:val="24"/>
        </w:rPr>
        <w:t xml:space="preserve"> </w:t>
      </w:r>
      <w:r>
        <w:rPr>
          <w:i/>
          <w:spacing w:val="-5"/>
          <w:sz w:val="24"/>
        </w:rPr>
        <w:t>v</w:t>
      </w:r>
      <w:r>
        <w:rPr>
          <w:spacing w:val="-5"/>
          <w:sz w:val="24"/>
        </w:rPr>
        <w:t>)</w:t>
      </w:r>
    </w:p>
    <w:p w14:paraId="00DC1F26" w14:textId="77777777" w:rsidR="00350CFB" w:rsidRDefault="00283FFF">
      <w:pPr>
        <w:spacing w:line="218" w:lineRule="exact"/>
        <w:ind w:left="414"/>
        <w:rPr>
          <w:b/>
          <w:sz w:val="24"/>
        </w:rPr>
      </w:pPr>
      <w:r>
        <w:rPr>
          <w:sz w:val="20"/>
        </w:rPr>
        <w:t>6:</w:t>
      </w:r>
      <w:r>
        <w:rPr>
          <w:spacing w:val="64"/>
          <w:sz w:val="20"/>
        </w:rPr>
        <w:t xml:space="preserve"> </w:t>
      </w:r>
      <w:r>
        <w:rPr>
          <w:b/>
          <w:sz w:val="24"/>
        </w:rPr>
        <w:t>end</w:t>
      </w:r>
      <w:r>
        <w:rPr>
          <w:b/>
          <w:spacing w:val="-4"/>
          <w:sz w:val="24"/>
        </w:rPr>
        <w:t xml:space="preserve"> </w:t>
      </w:r>
      <w:r>
        <w:rPr>
          <w:b/>
          <w:spacing w:val="-5"/>
          <w:sz w:val="24"/>
        </w:rPr>
        <w:t>for</w:t>
      </w:r>
    </w:p>
    <w:p w14:paraId="00DC1F27" w14:textId="77777777" w:rsidR="00350CFB" w:rsidRDefault="00283FFF">
      <w:pPr>
        <w:pStyle w:val="a3"/>
        <w:spacing w:line="320" w:lineRule="exact"/>
        <w:ind w:left="414"/>
        <w:rPr>
          <w:rFonts w:ascii="Arial Unicode MS" w:hAnsi="Arial Unicode MS"/>
        </w:rPr>
      </w:pPr>
      <w:r>
        <w:rPr>
          <w:sz w:val="20"/>
        </w:rPr>
        <w:t>7:</w:t>
      </w:r>
      <w:r>
        <w:rPr>
          <w:spacing w:val="57"/>
          <w:sz w:val="20"/>
        </w:rPr>
        <w:t xml:space="preserve"> </w:t>
      </w:r>
      <w:r>
        <w:t>remove</w:t>
      </w:r>
      <w:r>
        <w:rPr>
          <w:spacing w:val="-7"/>
        </w:rPr>
        <w:t xml:space="preserve"> </w:t>
      </w:r>
      <w:r>
        <w:t>non-positive</w:t>
      </w:r>
      <w:r>
        <w:rPr>
          <w:spacing w:val="-6"/>
        </w:rPr>
        <w:t xml:space="preserve"> </w:t>
      </w:r>
      <w:r>
        <w:t>edges;</w:t>
      </w:r>
      <w:r>
        <w:rPr>
          <w:spacing w:val="-7"/>
        </w:rPr>
        <w:t xml:space="preserve"> </w:t>
      </w:r>
      <w:r>
        <w:t>retain</w:t>
      </w:r>
      <w:r>
        <w:rPr>
          <w:spacing w:val="-7"/>
        </w:rPr>
        <w:t xml:space="preserve"> </w:t>
      </w:r>
      <w:r>
        <w:t>edges</w:t>
      </w:r>
      <w:r>
        <w:rPr>
          <w:spacing w:val="-7"/>
        </w:rPr>
        <w:t xml:space="preserve"> </w:t>
      </w:r>
      <w:r>
        <w:t>incident</w:t>
      </w:r>
      <w:r>
        <w:rPr>
          <w:spacing w:val="-6"/>
        </w:rPr>
        <w:t xml:space="preserve"> </w:t>
      </w:r>
      <w:r>
        <w:t>to</w:t>
      </w:r>
      <w:r>
        <w:rPr>
          <w:spacing w:val="-8"/>
        </w:rPr>
        <w:t xml:space="preserve"> </w:t>
      </w:r>
      <w:r>
        <w:rPr>
          <w:rFonts w:ascii="Arial Unicode MS" w:hAnsi="Arial Unicode MS"/>
          <w:spacing w:val="-10"/>
        </w:rPr>
        <w:t>W</w:t>
      </w:r>
    </w:p>
    <w:p w14:paraId="00DC1F28" w14:textId="77777777" w:rsidR="00350CFB" w:rsidRDefault="00283FFF">
      <w:pPr>
        <w:spacing w:line="289" w:lineRule="exact"/>
        <w:ind w:left="414"/>
        <w:rPr>
          <w:sz w:val="24"/>
        </w:rPr>
      </w:pPr>
      <w:r>
        <w:rPr>
          <w:sz w:val="20"/>
        </w:rPr>
        <w:t>8:</w:t>
      </w:r>
      <w:r>
        <w:rPr>
          <w:spacing w:val="30"/>
          <w:sz w:val="20"/>
        </w:rPr>
        <w:t xml:space="preserve">  </w:t>
      </w:r>
      <w:r>
        <w:rPr>
          <w:b/>
          <w:sz w:val="24"/>
        </w:rPr>
        <w:t>s</w:t>
      </w:r>
      <w:r>
        <w:rPr>
          <w:b/>
          <w:spacing w:val="31"/>
          <w:sz w:val="24"/>
        </w:rPr>
        <w:t xml:space="preserve"> </w:t>
      </w:r>
      <w:r>
        <w:rPr>
          <w:rFonts w:ascii="Arial Unicode MS" w:hAnsi="Arial Unicode MS"/>
          <w:sz w:val="24"/>
        </w:rPr>
        <w:t>←</w:t>
      </w:r>
      <w:r>
        <w:rPr>
          <w:rFonts w:ascii="Arial Unicode MS" w:hAnsi="Arial Unicode MS"/>
          <w:spacing w:val="22"/>
          <w:sz w:val="24"/>
        </w:rPr>
        <w:t xml:space="preserve"> </w:t>
      </w:r>
      <w:r>
        <w:rPr>
          <w:sz w:val="24"/>
        </w:rPr>
        <w:t>WeightedPageRank(</w:t>
      </w:r>
      <w:r>
        <w:rPr>
          <w:i/>
          <w:sz w:val="24"/>
        </w:rPr>
        <w:t>E,</w:t>
      </w:r>
      <w:r>
        <w:rPr>
          <w:i/>
          <w:spacing w:val="-7"/>
          <w:sz w:val="24"/>
        </w:rPr>
        <w:t xml:space="preserve"> </w:t>
      </w:r>
      <w:r>
        <w:rPr>
          <w:i/>
          <w:sz w:val="24"/>
        </w:rPr>
        <w:t>d,</w:t>
      </w:r>
      <w:r>
        <w:rPr>
          <w:i/>
          <w:spacing w:val="-7"/>
          <w:sz w:val="24"/>
        </w:rPr>
        <w:t xml:space="preserve"> </w:t>
      </w:r>
      <w:r>
        <w:rPr>
          <w:i/>
          <w:sz w:val="24"/>
        </w:rPr>
        <w:t>τ</w:t>
      </w:r>
      <w:r>
        <w:rPr>
          <w:sz w:val="24"/>
          <w:vertAlign w:val="subscript"/>
        </w:rPr>
        <w:t>tol</w:t>
      </w:r>
      <w:r>
        <w:rPr>
          <w:i/>
          <w:sz w:val="24"/>
        </w:rPr>
        <w:t>,</w:t>
      </w:r>
      <w:r>
        <w:rPr>
          <w:i/>
          <w:spacing w:val="-7"/>
          <w:sz w:val="24"/>
        </w:rPr>
        <w:t xml:space="preserve"> </w:t>
      </w:r>
      <w:r>
        <w:rPr>
          <w:i/>
          <w:spacing w:val="-4"/>
          <w:sz w:val="24"/>
        </w:rPr>
        <w:t>I</w:t>
      </w:r>
      <w:r>
        <w:rPr>
          <w:spacing w:val="-4"/>
          <w:sz w:val="24"/>
          <w:vertAlign w:val="subscript"/>
        </w:rPr>
        <w:t>max</w:t>
      </w:r>
      <w:r>
        <w:rPr>
          <w:spacing w:val="-4"/>
          <w:sz w:val="24"/>
        </w:rPr>
        <w:t>)</w:t>
      </w:r>
    </w:p>
    <w:p w14:paraId="00DC1F29" w14:textId="77777777" w:rsidR="00350CFB" w:rsidRDefault="00283FFF">
      <w:pPr>
        <w:spacing w:line="353" w:lineRule="exact"/>
        <w:ind w:left="414"/>
        <w:rPr>
          <w:sz w:val="24"/>
        </w:rPr>
      </w:pPr>
      <w:r>
        <w:rPr>
          <w:noProof/>
          <w:sz w:val="24"/>
        </w:rPr>
        <mc:AlternateContent>
          <mc:Choice Requires="wps">
            <w:drawing>
              <wp:anchor distT="0" distB="0" distL="0" distR="0" simplePos="0" relativeHeight="487611904" behindDoc="1" locked="0" layoutInCell="1" allowOverlap="1" wp14:anchorId="00DC273C" wp14:editId="00DC273D">
                <wp:simplePos x="0" y="0"/>
                <wp:positionH relativeFrom="page">
                  <wp:posOffset>809244</wp:posOffset>
                </wp:positionH>
                <wp:positionV relativeFrom="paragraph">
                  <wp:posOffset>241404</wp:posOffset>
                </wp:positionV>
                <wp:extent cx="5941695" cy="1270"/>
                <wp:effectExtent l="0" t="0" r="0" b="0"/>
                <wp:wrapTopAndBottom/>
                <wp:docPr id="204" name="Graphic 2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1695" cy="1270"/>
                        </a:xfrm>
                        <a:custGeom>
                          <a:avLst/>
                          <a:gdLst/>
                          <a:ahLst/>
                          <a:cxnLst/>
                          <a:rect l="l" t="t" r="r" b="b"/>
                          <a:pathLst>
                            <a:path w="5941695">
                              <a:moveTo>
                                <a:pt x="0" y="0"/>
                              </a:moveTo>
                              <a:lnTo>
                                <a:pt x="5941517"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135E96" id="Graphic 204" o:spid="_x0000_s1026" style="position:absolute;margin-left:63.7pt;margin-top:19pt;width:467.85pt;height:.1pt;z-index:-15704576;visibility:visible;mso-wrap-style:square;mso-wrap-distance-left:0;mso-wrap-distance-top:0;mso-wrap-distance-right:0;mso-wrap-distance-bottom:0;mso-position-horizontal:absolute;mso-position-horizontal-relative:page;mso-position-vertical:absolute;mso-position-vertical-relative:text;v-text-anchor:top" coordsize="59416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" path="m,l5941517,e" filled="f" strokeweight=".14056mm">
                <v:path arrowok="t"/>
                <w10:wrap type="topAndBottom" anchorx="page"/>
              </v:shape>
            </w:pict>
          </mc:Fallback>
        </mc:AlternateContent>
      </w:r>
      <w:r>
        <w:rPr>
          <w:sz w:val="20"/>
        </w:rPr>
        <w:t>9:</w:t>
      </w:r>
      <w:r>
        <w:rPr>
          <w:spacing w:val="74"/>
          <w:sz w:val="20"/>
        </w:rPr>
        <w:t xml:space="preserve"> </w:t>
      </w:r>
      <w:r>
        <w:rPr>
          <w:b/>
          <w:sz w:val="24"/>
        </w:rPr>
        <w:t>return</w:t>
      </w:r>
      <w:r>
        <w:rPr>
          <w:b/>
          <w:spacing w:val="2"/>
          <w:sz w:val="24"/>
        </w:rPr>
        <w:t xml:space="preserve"> </w:t>
      </w:r>
      <w:r>
        <w:rPr>
          <w:b/>
          <w:sz w:val="24"/>
        </w:rPr>
        <w:t>s</w:t>
      </w:r>
      <w:r>
        <w:rPr>
          <w:sz w:val="24"/>
          <w:vertAlign w:val="subscript"/>
        </w:rPr>
        <w:t>AWP</w:t>
      </w:r>
      <w:r>
        <w:rPr>
          <w:sz w:val="24"/>
        </w:rPr>
        <w:t>[</w:t>
      </w:r>
      <w:r>
        <w:rPr>
          <w:i/>
          <w:sz w:val="24"/>
        </w:rPr>
        <w:t>w</w:t>
      </w:r>
      <w:r>
        <w:rPr>
          <w:sz w:val="24"/>
        </w:rPr>
        <w:t>]</w:t>
      </w:r>
      <w:r>
        <w:rPr>
          <w:spacing w:val="3"/>
          <w:w w:val="110"/>
          <w:sz w:val="24"/>
        </w:rPr>
        <w:t xml:space="preserve"> </w:t>
      </w:r>
      <w:r>
        <w:rPr>
          <w:rFonts w:ascii="Arial Unicode MS" w:hAnsi="Arial Unicode MS"/>
          <w:w w:val="110"/>
          <w:sz w:val="24"/>
        </w:rPr>
        <w:t>←</w:t>
      </w:r>
      <w:r>
        <w:rPr>
          <w:rFonts w:ascii="Arial Unicode MS" w:hAnsi="Arial Unicode MS"/>
          <w:spacing w:val="-4"/>
          <w:w w:val="110"/>
          <w:sz w:val="24"/>
        </w:rPr>
        <w:t xml:space="preserve"> </w:t>
      </w:r>
      <w:r>
        <w:rPr>
          <w:b/>
          <w:sz w:val="24"/>
        </w:rPr>
        <w:t>s</w:t>
      </w:r>
      <w:r>
        <w:rPr>
          <w:sz w:val="24"/>
        </w:rPr>
        <w:t>[</w:t>
      </w:r>
      <w:r>
        <w:rPr>
          <w:i/>
          <w:sz w:val="24"/>
        </w:rPr>
        <w:t>w</w:t>
      </w:r>
      <w:r>
        <w:rPr>
          <w:sz w:val="24"/>
        </w:rPr>
        <w:t>]</w:t>
      </w:r>
      <w:r>
        <w:rPr>
          <w:spacing w:val="2"/>
          <w:sz w:val="24"/>
        </w:rPr>
        <w:t xml:space="preserve"> </w:t>
      </w:r>
      <w:r>
        <w:rPr>
          <w:sz w:val="24"/>
        </w:rPr>
        <w:t>for</w:t>
      </w:r>
      <w:r>
        <w:rPr>
          <w:spacing w:val="2"/>
          <w:sz w:val="24"/>
        </w:rPr>
        <w:t xml:space="preserve"> </w:t>
      </w:r>
      <w:r>
        <w:rPr>
          <w:i/>
          <w:sz w:val="24"/>
        </w:rPr>
        <w:t>w</w:t>
      </w:r>
      <w:r>
        <w:rPr>
          <w:i/>
          <w:spacing w:val="17"/>
          <w:sz w:val="24"/>
        </w:rPr>
        <w:t xml:space="preserve"> </w:t>
      </w:r>
      <w:r>
        <w:rPr>
          <w:rFonts w:ascii="Arial Unicode MS" w:hAnsi="Arial Unicode MS"/>
          <w:sz w:val="24"/>
        </w:rPr>
        <w:t>∈</w:t>
      </w:r>
      <w:r>
        <w:rPr>
          <w:rFonts w:ascii="Arial Unicode MS" w:hAnsi="Arial Unicode MS"/>
          <w:spacing w:val="2"/>
          <w:sz w:val="24"/>
        </w:rPr>
        <w:t xml:space="preserve"> </w:t>
      </w:r>
      <w:r>
        <w:rPr>
          <w:rFonts w:ascii="Arial Unicode MS" w:hAnsi="Arial Unicode MS"/>
          <w:sz w:val="24"/>
        </w:rPr>
        <w:t>W</w:t>
      </w:r>
      <w:r>
        <w:rPr>
          <w:rFonts w:ascii="Arial Unicode MS" w:hAnsi="Arial Unicode MS"/>
          <w:spacing w:val="17"/>
          <w:sz w:val="24"/>
        </w:rPr>
        <w:t xml:space="preserve"> </w:t>
      </w:r>
      <w:r>
        <w:rPr>
          <w:sz w:val="24"/>
        </w:rPr>
        <w:t>(else</w:t>
      </w:r>
      <w:r>
        <w:rPr>
          <w:spacing w:val="1"/>
          <w:sz w:val="24"/>
        </w:rPr>
        <w:t xml:space="preserve"> </w:t>
      </w:r>
      <w:r>
        <w:rPr>
          <w:spacing w:val="-5"/>
          <w:sz w:val="24"/>
        </w:rPr>
        <w:t>0)</w:t>
      </w:r>
    </w:p>
    <w:p w14:paraId="00DC1F2A" w14:textId="77777777" w:rsidR="00350CFB" w:rsidRDefault="00350CFB">
      <w:pPr>
        <w:spacing w:line="353" w:lineRule="exact"/>
        <w:rPr>
          <w:sz w:val="24"/>
        </w:rPr>
        <w:sectPr w:rsidR="00350CFB">
          <w:pgSz w:w="11910" w:h="16840"/>
          <w:pgMar w:top="1920" w:right="708" w:bottom="2300" w:left="992" w:header="0" w:footer="2115" w:gutter="0"/>
          <w:cols w:space="720"/>
        </w:sectPr>
      </w:pPr>
    </w:p>
    <w:p w14:paraId="00DC1F2B" w14:textId="77777777" w:rsidR="00350CFB" w:rsidRDefault="00283FFF">
      <w:pPr>
        <w:pStyle w:val="a3"/>
        <w:spacing w:line="307" w:lineRule="auto"/>
        <w:ind w:left="282" w:right="560"/>
        <w:jc w:val="both"/>
      </w:pPr>
      <w:r>
        <w:t>computational-efficiency hypothesis (H3):</w:t>
      </w:r>
      <w:r>
        <w:rPr>
          <w:spacing w:val="40"/>
        </w:rPr>
        <w:t xml:space="preserve"> </w:t>
      </w:r>
      <w:r>
        <w:t xml:space="preserve">per-iteration PageRank cost scales with </w:t>
      </w:r>
      <w:r>
        <w:rPr>
          <w:rFonts w:ascii="Arial Unicode MS"/>
        </w:rPr>
        <w:t>|</w:t>
      </w:r>
      <w:r>
        <w:rPr>
          <w:i/>
        </w:rPr>
        <w:t>E</w:t>
      </w:r>
      <w:r>
        <w:rPr>
          <w:rFonts w:ascii="Arial Unicode MS"/>
        </w:rPr>
        <w:t>|</w:t>
      </w:r>
      <w:r>
        <w:t>, so fewer edges imply faster solves and lower memory for the adjacency structures in Equation (</w:t>
      </w:r>
      <w:hyperlink w:anchor="_bookmark52" w:history="1">
        <w:r>
          <w:t>3.2</w:t>
        </w:r>
      </w:hyperlink>
      <w:r>
        <w:t>).</w:t>
      </w:r>
    </w:p>
    <w:p w14:paraId="00DC1F2C" w14:textId="77777777" w:rsidR="00350CFB" w:rsidRDefault="00283FFF">
      <w:pPr>
        <w:pStyle w:val="a4"/>
        <w:numPr>
          <w:ilvl w:val="0"/>
          <w:numId w:val="15"/>
        </w:numPr>
        <w:tabs>
          <w:tab w:val="left" w:pos="806"/>
          <w:tab w:val="left" w:pos="808"/>
        </w:tabs>
        <w:spacing w:before="75" w:line="456" w:lineRule="exact"/>
        <w:ind w:right="523"/>
        <w:jc w:val="both"/>
        <w:rPr>
          <w:sz w:val="24"/>
        </w:rPr>
      </w:pPr>
      <w:r>
        <w:rPr>
          <w:b/>
          <w:sz w:val="24"/>
        </w:rPr>
        <w:t>Implementation</w:t>
      </w:r>
      <w:r>
        <w:rPr>
          <w:b/>
          <w:spacing w:val="-1"/>
          <w:sz w:val="24"/>
        </w:rPr>
        <w:t xml:space="preserve"> </w:t>
      </w:r>
      <w:r>
        <w:rPr>
          <w:b/>
          <w:sz w:val="24"/>
        </w:rPr>
        <w:t>notes</w:t>
      </w:r>
      <w:r>
        <w:rPr>
          <w:b/>
          <w:spacing w:val="-1"/>
          <w:sz w:val="24"/>
        </w:rPr>
        <w:t xml:space="preserve"> </w:t>
      </w:r>
      <w:r>
        <w:rPr>
          <w:b/>
          <w:sz w:val="24"/>
        </w:rPr>
        <w:t>shared</w:t>
      </w:r>
      <w:r>
        <w:rPr>
          <w:b/>
          <w:spacing w:val="-1"/>
          <w:sz w:val="24"/>
        </w:rPr>
        <w:t xml:space="preserve"> </w:t>
      </w:r>
      <w:r>
        <w:rPr>
          <w:b/>
          <w:sz w:val="24"/>
        </w:rPr>
        <w:t>by</w:t>
      </w:r>
      <w:r>
        <w:rPr>
          <w:b/>
          <w:spacing w:val="-1"/>
          <w:sz w:val="24"/>
        </w:rPr>
        <w:t xml:space="preserve"> </w:t>
      </w:r>
      <w:r>
        <w:rPr>
          <w:b/>
          <w:sz w:val="24"/>
        </w:rPr>
        <w:t>both</w:t>
      </w:r>
      <w:r>
        <w:rPr>
          <w:b/>
          <w:spacing w:val="-1"/>
          <w:sz w:val="24"/>
        </w:rPr>
        <w:t xml:space="preserve"> </w:t>
      </w:r>
      <w:r>
        <w:rPr>
          <w:b/>
          <w:sz w:val="24"/>
        </w:rPr>
        <w:t>methods:</w:t>
      </w:r>
      <w:r>
        <w:rPr>
          <w:b/>
          <w:spacing w:val="26"/>
          <w:sz w:val="24"/>
        </w:rPr>
        <w:t xml:space="preserve"> </w:t>
      </w:r>
      <w:r>
        <w:rPr>
          <w:sz w:val="24"/>
        </w:rPr>
        <w:t>Edge</w:t>
      </w:r>
      <w:r>
        <w:rPr>
          <w:spacing w:val="-1"/>
          <w:sz w:val="24"/>
        </w:rPr>
        <w:t xml:space="preserve"> </w:t>
      </w:r>
      <w:r>
        <w:rPr>
          <w:sz w:val="24"/>
        </w:rPr>
        <w:t>lists</w:t>
      </w:r>
      <w:r>
        <w:rPr>
          <w:spacing w:val="-1"/>
          <w:sz w:val="24"/>
        </w:rPr>
        <w:t xml:space="preserve"> </w:t>
      </w:r>
      <w:r>
        <w:rPr>
          <w:sz w:val="24"/>
        </w:rPr>
        <w:t>are stored</w:t>
      </w:r>
      <w:r>
        <w:rPr>
          <w:spacing w:val="-1"/>
          <w:sz w:val="24"/>
        </w:rPr>
        <w:t xml:space="preserve"> </w:t>
      </w:r>
      <w:r>
        <w:rPr>
          <w:sz w:val="24"/>
        </w:rPr>
        <w:t>as</w:t>
      </w:r>
      <w:r>
        <w:rPr>
          <w:spacing w:val="-1"/>
          <w:sz w:val="24"/>
        </w:rPr>
        <w:t xml:space="preserve"> </w:t>
      </w:r>
      <w:r>
        <w:rPr>
          <w:sz w:val="24"/>
        </w:rPr>
        <w:t xml:space="preserve">triples </w:t>
      </w:r>
      <w:r>
        <w:rPr>
          <w:rFonts w:ascii="Courier New" w:hAnsi="Courier New"/>
          <w:sz w:val="24"/>
        </w:rPr>
        <w:t xml:space="preserve">(from_n </w:t>
      </w:r>
      <w:r>
        <w:rPr>
          <w:rFonts w:ascii="Courier New" w:hAnsi="Courier New"/>
          <w:spacing w:val="-2"/>
          <w:sz w:val="24"/>
        </w:rPr>
        <w:t>ode,to_node,weight)</w:t>
      </w:r>
      <w:r>
        <w:rPr>
          <w:rFonts w:ascii="Courier New" w:hAnsi="Courier New"/>
          <w:spacing w:val="-34"/>
          <w:sz w:val="24"/>
        </w:rPr>
        <w:t xml:space="preserve"> </w:t>
      </w:r>
      <w:r>
        <w:rPr>
          <w:spacing w:val="-2"/>
          <w:sz w:val="24"/>
        </w:rPr>
        <w:t>in</w:t>
      </w:r>
      <w:r>
        <w:rPr>
          <w:spacing w:val="-13"/>
          <w:sz w:val="24"/>
        </w:rPr>
        <w:t xml:space="preserve"> </w:t>
      </w:r>
      <w:r>
        <w:rPr>
          <w:spacing w:val="-2"/>
          <w:sz w:val="24"/>
        </w:rPr>
        <w:t>memory.</w:t>
      </w:r>
      <w:r>
        <w:rPr>
          <w:spacing w:val="-13"/>
          <w:sz w:val="24"/>
        </w:rPr>
        <w:t xml:space="preserve"> </w:t>
      </w:r>
      <w:r>
        <w:rPr>
          <w:spacing w:val="-2"/>
          <w:sz w:val="24"/>
        </w:rPr>
        <w:t>Duplicate</w:t>
      </w:r>
      <w:r>
        <w:rPr>
          <w:spacing w:val="-13"/>
          <w:sz w:val="24"/>
        </w:rPr>
        <w:t xml:space="preserve"> </w:t>
      </w:r>
      <w:r>
        <w:rPr>
          <w:spacing w:val="-2"/>
          <w:sz w:val="24"/>
        </w:rPr>
        <w:t>edges</w:t>
      </w:r>
      <w:r>
        <w:rPr>
          <w:spacing w:val="-13"/>
          <w:sz w:val="24"/>
        </w:rPr>
        <w:t xml:space="preserve"> </w:t>
      </w:r>
      <w:r>
        <w:rPr>
          <w:spacing w:val="-2"/>
          <w:sz w:val="24"/>
        </w:rPr>
        <w:t>are</w:t>
      </w:r>
      <w:r>
        <w:rPr>
          <w:spacing w:val="-13"/>
          <w:sz w:val="24"/>
        </w:rPr>
        <w:t xml:space="preserve"> </w:t>
      </w:r>
      <w:r>
        <w:rPr>
          <w:spacing w:val="-2"/>
          <w:sz w:val="24"/>
        </w:rPr>
        <w:t>aggregated</w:t>
      </w:r>
      <w:r>
        <w:rPr>
          <w:spacing w:val="-13"/>
          <w:sz w:val="24"/>
        </w:rPr>
        <w:t xml:space="preserve"> </w:t>
      </w:r>
      <w:r>
        <w:rPr>
          <w:spacing w:val="-2"/>
          <w:sz w:val="24"/>
        </w:rPr>
        <w:t>by</w:t>
      </w:r>
      <w:r>
        <w:rPr>
          <w:spacing w:val="-11"/>
          <w:sz w:val="24"/>
        </w:rPr>
        <w:t xml:space="preserve"> </w:t>
      </w:r>
      <w:r>
        <w:rPr>
          <w:spacing w:val="-2"/>
          <w:sz w:val="24"/>
        </w:rPr>
        <w:t>summing</w:t>
      </w:r>
      <w:r>
        <w:rPr>
          <w:spacing w:val="-9"/>
          <w:sz w:val="24"/>
        </w:rPr>
        <w:t xml:space="preserve"> </w:t>
      </w:r>
      <w:r>
        <w:rPr>
          <w:spacing w:val="-2"/>
          <w:sz w:val="24"/>
        </w:rPr>
        <w:t xml:space="preserve">weights </w:t>
      </w:r>
      <w:r>
        <w:rPr>
          <w:sz w:val="24"/>
        </w:rPr>
        <w:t>before</w:t>
      </w:r>
      <w:r>
        <w:rPr>
          <w:spacing w:val="-2"/>
          <w:sz w:val="24"/>
        </w:rPr>
        <w:t xml:space="preserve"> </w:t>
      </w:r>
      <w:r>
        <w:rPr>
          <w:sz w:val="24"/>
        </w:rPr>
        <w:t>the</w:t>
      </w:r>
      <w:r>
        <w:rPr>
          <w:spacing w:val="-2"/>
          <w:sz w:val="24"/>
        </w:rPr>
        <w:t xml:space="preserve"> </w:t>
      </w:r>
      <w:r>
        <w:rPr>
          <w:sz w:val="24"/>
        </w:rPr>
        <w:t>solve.</w:t>
      </w:r>
      <w:r>
        <w:rPr>
          <w:spacing w:val="25"/>
          <w:sz w:val="24"/>
        </w:rPr>
        <w:t xml:space="preserve"> </w:t>
      </w:r>
      <w:r>
        <w:rPr>
          <w:sz w:val="24"/>
        </w:rPr>
        <w:t>Non-positive</w:t>
      </w:r>
      <w:r>
        <w:rPr>
          <w:spacing w:val="-1"/>
          <w:sz w:val="24"/>
        </w:rPr>
        <w:t xml:space="preserve"> </w:t>
      </w:r>
      <w:r>
        <w:rPr>
          <w:sz w:val="24"/>
        </w:rPr>
        <w:t>weights</w:t>
      </w:r>
      <w:r>
        <w:rPr>
          <w:spacing w:val="-2"/>
          <w:sz w:val="24"/>
        </w:rPr>
        <w:t xml:space="preserve"> </w:t>
      </w:r>
      <w:r>
        <w:rPr>
          <w:sz w:val="24"/>
        </w:rPr>
        <w:t>are</w:t>
      </w:r>
      <w:r>
        <w:rPr>
          <w:spacing w:val="-2"/>
          <w:sz w:val="24"/>
        </w:rPr>
        <w:t xml:space="preserve"> </w:t>
      </w:r>
      <w:r>
        <w:rPr>
          <w:sz w:val="24"/>
        </w:rPr>
        <w:t>dropped.</w:t>
      </w:r>
      <w:r>
        <w:rPr>
          <w:spacing w:val="25"/>
          <w:sz w:val="24"/>
        </w:rPr>
        <w:t xml:space="preserve"> </w:t>
      </w:r>
      <w:r>
        <w:rPr>
          <w:sz w:val="24"/>
        </w:rPr>
        <w:t>The</w:t>
      </w:r>
      <w:r>
        <w:rPr>
          <w:spacing w:val="-1"/>
          <w:sz w:val="24"/>
        </w:rPr>
        <w:t xml:space="preserve"> </w:t>
      </w:r>
      <w:r>
        <w:rPr>
          <w:sz w:val="24"/>
        </w:rPr>
        <w:t>solver</w:t>
      </w:r>
      <w:r>
        <w:rPr>
          <w:spacing w:val="-2"/>
          <w:sz w:val="24"/>
        </w:rPr>
        <w:t xml:space="preserve"> </w:t>
      </w:r>
      <w:r>
        <w:rPr>
          <w:sz w:val="24"/>
        </w:rPr>
        <w:t>builds</w:t>
      </w:r>
      <w:r>
        <w:rPr>
          <w:spacing w:val="-2"/>
          <w:sz w:val="24"/>
        </w:rPr>
        <w:t xml:space="preserve"> </w:t>
      </w:r>
      <w:r>
        <w:rPr>
          <w:sz w:val="24"/>
        </w:rPr>
        <w:t>a</w:t>
      </w:r>
      <w:r>
        <w:rPr>
          <w:spacing w:val="-1"/>
          <w:sz w:val="24"/>
        </w:rPr>
        <w:t xml:space="preserve"> </w:t>
      </w:r>
      <w:r>
        <w:rPr>
          <w:sz w:val="24"/>
        </w:rPr>
        <w:t>sparse</w:t>
      </w:r>
      <w:r>
        <w:rPr>
          <w:spacing w:val="-2"/>
          <w:sz w:val="24"/>
        </w:rPr>
        <w:t xml:space="preserve"> </w:t>
      </w:r>
      <w:r>
        <w:rPr>
          <w:sz w:val="24"/>
        </w:rPr>
        <w:t>compressed-row transition matrix, iterates Equation (</w:t>
      </w:r>
      <w:hyperlink w:anchor="_bookmark50" w:history="1">
        <w:r>
          <w:rPr>
            <w:sz w:val="24"/>
          </w:rPr>
          <w:t>3.1</w:t>
        </w:r>
      </w:hyperlink>
      <w:r>
        <w:rPr>
          <w:sz w:val="24"/>
        </w:rPr>
        <w:t>), and returns a dictionary from node identifier</w:t>
      </w:r>
      <w:r>
        <w:rPr>
          <w:spacing w:val="40"/>
          <w:sz w:val="24"/>
        </w:rPr>
        <w:t xml:space="preserve"> </w:t>
      </w:r>
      <w:r>
        <w:rPr>
          <w:sz w:val="24"/>
        </w:rPr>
        <w:t>to score.</w:t>
      </w:r>
      <w:r>
        <w:rPr>
          <w:spacing w:val="40"/>
          <w:sz w:val="24"/>
        </w:rPr>
        <w:t xml:space="preserve"> </w:t>
      </w:r>
      <w:r>
        <w:rPr>
          <w:sz w:val="24"/>
        </w:rPr>
        <w:t xml:space="preserve">Cohort scores are aligned to </w:t>
      </w:r>
      <w:r>
        <w:rPr>
          <w:rFonts w:ascii="Arial Unicode MS" w:hAnsi="Arial Unicode MS"/>
          <w:sz w:val="24"/>
        </w:rPr>
        <w:t xml:space="preserve">W </w:t>
      </w:r>
      <w:r>
        <w:rPr>
          <w:sz w:val="24"/>
        </w:rPr>
        <w:t>with missing entries set to zero, then converted to dense ranks for correlation.</w:t>
      </w:r>
    </w:p>
    <w:p w14:paraId="00DC1F2D" w14:textId="77777777" w:rsidR="00350CFB" w:rsidRDefault="00350CFB">
      <w:pPr>
        <w:pStyle w:val="a3"/>
      </w:pPr>
    </w:p>
    <w:p w14:paraId="00DC1F2E" w14:textId="77777777" w:rsidR="00350CFB" w:rsidRDefault="00350CFB">
      <w:pPr>
        <w:pStyle w:val="a3"/>
        <w:spacing w:before="26"/>
      </w:pPr>
    </w:p>
    <w:p w14:paraId="00DC1F2F" w14:textId="77777777" w:rsidR="00350CFB" w:rsidRDefault="00283FFF">
      <w:pPr>
        <w:pStyle w:val="2"/>
        <w:numPr>
          <w:ilvl w:val="1"/>
          <w:numId w:val="26"/>
        </w:numPr>
        <w:tabs>
          <w:tab w:val="left" w:pos="783"/>
        </w:tabs>
        <w:ind w:left="783" w:hanging="501"/>
      </w:pPr>
      <w:bookmarkStart w:id="230" w:name="Supplementary_GF-PR_graph_(extension)"/>
      <w:bookmarkStart w:id="231" w:name="_bookmark64"/>
      <w:r>
        <w:rPr>
          <w:color w:val="FF0000"/>
        </w:rPr>
        <w:t>Temporal holdout of future new approvals</w:t>
      </w:r>
      <w:bookmarkEnd w:id="230"/>
      <w:bookmarkEnd w:id="231"/>
    </w:p>
    <w:p w14:paraId="00DC1F30" w14:textId="77777777" w:rsidR="00350CFB" w:rsidRDefault="00350CFB">
      <w:pPr>
        <w:pStyle w:val="a3"/>
        <w:spacing w:before="24"/>
        <w:rPr>
          <w:b/>
          <w:sz w:val="28"/>
        </w:rPr>
      </w:pPr>
    </w:p>
    <w:p w14:paraId="00DC1F31" w14:textId="77777777" w:rsidR="00350CFB" w:rsidRDefault="00283FFF">
      <w:pPr>
        <w:pStyle w:val="a3"/>
        <w:spacing w:line="391" w:lineRule="auto"/>
        <w:ind w:left="282" w:right="524"/>
        <w:jc w:val="both"/>
      </w:pPr>
      <w:r>
        <w:rPr>
          <w:color w:val="FF0000"/>
        </w:rPr>
        <w:t>The remaining external check is a temporal holdout of future new owner–spender approvals on t1 inbound spenders (n = 1,335).</w:t>
      </w:r>
    </w:p>
    <w:p w14:paraId="00DC1F32" w14:textId="77777777" w:rsidR="00350CFB" w:rsidRDefault="00283FFF">
      <w:pPr>
        <w:pStyle w:val="a3"/>
        <w:spacing w:before="33"/>
        <w:ind w:left="274"/>
        <w:jc w:val="both"/>
      </w:pPr>
      <w:r>
        <w:t>The</w:t>
      </w:r>
      <w:r>
        <w:rPr>
          <w:spacing w:val="1"/>
        </w:rPr>
        <w:t xml:space="preserve"> </w:t>
      </w:r>
      <w:r>
        <w:t>graph</w:t>
      </w:r>
      <w:r>
        <w:rPr>
          <w:spacing w:val="2"/>
        </w:rPr>
        <w:t xml:space="preserve"> </w:t>
      </w:r>
      <w:r>
        <w:t>is</w:t>
      </w:r>
      <w:r>
        <w:rPr>
          <w:spacing w:val="1"/>
        </w:rPr>
        <w:t xml:space="preserve"> </w:t>
      </w:r>
      <w:r>
        <w:t>a</w:t>
      </w:r>
      <w:r>
        <w:rPr>
          <w:spacing w:val="2"/>
        </w:rPr>
        <w:t xml:space="preserve"> </w:t>
      </w:r>
      <w:r>
        <w:t>directed</w:t>
      </w:r>
      <w:r>
        <w:rPr>
          <w:spacing w:val="1"/>
        </w:rPr>
        <w:t xml:space="preserve"> </w:t>
      </w:r>
      <w:r>
        <w:t>star</w:t>
      </w:r>
      <w:r>
        <w:rPr>
          <w:spacing w:val="2"/>
        </w:rPr>
        <w:t xml:space="preserve"> </w:t>
      </w:r>
      <w:r>
        <w:t>with</w:t>
      </w:r>
      <w:r>
        <w:rPr>
          <w:spacing w:val="2"/>
        </w:rPr>
        <w:t xml:space="preserve"> </w:t>
      </w:r>
      <w:r>
        <w:t>two</w:t>
      </w:r>
      <w:r>
        <w:rPr>
          <w:spacing w:val="1"/>
        </w:rPr>
        <w:t xml:space="preserve"> </w:t>
      </w:r>
      <w:r>
        <w:t>synthetic</w:t>
      </w:r>
      <w:r>
        <w:rPr>
          <w:spacing w:val="2"/>
        </w:rPr>
        <w:t xml:space="preserve"> </w:t>
      </w:r>
      <w:r>
        <w:t>nodes,</w:t>
      </w:r>
      <w:r>
        <w:rPr>
          <w:spacing w:val="3"/>
        </w:rPr>
        <w:t xml:space="preserve"> </w:t>
      </w:r>
      <w:r>
        <w:t>POOL</w:t>
      </w:r>
      <w:r>
        <w:rPr>
          <w:spacing w:val="2"/>
        </w:rPr>
        <w:t xml:space="preserve"> </w:t>
      </w:r>
      <w:r>
        <w:t>and</w:t>
      </w:r>
      <w:r>
        <w:rPr>
          <w:spacing w:val="1"/>
        </w:rPr>
        <w:t xml:space="preserve"> </w:t>
      </w:r>
      <w:r>
        <w:t>SINK.</w:t>
      </w:r>
      <w:r>
        <w:rPr>
          <w:spacing w:val="34"/>
        </w:rPr>
        <w:t xml:space="preserve"> </w:t>
      </w:r>
      <w:r>
        <w:t>For</w:t>
      </w:r>
      <w:r>
        <w:rPr>
          <w:spacing w:val="1"/>
        </w:rPr>
        <w:t xml:space="preserve"> </w:t>
      </w:r>
      <w:r>
        <w:t>each</w:t>
      </w:r>
      <w:r>
        <w:rPr>
          <w:spacing w:val="2"/>
        </w:rPr>
        <w:t xml:space="preserve"> </w:t>
      </w:r>
      <w:r>
        <w:t>close</w:t>
      </w:r>
      <w:r>
        <w:rPr>
          <w:spacing w:val="2"/>
        </w:rPr>
        <w:t xml:space="preserve"> </w:t>
      </w:r>
      <w:r>
        <w:t>of</w:t>
      </w:r>
      <w:r>
        <w:rPr>
          <w:spacing w:val="1"/>
        </w:rPr>
        <w:t xml:space="preserve"> </w:t>
      </w:r>
      <w:r>
        <w:rPr>
          <w:spacing w:val="-2"/>
        </w:rPr>
        <w:t>wallet</w:t>
      </w:r>
    </w:p>
    <w:p w14:paraId="00DC1F33" w14:textId="77777777" w:rsidR="00350CFB" w:rsidRDefault="00283FFF">
      <w:pPr>
        <w:pStyle w:val="a3"/>
        <w:spacing w:before="181"/>
        <w:ind w:left="282"/>
      </w:pPr>
      <w:r>
        <w:rPr>
          <w:i/>
          <w:color w:val="FF0000"/>
        </w:rPr>
        <w:t>Contemporaneous checks use allowance and transfer local statistics.</w:t>
      </w:r>
    </w:p>
    <w:p w14:paraId="00DC1F34" w14:textId="77777777" w:rsidR="00350CFB" w:rsidRDefault="00283FFF">
      <w:pPr>
        <w:pStyle w:val="a4"/>
        <w:numPr>
          <w:ilvl w:val="0"/>
          <w:numId w:val="14"/>
        </w:numPr>
        <w:tabs>
          <w:tab w:val="left" w:pos="807"/>
        </w:tabs>
        <w:spacing w:before="139"/>
        <w:ind w:left="807" w:hanging="214"/>
        <w:rPr>
          <w:sz w:val="24"/>
        </w:rPr>
      </w:pPr>
      <w:r>
        <w:rPr>
          <w:w w:val="105"/>
          <w:sz w:val="24"/>
        </w:rPr>
        <w:t>if</w:t>
      </w:r>
      <w:r>
        <w:rPr>
          <w:spacing w:val="-16"/>
          <w:w w:val="105"/>
          <w:sz w:val="24"/>
        </w:rPr>
        <w:t xml:space="preserve"> </w:t>
      </w:r>
      <w:r>
        <w:rPr>
          <w:w w:val="105"/>
          <w:sz w:val="24"/>
        </w:rPr>
        <w:t>the</w:t>
      </w:r>
      <w:r>
        <w:rPr>
          <w:spacing w:val="-16"/>
          <w:w w:val="105"/>
          <w:sz w:val="24"/>
        </w:rPr>
        <w:t xml:space="preserve"> </w:t>
      </w:r>
      <w:r>
        <w:rPr>
          <w:w w:val="105"/>
          <w:sz w:val="24"/>
        </w:rPr>
        <w:t>close</w:t>
      </w:r>
      <w:r>
        <w:rPr>
          <w:spacing w:val="-13"/>
          <w:w w:val="105"/>
          <w:sz w:val="24"/>
        </w:rPr>
        <w:t xml:space="preserve"> </w:t>
      </w:r>
      <w:r>
        <w:rPr>
          <w:w w:val="105"/>
          <w:sz w:val="24"/>
        </w:rPr>
        <w:t>is</w:t>
      </w:r>
      <w:r>
        <w:rPr>
          <w:spacing w:val="-12"/>
          <w:w w:val="105"/>
          <w:sz w:val="24"/>
        </w:rPr>
        <w:t xml:space="preserve"> </w:t>
      </w:r>
      <w:r>
        <w:rPr>
          <w:w w:val="105"/>
          <w:sz w:val="24"/>
        </w:rPr>
        <w:t>a</w:t>
      </w:r>
      <w:r>
        <w:rPr>
          <w:spacing w:val="-11"/>
          <w:w w:val="105"/>
          <w:sz w:val="24"/>
        </w:rPr>
        <w:t xml:space="preserve"> </w:t>
      </w:r>
      <w:r>
        <w:rPr>
          <w:w w:val="105"/>
          <w:sz w:val="24"/>
        </w:rPr>
        <w:t>liquidation,</w:t>
      </w:r>
      <w:r>
        <w:rPr>
          <w:spacing w:val="-12"/>
          <w:w w:val="105"/>
          <w:sz w:val="24"/>
        </w:rPr>
        <w:t xml:space="preserve"> </w:t>
      </w:r>
      <w:r>
        <w:rPr>
          <w:w w:val="105"/>
          <w:sz w:val="24"/>
        </w:rPr>
        <w:t>add</w:t>
      </w:r>
      <w:r>
        <w:rPr>
          <w:spacing w:val="-12"/>
          <w:w w:val="105"/>
          <w:sz w:val="24"/>
        </w:rPr>
        <w:t xml:space="preserve"> </w:t>
      </w:r>
      <w:r>
        <w:rPr>
          <w:w w:val="105"/>
          <w:sz w:val="24"/>
        </w:rPr>
        <w:t>weight</w:t>
      </w:r>
      <w:r>
        <w:rPr>
          <w:spacing w:val="-11"/>
          <w:w w:val="105"/>
          <w:sz w:val="24"/>
        </w:rPr>
        <w:t xml:space="preserve"> </w:t>
      </w:r>
      <w:r>
        <w:rPr>
          <w:rFonts w:ascii="Arial Unicode MS" w:hAnsi="Arial Unicode MS"/>
          <w:w w:val="105"/>
          <w:sz w:val="24"/>
        </w:rPr>
        <w:t>|</w:t>
      </w:r>
      <w:r>
        <w:rPr>
          <w:i/>
          <w:w w:val="105"/>
          <w:sz w:val="24"/>
        </w:rPr>
        <w:t>x</w:t>
      </w:r>
      <w:r>
        <w:rPr>
          <w:rFonts w:ascii="Arial Unicode MS" w:hAnsi="Arial Unicode MS"/>
          <w:w w:val="105"/>
          <w:sz w:val="24"/>
        </w:rPr>
        <w:t>|</w:t>
      </w:r>
      <w:r>
        <w:rPr>
          <w:rFonts w:ascii="Arial Unicode MS" w:hAnsi="Arial Unicode MS"/>
          <w:spacing w:val="-18"/>
          <w:w w:val="105"/>
          <w:sz w:val="24"/>
        </w:rPr>
        <w:t xml:space="preserve"> </w:t>
      </w:r>
      <w:r>
        <w:rPr>
          <w:w w:val="110"/>
          <w:sz w:val="24"/>
        </w:rPr>
        <w:t>+</w:t>
      </w:r>
      <w:r>
        <w:rPr>
          <w:spacing w:val="-16"/>
          <w:w w:val="110"/>
          <w:sz w:val="24"/>
        </w:rPr>
        <w:t xml:space="preserve"> </w:t>
      </w:r>
      <w:r>
        <w:rPr>
          <w:i/>
          <w:w w:val="105"/>
          <w:sz w:val="24"/>
        </w:rPr>
        <w:t>ε</w:t>
      </w:r>
      <w:r>
        <w:rPr>
          <w:w w:val="105"/>
          <w:sz w:val="24"/>
          <w:vertAlign w:val="subscript"/>
        </w:rPr>
        <w:t>liq</w:t>
      </w:r>
      <w:r>
        <w:rPr>
          <w:spacing w:val="-3"/>
          <w:w w:val="105"/>
          <w:sz w:val="24"/>
        </w:rPr>
        <w:t xml:space="preserve"> </w:t>
      </w:r>
      <w:r>
        <w:rPr>
          <w:w w:val="105"/>
          <w:sz w:val="24"/>
        </w:rPr>
        <w:t>on</w:t>
      </w:r>
      <w:r>
        <w:rPr>
          <w:spacing w:val="-12"/>
          <w:w w:val="105"/>
          <w:sz w:val="24"/>
        </w:rPr>
        <w:t xml:space="preserve"> </w:t>
      </w:r>
      <w:r>
        <w:rPr>
          <w:i/>
          <w:w w:val="105"/>
          <w:sz w:val="24"/>
        </w:rPr>
        <w:t>w</w:t>
      </w:r>
      <w:r>
        <w:rPr>
          <w:i/>
          <w:spacing w:val="-2"/>
          <w:w w:val="110"/>
          <w:sz w:val="24"/>
        </w:rPr>
        <w:t xml:space="preserve"> </w:t>
      </w:r>
      <w:r>
        <w:rPr>
          <w:rFonts w:ascii="Arial Unicode MS" w:hAnsi="Arial Unicode MS"/>
          <w:w w:val="110"/>
          <w:sz w:val="24"/>
        </w:rPr>
        <w:t>→</w:t>
      </w:r>
      <w:r>
        <w:rPr>
          <w:rFonts w:ascii="Arial Unicode MS" w:hAnsi="Arial Unicode MS"/>
          <w:spacing w:val="-16"/>
          <w:w w:val="110"/>
          <w:sz w:val="24"/>
        </w:rPr>
        <w:t xml:space="preserve"> </w:t>
      </w:r>
      <w:r>
        <w:rPr>
          <w:w w:val="105"/>
          <w:sz w:val="24"/>
        </w:rPr>
        <w:t>SINK</w:t>
      </w:r>
      <w:r>
        <w:rPr>
          <w:spacing w:val="-12"/>
          <w:w w:val="105"/>
          <w:sz w:val="24"/>
        </w:rPr>
        <w:t xml:space="preserve"> </w:t>
      </w:r>
      <w:r>
        <w:rPr>
          <w:w w:val="105"/>
          <w:sz w:val="24"/>
        </w:rPr>
        <w:t>with</w:t>
      </w:r>
      <w:r>
        <w:rPr>
          <w:spacing w:val="-11"/>
          <w:w w:val="105"/>
          <w:sz w:val="24"/>
        </w:rPr>
        <w:t xml:space="preserve"> </w:t>
      </w:r>
      <w:r>
        <w:rPr>
          <w:i/>
          <w:w w:val="105"/>
          <w:sz w:val="24"/>
        </w:rPr>
        <w:t>ε</w:t>
      </w:r>
      <w:r>
        <w:rPr>
          <w:w w:val="105"/>
          <w:sz w:val="24"/>
          <w:vertAlign w:val="subscript"/>
        </w:rPr>
        <w:t>liq</w:t>
      </w:r>
      <w:r>
        <w:rPr>
          <w:spacing w:val="1"/>
          <w:w w:val="110"/>
          <w:sz w:val="24"/>
        </w:rPr>
        <w:t xml:space="preserve"> </w:t>
      </w:r>
      <w:r>
        <w:rPr>
          <w:w w:val="110"/>
          <w:sz w:val="24"/>
        </w:rPr>
        <w:t>=</w:t>
      </w:r>
      <w:r>
        <w:rPr>
          <w:spacing w:val="-9"/>
          <w:w w:val="110"/>
          <w:sz w:val="24"/>
        </w:rPr>
        <w:t xml:space="preserve"> </w:t>
      </w:r>
      <w:r>
        <w:rPr>
          <w:spacing w:val="-4"/>
          <w:w w:val="105"/>
          <w:sz w:val="24"/>
        </w:rPr>
        <w:t>1</w:t>
      </w:r>
      <w:r>
        <w:rPr>
          <w:i/>
          <w:spacing w:val="-4"/>
          <w:w w:val="105"/>
          <w:sz w:val="24"/>
        </w:rPr>
        <w:t>.</w:t>
      </w:r>
      <w:r>
        <w:rPr>
          <w:spacing w:val="-4"/>
          <w:w w:val="105"/>
          <w:sz w:val="24"/>
        </w:rPr>
        <w:t>0;</w:t>
      </w:r>
    </w:p>
    <w:p w14:paraId="00DC1F35" w14:textId="77777777" w:rsidR="00350CFB" w:rsidRDefault="00283FFF">
      <w:pPr>
        <w:pStyle w:val="a4"/>
        <w:numPr>
          <w:ilvl w:val="0"/>
          <w:numId w:val="14"/>
        </w:numPr>
        <w:tabs>
          <w:tab w:val="left" w:pos="807"/>
        </w:tabs>
        <w:spacing w:before="75"/>
        <w:ind w:left="807" w:hanging="214"/>
        <w:rPr>
          <w:sz w:val="24"/>
        </w:rPr>
      </w:pPr>
      <w:r>
        <w:rPr>
          <w:w w:val="105"/>
          <w:sz w:val="24"/>
        </w:rPr>
        <w:t>else</w:t>
      </w:r>
      <w:r>
        <w:rPr>
          <w:spacing w:val="-9"/>
          <w:w w:val="105"/>
          <w:sz w:val="24"/>
        </w:rPr>
        <w:t xml:space="preserve"> </w:t>
      </w:r>
      <w:r>
        <w:rPr>
          <w:w w:val="105"/>
          <w:sz w:val="24"/>
        </w:rPr>
        <w:t>if</w:t>
      </w:r>
      <w:r>
        <w:rPr>
          <w:spacing w:val="-9"/>
          <w:w w:val="105"/>
          <w:sz w:val="24"/>
        </w:rPr>
        <w:t xml:space="preserve"> </w:t>
      </w:r>
      <w:r>
        <w:rPr>
          <w:i/>
          <w:w w:val="105"/>
          <w:sz w:val="24"/>
        </w:rPr>
        <w:t>x</w:t>
      </w:r>
      <w:r>
        <w:rPr>
          <w:i/>
          <w:spacing w:val="-2"/>
          <w:w w:val="105"/>
          <w:sz w:val="24"/>
        </w:rPr>
        <w:t xml:space="preserve"> </w:t>
      </w:r>
      <w:r>
        <w:rPr>
          <w:i/>
          <w:w w:val="105"/>
          <w:sz w:val="24"/>
        </w:rPr>
        <w:t>&gt;</w:t>
      </w:r>
      <w:r>
        <w:rPr>
          <w:i/>
          <w:spacing w:val="-3"/>
          <w:w w:val="105"/>
          <w:sz w:val="24"/>
        </w:rPr>
        <w:t xml:space="preserve"> </w:t>
      </w:r>
      <w:r>
        <w:rPr>
          <w:w w:val="105"/>
          <w:sz w:val="24"/>
        </w:rPr>
        <w:t>0,</w:t>
      </w:r>
      <w:r>
        <w:rPr>
          <w:spacing w:val="-9"/>
          <w:w w:val="105"/>
          <w:sz w:val="24"/>
        </w:rPr>
        <w:t xml:space="preserve"> </w:t>
      </w:r>
      <w:r>
        <w:rPr>
          <w:w w:val="105"/>
          <w:sz w:val="24"/>
        </w:rPr>
        <w:t>add</w:t>
      </w:r>
      <w:r>
        <w:rPr>
          <w:spacing w:val="-8"/>
          <w:w w:val="105"/>
          <w:sz w:val="24"/>
        </w:rPr>
        <w:t xml:space="preserve"> </w:t>
      </w:r>
      <w:r>
        <w:rPr>
          <w:w w:val="105"/>
          <w:sz w:val="24"/>
        </w:rPr>
        <w:t>weight</w:t>
      </w:r>
      <w:r>
        <w:rPr>
          <w:spacing w:val="-9"/>
          <w:w w:val="105"/>
          <w:sz w:val="24"/>
        </w:rPr>
        <w:t xml:space="preserve"> </w:t>
      </w:r>
      <w:r>
        <w:rPr>
          <w:i/>
          <w:w w:val="105"/>
          <w:sz w:val="24"/>
        </w:rPr>
        <w:t>x</w:t>
      </w:r>
      <w:r>
        <w:rPr>
          <w:i/>
          <w:spacing w:val="-9"/>
          <w:w w:val="105"/>
          <w:sz w:val="24"/>
        </w:rPr>
        <w:t xml:space="preserve"> </w:t>
      </w:r>
      <w:r>
        <w:rPr>
          <w:w w:val="105"/>
          <w:sz w:val="24"/>
        </w:rPr>
        <w:t>on</w:t>
      </w:r>
      <w:r>
        <w:rPr>
          <w:spacing w:val="-9"/>
          <w:w w:val="105"/>
          <w:sz w:val="24"/>
        </w:rPr>
        <w:t xml:space="preserve"> </w:t>
      </w:r>
      <w:r>
        <w:rPr>
          <w:w w:val="105"/>
          <w:sz w:val="24"/>
        </w:rPr>
        <w:t>POOL</w:t>
      </w:r>
      <w:r>
        <w:rPr>
          <w:spacing w:val="-2"/>
          <w:w w:val="105"/>
          <w:sz w:val="24"/>
        </w:rPr>
        <w:t xml:space="preserve"> </w:t>
      </w:r>
      <w:r>
        <w:rPr>
          <w:rFonts w:ascii="Arial Unicode MS" w:hAnsi="Arial Unicode MS"/>
          <w:w w:val="110"/>
          <w:sz w:val="24"/>
        </w:rPr>
        <w:t>→</w:t>
      </w:r>
      <w:r>
        <w:rPr>
          <w:rFonts w:ascii="Arial Unicode MS" w:hAnsi="Arial Unicode MS"/>
          <w:spacing w:val="-13"/>
          <w:w w:val="110"/>
          <w:sz w:val="24"/>
        </w:rPr>
        <w:t xml:space="preserve"> </w:t>
      </w:r>
      <w:r>
        <w:rPr>
          <w:i/>
          <w:spacing w:val="-5"/>
          <w:w w:val="105"/>
          <w:sz w:val="24"/>
        </w:rPr>
        <w:t>w</w:t>
      </w:r>
      <w:r>
        <w:rPr>
          <w:spacing w:val="-5"/>
          <w:w w:val="105"/>
          <w:sz w:val="24"/>
        </w:rPr>
        <w:t>;</w:t>
      </w:r>
    </w:p>
    <w:p w14:paraId="00DC1F36" w14:textId="77777777" w:rsidR="00350CFB" w:rsidRDefault="00283FFF">
      <w:pPr>
        <w:pStyle w:val="a4"/>
        <w:numPr>
          <w:ilvl w:val="0"/>
          <w:numId w:val="14"/>
        </w:numPr>
        <w:tabs>
          <w:tab w:val="left" w:pos="807"/>
        </w:tabs>
        <w:spacing w:before="75"/>
        <w:ind w:left="807" w:hanging="214"/>
        <w:rPr>
          <w:sz w:val="24"/>
        </w:rPr>
      </w:pPr>
      <w:r>
        <w:rPr>
          <w:sz w:val="24"/>
        </w:rPr>
        <w:t>else</w:t>
      </w:r>
      <w:r>
        <w:rPr>
          <w:spacing w:val="11"/>
          <w:sz w:val="24"/>
        </w:rPr>
        <w:t xml:space="preserve"> </w:t>
      </w:r>
      <w:r>
        <w:rPr>
          <w:sz w:val="24"/>
        </w:rPr>
        <w:t>if</w:t>
      </w:r>
      <w:r>
        <w:rPr>
          <w:spacing w:val="12"/>
          <w:sz w:val="24"/>
        </w:rPr>
        <w:t xml:space="preserve"> </w:t>
      </w:r>
      <w:r>
        <w:rPr>
          <w:i/>
          <w:sz w:val="24"/>
        </w:rPr>
        <w:t>x</w:t>
      </w:r>
      <w:r>
        <w:rPr>
          <w:i/>
          <w:spacing w:val="20"/>
          <w:sz w:val="24"/>
        </w:rPr>
        <w:t xml:space="preserve"> </w:t>
      </w:r>
      <w:r>
        <w:rPr>
          <w:i/>
          <w:sz w:val="24"/>
        </w:rPr>
        <w:t>&lt;</w:t>
      </w:r>
      <w:r>
        <w:rPr>
          <w:i/>
          <w:spacing w:val="20"/>
          <w:sz w:val="24"/>
        </w:rPr>
        <w:t xml:space="preserve"> </w:t>
      </w:r>
      <w:r>
        <w:rPr>
          <w:sz w:val="24"/>
        </w:rPr>
        <w:t>0,</w:t>
      </w:r>
      <w:r>
        <w:rPr>
          <w:spacing w:val="11"/>
          <w:sz w:val="24"/>
        </w:rPr>
        <w:t xml:space="preserve"> </w:t>
      </w:r>
      <w:r>
        <w:rPr>
          <w:sz w:val="24"/>
        </w:rPr>
        <w:t>add</w:t>
      </w:r>
      <w:r>
        <w:rPr>
          <w:spacing w:val="12"/>
          <w:sz w:val="24"/>
        </w:rPr>
        <w:t xml:space="preserve"> </w:t>
      </w:r>
      <w:r>
        <w:rPr>
          <w:sz w:val="24"/>
        </w:rPr>
        <w:t>weight</w:t>
      </w:r>
      <w:r>
        <w:rPr>
          <w:spacing w:val="11"/>
          <w:sz w:val="24"/>
        </w:rPr>
        <w:t xml:space="preserve"> </w:t>
      </w:r>
      <w:r>
        <w:rPr>
          <w:rFonts w:ascii="Arial Unicode MS" w:hAnsi="Arial Unicode MS"/>
          <w:sz w:val="24"/>
        </w:rPr>
        <w:t>|</w:t>
      </w:r>
      <w:r>
        <w:rPr>
          <w:i/>
          <w:sz w:val="24"/>
        </w:rPr>
        <w:t>x</w:t>
      </w:r>
      <w:r>
        <w:rPr>
          <w:rFonts w:ascii="Arial Unicode MS" w:hAnsi="Arial Unicode MS"/>
          <w:sz w:val="24"/>
        </w:rPr>
        <w:t>|</w:t>
      </w:r>
      <w:r>
        <w:rPr>
          <w:rFonts w:ascii="Arial Unicode MS" w:hAnsi="Arial Unicode MS"/>
          <w:spacing w:val="-2"/>
          <w:sz w:val="24"/>
        </w:rPr>
        <w:t xml:space="preserve"> </w:t>
      </w:r>
      <w:r>
        <w:rPr>
          <w:sz w:val="24"/>
        </w:rPr>
        <w:t>+</w:t>
      </w:r>
      <w:r>
        <w:rPr>
          <w:spacing w:val="4"/>
          <w:sz w:val="24"/>
        </w:rPr>
        <w:t xml:space="preserve"> </w:t>
      </w:r>
      <w:r>
        <w:rPr>
          <w:i/>
          <w:sz w:val="24"/>
        </w:rPr>
        <w:t>ε</w:t>
      </w:r>
      <w:r>
        <w:rPr>
          <w:sz w:val="24"/>
          <w:vertAlign w:val="subscript"/>
        </w:rPr>
        <w:t>loss</w:t>
      </w:r>
      <w:r>
        <w:rPr>
          <w:spacing w:val="24"/>
          <w:sz w:val="24"/>
        </w:rPr>
        <w:t xml:space="preserve"> </w:t>
      </w:r>
      <w:r>
        <w:rPr>
          <w:sz w:val="24"/>
        </w:rPr>
        <w:t>on</w:t>
      </w:r>
      <w:r>
        <w:rPr>
          <w:spacing w:val="11"/>
          <w:sz w:val="24"/>
        </w:rPr>
        <w:t xml:space="preserve"> </w:t>
      </w:r>
      <w:r>
        <w:rPr>
          <w:i/>
          <w:sz w:val="24"/>
        </w:rPr>
        <w:t>w</w:t>
      </w:r>
      <w:r>
        <w:rPr>
          <w:i/>
          <w:spacing w:val="29"/>
          <w:sz w:val="24"/>
        </w:rPr>
        <w:t xml:space="preserve"> </w:t>
      </w:r>
      <w:r>
        <w:rPr>
          <w:rFonts w:ascii="Arial Unicode MS" w:hAnsi="Arial Unicode MS"/>
          <w:sz w:val="24"/>
        </w:rPr>
        <w:t>→</w:t>
      </w:r>
      <w:r>
        <w:rPr>
          <w:rFonts w:ascii="Arial Unicode MS" w:hAnsi="Arial Unicode MS"/>
          <w:spacing w:val="13"/>
          <w:sz w:val="24"/>
        </w:rPr>
        <w:t xml:space="preserve"> </w:t>
      </w:r>
      <w:r>
        <w:rPr>
          <w:sz w:val="24"/>
        </w:rPr>
        <w:t>SINK</w:t>
      </w:r>
      <w:r>
        <w:rPr>
          <w:spacing w:val="11"/>
          <w:sz w:val="24"/>
        </w:rPr>
        <w:t xml:space="preserve"> </w:t>
      </w:r>
      <w:r>
        <w:rPr>
          <w:sz w:val="24"/>
        </w:rPr>
        <w:t>with</w:t>
      </w:r>
      <w:r>
        <w:rPr>
          <w:spacing w:val="13"/>
          <w:sz w:val="24"/>
        </w:rPr>
        <w:t xml:space="preserve"> </w:t>
      </w:r>
      <w:r>
        <w:rPr>
          <w:i/>
          <w:sz w:val="24"/>
        </w:rPr>
        <w:t>ε</w:t>
      </w:r>
      <w:r>
        <w:rPr>
          <w:sz w:val="24"/>
          <w:vertAlign w:val="subscript"/>
        </w:rPr>
        <w:t>loss</w:t>
      </w:r>
      <w:r>
        <w:rPr>
          <w:spacing w:val="32"/>
          <w:sz w:val="24"/>
        </w:rPr>
        <w:t xml:space="preserve"> </w:t>
      </w:r>
      <w:r>
        <w:rPr>
          <w:sz w:val="24"/>
        </w:rPr>
        <w:t>=</w:t>
      </w:r>
      <w:r>
        <w:rPr>
          <w:spacing w:val="20"/>
          <w:sz w:val="24"/>
        </w:rPr>
        <w:t xml:space="preserve"> </w:t>
      </w:r>
      <w:r>
        <w:rPr>
          <w:spacing w:val="-4"/>
          <w:sz w:val="24"/>
        </w:rPr>
        <w:t>0</w:t>
      </w:r>
      <w:r>
        <w:rPr>
          <w:i/>
          <w:spacing w:val="-4"/>
          <w:sz w:val="24"/>
        </w:rPr>
        <w:t>.</w:t>
      </w:r>
      <w:r>
        <w:rPr>
          <w:spacing w:val="-4"/>
          <w:sz w:val="24"/>
        </w:rPr>
        <w:t>1.</w:t>
      </w:r>
    </w:p>
    <w:p w14:paraId="00DC1F37" w14:textId="77777777" w:rsidR="00350CFB" w:rsidRDefault="00283FFF">
      <w:pPr>
        <w:pStyle w:val="a3"/>
        <w:spacing w:before="178" w:line="396" w:lineRule="auto"/>
        <w:ind w:left="273" w:right="522" w:firstLine="1"/>
        <w:jc w:val="both"/>
      </w:pPr>
      <w:r>
        <w:rPr>
          <w:color w:val="FF0000"/>
        </w:rPr>
        <w:t>Same-window checks use allowance and transfer local statistics. Outcome-native sink additives are not used.</w:t>
      </w:r>
    </w:p>
    <w:p w14:paraId="00DC1F38" w14:textId="77777777" w:rsidR="00350CFB" w:rsidRDefault="00350CFB">
      <w:pPr>
        <w:pStyle w:val="a3"/>
        <w:spacing w:line="396" w:lineRule="auto"/>
        <w:jc w:val="both"/>
        <w:sectPr w:rsidR="00350CFB">
          <w:pgSz w:w="11910" w:h="16840"/>
          <w:pgMar w:top="1840" w:right="708" w:bottom="2300" w:left="992" w:header="0" w:footer="2115" w:gutter="0"/>
          <w:cols w:space="720"/>
        </w:sectPr>
      </w:pPr>
    </w:p>
    <w:p w14:paraId="00DC1F39" w14:textId="77777777" w:rsidR="00350CFB" w:rsidRDefault="00283FFF">
      <w:pPr>
        <w:pStyle w:val="a3"/>
        <w:spacing w:before="92"/>
        <w:ind w:left="282"/>
        <w:jc w:val="both"/>
      </w:pPr>
      <w:bookmarkStart w:id="232" w:name="Five-proxy_evaluation_design"/>
      <w:bookmarkStart w:id="233" w:name="_bookmark65"/>
      <w:bookmarkEnd w:id="232"/>
      <w:bookmarkEnd w:id="233"/>
      <w:r>
        <w:t>must</w:t>
      </w:r>
      <w:r>
        <w:rPr>
          <w:spacing w:val="-8"/>
        </w:rPr>
        <w:t xml:space="preserve"> </w:t>
      </w:r>
      <w:r>
        <w:t>be</w:t>
      </w:r>
      <w:r>
        <w:rPr>
          <w:spacing w:val="-7"/>
        </w:rPr>
        <w:t xml:space="preserve"> </w:t>
      </w:r>
      <w:r>
        <w:t>interpreted</w:t>
      </w:r>
      <w:r>
        <w:rPr>
          <w:spacing w:val="-7"/>
        </w:rPr>
        <w:t xml:space="preserve"> </w:t>
      </w:r>
      <w:r>
        <w:t>as</w:t>
      </w:r>
      <w:r>
        <w:rPr>
          <w:spacing w:val="-7"/>
        </w:rPr>
        <w:t xml:space="preserve"> </w:t>
      </w:r>
      <w:r>
        <w:t>construct</w:t>
      </w:r>
      <w:r>
        <w:rPr>
          <w:spacing w:val="-7"/>
        </w:rPr>
        <w:t xml:space="preserve"> </w:t>
      </w:r>
      <w:r>
        <w:t>overlap,</w:t>
      </w:r>
      <w:r>
        <w:rPr>
          <w:spacing w:val="-7"/>
        </w:rPr>
        <w:t xml:space="preserve"> </w:t>
      </w:r>
      <w:r>
        <w:t>not</w:t>
      </w:r>
      <w:r>
        <w:rPr>
          <w:spacing w:val="-7"/>
        </w:rPr>
        <w:t xml:space="preserve"> </w:t>
      </w:r>
      <w:r>
        <w:t>as</w:t>
      </w:r>
      <w:r>
        <w:rPr>
          <w:spacing w:val="-7"/>
        </w:rPr>
        <w:t xml:space="preserve"> </w:t>
      </w:r>
      <w:r>
        <w:t>superior</w:t>
      </w:r>
      <w:r>
        <w:rPr>
          <w:spacing w:val="-7"/>
        </w:rPr>
        <w:t xml:space="preserve"> </w:t>
      </w:r>
      <w:r>
        <w:t>social</w:t>
      </w:r>
      <w:r>
        <w:rPr>
          <w:spacing w:val="-7"/>
        </w:rPr>
        <w:t xml:space="preserve"> </w:t>
      </w:r>
      <w:r>
        <w:t>reputation</w:t>
      </w:r>
      <w:r>
        <w:rPr>
          <w:spacing w:val="-7"/>
        </w:rPr>
        <w:t xml:space="preserve"> </w:t>
      </w:r>
      <w:hyperlink w:anchor="_bookmark147" w:history="1">
        <w:r>
          <w:rPr>
            <w:spacing w:val="-2"/>
            <w:vertAlign w:val="superscript"/>
          </w:rPr>
          <w:t>[14]</w:t>
        </w:r>
      </w:hyperlink>
      <w:r>
        <w:rPr>
          <w:spacing w:val="-2"/>
        </w:rPr>
        <w:t>.</w:t>
      </w:r>
    </w:p>
    <w:p w14:paraId="00DC1F3A" w14:textId="77777777" w:rsidR="00350CFB" w:rsidRDefault="00350CFB">
      <w:pPr>
        <w:pStyle w:val="a3"/>
      </w:pPr>
    </w:p>
    <w:p w14:paraId="00DC1F3B" w14:textId="77777777" w:rsidR="00350CFB" w:rsidRDefault="00350CFB">
      <w:pPr>
        <w:pStyle w:val="a3"/>
        <w:spacing w:before="63"/>
      </w:pPr>
    </w:p>
    <w:p w14:paraId="00DC1F3C" w14:textId="77777777" w:rsidR="00350CFB" w:rsidRDefault="00283FFF">
      <w:pPr>
        <w:pStyle w:val="2"/>
        <w:numPr>
          <w:ilvl w:val="1"/>
          <w:numId w:val="26"/>
        </w:numPr>
        <w:tabs>
          <w:tab w:val="left" w:pos="783"/>
        </w:tabs>
        <w:ind w:left="783" w:hanging="501"/>
      </w:pPr>
      <w:r>
        <w:t>Five-proxy</w:t>
      </w:r>
      <w:r>
        <w:rPr>
          <w:spacing w:val="19"/>
        </w:rPr>
        <w:t xml:space="preserve"> </w:t>
      </w:r>
      <w:r>
        <w:t>evaluation</w:t>
      </w:r>
      <w:r>
        <w:rPr>
          <w:spacing w:val="19"/>
        </w:rPr>
        <w:t xml:space="preserve"> </w:t>
      </w:r>
      <w:r>
        <w:rPr>
          <w:spacing w:val="-2"/>
        </w:rPr>
        <w:t>design</w:t>
      </w:r>
    </w:p>
    <w:p w14:paraId="00DC1F3D" w14:textId="77777777" w:rsidR="00350CFB" w:rsidRDefault="00350CFB">
      <w:pPr>
        <w:pStyle w:val="a3"/>
        <w:spacing w:before="24"/>
        <w:rPr>
          <w:b/>
          <w:sz w:val="28"/>
        </w:rPr>
      </w:pPr>
    </w:p>
    <w:p w14:paraId="00DC1F3E" w14:textId="77777777" w:rsidR="00350CFB" w:rsidRDefault="00283FFF">
      <w:pPr>
        <w:pStyle w:val="a3"/>
        <w:spacing w:line="396" w:lineRule="auto"/>
        <w:ind w:left="273" w:right="522" w:firstLine="8"/>
        <w:jc w:val="both"/>
      </w:pPr>
      <w:r>
        <w:t>Primary</w:t>
      </w:r>
      <w:r>
        <w:rPr>
          <w:spacing w:val="-2"/>
        </w:rPr>
        <w:t xml:space="preserve"> </w:t>
      </w:r>
      <w:r>
        <w:t>evaluation</w:t>
      </w:r>
      <w:r>
        <w:rPr>
          <w:spacing w:val="-2"/>
        </w:rPr>
        <w:t xml:space="preserve"> </w:t>
      </w:r>
      <w:r>
        <w:t>compares</w:t>
      </w:r>
      <w:r>
        <w:rPr>
          <w:spacing w:val="-2"/>
        </w:rPr>
        <w:t xml:space="preserve"> </w:t>
      </w:r>
      <w:r>
        <w:t>EndorseRank</w:t>
      </w:r>
      <w:r>
        <w:rPr>
          <w:spacing w:val="-2"/>
        </w:rPr>
        <w:t xml:space="preserve"> </w:t>
      </w:r>
      <w:r>
        <w:t>and</w:t>
      </w:r>
      <w:r>
        <w:rPr>
          <w:spacing w:val="-2"/>
        </w:rPr>
        <w:t xml:space="preserve"> </w:t>
      </w:r>
      <w:r>
        <w:t>AWP</w:t>
      </w:r>
      <w:r>
        <w:rPr>
          <w:spacing w:val="-3"/>
        </w:rPr>
        <w:t xml:space="preserve"> </w:t>
      </w:r>
      <w:r>
        <w:t>only. For</w:t>
      </w:r>
      <w:r>
        <w:rPr>
          <w:spacing w:val="-2"/>
        </w:rPr>
        <w:t xml:space="preserve"> </w:t>
      </w:r>
      <w:r>
        <w:t>each</w:t>
      </w:r>
      <w:r>
        <w:rPr>
          <w:spacing w:val="-2"/>
        </w:rPr>
        <w:t xml:space="preserve"> </w:t>
      </w:r>
      <w:r>
        <w:t>method</w:t>
      </w:r>
      <w:r>
        <w:rPr>
          <w:spacing w:val="-2"/>
        </w:rPr>
        <w:t xml:space="preserve"> </w:t>
      </w:r>
      <w:r>
        <w:rPr>
          <w:i/>
        </w:rPr>
        <w:t xml:space="preserve">M </w:t>
      </w:r>
      <w:r>
        <w:t>(EndorseRank</w:t>
      </w:r>
      <w:r>
        <w:rPr>
          <w:spacing w:val="-2"/>
        </w:rPr>
        <w:t xml:space="preserve"> </w:t>
      </w:r>
      <w:r>
        <w:t xml:space="preserve">or </w:t>
      </w:r>
      <w:r>
        <w:rPr>
          <w:w w:val="105"/>
        </w:rPr>
        <w:t>AWP)</w:t>
      </w:r>
      <w:r>
        <w:rPr>
          <w:spacing w:val="-16"/>
          <w:w w:val="105"/>
        </w:rPr>
        <w:t xml:space="preserve"> </w:t>
      </w:r>
      <w:r>
        <w:rPr>
          <w:w w:val="105"/>
        </w:rPr>
        <w:t>and</w:t>
      </w:r>
      <w:r>
        <w:rPr>
          <w:spacing w:val="-16"/>
          <w:w w:val="105"/>
        </w:rPr>
        <w:t xml:space="preserve"> </w:t>
      </w:r>
      <w:r>
        <w:rPr>
          <w:w w:val="105"/>
        </w:rPr>
        <w:t>each</w:t>
      </w:r>
      <w:r>
        <w:rPr>
          <w:spacing w:val="-16"/>
          <w:w w:val="105"/>
        </w:rPr>
        <w:t xml:space="preserve"> </w:t>
      </w:r>
      <w:r>
        <w:rPr>
          <w:w w:val="105"/>
        </w:rPr>
        <w:t>proxy</w:t>
      </w:r>
      <w:r>
        <w:rPr>
          <w:spacing w:val="-15"/>
          <w:w w:val="105"/>
        </w:rPr>
        <w:t xml:space="preserve"> </w:t>
      </w:r>
      <w:r>
        <w:rPr>
          <w:i/>
          <w:w w:val="105"/>
        </w:rPr>
        <w:t>P</w:t>
      </w:r>
      <w:r>
        <w:rPr>
          <w:i/>
          <w:spacing w:val="-16"/>
          <w:w w:val="105"/>
        </w:rPr>
        <w:t xml:space="preserve"> </w:t>
      </w:r>
      <w:r>
        <w:rPr>
          <w:w w:val="105"/>
        </w:rPr>
        <w:t>,</w:t>
      </w:r>
      <w:r>
        <w:rPr>
          <w:spacing w:val="-16"/>
          <w:w w:val="105"/>
        </w:rPr>
        <w:t xml:space="preserve"> </w:t>
      </w:r>
      <w:r>
        <w:rPr>
          <w:w w:val="105"/>
        </w:rPr>
        <w:t>the</w:t>
      </w:r>
      <w:r>
        <w:rPr>
          <w:spacing w:val="-16"/>
          <w:w w:val="105"/>
        </w:rPr>
        <w:t xml:space="preserve"> </w:t>
      </w:r>
      <w:r>
        <w:rPr>
          <w:w w:val="105"/>
        </w:rPr>
        <w:t>pipeline</w:t>
      </w:r>
      <w:r>
        <w:rPr>
          <w:spacing w:val="-15"/>
          <w:w w:val="105"/>
        </w:rPr>
        <w:t xml:space="preserve"> </w:t>
      </w:r>
      <w:r>
        <w:rPr>
          <w:w w:val="105"/>
        </w:rPr>
        <w:t>computes</w:t>
      </w:r>
      <w:r>
        <w:rPr>
          <w:spacing w:val="-16"/>
          <w:w w:val="105"/>
        </w:rPr>
        <w:t xml:space="preserve"> </w:t>
      </w:r>
      <w:r>
        <w:rPr>
          <w:w w:val="105"/>
        </w:rPr>
        <w:t>scores</w:t>
      </w:r>
      <w:r>
        <w:rPr>
          <w:spacing w:val="-16"/>
          <w:w w:val="105"/>
        </w:rPr>
        <w:t xml:space="preserve"> </w:t>
      </w:r>
      <w:r>
        <w:rPr>
          <w:b/>
          <w:w w:val="105"/>
        </w:rPr>
        <w:t>s</w:t>
      </w:r>
      <w:r>
        <w:rPr>
          <w:rFonts w:ascii="Menlo" w:hAnsi="Menlo"/>
          <w:i/>
          <w:w w:val="105"/>
          <w:vertAlign w:val="subscript"/>
        </w:rPr>
        <w:t>M</w:t>
      </w:r>
      <w:r>
        <w:rPr>
          <w:rFonts w:ascii="Menlo" w:hAnsi="Menlo"/>
          <w:i/>
          <w:spacing w:val="-38"/>
          <w:w w:val="105"/>
        </w:rPr>
        <w:t xml:space="preserve"> </w:t>
      </w:r>
      <w:r>
        <w:rPr>
          <w:w w:val="105"/>
        </w:rPr>
        <w:t>and</w:t>
      </w:r>
      <w:r>
        <w:rPr>
          <w:spacing w:val="-16"/>
          <w:w w:val="105"/>
        </w:rPr>
        <w:t xml:space="preserve"> </w:t>
      </w:r>
      <w:r>
        <w:rPr>
          <w:w w:val="105"/>
        </w:rPr>
        <w:t>proxy</w:t>
      </w:r>
      <w:r>
        <w:rPr>
          <w:spacing w:val="-15"/>
          <w:w w:val="105"/>
        </w:rPr>
        <w:t xml:space="preserve"> </w:t>
      </w:r>
      <w:r>
        <w:rPr>
          <w:w w:val="105"/>
        </w:rPr>
        <w:t>values</w:t>
      </w:r>
      <w:r>
        <w:rPr>
          <w:spacing w:val="-16"/>
          <w:w w:val="105"/>
        </w:rPr>
        <w:t xml:space="preserve"> </w:t>
      </w:r>
      <w:r>
        <w:rPr>
          <w:b/>
          <w:w w:val="105"/>
        </w:rPr>
        <w:t>p</w:t>
      </w:r>
      <w:r>
        <w:rPr>
          <w:rFonts w:ascii="Menlo" w:hAnsi="Menlo"/>
          <w:i/>
          <w:w w:val="105"/>
          <w:vertAlign w:val="subscript"/>
        </w:rPr>
        <w:t>P</w:t>
      </w:r>
      <w:r>
        <w:rPr>
          <w:rFonts w:ascii="Menlo" w:hAnsi="Menlo"/>
          <w:i/>
          <w:spacing w:val="-38"/>
          <w:w w:val="105"/>
        </w:rPr>
        <w:t xml:space="preserve"> </w:t>
      </w:r>
      <w:r>
        <w:rPr>
          <w:w w:val="105"/>
        </w:rPr>
        <w:t>on</w:t>
      </w:r>
      <w:r>
        <w:rPr>
          <w:spacing w:val="-16"/>
          <w:w w:val="105"/>
        </w:rPr>
        <w:t xml:space="preserve"> </w:t>
      </w:r>
      <w:r>
        <w:rPr>
          <w:w w:val="105"/>
        </w:rPr>
        <w:t>the</w:t>
      </w:r>
      <w:r>
        <w:rPr>
          <w:spacing w:val="-16"/>
          <w:w w:val="105"/>
        </w:rPr>
        <w:t xml:space="preserve"> </w:t>
      </w:r>
      <w:r>
        <w:rPr>
          <w:w w:val="105"/>
        </w:rPr>
        <w:t xml:space="preserve">matched </w:t>
      </w:r>
      <w:r>
        <w:rPr>
          <w:spacing w:val="-2"/>
          <w:w w:val="105"/>
        </w:rPr>
        <w:t>cohort,</w:t>
      </w:r>
      <w:r>
        <w:rPr>
          <w:spacing w:val="-8"/>
          <w:w w:val="105"/>
        </w:rPr>
        <w:t xml:space="preserve"> </w:t>
      </w:r>
      <w:r>
        <w:rPr>
          <w:spacing w:val="-2"/>
          <w:w w:val="105"/>
        </w:rPr>
        <w:t>then</w:t>
      </w:r>
      <w:r>
        <w:rPr>
          <w:spacing w:val="-11"/>
          <w:w w:val="105"/>
        </w:rPr>
        <w:t xml:space="preserve"> </w:t>
      </w:r>
      <w:r>
        <w:rPr>
          <w:spacing w:val="-2"/>
          <w:w w:val="105"/>
        </w:rPr>
        <w:t>reports</w:t>
      </w:r>
      <w:r>
        <w:rPr>
          <w:spacing w:val="-11"/>
          <w:w w:val="105"/>
        </w:rPr>
        <w:t xml:space="preserve"> </w:t>
      </w:r>
      <w:r>
        <w:rPr>
          <w:spacing w:val="-2"/>
          <w:w w:val="105"/>
        </w:rPr>
        <w:t>Spearman’s</w:t>
      </w:r>
      <w:r>
        <w:rPr>
          <w:spacing w:val="-10"/>
          <w:w w:val="105"/>
        </w:rPr>
        <w:t xml:space="preserve"> </w:t>
      </w:r>
      <w:r>
        <w:rPr>
          <w:i/>
          <w:spacing w:val="-2"/>
          <w:w w:val="105"/>
        </w:rPr>
        <w:t>ρ</w:t>
      </w:r>
      <w:r>
        <w:rPr>
          <w:i/>
          <w:spacing w:val="-11"/>
          <w:w w:val="105"/>
        </w:rPr>
        <w:t xml:space="preserve"> </w:t>
      </w:r>
      <w:r>
        <w:rPr>
          <w:spacing w:val="-2"/>
          <w:w w:val="105"/>
        </w:rPr>
        <w:t>and</w:t>
      </w:r>
      <w:r>
        <w:rPr>
          <w:spacing w:val="-11"/>
          <w:w w:val="105"/>
        </w:rPr>
        <w:t xml:space="preserve"> </w:t>
      </w:r>
      <w:r>
        <w:rPr>
          <w:spacing w:val="-2"/>
          <w:w w:val="105"/>
        </w:rPr>
        <w:t>Kendall’s</w:t>
      </w:r>
      <w:r>
        <w:rPr>
          <w:spacing w:val="-11"/>
          <w:w w:val="105"/>
        </w:rPr>
        <w:t xml:space="preserve"> </w:t>
      </w:r>
      <w:r>
        <w:rPr>
          <w:i/>
          <w:spacing w:val="-2"/>
          <w:w w:val="105"/>
        </w:rPr>
        <w:t>τ</w:t>
      </w:r>
      <w:r>
        <w:rPr>
          <w:i/>
          <w:spacing w:val="8"/>
          <w:w w:val="105"/>
        </w:rPr>
        <w:t xml:space="preserve"> </w:t>
      </w:r>
      <w:r>
        <w:rPr>
          <w:spacing w:val="-2"/>
          <w:w w:val="105"/>
        </w:rPr>
        <w:t>between</w:t>
      </w:r>
      <w:r>
        <w:rPr>
          <w:spacing w:val="-11"/>
          <w:w w:val="105"/>
        </w:rPr>
        <w:t xml:space="preserve"> </w:t>
      </w:r>
      <w:r>
        <w:rPr>
          <w:spacing w:val="-2"/>
          <w:w w:val="105"/>
        </w:rPr>
        <w:t>the</w:t>
      </w:r>
      <w:r>
        <w:rPr>
          <w:spacing w:val="-11"/>
          <w:w w:val="105"/>
        </w:rPr>
        <w:t xml:space="preserve"> </w:t>
      </w:r>
      <w:r>
        <w:rPr>
          <w:spacing w:val="-2"/>
          <w:w w:val="105"/>
        </w:rPr>
        <w:t>induced</w:t>
      </w:r>
      <w:r>
        <w:rPr>
          <w:spacing w:val="-11"/>
          <w:w w:val="105"/>
        </w:rPr>
        <w:t xml:space="preserve"> </w:t>
      </w:r>
      <w:r>
        <w:rPr>
          <w:spacing w:val="-2"/>
          <w:w w:val="105"/>
        </w:rPr>
        <w:t>rankings</w:t>
      </w:r>
      <w:r>
        <w:rPr>
          <w:spacing w:val="-11"/>
          <w:w w:val="105"/>
        </w:rPr>
        <w:t xml:space="preserve"> </w:t>
      </w:r>
      <w:r>
        <w:rPr>
          <w:spacing w:val="-2"/>
          <w:w w:val="105"/>
        </w:rPr>
        <w:t>(Section</w:t>
      </w:r>
      <w:r>
        <w:rPr>
          <w:spacing w:val="-10"/>
          <w:w w:val="105"/>
        </w:rPr>
        <w:t xml:space="preserve"> </w:t>
      </w:r>
      <w:hyperlink w:anchor="_bookmark71" w:history="1">
        <w:r>
          <w:rPr>
            <w:spacing w:val="-2"/>
            <w:w w:val="105"/>
          </w:rPr>
          <w:t>3.10</w:t>
        </w:r>
      </w:hyperlink>
      <w:r>
        <w:rPr>
          <w:spacing w:val="-2"/>
          <w:w w:val="105"/>
        </w:rPr>
        <w:t xml:space="preserve">). </w:t>
      </w:r>
      <w:r>
        <w:t>All</w:t>
      </w:r>
      <w:r>
        <w:rPr>
          <w:spacing w:val="-1"/>
        </w:rPr>
        <w:t xml:space="preserve"> </w:t>
      </w:r>
      <w:r>
        <w:t>proxies</w:t>
      </w:r>
      <w:r>
        <w:rPr>
          <w:spacing w:val="-1"/>
        </w:rPr>
        <w:t xml:space="preserve"> </w:t>
      </w:r>
      <w:r>
        <w:t>are</w:t>
      </w:r>
      <w:r>
        <w:rPr>
          <w:spacing w:val="-1"/>
        </w:rPr>
        <w:t xml:space="preserve"> </w:t>
      </w:r>
      <w:r>
        <w:t>oriented</w:t>
      </w:r>
      <w:r>
        <w:rPr>
          <w:spacing w:val="-1"/>
        </w:rPr>
        <w:t xml:space="preserve"> </w:t>
      </w:r>
      <w:r>
        <w:t>so</w:t>
      </w:r>
      <w:r>
        <w:rPr>
          <w:spacing w:val="-1"/>
        </w:rPr>
        <w:t xml:space="preserve"> </w:t>
      </w:r>
      <w:r>
        <w:t>that</w:t>
      </w:r>
      <w:r>
        <w:rPr>
          <w:spacing w:val="-1"/>
        </w:rPr>
        <w:t xml:space="preserve"> </w:t>
      </w:r>
      <w:r>
        <w:t>higher</w:t>
      </w:r>
      <w:r>
        <w:rPr>
          <w:spacing w:val="-1"/>
        </w:rPr>
        <w:t xml:space="preserve"> </w:t>
      </w:r>
      <w:r>
        <w:t>values</w:t>
      </w:r>
      <w:r>
        <w:rPr>
          <w:spacing w:val="-1"/>
        </w:rPr>
        <w:t xml:space="preserve"> </w:t>
      </w:r>
      <w:r>
        <w:t>imply</w:t>
      </w:r>
      <w:r>
        <w:rPr>
          <w:spacing w:val="-1"/>
        </w:rPr>
        <w:t xml:space="preserve"> </w:t>
      </w:r>
      <w:r>
        <w:t>higher</w:t>
      </w:r>
      <w:r>
        <w:rPr>
          <w:spacing w:val="-1"/>
        </w:rPr>
        <w:t xml:space="preserve"> </w:t>
      </w:r>
      <w:r>
        <w:t>expected</w:t>
      </w:r>
      <w:r>
        <w:rPr>
          <w:spacing w:val="-1"/>
        </w:rPr>
        <w:t xml:space="preserve"> </w:t>
      </w:r>
      <w:r>
        <w:t>reputation</w:t>
      </w:r>
      <w:r>
        <w:rPr>
          <w:spacing w:val="-1"/>
        </w:rPr>
        <w:t xml:space="preserve"> </w:t>
      </w:r>
      <w:r>
        <w:t>before</w:t>
      </w:r>
      <w:r>
        <w:rPr>
          <w:spacing w:val="-1"/>
        </w:rPr>
        <w:t xml:space="preserve"> </w:t>
      </w:r>
      <w:r>
        <w:t>correlation, following</w:t>
      </w:r>
      <w:r>
        <w:rPr>
          <w:spacing w:val="-3"/>
        </w:rPr>
        <w:t xml:space="preserve"> </w:t>
      </w:r>
      <w:r>
        <w:t>the</w:t>
      </w:r>
      <w:r>
        <w:rPr>
          <w:spacing w:val="-2"/>
        </w:rPr>
        <w:t xml:space="preserve"> </w:t>
      </w:r>
      <w:r>
        <w:t>domain-alignment</w:t>
      </w:r>
      <w:r>
        <w:rPr>
          <w:spacing w:val="-2"/>
        </w:rPr>
        <w:t xml:space="preserve"> </w:t>
      </w:r>
      <w:r>
        <w:t>approach</w:t>
      </w:r>
      <w:r>
        <w:rPr>
          <w:spacing w:val="-3"/>
        </w:rPr>
        <w:t xml:space="preserve"> </w:t>
      </w:r>
      <w:r>
        <w:t>of</w:t>
      </w:r>
      <w:r>
        <w:rPr>
          <w:spacing w:val="-3"/>
        </w:rPr>
        <w:t xml:space="preserve"> </w:t>
      </w:r>
      <w:r>
        <w:t>Do</w:t>
      </w:r>
      <w:r>
        <w:rPr>
          <w:spacing w:val="-3"/>
        </w:rPr>
        <w:t xml:space="preserve"> </w:t>
      </w:r>
      <w:r>
        <w:t>et</w:t>
      </w:r>
      <w:r>
        <w:rPr>
          <w:spacing w:val="-2"/>
        </w:rPr>
        <w:t xml:space="preserve"> </w:t>
      </w:r>
      <w:r>
        <w:t>al.</w:t>
      </w:r>
      <w:hyperlink w:anchor="_bookmark149" w:history="1">
        <w:r>
          <w:rPr>
            <w:vertAlign w:val="superscript"/>
          </w:rPr>
          <w:t>[16]</w:t>
        </w:r>
      </w:hyperlink>
      <w:r>
        <w:t>.</w:t>
      </w:r>
      <w:r>
        <w:rPr>
          <w:spacing w:val="19"/>
        </w:rPr>
        <w:t xml:space="preserve"> </w:t>
      </w:r>
      <w:r>
        <w:t>Orientation</w:t>
      </w:r>
      <w:r>
        <w:rPr>
          <w:spacing w:val="-3"/>
        </w:rPr>
        <w:t xml:space="preserve"> </w:t>
      </w:r>
      <w:r>
        <w:t>is</w:t>
      </w:r>
      <w:r>
        <w:rPr>
          <w:spacing w:val="-3"/>
        </w:rPr>
        <w:t xml:space="preserve"> </w:t>
      </w:r>
      <w:r>
        <w:t>part</w:t>
      </w:r>
      <w:r>
        <w:rPr>
          <w:spacing w:val="-2"/>
        </w:rPr>
        <w:t xml:space="preserve"> </w:t>
      </w:r>
      <w:r>
        <w:t>of</w:t>
      </w:r>
      <w:r>
        <w:rPr>
          <w:spacing w:val="-3"/>
        </w:rPr>
        <w:t xml:space="preserve"> </w:t>
      </w:r>
      <w:r>
        <w:t>construct</w:t>
      </w:r>
      <w:r>
        <w:rPr>
          <w:spacing w:val="-2"/>
        </w:rPr>
        <w:t xml:space="preserve"> </w:t>
      </w:r>
      <w:r>
        <w:t>validity: without it, a method that correctly ranks safer traders could appear negatively aligned with a loss-</w:t>
      </w:r>
      <w:r>
        <w:rPr>
          <w:w w:val="105"/>
        </w:rPr>
        <w:t>magnitude proxy.</w:t>
      </w:r>
    </w:p>
    <w:p w14:paraId="00DC1F3F" w14:textId="77777777" w:rsidR="00350CFB" w:rsidRDefault="00283FFF">
      <w:pPr>
        <w:pStyle w:val="a3"/>
        <w:spacing w:before="14" w:line="396" w:lineRule="auto"/>
        <w:ind w:left="273" w:right="557" w:firstLine="8"/>
        <w:jc w:val="both"/>
      </w:pPr>
      <w:r>
        <w:t>Five</w:t>
      </w:r>
      <w:r>
        <w:rPr>
          <w:spacing w:val="-7"/>
        </w:rPr>
        <w:t xml:space="preserve"> </w:t>
      </w:r>
      <w:r>
        <w:t>families</w:t>
      </w:r>
      <w:r>
        <w:rPr>
          <w:spacing w:val="-7"/>
        </w:rPr>
        <w:t xml:space="preserve"> </w:t>
      </w:r>
      <w:r>
        <w:t>structure</w:t>
      </w:r>
      <w:r>
        <w:rPr>
          <w:spacing w:val="-7"/>
        </w:rPr>
        <w:t xml:space="preserve"> </w:t>
      </w:r>
      <w:r>
        <w:t>the</w:t>
      </w:r>
      <w:r>
        <w:rPr>
          <w:spacing w:val="-7"/>
        </w:rPr>
        <w:t xml:space="preserve"> </w:t>
      </w:r>
      <w:r>
        <w:t>primary</w:t>
      </w:r>
      <w:r>
        <w:rPr>
          <w:spacing w:val="-7"/>
        </w:rPr>
        <w:t xml:space="preserve"> </w:t>
      </w:r>
      <w:r>
        <w:t>comparison. They</w:t>
      </w:r>
      <w:r>
        <w:rPr>
          <w:spacing w:val="-7"/>
        </w:rPr>
        <w:t xml:space="preserve"> </w:t>
      </w:r>
      <w:r>
        <w:t>were</w:t>
      </w:r>
      <w:r>
        <w:rPr>
          <w:spacing w:val="-7"/>
        </w:rPr>
        <w:t xml:space="preserve"> </w:t>
      </w:r>
      <w:r>
        <w:t>chosen</w:t>
      </w:r>
      <w:r>
        <w:rPr>
          <w:spacing w:val="-7"/>
        </w:rPr>
        <w:t xml:space="preserve"> </w:t>
      </w:r>
      <w:r>
        <w:t>to</w:t>
      </w:r>
      <w:r>
        <w:rPr>
          <w:spacing w:val="-7"/>
        </w:rPr>
        <w:t xml:space="preserve"> </w:t>
      </w:r>
      <w:r>
        <w:t>span</w:t>
      </w:r>
      <w:r>
        <w:rPr>
          <w:spacing w:val="-7"/>
        </w:rPr>
        <w:t xml:space="preserve"> </w:t>
      </w:r>
      <w:r>
        <w:t>(i)</w:t>
      </w:r>
      <w:r>
        <w:rPr>
          <w:spacing w:val="-7"/>
        </w:rPr>
        <w:t xml:space="preserve"> </w:t>
      </w:r>
      <w:r>
        <w:t>baselines</w:t>
      </w:r>
      <w:r>
        <w:rPr>
          <w:spacing w:val="-7"/>
        </w:rPr>
        <w:t xml:space="preserve"> </w:t>
      </w:r>
      <w:r>
        <w:t>from</w:t>
      </w:r>
      <w:r>
        <w:rPr>
          <w:spacing w:val="-7"/>
        </w:rPr>
        <w:t xml:space="preserve"> </w:t>
      </w:r>
      <w:r>
        <w:t>prior work,</w:t>
      </w:r>
      <w:r>
        <w:rPr>
          <w:spacing w:val="-13"/>
        </w:rPr>
        <w:t xml:space="preserve"> </w:t>
      </w:r>
      <w:r>
        <w:t>(ii)</w:t>
      </w:r>
      <w:r>
        <w:rPr>
          <w:spacing w:val="-15"/>
        </w:rPr>
        <w:t xml:space="preserve"> </w:t>
      </w:r>
      <w:r>
        <w:t>within-construct</w:t>
      </w:r>
      <w:r>
        <w:rPr>
          <w:spacing w:val="-15"/>
        </w:rPr>
        <w:t xml:space="preserve"> </w:t>
      </w:r>
      <w:r>
        <w:t>checks</w:t>
      </w:r>
      <w:r>
        <w:rPr>
          <w:spacing w:val="-15"/>
        </w:rPr>
        <w:t xml:space="preserve"> </w:t>
      </w:r>
      <w:r>
        <w:t>for</w:t>
      </w:r>
      <w:r>
        <w:rPr>
          <w:spacing w:val="-15"/>
        </w:rPr>
        <w:t xml:space="preserve"> </w:t>
      </w:r>
      <w:r>
        <w:t>each</w:t>
      </w:r>
      <w:r>
        <w:rPr>
          <w:spacing w:val="-15"/>
        </w:rPr>
        <w:t xml:space="preserve"> </w:t>
      </w:r>
      <w:r>
        <w:t>social</w:t>
      </w:r>
      <w:r>
        <w:rPr>
          <w:spacing w:val="-15"/>
        </w:rPr>
        <w:t xml:space="preserve"> </w:t>
      </w:r>
      <w:r>
        <w:t>graph,</w:t>
      </w:r>
      <w:r>
        <w:rPr>
          <w:spacing w:val="-13"/>
        </w:rPr>
        <w:t xml:space="preserve"> </w:t>
      </w:r>
      <w:r>
        <w:t>and</w:t>
      </w:r>
      <w:r>
        <w:rPr>
          <w:spacing w:val="-15"/>
        </w:rPr>
        <w:t xml:space="preserve"> </w:t>
      </w:r>
      <w:r>
        <w:t>(iii)</w:t>
      </w:r>
      <w:r>
        <w:rPr>
          <w:spacing w:val="-15"/>
        </w:rPr>
        <w:t xml:space="preserve"> </w:t>
      </w:r>
      <w:r>
        <w:t>outcome-oriented</w:t>
      </w:r>
      <w:r>
        <w:rPr>
          <w:spacing w:val="-15"/>
        </w:rPr>
        <w:t xml:space="preserve"> </w:t>
      </w:r>
      <w:r>
        <w:t>trading</w:t>
      </w:r>
      <w:r>
        <w:rPr>
          <w:spacing w:val="-15"/>
        </w:rPr>
        <w:t xml:space="preserve"> </w:t>
      </w:r>
      <w:r>
        <w:t>and</w:t>
      </w:r>
      <w:r>
        <w:rPr>
          <w:spacing w:val="-15"/>
        </w:rPr>
        <w:t xml:space="preserve"> </w:t>
      </w:r>
      <w:r>
        <w:t>risk measures that are not direct inputs to EndorseRank or AWP:</w:t>
      </w:r>
    </w:p>
    <w:p w14:paraId="00DC1F40" w14:textId="77777777" w:rsidR="00350CFB" w:rsidRDefault="00283FFF">
      <w:pPr>
        <w:pStyle w:val="a4"/>
        <w:numPr>
          <w:ilvl w:val="0"/>
          <w:numId w:val="13"/>
        </w:numPr>
        <w:tabs>
          <w:tab w:val="left" w:pos="847"/>
        </w:tabs>
        <w:spacing w:before="63"/>
        <w:ind w:left="847" w:hanging="302"/>
        <w:jc w:val="both"/>
        <w:rPr>
          <w:sz w:val="24"/>
        </w:rPr>
      </w:pPr>
      <w:r>
        <w:rPr>
          <w:b/>
          <w:sz w:val="24"/>
        </w:rPr>
        <w:t>Transfer</w:t>
      </w:r>
      <w:r>
        <w:rPr>
          <w:b/>
          <w:spacing w:val="-10"/>
          <w:sz w:val="24"/>
        </w:rPr>
        <w:t xml:space="preserve"> </w:t>
      </w:r>
      <w:r>
        <w:rPr>
          <w:sz w:val="24"/>
        </w:rPr>
        <w:t>(Do</w:t>
      </w:r>
      <w:r>
        <w:rPr>
          <w:spacing w:val="-9"/>
          <w:sz w:val="24"/>
        </w:rPr>
        <w:t xml:space="preserve"> </w:t>
      </w:r>
      <w:r>
        <w:rPr>
          <w:sz w:val="24"/>
        </w:rPr>
        <w:t>et</w:t>
      </w:r>
      <w:r>
        <w:rPr>
          <w:spacing w:val="-9"/>
          <w:sz w:val="24"/>
        </w:rPr>
        <w:t xml:space="preserve"> </w:t>
      </w:r>
      <w:r>
        <w:rPr>
          <w:sz w:val="24"/>
        </w:rPr>
        <w:t>al.</w:t>
      </w:r>
      <w:r>
        <w:rPr>
          <w:spacing w:val="-9"/>
          <w:sz w:val="24"/>
        </w:rPr>
        <w:t xml:space="preserve"> </w:t>
      </w:r>
      <w:r>
        <w:rPr>
          <w:sz w:val="24"/>
        </w:rPr>
        <w:t>baseline):</w:t>
      </w:r>
      <w:r>
        <w:rPr>
          <w:spacing w:val="8"/>
          <w:sz w:val="24"/>
        </w:rPr>
        <w:t xml:space="preserve"> </w:t>
      </w:r>
      <w:r>
        <w:rPr>
          <w:sz w:val="24"/>
        </w:rPr>
        <w:t>inbound</w:t>
      </w:r>
      <w:r>
        <w:rPr>
          <w:spacing w:val="-9"/>
          <w:sz w:val="24"/>
        </w:rPr>
        <w:t xml:space="preserve"> </w:t>
      </w:r>
      <w:r>
        <w:rPr>
          <w:sz w:val="24"/>
        </w:rPr>
        <w:t>transfer</w:t>
      </w:r>
      <w:r>
        <w:rPr>
          <w:spacing w:val="-9"/>
          <w:sz w:val="24"/>
        </w:rPr>
        <w:t xml:space="preserve"> </w:t>
      </w:r>
      <w:r>
        <w:rPr>
          <w:spacing w:val="-2"/>
          <w:sz w:val="24"/>
        </w:rPr>
        <w:t>activity.</w:t>
      </w:r>
    </w:p>
    <w:p w14:paraId="00DC1F41" w14:textId="77777777" w:rsidR="00350CFB" w:rsidRDefault="00283FFF">
      <w:pPr>
        <w:pStyle w:val="a4"/>
        <w:numPr>
          <w:ilvl w:val="0"/>
          <w:numId w:val="13"/>
        </w:numPr>
        <w:tabs>
          <w:tab w:val="left" w:pos="846"/>
        </w:tabs>
        <w:spacing w:before="217"/>
        <w:ind w:left="846" w:hanging="301"/>
        <w:jc w:val="both"/>
        <w:rPr>
          <w:sz w:val="24"/>
        </w:rPr>
      </w:pPr>
      <w:r>
        <w:rPr>
          <w:b/>
          <w:sz w:val="24"/>
        </w:rPr>
        <w:t>Allowance</w:t>
      </w:r>
      <w:r>
        <w:rPr>
          <w:sz w:val="24"/>
        </w:rPr>
        <w:t>:</w:t>
      </w:r>
      <w:r>
        <w:rPr>
          <w:spacing w:val="9"/>
          <w:sz w:val="24"/>
        </w:rPr>
        <w:t xml:space="preserve"> </w:t>
      </w:r>
      <w:r>
        <w:rPr>
          <w:sz w:val="24"/>
        </w:rPr>
        <w:t>inbound</w:t>
      </w:r>
      <w:r>
        <w:rPr>
          <w:spacing w:val="-8"/>
          <w:sz w:val="24"/>
        </w:rPr>
        <w:t xml:space="preserve"> </w:t>
      </w:r>
      <w:r>
        <w:rPr>
          <w:sz w:val="24"/>
        </w:rPr>
        <w:t>approval</w:t>
      </w:r>
      <w:r>
        <w:rPr>
          <w:spacing w:val="-8"/>
          <w:sz w:val="24"/>
        </w:rPr>
        <w:t xml:space="preserve"> </w:t>
      </w:r>
      <w:r>
        <w:rPr>
          <w:sz w:val="24"/>
        </w:rPr>
        <w:t>activity</w:t>
      </w:r>
      <w:r>
        <w:rPr>
          <w:spacing w:val="-9"/>
          <w:sz w:val="24"/>
        </w:rPr>
        <w:t xml:space="preserve"> </w:t>
      </w:r>
      <w:r>
        <w:rPr>
          <w:sz w:val="24"/>
        </w:rPr>
        <w:t>(wallet</w:t>
      </w:r>
      <w:r>
        <w:rPr>
          <w:spacing w:val="-8"/>
          <w:sz w:val="24"/>
        </w:rPr>
        <w:t xml:space="preserve"> </w:t>
      </w:r>
      <w:r>
        <w:rPr>
          <w:sz w:val="24"/>
        </w:rPr>
        <w:t>as</w:t>
      </w:r>
      <w:r>
        <w:rPr>
          <w:spacing w:val="-8"/>
          <w:sz w:val="24"/>
        </w:rPr>
        <w:t xml:space="preserve"> </w:t>
      </w:r>
      <w:r>
        <w:rPr>
          <w:spacing w:val="-2"/>
          <w:sz w:val="24"/>
        </w:rPr>
        <w:t>spender).</w:t>
      </w:r>
    </w:p>
    <w:p w14:paraId="00DC1F42" w14:textId="77777777" w:rsidR="00350CFB" w:rsidRDefault="00283FFF">
      <w:pPr>
        <w:pStyle w:val="a4"/>
        <w:numPr>
          <w:ilvl w:val="0"/>
          <w:numId w:val="13"/>
        </w:numPr>
        <w:tabs>
          <w:tab w:val="left" w:pos="855"/>
        </w:tabs>
        <w:spacing w:before="217"/>
        <w:ind w:left="855" w:hanging="310"/>
        <w:rPr>
          <w:sz w:val="24"/>
        </w:rPr>
      </w:pPr>
      <w:r>
        <w:rPr>
          <w:sz w:val="24"/>
          <w:color w:val="FF0000"/>
        </w:rPr>
        <w:t>Allowance checks: latest-allowance in-degree and related local statistics.</w:t>
      </w:r>
    </w:p>
    <w:p w14:paraId="00DC1F43" w14:textId="77777777" w:rsidR="00350CFB" w:rsidRDefault="00283FFF">
      <w:pPr>
        <w:pStyle w:val="a4"/>
        <w:numPr>
          <w:ilvl w:val="0"/>
          <w:numId w:val="13"/>
        </w:numPr>
        <w:tabs>
          <w:tab w:val="left" w:pos="855"/>
        </w:tabs>
        <w:spacing w:before="217"/>
        <w:ind w:left="855" w:hanging="310"/>
        <w:rPr>
          <w:sz w:val="24"/>
        </w:rPr>
      </w:pPr>
      <w:r>
        <w:rPr>
          <w:b/>
          <w:sz w:val="24"/>
        </w:rPr>
        <w:t>Sybil-adjusted</w:t>
      </w:r>
      <w:r>
        <w:rPr>
          <w:b/>
          <w:spacing w:val="-12"/>
          <w:sz w:val="24"/>
        </w:rPr>
        <w:t xml:space="preserve"> </w:t>
      </w:r>
      <w:r>
        <w:rPr>
          <w:b/>
          <w:sz w:val="24"/>
        </w:rPr>
        <w:t>stability</w:t>
      </w:r>
      <w:r>
        <w:rPr>
          <w:sz w:val="24"/>
        </w:rPr>
        <w:t>:</w:t>
      </w:r>
      <w:r>
        <w:rPr>
          <w:spacing w:val="4"/>
          <w:sz w:val="24"/>
        </w:rPr>
        <w:t xml:space="preserve"> </w:t>
      </w:r>
      <w:r>
        <w:rPr>
          <w:sz w:val="24"/>
        </w:rPr>
        <w:t>counterparty</w:t>
      </w:r>
      <w:r>
        <w:rPr>
          <w:spacing w:val="-11"/>
          <w:sz w:val="24"/>
        </w:rPr>
        <w:t xml:space="preserve"> </w:t>
      </w:r>
      <w:r>
        <w:rPr>
          <w:sz w:val="24"/>
        </w:rPr>
        <w:t>diversity</w:t>
      </w:r>
      <w:r>
        <w:rPr>
          <w:spacing w:val="-12"/>
          <w:sz w:val="24"/>
        </w:rPr>
        <w:t xml:space="preserve"> </w:t>
      </w:r>
      <w:r>
        <w:rPr>
          <w:sz w:val="24"/>
        </w:rPr>
        <w:t>and</w:t>
      </w:r>
      <w:r>
        <w:rPr>
          <w:spacing w:val="-12"/>
          <w:sz w:val="24"/>
        </w:rPr>
        <w:t xml:space="preserve"> </w:t>
      </w:r>
      <w:r>
        <w:rPr>
          <w:sz w:val="24"/>
        </w:rPr>
        <w:t>activity</w:t>
      </w:r>
      <w:r>
        <w:rPr>
          <w:spacing w:val="-11"/>
          <w:sz w:val="24"/>
        </w:rPr>
        <w:t xml:space="preserve"> </w:t>
      </w:r>
      <w:r>
        <w:rPr>
          <w:spacing w:val="-2"/>
          <w:sz w:val="24"/>
        </w:rPr>
        <w:t>tenure.</w:t>
      </w:r>
    </w:p>
    <w:p w14:paraId="00DC1F44" w14:textId="77777777" w:rsidR="00350CFB" w:rsidRDefault="00283FFF">
      <w:pPr>
        <w:pStyle w:val="a4"/>
        <w:numPr>
          <w:ilvl w:val="0"/>
          <w:numId w:val="13"/>
        </w:numPr>
        <w:tabs>
          <w:tab w:val="left" w:pos="847"/>
        </w:tabs>
        <w:spacing w:before="217"/>
        <w:ind w:left="847" w:hanging="302"/>
        <w:rPr>
          <w:sz w:val="24"/>
        </w:rPr>
      </w:pPr>
      <w:r>
        <w:rPr>
          <w:sz w:val="24"/>
          <w:color w:val="FF0000"/>
        </w:rPr>
        <w:t>Transfer checks: inbound transfer count and value statistics.</w:t>
      </w:r>
    </w:p>
    <w:p w14:paraId="00DC1F45" w14:textId="77777777" w:rsidR="00350CFB" w:rsidRDefault="00283FFF">
      <w:pPr>
        <w:pStyle w:val="a3"/>
        <w:spacing w:before="240" w:line="396" w:lineRule="auto"/>
        <w:ind w:left="273" w:right="522" w:firstLine="1"/>
        <w:jc w:val="both"/>
      </w:pPr>
      <w:r>
        <w:rPr>
          <w:spacing w:val="-2"/>
          <w:color w:val="FF0000"/>
        </w:rPr>
        <w:t>Transfer and allowance families are graph-adjacent: they are computed from the same event classes that build Gtransfer and Gapprove, but they are simple local statistics (degree and value sums) rather than global PageRank scores. Strong alignment of AWP with transfer checks, or of EndorseRank with allowance checks, is therefore evidence of within-construct coherence.</w:t>
      </w:r>
    </w:p>
    <w:p w14:paraId="00DC1F46" w14:textId="77777777" w:rsidR="00350CFB" w:rsidRDefault="00283FFF">
      <w:pPr>
        <w:pStyle w:val="a3"/>
        <w:spacing w:before="21" w:line="396" w:lineRule="auto"/>
        <w:ind w:left="282" w:right="522"/>
        <w:jc w:val="both"/>
      </w:pPr>
      <w:r>
        <w:t>Family-level</w:t>
      </w:r>
      <w:r>
        <w:rPr>
          <w:spacing w:val="-8"/>
        </w:rPr>
        <w:t xml:space="preserve"> </w:t>
      </w:r>
      <w:r>
        <w:t>mean</w:t>
      </w:r>
      <w:r>
        <w:rPr>
          <w:spacing w:val="-8"/>
        </w:rPr>
        <w:t xml:space="preserve"> </w:t>
      </w:r>
      <w:r>
        <w:rPr>
          <w:i/>
        </w:rPr>
        <w:t>τ</w:t>
      </w:r>
      <w:r>
        <w:rPr>
          <w:i/>
          <w:spacing w:val="18"/>
        </w:rPr>
        <w:t xml:space="preserve"> </w:t>
      </w:r>
      <w:r>
        <w:t>summarizes</w:t>
      </w:r>
      <w:r>
        <w:rPr>
          <w:spacing w:val="-8"/>
        </w:rPr>
        <w:t xml:space="preserve"> </w:t>
      </w:r>
      <w:r>
        <w:t>construct</w:t>
      </w:r>
      <w:r>
        <w:rPr>
          <w:spacing w:val="-8"/>
        </w:rPr>
        <w:t xml:space="preserve"> </w:t>
      </w:r>
      <w:r>
        <w:t>alignment</w:t>
      </w:r>
      <w:r>
        <w:rPr>
          <w:spacing w:val="-8"/>
        </w:rPr>
        <w:t xml:space="preserve"> </w:t>
      </w:r>
      <w:r>
        <w:t>for</w:t>
      </w:r>
      <w:r>
        <w:rPr>
          <w:spacing w:val="-8"/>
        </w:rPr>
        <w:t xml:space="preserve"> </w:t>
      </w:r>
      <w:r>
        <w:t>the</w:t>
      </w:r>
      <w:r>
        <w:rPr>
          <w:spacing w:val="-8"/>
        </w:rPr>
        <w:t xml:space="preserve"> </w:t>
      </w:r>
      <w:r>
        <w:t>EndorseRank–AWP</w:t>
      </w:r>
      <w:r>
        <w:rPr>
          <w:spacing w:val="-8"/>
        </w:rPr>
        <w:t xml:space="preserve"> </w:t>
      </w:r>
      <w:r>
        <w:t>comparison;</w:t>
      </w:r>
      <w:r>
        <w:rPr>
          <w:spacing w:val="-6"/>
        </w:rPr>
        <w:t xml:space="preserve"> </w:t>
      </w:r>
      <w:r>
        <w:t>the evaluation</w:t>
      </w:r>
      <w:r>
        <w:rPr>
          <w:spacing w:val="1"/>
        </w:rPr>
        <w:t xml:space="preserve"> </w:t>
      </w:r>
      <w:r>
        <w:t>pipeline</w:t>
      </w:r>
      <w:r>
        <w:rPr>
          <w:spacing w:val="1"/>
        </w:rPr>
        <w:t xml:space="preserve"> </w:t>
      </w:r>
      <w:r>
        <w:t>records</w:t>
      </w:r>
      <w:r>
        <w:rPr>
          <w:spacing w:val="1"/>
        </w:rPr>
        <w:t xml:space="preserve"> </w:t>
      </w:r>
      <w:r>
        <w:t>which</w:t>
      </w:r>
      <w:r>
        <w:rPr>
          <w:spacing w:val="2"/>
        </w:rPr>
        <w:t xml:space="preserve"> </w:t>
      </w:r>
      <w:r>
        <w:t>social</w:t>
      </w:r>
      <w:r>
        <w:rPr>
          <w:spacing w:val="1"/>
        </w:rPr>
        <w:t xml:space="preserve"> </w:t>
      </w:r>
      <w:r>
        <w:t>method</w:t>
      </w:r>
      <w:r>
        <w:rPr>
          <w:spacing w:val="1"/>
        </w:rPr>
        <w:t xml:space="preserve"> </w:t>
      </w:r>
      <w:r>
        <w:t>aligns</w:t>
      </w:r>
      <w:r>
        <w:rPr>
          <w:spacing w:val="2"/>
        </w:rPr>
        <w:t xml:space="preserve"> </w:t>
      </w:r>
      <w:r>
        <w:t>more</w:t>
      </w:r>
      <w:r>
        <w:rPr>
          <w:spacing w:val="1"/>
        </w:rPr>
        <w:t xml:space="preserve"> </w:t>
      </w:r>
      <w:r>
        <w:t>strongly</w:t>
      </w:r>
      <w:r>
        <w:rPr>
          <w:spacing w:val="1"/>
        </w:rPr>
        <w:t xml:space="preserve"> </w:t>
      </w:r>
      <w:r>
        <w:t>per</w:t>
      </w:r>
      <w:r>
        <w:rPr>
          <w:spacing w:val="1"/>
        </w:rPr>
        <w:t xml:space="preserve"> </w:t>
      </w:r>
      <w:r>
        <w:t>family</w:t>
      </w:r>
      <w:r>
        <w:rPr>
          <w:spacing w:val="2"/>
        </w:rPr>
        <w:t xml:space="preserve"> </w:t>
      </w:r>
      <w:r>
        <w:t>(Appendix</w:t>
      </w:r>
      <w:r>
        <w:rPr>
          <w:spacing w:val="1"/>
        </w:rPr>
        <w:t xml:space="preserve"> </w:t>
      </w:r>
      <w:hyperlink w:anchor="_bookmark198" w:history="1">
        <w:r>
          <w:rPr>
            <w:spacing w:val="-2"/>
          </w:rPr>
          <w:t>8.1</w:t>
        </w:r>
      </w:hyperlink>
      <w:r>
        <w:rPr>
          <w:spacing w:val="-2"/>
        </w:rPr>
        <w:t>).</w:t>
      </w:r>
    </w:p>
    <w:p w14:paraId="00DC1F47" w14:textId="77777777" w:rsidR="00350CFB" w:rsidRDefault="00350CFB">
      <w:pPr>
        <w:pStyle w:val="a3"/>
        <w:spacing w:line="396" w:lineRule="auto"/>
        <w:jc w:val="both"/>
        <w:sectPr w:rsidR="00350CFB">
          <w:pgSz w:w="11910" w:h="16840"/>
          <w:pgMar w:top="1820" w:right="708" w:bottom="2300" w:left="992" w:header="0" w:footer="2115" w:gutter="0"/>
          <w:cols w:space="720"/>
        </w:sectPr>
      </w:pPr>
    </w:p>
    <w:p w14:paraId="00DC1F48" w14:textId="77777777" w:rsidR="00350CFB" w:rsidRDefault="00283FFF">
      <w:pPr>
        <w:pStyle w:val="a3"/>
        <w:spacing w:before="72" w:line="396" w:lineRule="auto"/>
        <w:ind w:left="282" w:right="564" w:hanging="9"/>
        <w:jc w:val="both"/>
      </w:pPr>
      <w:r>
        <w:t>A sixth liquidation family is computed in the codebase for completeness and is mentioned where relevant, but main-text claims use the five families above.</w:t>
      </w:r>
    </w:p>
    <w:p w14:paraId="00DC1F49" w14:textId="77777777" w:rsidR="00350CFB" w:rsidRDefault="00283FFF">
      <w:pPr>
        <w:pStyle w:val="a3"/>
        <w:spacing w:before="16" w:line="396" w:lineRule="auto"/>
        <w:ind w:left="282" w:right="524"/>
        <w:jc w:val="both"/>
      </w:pPr>
      <w:bookmarkStart w:id="234" w:name="Operational_definitions_of_proxies"/>
      <w:bookmarkStart w:id="235" w:name="_bookmark66"/>
      <w:r>
        <w:rPr>
          <w:spacing w:val="-2"/>
          <w:color w:val="FF0000"/>
        </w:rPr>
        <w:t>Supplementary evaluation is the temporal holdout under RQ4. Lending-protocol default labels remain out of scope. Packin and Lev-Aretz[48] caution that decentralized credit scores can become opaque; the design counters opacity by publishing explicit formulas and by separating same-window checks from the holdout.</w:t>
      </w:r>
      <w:bookmarkEnd w:id="234"/>
      <w:bookmarkEnd w:id="235"/>
    </w:p>
    <w:p w14:paraId="00DC1F4A" w14:textId="77777777" w:rsidR="00350CFB" w:rsidRDefault="00350CFB">
      <w:pPr>
        <w:pStyle w:val="a3"/>
        <w:spacing w:before="164"/>
      </w:pPr>
    </w:p>
    <w:p w14:paraId="00DC1F4B" w14:textId="77777777" w:rsidR="00350CFB" w:rsidRDefault="00283FFF">
      <w:pPr>
        <w:pStyle w:val="2"/>
        <w:numPr>
          <w:ilvl w:val="1"/>
          <w:numId w:val="26"/>
        </w:numPr>
        <w:tabs>
          <w:tab w:val="left" w:pos="783"/>
        </w:tabs>
        <w:ind w:left="783" w:hanging="501"/>
      </w:pPr>
      <w:r>
        <w:t>Operational</w:t>
      </w:r>
      <w:r>
        <w:rPr>
          <w:spacing w:val="17"/>
        </w:rPr>
        <w:t xml:space="preserve"> </w:t>
      </w:r>
      <w:r>
        <w:t>definitions</w:t>
      </w:r>
      <w:r>
        <w:rPr>
          <w:spacing w:val="17"/>
        </w:rPr>
        <w:t xml:space="preserve"> </w:t>
      </w:r>
      <w:r>
        <w:t>of</w:t>
      </w:r>
      <w:r>
        <w:rPr>
          <w:spacing w:val="17"/>
        </w:rPr>
        <w:t xml:space="preserve"> </w:t>
      </w:r>
      <w:r>
        <w:rPr>
          <w:spacing w:val="-2"/>
        </w:rPr>
        <w:t>proxies</w:t>
      </w:r>
    </w:p>
    <w:p w14:paraId="00DC1F4C" w14:textId="77777777" w:rsidR="00350CFB" w:rsidRDefault="00283FFF">
      <w:pPr>
        <w:pStyle w:val="a3"/>
        <w:spacing w:before="266" w:line="285" w:lineRule="auto"/>
        <w:ind w:left="282" w:right="564"/>
        <w:jc w:val="both"/>
      </w:pPr>
      <w:bookmarkStart w:id="236" w:name="Transfer_family"/>
      <w:r>
        <w:rPr>
          <w:color w:val="FF0000"/>
        </w:rPr>
        <w:t>Let W be the matched cohort. Allowance and transfer checks are defined on wallets with non-zero reputation-subgraph connectivity.</w:t>
      </w:r>
      <w:bookmarkEnd w:id="236"/>
    </w:p>
    <w:p w14:paraId="00DC1F4D" w14:textId="77777777" w:rsidR="00350CFB" w:rsidRDefault="00350CFB">
      <w:pPr>
        <w:pStyle w:val="a3"/>
        <w:spacing w:before="131"/>
      </w:pPr>
    </w:p>
    <w:p w14:paraId="00DC1F4E" w14:textId="77777777" w:rsidR="00350CFB" w:rsidRDefault="00283FFF">
      <w:pPr>
        <w:pStyle w:val="3"/>
        <w:numPr>
          <w:ilvl w:val="2"/>
          <w:numId w:val="26"/>
        </w:numPr>
        <w:tabs>
          <w:tab w:val="left" w:pos="879"/>
        </w:tabs>
        <w:ind w:left="879" w:hanging="597"/>
      </w:pPr>
      <w:r>
        <w:rPr>
          <w:spacing w:val="-2"/>
        </w:rPr>
        <w:t>Transfer</w:t>
      </w:r>
      <w:r>
        <w:rPr>
          <w:spacing w:val="-13"/>
        </w:rPr>
        <w:t xml:space="preserve"> </w:t>
      </w:r>
      <w:r>
        <w:rPr>
          <w:spacing w:val="-2"/>
        </w:rPr>
        <w:t>family</w:t>
      </w:r>
    </w:p>
    <w:p w14:paraId="00DC1F4F" w14:textId="77777777" w:rsidR="00350CFB" w:rsidRDefault="00283FFF">
      <w:pPr>
        <w:pStyle w:val="a3"/>
        <w:spacing w:before="242"/>
        <w:ind w:left="282"/>
        <w:jc w:val="both"/>
      </w:pPr>
      <w:r>
        <w:t>Let</w:t>
      </w:r>
      <w:r>
        <w:rPr>
          <w:spacing w:val="-3"/>
        </w:rPr>
        <w:t xml:space="preserve"> </w:t>
      </w:r>
      <w:r>
        <w:rPr>
          <w:rFonts w:ascii="Arial Unicode MS"/>
        </w:rPr>
        <w:t>T</w:t>
      </w:r>
      <w:r>
        <w:rPr>
          <w:vertAlign w:val="subscript"/>
        </w:rPr>
        <w:t>in</w:t>
      </w:r>
      <w:r>
        <w:t>(</w:t>
      </w:r>
      <w:r>
        <w:rPr>
          <w:i/>
        </w:rPr>
        <w:t>w</w:t>
      </w:r>
      <w:r>
        <w:t>)</w:t>
      </w:r>
      <w:r>
        <w:rPr>
          <w:spacing w:val="-3"/>
        </w:rPr>
        <w:t xml:space="preserve"> </w:t>
      </w:r>
      <w:r>
        <w:t>be</w:t>
      </w:r>
      <w:r>
        <w:rPr>
          <w:spacing w:val="-3"/>
        </w:rPr>
        <w:t xml:space="preserve"> </w:t>
      </w:r>
      <w:r>
        <w:t>inbound</w:t>
      </w:r>
      <w:r>
        <w:rPr>
          <w:spacing w:val="-3"/>
        </w:rPr>
        <w:t xml:space="preserve"> </w:t>
      </w:r>
      <w:r>
        <w:t>transfers</w:t>
      </w:r>
      <w:r>
        <w:rPr>
          <w:spacing w:val="-3"/>
        </w:rPr>
        <w:t xml:space="preserve"> </w:t>
      </w:r>
      <w:r>
        <w:t>to</w:t>
      </w:r>
      <w:r>
        <w:rPr>
          <w:spacing w:val="-3"/>
        </w:rPr>
        <w:t xml:space="preserve"> </w:t>
      </w:r>
      <w:r>
        <w:t>wallet</w:t>
      </w:r>
      <w:r>
        <w:rPr>
          <w:spacing w:val="-2"/>
        </w:rPr>
        <w:t xml:space="preserve"> </w:t>
      </w:r>
      <w:r>
        <w:rPr>
          <w:i/>
        </w:rPr>
        <w:t>w</w:t>
      </w:r>
      <w:r>
        <w:rPr>
          <w:i/>
          <w:spacing w:val="4"/>
        </w:rPr>
        <w:t xml:space="preserve"> </w:t>
      </w:r>
      <w:r>
        <w:t>(any</w:t>
      </w:r>
      <w:r>
        <w:rPr>
          <w:spacing w:val="-2"/>
        </w:rPr>
        <w:t xml:space="preserve"> </w:t>
      </w:r>
      <w:r>
        <w:t>sender).</w:t>
      </w:r>
      <w:r>
        <w:rPr>
          <w:spacing w:val="16"/>
        </w:rPr>
        <w:t xml:space="preserve"> </w:t>
      </w:r>
      <w:r>
        <w:rPr>
          <w:spacing w:val="-2"/>
        </w:rPr>
        <w:t>Define</w:t>
      </w:r>
    </w:p>
    <w:p w14:paraId="00DC1F50" w14:textId="77777777" w:rsidR="00350CFB" w:rsidRDefault="00350CFB">
      <w:pPr>
        <w:pStyle w:val="a3"/>
        <w:rPr>
          <w:sz w:val="20"/>
        </w:rPr>
      </w:pPr>
    </w:p>
    <w:p w14:paraId="00DC1F51" w14:textId="77777777" w:rsidR="00350CFB" w:rsidRDefault="00350CFB">
      <w:pPr>
        <w:pStyle w:val="a3"/>
        <w:rPr>
          <w:sz w:val="20"/>
        </w:rPr>
      </w:pPr>
    </w:p>
    <w:p w14:paraId="00DC1F52" w14:textId="77777777" w:rsidR="00350CFB" w:rsidRDefault="00350CFB">
      <w:pPr>
        <w:pStyle w:val="a3"/>
        <w:rPr>
          <w:sz w:val="20"/>
        </w:rPr>
      </w:pPr>
    </w:p>
    <w:p w14:paraId="00DC1F53" w14:textId="77777777" w:rsidR="00350CFB" w:rsidRDefault="00350CFB">
      <w:pPr>
        <w:pStyle w:val="a3"/>
        <w:spacing w:before="4"/>
        <w:rPr>
          <w:sz w:val="20"/>
        </w:rPr>
      </w:pPr>
    </w:p>
    <w:p w14:paraId="00DC1F54" w14:textId="77777777" w:rsidR="00350CFB" w:rsidRDefault="00350CFB">
      <w:pPr>
        <w:pStyle w:val="a3"/>
        <w:rPr>
          <w:sz w:val="20"/>
        </w:rPr>
        <w:sectPr w:rsidR="00350CFB">
          <w:pgSz w:w="11910" w:h="16840"/>
          <w:pgMar w:top="1840" w:right="708" w:bottom="2300" w:left="992" w:header="0" w:footer="2115" w:gutter="0"/>
          <w:cols w:space="720"/>
        </w:sectPr>
      </w:pPr>
    </w:p>
    <w:p w14:paraId="00DC1F55" w14:textId="77777777" w:rsidR="00350CFB" w:rsidRDefault="00283FFF">
      <w:pPr>
        <w:pStyle w:val="a3"/>
        <w:spacing w:before="89"/>
        <w:ind w:left="3005"/>
      </w:pPr>
      <w:r>
        <w:rPr>
          <w:noProof/>
        </w:rPr>
        <mc:AlternateContent>
          <mc:Choice Requires="wps">
            <w:drawing>
              <wp:anchor distT="0" distB="0" distL="0" distR="0" simplePos="0" relativeHeight="484026880" behindDoc="1" locked="0" layoutInCell="1" allowOverlap="1" wp14:anchorId="00DC273E" wp14:editId="00DC273F">
                <wp:simplePos x="0" y="0"/>
                <wp:positionH relativeFrom="page">
                  <wp:posOffset>3534981</wp:posOffset>
                </wp:positionH>
                <wp:positionV relativeFrom="paragraph">
                  <wp:posOffset>-59133</wp:posOffset>
                </wp:positionV>
                <wp:extent cx="219710" cy="563245"/>
                <wp:effectExtent l="0" t="0" r="0" b="0"/>
                <wp:wrapNone/>
                <wp:docPr id="205" name="Textbox 2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 cy="563245"/>
                        </a:xfrm>
                        <a:prstGeom prst="rect">
                          <a:avLst/>
                        </a:prstGeom>
                      </wps:spPr>
                      <wps:txbx>
                        <w:txbxContent>
                          <w:p w14:paraId="00DC2834" w14:textId="77777777" w:rsidR="00350CFB" w:rsidRDefault="00283FFF">
                            <w:pPr>
                              <w:pStyle w:val="a3"/>
                              <w:spacing w:line="231" w:lineRule="exact"/>
                            </w:pPr>
                            <w:r>
                              <w:rPr>
                                <w:spacing w:val="-10"/>
                                <w:w w:val="235"/>
                              </w:rPr>
                              <w:t>L</w:t>
                            </w:r>
                          </w:p>
                        </w:txbxContent>
                      </wps:txbx>
                      <wps:bodyPr wrap="square" lIns="0" tIns="0" rIns="0" bIns="0" rtlCol="0">
                        <a:noAutofit/>
                      </wps:bodyPr>
                    </wps:wsp>
                  </a:graphicData>
                </a:graphic>
              </wp:anchor>
            </w:drawing>
          </mc:Choice>
          <mc:Fallback>
            <w:pict>
              <v:shape w14:anchorId="00DC273E" id="Textbox 205" o:spid="_x0000_s1194" type="#_x0000_t202" style="position:absolute;left:0;text-align:left;margin-left:278.35pt;margin-top:-4.65pt;width:17.3pt;height:44.35pt;z-index:-19289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" filled="f" stroked="f">
                <v:textbox inset="0,0,0,0">
                  <w:txbxContent>
                    <w:p w14:paraId="00DC2834" w14:textId="77777777" w:rsidR="00350CFB" w:rsidRDefault="00283FFF">
                      <w:pPr>
                        <w:pStyle w:val="a3"/>
                        <w:spacing w:line="231" w:lineRule="exact"/>
                      </w:pPr>
                      <w:r>
                        <w:rPr>
                          <w:spacing w:val="-10"/>
                          <w:w w:val="235"/>
                        </w:rPr>
                        <w:t>L</w:t>
                      </w:r>
                    </w:p>
                  </w:txbxContent>
                </v:textbox>
                <w10:wrap anchorx="page"/>
              </v:shape>
            </w:pict>
          </mc:Fallback>
        </mc:AlternateContent>
      </w:r>
      <w:r>
        <w:rPr>
          <w:noProof/>
        </w:rPr>
        <mc:AlternateContent>
          <mc:Choice Requires="wps">
            <w:drawing>
              <wp:anchor distT="0" distB="0" distL="0" distR="0" simplePos="0" relativeHeight="484027392" behindDoc="1" locked="0" layoutInCell="1" allowOverlap="1" wp14:anchorId="00DC2740" wp14:editId="00DC2741">
                <wp:simplePos x="0" y="0"/>
                <wp:positionH relativeFrom="page">
                  <wp:posOffset>2462593</wp:posOffset>
                </wp:positionH>
                <wp:positionV relativeFrom="paragraph">
                  <wp:posOffset>-280685</wp:posOffset>
                </wp:positionV>
                <wp:extent cx="4298950" cy="563245"/>
                <wp:effectExtent l="0" t="0" r="0" b="0"/>
                <wp:wrapNone/>
                <wp:docPr id="206" name="Textbox 2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98950" cy="563245"/>
                        </a:xfrm>
                        <a:prstGeom prst="rect">
                          <a:avLst/>
                        </a:prstGeom>
                      </wps:spPr>
                      <wps:txbx>
                        <w:txbxContent>
                          <w:p w14:paraId="00DC2835" w14:textId="77777777" w:rsidR="00350CFB" w:rsidRDefault="00283FFF">
                            <w:pPr>
                              <w:pStyle w:val="a3"/>
                              <w:tabs>
                                <w:tab w:val="left" w:pos="6310"/>
                              </w:tabs>
                              <w:spacing w:line="353" w:lineRule="exact"/>
                            </w:pPr>
                            <w:r>
                              <w:rPr>
                                <w:w w:val="105"/>
                              </w:rPr>
                              <w:t>in_degree(</w:t>
                            </w:r>
                            <w:r>
                              <w:rPr>
                                <w:i/>
                                <w:w w:val="105"/>
                              </w:rPr>
                              <w:t>w</w:t>
                            </w:r>
                            <w:r>
                              <w:rPr>
                                <w:w w:val="105"/>
                              </w:rPr>
                              <w:t>)</w:t>
                            </w:r>
                            <w:r>
                              <w:rPr>
                                <w:spacing w:val="-4"/>
                                <w:w w:val="105"/>
                              </w:rPr>
                              <w:t xml:space="preserve"> </w:t>
                            </w:r>
                            <w:r>
                              <w:rPr>
                                <w:w w:val="110"/>
                              </w:rPr>
                              <w:t>=</w:t>
                            </w:r>
                            <w:r>
                              <w:rPr>
                                <w:spacing w:val="-4"/>
                                <w:w w:val="110"/>
                              </w:rPr>
                              <w:t xml:space="preserve"> </w:t>
                            </w:r>
                            <w:r>
                              <w:rPr>
                                <w:w w:val="105"/>
                                <w:position w:val="6"/>
                              </w:rPr>
                              <w:t>1</w:t>
                            </w:r>
                            <w:r>
                              <w:rPr>
                                <w:rFonts w:ascii="Arial Unicode MS" w:hAnsi="Arial Unicode MS"/>
                                <w:w w:val="105"/>
                              </w:rPr>
                              <w:t>{</w:t>
                            </w:r>
                            <w:r>
                              <w:rPr>
                                <w:rFonts w:ascii="Arial Unicode MS" w:hAnsi="Arial Unicode MS"/>
                                <w:spacing w:val="-30"/>
                                <w:w w:val="105"/>
                              </w:rPr>
                              <w:t xml:space="preserve"> </w:t>
                            </w:r>
                            <w:r>
                              <w:rPr>
                                <w:i/>
                                <w:w w:val="105"/>
                              </w:rPr>
                              <w:t xml:space="preserve">u </w:t>
                            </w:r>
                            <w:r>
                              <w:rPr>
                                <w:w w:val="105"/>
                              </w:rPr>
                              <w:t xml:space="preserve">: </w:t>
                            </w:r>
                            <w:r>
                              <w:rPr>
                                <w:rFonts w:ascii="Arial Unicode MS" w:hAnsi="Arial Unicode MS"/>
                                <w:w w:val="105"/>
                              </w:rPr>
                              <w:t>∃</w:t>
                            </w:r>
                            <w:r>
                              <w:rPr>
                                <w:rFonts w:ascii="Arial Unicode MS" w:hAnsi="Arial Unicode MS"/>
                                <w:spacing w:val="-13"/>
                                <w:w w:val="105"/>
                              </w:rPr>
                              <w:t xml:space="preserve"> </w:t>
                            </w:r>
                            <w:r>
                              <w:rPr>
                                <w:w w:val="105"/>
                              </w:rPr>
                              <w:t>transfer</w:t>
                            </w:r>
                            <w:r>
                              <w:rPr>
                                <w:spacing w:val="-7"/>
                                <w:w w:val="105"/>
                              </w:rPr>
                              <w:t xml:space="preserve"> </w:t>
                            </w:r>
                            <w:r>
                              <w:rPr>
                                <w:i/>
                                <w:w w:val="105"/>
                              </w:rPr>
                              <w:t>u</w:t>
                            </w:r>
                            <w:r>
                              <w:rPr>
                                <w:i/>
                                <w:spacing w:val="-3"/>
                                <w:w w:val="110"/>
                              </w:rPr>
                              <w:t xml:space="preserve"> </w:t>
                            </w:r>
                            <w:r>
                              <w:rPr>
                                <w:rFonts w:ascii="Arial Unicode MS" w:hAnsi="Arial Unicode MS"/>
                                <w:w w:val="110"/>
                              </w:rPr>
                              <w:t>→</w:t>
                            </w:r>
                            <w:r>
                              <w:rPr>
                                <w:rFonts w:ascii="Arial Unicode MS" w:hAnsi="Arial Unicode MS"/>
                                <w:spacing w:val="-10"/>
                                <w:w w:val="110"/>
                              </w:rPr>
                              <w:t xml:space="preserve"> </w:t>
                            </w:r>
                            <w:r>
                              <w:rPr>
                                <w:i/>
                                <w:w w:val="105"/>
                              </w:rPr>
                              <w:t>w</w:t>
                            </w:r>
                            <w:r>
                              <w:rPr>
                                <w:i/>
                                <w:spacing w:val="-17"/>
                                <w:w w:val="105"/>
                              </w:rPr>
                              <w:t xml:space="preserve"> </w:t>
                            </w:r>
                            <w:r>
                              <w:rPr>
                                <w:rFonts w:ascii="Arial Unicode MS" w:hAnsi="Arial Unicode MS"/>
                                <w:spacing w:val="-5"/>
                                <w:w w:val="105"/>
                              </w:rPr>
                              <w:t>}</w:t>
                            </w:r>
                            <w:r>
                              <w:rPr>
                                <w:spacing w:val="-5"/>
                                <w:w w:val="105"/>
                                <w:position w:val="6"/>
                              </w:rPr>
                              <w:t>1</w:t>
                            </w:r>
                            <w:r>
                              <w:rPr>
                                <w:i/>
                                <w:spacing w:val="-5"/>
                                <w:w w:val="105"/>
                              </w:rPr>
                              <w:t>,</w:t>
                            </w:r>
                            <w:r>
                              <w:rPr>
                                <w:i/>
                              </w:rPr>
                              <w:tab/>
                            </w:r>
                            <w:r>
                              <w:rPr>
                                <w:spacing w:val="-2"/>
                              </w:rPr>
                              <w:t>(3.6)</w:t>
                            </w:r>
                          </w:p>
                        </w:txbxContent>
                      </wps:txbx>
                      <wps:bodyPr wrap="square" lIns="0" tIns="0" rIns="0" bIns="0" rtlCol="0">
                        <a:noAutofit/>
                      </wps:bodyPr>
                    </wps:wsp>
                  </a:graphicData>
                </a:graphic>
              </wp:anchor>
            </w:drawing>
          </mc:Choice>
          <mc:Fallback>
            <w:pict>
              <v:shape w14:anchorId="00DC2740" id="Textbox 206" o:spid="_x0000_s1195" type="#_x0000_t202" style="position:absolute;left:0;text-align:left;margin-left:193.9pt;margin-top:-22.1pt;width:338.5pt;height:44.35pt;z-index:-19289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" filled="f" stroked="f">
                <v:textbox inset="0,0,0,0">
                  <w:txbxContent>
                    <w:p w14:paraId="00DC2835" w14:textId="77777777" w:rsidR="00350CFB" w:rsidRDefault="00283FFF">
                      <w:pPr>
                        <w:pStyle w:val="a3"/>
                        <w:tabs>
                          <w:tab w:val="left" w:pos="6310"/>
                        </w:tabs>
                        <w:spacing w:line="353" w:lineRule="exact"/>
                      </w:pPr>
                      <w:r>
                        <w:rPr>
                          <w:w w:val="105"/>
                        </w:rPr>
                        <w:t>in_degree(</w:t>
                      </w:r>
                      <w:r>
                        <w:rPr>
                          <w:i/>
                          <w:w w:val="105"/>
                        </w:rPr>
                        <w:t>w</w:t>
                      </w:r>
                      <w:r>
                        <w:rPr>
                          <w:w w:val="105"/>
                        </w:rPr>
                        <w:t>)</w:t>
                      </w:r>
                      <w:r>
                        <w:rPr>
                          <w:spacing w:val="-4"/>
                          <w:w w:val="105"/>
                        </w:rPr>
                        <w:t xml:space="preserve"> </w:t>
                      </w:r>
                      <w:r>
                        <w:rPr>
                          <w:w w:val="110"/>
                        </w:rPr>
                        <w:t>=</w:t>
                      </w:r>
                      <w:r>
                        <w:rPr>
                          <w:spacing w:val="-4"/>
                          <w:w w:val="110"/>
                        </w:rPr>
                        <w:t xml:space="preserve"> </w:t>
                      </w:r>
                      <w:r>
                        <w:rPr>
                          <w:w w:val="105"/>
                          <w:position w:val="6"/>
                        </w:rPr>
                        <w:t>1</w:t>
                      </w:r>
                      <w:r>
                        <w:rPr>
                          <w:rFonts w:ascii="Arial Unicode MS" w:hAnsi="Arial Unicode MS"/>
                          <w:w w:val="105"/>
                        </w:rPr>
                        <w:t>{</w:t>
                      </w:r>
                      <w:r>
                        <w:rPr>
                          <w:rFonts w:ascii="Arial Unicode MS" w:hAnsi="Arial Unicode MS"/>
                          <w:spacing w:val="-30"/>
                          <w:w w:val="105"/>
                        </w:rPr>
                        <w:t xml:space="preserve"> </w:t>
                      </w:r>
                      <w:r>
                        <w:rPr>
                          <w:i/>
                          <w:w w:val="105"/>
                        </w:rPr>
                        <w:t xml:space="preserve">u </w:t>
                      </w:r>
                      <w:r>
                        <w:rPr>
                          <w:w w:val="105"/>
                        </w:rPr>
                        <w:t xml:space="preserve">: </w:t>
                      </w:r>
                      <w:r>
                        <w:rPr>
                          <w:rFonts w:ascii="Arial Unicode MS" w:hAnsi="Arial Unicode MS"/>
                          <w:w w:val="105"/>
                        </w:rPr>
                        <w:t>∃</w:t>
                      </w:r>
                      <w:r>
                        <w:rPr>
                          <w:rFonts w:ascii="Arial Unicode MS" w:hAnsi="Arial Unicode MS"/>
                          <w:spacing w:val="-13"/>
                          <w:w w:val="105"/>
                        </w:rPr>
                        <w:t xml:space="preserve"> </w:t>
                      </w:r>
                      <w:r>
                        <w:rPr>
                          <w:w w:val="105"/>
                        </w:rPr>
                        <w:t>transfer</w:t>
                      </w:r>
                      <w:r>
                        <w:rPr>
                          <w:spacing w:val="-7"/>
                          <w:w w:val="105"/>
                        </w:rPr>
                        <w:t xml:space="preserve"> </w:t>
                      </w:r>
                      <w:r>
                        <w:rPr>
                          <w:i/>
                          <w:w w:val="105"/>
                        </w:rPr>
                        <w:t>u</w:t>
                      </w:r>
                      <w:r>
                        <w:rPr>
                          <w:i/>
                          <w:spacing w:val="-3"/>
                          <w:w w:val="110"/>
                        </w:rPr>
                        <w:t xml:space="preserve"> </w:t>
                      </w:r>
                      <w:r>
                        <w:rPr>
                          <w:rFonts w:ascii="Arial Unicode MS" w:hAnsi="Arial Unicode MS"/>
                          <w:w w:val="110"/>
                        </w:rPr>
                        <w:t>→</w:t>
                      </w:r>
                      <w:r>
                        <w:rPr>
                          <w:rFonts w:ascii="Arial Unicode MS" w:hAnsi="Arial Unicode MS"/>
                          <w:spacing w:val="-10"/>
                          <w:w w:val="110"/>
                        </w:rPr>
                        <w:t xml:space="preserve"> </w:t>
                      </w:r>
                      <w:r>
                        <w:rPr>
                          <w:i/>
                          <w:w w:val="105"/>
                        </w:rPr>
                        <w:t>w</w:t>
                      </w:r>
                      <w:r>
                        <w:rPr>
                          <w:i/>
                          <w:spacing w:val="-17"/>
                          <w:w w:val="105"/>
                        </w:rPr>
                        <w:t xml:space="preserve"> </w:t>
                      </w:r>
                      <w:r>
                        <w:rPr>
                          <w:rFonts w:ascii="Arial Unicode MS" w:hAnsi="Arial Unicode MS"/>
                          <w:spacing w:val="-5"/>
                          <w:w w:val="105"/>
                        </w:rPr>
                        <w:t>}</w:t>
                      </w:r>
                      <w:r>
                        <w:rPr>
                          <w:spacing w:val="-5"/>
                          <w:w w:val="105"/>
                          <w:position w:val="6"/>
                        </w:rPr>
                        <w:t>1</w:t>
                      </w:r>
                      <w:r>
                        <w:rPr>
                          <w:i/>
                          <w:spacing w:val="-5"/>
                          <w:w w:val="105"/>
                        </w:rPr>
                        <w:t>,</w:t>
                      </w:r>
                      <w:r>
                        <w:rPr>
                          <w:i/>
                        </w:rPr>
                        <w:tab/>
                      </w:r>
                      <w:r>
                        <w:rPr>
                          <w:spacing w:val="-2"/>
                        </w:rPr>
                        <w:t>(3.6)</w:t>
                      </w:r>
                    </w:p>
                  </w:txbxContent>
                </v:textbox>
                <w10:wrap anchorx="page"/>
              </v:shape>
            </w:pict>
          </mc:Fallback>
        </mc:AlternateContent>
      </w:r>
      <w:r>
        <w:t>in_value(</w:t>
      </w:r>
      <w:r>
        <w:rPr>
          <w:i/>
        </w:rPr>
        <w:t>w</w:t>
      </w:r>
      <w:r>
        <w:t>)</w:t>
      </w:r>
      <w:r>
        <w:rPr>
          <w:spacing w:val="20"/>
          <w:w w:val="115"/>
        </w:rPr>
        <w:t xml:space="preserve"> </w:t>
      </w:r>
      <w:r>
        <w:rPr>
          <w:spacing w:val="-10"/>
          <w:w w:val="115"/>
        </w:rPr>
        <w:t>=</w:t>
      </w:r>
    </w:p>
    <w:p w14:paraId="00DC1F56" w14:textId="77777777" w:rsidR="00350CFB" w:rsidRDefault="00283FFF">
      <w:pPr>
        <w:spacing w:before="74"/>
        <w:jc w:val="right"/>
        <w:rPr>
          <w:rFonts w:ascii="Menlo" w:hAnsi="Menlo"/>
          <w:i/>
          <w:sz w:val="16"/>
        </w:rPr>
      </w:pPr>
      <w:r>
        <w:rPr>
          <w:rFonts w:ascii="Menlo" w:hAnsi="Menlo"/>
          <w:i/>
          <w:w w:val="85"/>
          <w:sz w:val="16"/>
        </w:rPr>
        <w:t>e</w:t>
      </w:r>
      <w:r>
        <w:rPr>
          <w:w w:val="85"/>
          <w:sz w:val="16"/>
        </w:rPr>
        <w:t>:</w:t>
      </w:r>
      <w:r>
        <w:rPr>
          <w:spacing w:val="-1"/>
          <w:w w:val="85"/>
          <w:sz w:val="16"/>
        </w:rPr>
        <w:t xml:space="preserve"> </w:t>
      </w:r>
      <w:r>
        <w:rPr>
          <w:rFonts w:ascii="Apple Symbols" w:hAnsi="Apple Symbols"/>
          <w:spacing w:val="-5"/>
          <w:w w:val="120"/>
          <w:sz w:val="16"/>
        </w:rPr>
        <w:t>·→</w:t>
      </w:r>
      <w:r>
        <w:rPr>
          <w:rFonts w:ascii="Menlo" w:hAnsi="Menlo"/>
          <w:i/>
          <w:spacing w:val="-5"/>
          <w:w w:val="120"/>
          <w:sz w:val="16"/>
        </w:rPr>
        <w:t>w</w:t>
      </w:r>
    </w:p>
    <w:p w14:paraId="00DC1F57" w14:textId="77777777" w:rsidR="00350CFB" w:rsidRDefault="00283FFF">
      <w:pPr>
        <w:tabs>
          <w:tab w:val="left" w:pos="4165"/>
        </w:tabs>
        <w:spacing w:before="89"/>
        <w:ind w:left="4"/>
        <w:rPr>
          <w:sz w:val="24"/>
        </w:rPr>
      </w:pPr>
      <w:r>
        <w:br w:type="column"/>
      </w:r>
      <w:r>
        <w:rPr>
          <w:i/>
          <w:spacing w:val="-5"/>
          <w:sz w:val="24"/>
        </w:rPr>
        <w:t>v</w:t>
      </w:r>
      <w:r>
        <w:rPr>
          <w:rFonts w:ascii="Menlo"/>
          <w:i/>
          <w:spacing w:val="-5"/>
          <w:sz w:val="24"/>
          <w:vertAlign w:val="subscript"/>
        </w:rPr>
        <w:t>e</w:t>
      </w:r>
      <w:r>
        <w:rPr>
          <w:i/>
          <w:spacing w:val="-5"/>
          <w:sz w:val="24"/>
        </w:rPr>
        <w:t>.</w:t>
      </w:r>
      <w:r>
        <w:rPr>
          <w:i/>
          <w:sz w:val="24"/>
        </w:rPr>
        <w:tab/>
      </w:r>
      <w:r>
        <w:rPr>
          <w:spacing w:val="-2"/>
          <w:sz w:val="24"/>
        </w:rPr>
        <w:t>(3.7)</w:t>
      </w:r>
    </w:p>
    <w:p w14:paraId="00DC1F58" w14:textId="77777777" w:rsidR="00350CFB" w:rsidRDefault="00350CFB">
      <w:pPr>
        <w:rPr>
          <w:sz w:val="24"/>
        </w:rPr>
        <w:sectPr w:rsidR="00350CFB">
          <w:type w:val="continuous"/>
          <w:pgSz w:w="11910" w:h="16840"/>
          <w:pgMar w:top="1920" w:right="708" w:bottom="280" w:left="992" w:header="0" w:footer="2115" w:gutter="0"/>
          <w:cols w:num="2" w:space="720" w:equalWidth="0">
            <w:col w:w="4992" w:space="40"/>
            <w:col w:w="5178"/>
          </w:cols>
        </w:sectPr>
      </w:pPr>
    </w:p>
    <w:p w14:paraId="00DC1F59" w14:textId="77777777" w:rsidR="00350CFB" w:rsidRDefault="00350CFB">
      <w:pPr>
        <w:pStyle w:val="a3"/>
        <w:spacing w:before="76"/>
      </w:pPr>
    </w:p>
    <w:p w14:paraId="00DC1F5A" w14:textId="77777777" w:rsidR="00350CFB" w:rsidRDefault="00283FFF">
      <w:pPr>
        <w:pStyle w:val="a3"/>
        <w:spacing w:line="396" w:lineRule="auto"/>
        <w:ind w:left="274" w:right="534"/>
        <w:jc w:val="both"/>
      </w:pPr>
      <w:r>
        <w:t>These are the domain-intuition baselines of Do et al.</w:t>
      </w:r>
      <w:hyperlink w:anchor="_bookmark149" w:history="1">
        <w:r>
          <w:rPr>
            <w:vertAlign w:val="superscript"/>
          </w:rPr>
          <w:t>[16]</w:t>
        </w:r>
      </w:hyperlink>
      <w:r>
        <w:t>:</w:t>
      </w:r>
      <w:r>
        <w:rPr>
          <w:spacing w:val="40"/>
        </w:rPr>
        <w:t xml:space="preserve"> </w:t>
      </w:r>
      <w:r>
        <w:t>economically important addresses tend to receive transfers from more counterparties and in larger aggregate value.</w:t>
      </w:r>
      <w:r>
        <w:rPr>
          <w:spacing w:val="40"/>
        </w:rPr>
        <w:t xml:space="preserve"> </w:t>
      </w:r>
      <w:r>
        <w:t>Unlike PageRank, in_degree and in_value are strictly local: they ignore the reputation of senders.</w:t>
      </w:r>
      <w:r>
        <w:rPr>
          <w:spacing w:val="32"/>
        </w:rPr>
        <w:t xml:space="preserve"> </w:t>
      </w:r>
      <w:r>
        <w:t>Comparing AWP (global, time-decayed) to these local baselines tests whether propagation and recency weighting add ordering information beyond raw inflows.</w:t>
      </w:r>
    </w:p>
    <w:p w14:paraId="00DC1F5B" w14:textId="77777777" w:rsidR="00350CFB" w:rsidRDefault="00350CFB">
      <w:pPr>
        <w:pStyle w:val="a3"/>
        <w:spacing w:line="396" w:lineRule="auto"/>
        <w:jc w:val="both"/>
        <w:sectPr w:rsidR="00350CFB">
          <w:type w:val="continuous"/>
          <w:pgSz w:w="11910" w:h="16840"/>
          <w:pgMar w:top="1920" w:right="708" w:bottom="280" w:left="992" w:header="0" w:footer="2115" w:gutter="0"/>
          <w:cols w:space="720"/>
        </w:sectPr>
      </w:pPr>
    </w:p>
    <w:p w14:paraId="00DC1F5C" w14:textId="77777777" w:rsidR="00350CFB" w:rsidRDefault="00283FFF">
      <w:pPr>
        <w:pStyle w:val="3"/>
        <w:numPr>
          <w:ilvl w:val="2"/>
          <w:numId w:val="26"/>
        </w:numPr>
        <w:tabs>
          <w:tab w:val="left" w:pos="879"/>
        </w:tabs>
        <w:spacing w:before="73"/>
        <w:ind w:left="879" w:hanging="597"/>
      </w:pPr>
      <w:r>
        <w:t>Allowance</w:t>
      </w:r>
      <w:r>
        <w:rPr>
          <w:spacing w:val="-12"/>
        </w:rPr>
        <w:t xml:space="preserve"> </w:t>
      </w:r>
      <w:r>
        <w:rPr>
          <w:spacing w:val="-2"/>
        </w:rPr>
        <w:t>family</w:t>
      </w:r>
    </w:p>
    <w:p w14:paraId="00DC1F5D" w14:textId="77777777" w:rsidR="00350CFB" w:rsidRDefault="00283FFF">
      <w:pPr>
        <w:pStyle w:val="a3"/>
        <w:spacing w:before="242"/>
        <w:ind w:left="282"/>
      </w:pPr>
      <w:r>
        <w:t>Let</w:t>
      </w:r>
      <w:r>
        <w:rPr>
          <w:spacing w:val="2"/>
        </w:rPr>
        <w:t xml:space="preserve"> </w:t>
      </w:r>
      <w:r>
        <w:rPr>
          <w:rFonts w:ascii="Arial Unicode MS" w:hAnsi="Arial Unicode MS"/>
        </w:rPr>
        <w:t>A</w:t>
      </w:r>
      <w:r>
        <w:rPr>
          <w:vertAlign w:val="subscript"/>
        </w:rPr>
        <w:t>in</w:t>
      </w:r>
      <w:r>
        <w:t>(</w:t>
      </w:r>
      <w:r>
        <w:rPr>
          <w:i/>
        </w:rPr>
        <w:t>w</w:t>
      </w:r>
      <w:r>
        <w:t>)</w:t>
      </w:r>
      <w:r>
        <w:rPr>
          <w:spacing w:val="5"/>
        </w:rPr>
        <w:t xml:space="preserve"> </w:t>
      </w:r>
      <w:r>
        <w:t>be</w:t>
      </w:r>
      <w:r>
        <w:rPr>
          <w:spacing w:val="4"/>
        </w:rPr>
        <w:t xml:space="preserve"> </w:t>
      </w:r>
      <w:r>
        <w:t>latest</w:t>
      </w:r>
      <w:r>
        <w:rPr>
          <w:spacing w:val="5"/>
        </w:rPr>
        <w:t xml:space="preserve"> </w:t>
      </w:r>
      <w:r>
        <w:t>allowances</w:t>
      </w:r>
      <w:r>
        <w:rPr>
          <w:spacing w:val="4"/>
        </w:rPr>
        <w:t xml:space="preserve"> </w:t>
      </w:r>
      <w:r>
        <w:t>in</w:t>
      </w:r>
      <w:r>
        <w:rPr>
          <w:spacing w:val="5"/>
        </w:rPr>
        <w:t xml:space="preserve"> </w:t>
      </w:r>
      <w:r>
        <w:t>which</w:t>
      </w:r>
      <w:r>
        <w:rPr>
          <w:spacing w:val="4"/>
        </w:rPr>
        <w:t xml:space="preserve"> </w:t>
      </w:r>
      <w:r>
        <w:rPr>
          <w:i/>
        </w:rPr>
        <w:t>w</w:t>
      </w:r>
      <w:r>
        <w:rPr>
          <w:i/>
          <w:spacing w:val="12"/>
        </w:rPr>
        <w:t xml:space="preserve"> </w:t>
      </w:r>
      <w:r>
        <w:t>is</w:t>
      </w:r>
      <w:r>
        <w:rPr>
          <w:spacing w:val="5"/>
        </w:rPr>
        <w:t xml:space="preserve"> </w:t>
      </w:r>
      <w:r>
        <w:t>the</w:t>
      </w:r>
      <w:r>
        <w:rPr>
          <w:spacing w:val="5"/>
        </w:rPr>
        <w:t xml:space="preserve"> </w:t>
      </w:r>
      <w:r>
        <w:t>spender</w:t>
      </w:r>
      <w:r>
        <w:rPr>
          <w:spacing w:val="4"/>
        </w:rPr>
        <w:t xml:space="preserve"> </w:t>
      </w:r>
      <w:r>
        <w:t>(owner</w:t>
      </w:r>
      <w:r>
        <w:rPr>
          <w:spacing w:val="-1"/>
          <w:w w:val="110"/>
        </w:rPr>
        <w:t xml:space="preserve"> </w:t>
      </w:r>
      <w:r>
        <w:rPr>
          <w:rFonts w:ascii="Arial Unicode MS" w:hAnsi="Arial Unicode MS"/>
          <w:w w:val="110"/>
        </w:rPr>
        <w:t>→</w:t>
      </w:r>
      <w:r>
        <w:rPr>
          <w:rFonts w:ascii="Arial Unicode MS" w:hAnsi="Arial Unicode MS"/>
          <w:spacing w:val="-2"/>
          <w:w w:val="110"/>
        </w:rPr>
        <w:t xml:space="preserve"> </w:t>
      </w:r>
      <w:r>
        <w:rPr>
          <w:i/>
        </w:rPr>
        <w:t>w</w:t>
      </w:r>
      <w:r>
        <w:t>).</w:t>
      </w:r>
      <w:r>
        <w:rPr>
          <w:spacing w:val="27"/>
        </w:rPr>
        <w:t xml:space="preserve"> </w:t>
      </w:r>
      <w:r>
        <w:rPr>
          <w:spacing w:val="-2"/>
        </w:rPr>
        <w:t>Define</w:t>
      </w:r>
    </w:p>
    <w:p w14:paraId="00DC1F5E" w14:textId="77777777" w:rsidR="00350CFB" w:rsidRDefault="00350CFB">
      <w:pPr>
        <w:pStyle w:val="a3"/>
        <w:rPr>
          <w:sz w:val="20"/>
        </w:rPr>
      </w:pPr>
    </w:p>
    <w:p w14:paraId="00DC1F5F" w14:textId="77777777" w:rsidR="00350CFB" w:rsidRDefault="00350CFB">
      <w:pPr>
        <w:pStyle w:val="a3"/>
        <w:rPr>
          <w:sz w:val="20"/>
        </w:rPr>
      </w:pPr>
    </w:p>
    <w:p w14:paraId="00DC1F60" w14:textId="77777777" w:rsidR="00350CFB" w:rsidRDefault="00350CFB">
      <w:pPr>
        <w:pStyle w:val="a3"/>
        <w:spacing w:before="228"/>
        <w:rPr>
          <w:sz w:val="20"/>
        </w:rPr>
      </w:pPr>
    </w:p>
    <w:p w14:paraId="00DC1F61" w14:textId="77777777" w:rsidR="00350CFB" w:rsidRDefault="00350CFB">
      <w:pPr>
        <w:pStyle w:val="a3"/>
        <w:rPr>
          <w:sz w:val="20"/>
        </w:rPr>
        <w:sectPr w:rsidR="00350CFB">
          <w:pgSz w:w="11910" w:h="16840"/>
          <w:pgMar w:top="1920" w:right="708" w:bottom="2300" w:left="992" w:header="0" w:footer="2115" w:gutter="0"/>
          <w:cols w:space="720"/>
        </w:sectPr>
      </w:pPr>
    </w:p>
    <w:p w14:paraId="00DC1F62" w14:textId="77777777" w:rsidR="00350CFB" w:rsidRDefault="00283FFF">
      <w:pPr>
        <w:pStyle w:val="a3"/>
        <w:spacing w:before="95"/>
        <w:ind w:left="2683"/>
      </w:pPr>
      <w:r>
        <w:rPr>
          <w:noProof/>
        </w:rPr>
        <mc:AlternateContent>
          <mc:Choice Requires="wps">
            <w:drawing>
              <wp:anchor distT="0" distB="0" distL="0" distR="0" simplePos="0" relativeHeight="484027904" behindDoc="1" locked="0" layoutInCell="1" allowOverlap="1" wp14:anchorId="00DC2742" wp14:editId="00DC2743">
                <wp:simplePos x="0" y="0"/>
                <wp:positionH relativeFrom="page">
                  <wp:posOffset>3896766</wp:posOffset>
                </wp:positionH>
                <wp:positionV relativeFrom="paragraph">
                  <wp:posOffset>-55553</wp:posOffset>
                </wp:positionV>
                <wp:extent cx="219710" cy="563245"/>
                <wp:effectExtent l="0" t="0" r="0" b="0"/>
                <wp:wrapNone/>
                <wp:docPr id="207" name="Textbox 2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 cy="563245"/>
                        </a:xfrm>
                        <a:prstGeom prst="rect">
                          <a:avLst/>
                        </a:prstGeom>
                      </wps:spPr>
                      <wps:txbx>
                        <w:txbxContent>
                          <w:p w14:paraId="00DC2836" w14:textId="77777777" w:rsidR="00350CFB" w:rsidRDefault="00283FFF">
                            <w:pPr>
                              <w:pStyle w:val="a3"/>
                              <w:spacing w:line="231" w:lineRule="exact"/>
                            </w:pPr>
                            <w:r>
                              <w:rPr>
                                <w:spacing w:val="-10"/>
                                <w:w w:val="235"/>
                              </w:rPr>
                              <w:t>L</w:t>
                            </w:r>
                          </w:p>
                        </w:txbxContent>
                      </wps:txbx>
                      <wps:bodyPr wrap="square" lIns="0" tIns="0" rIns="0" bIns="0" rtlCol="0">
                        <a:noAutofit/>
                      </wps:bodyPr>
                    </wps:wsp>
                  </a:graphicData>
                </a:graphic>
              </wp:anchor>
            </w:drawing>
          </mc:Choice>
          <mc:Fallback>
            <w:pict>
              <v:shape w14:anchorId="00DC2742" id="Textbox 207" o:spid="_x0000_s1196" type="#_x0000_t202" style="position:absolute;left:0;text-align:left;margin-left:306.85pt;margin-top:-4.35pt;width:17.3pt;height:44.35pt;z-index:-19288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" filled="f" stroked="f">
                <v:textbox inset="0,0,0,0">
                  <w:txbxContent>
                    <w:p w14:paraId="00DC2836" w14:textId="77777777" w:rsidR="00350CFB" w:rsidRDefault="00283FFF">
                      <w:pPr>
                        <w:pStyle w:val="a3"/>
                        <w:spacing w:line="231" w:lineRule="exact"/>
                      </w:pPr>
                      <w:r>
                        <w:rPr>
                          <w:spacing w:val="-10"/>
                          <w:w w:val="235"/>
                        </w:rPr>
                        <w:t>L</w:t>
                      </w:r>
                    </w:p>
                  </w:txbxContent>
                </v:textbox>
                <w10:wrap anchorx="page"/>
              </v:shape>
            </w:pict>
          </mc:Fallback>
        </mc:AlternateContent>
      </w:r>
      <w:r>
        <w:rPr>
          <w:noProof/>
        </w:rPr>
        <mc:AlternateContent>
          <mc:Choice Requires="wps">
            <w:drawing>
              <wp:anchor distT="0" distB="0" distL="0" distR="0" simplePos="0" relativeHeight="484028928" behindDoc="1" locked="0" layoutInCell="1" allowOverlap="1" wp14:anchorId="00DC2744" wp14:editId="00DC2745">
                <wp:simplePos x="0" y="0"/>
                <wp:positionH relativeFrom="page">
                  <wp:posOffset>2258453</wp:posOffset>
                </wp:positionH>
                <wp:positionV relativeFrom="paragraph">
                  <wp:posOffset>-277092</wp:posOffset>
                </wp:positionV>
                <wp:extent cx="4502785" cy="563245"/>
                <wp:effectExtent l="0" t="0" r="0" b="0"/>
                <wp:wrapNone/>
                <wp:docPr id="208" name="Textbox 2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02785" cy="563245"/>
                        </a:xfrm>
                        <a:prstGeom prst="rect">
                          <a:avLst/>
                        </a:prstGeom>
                      </wps:spPr>
                      <wps:txbx>
                        <w:txbxContent>
                          <w:p w14:paraId="00DC2837" w14:textId="77777777" w:rsidR="00350CFB" w:rsidRDefault="00283FFF">
                            <w:pPr>
                              <w:tabs>
                                <w:tab w:val="left" w:pos="6632"/>
                              </w:tabs>
                              <w:spacing w:line="353" w:lineRule="exact"/>
                              <w:rPr>
                                <w:sz w:val="24"/>
                              </w:rPr>
                            </w:pPr>
                            <w:r>
                              <w:rPr>
                                <w:sz w:val="24"/>
                              </w:rPr>
                              <w:t>in_approve_degree(</w:t>
                            </w:r>
                            <w:r>
                              <w:rPr>
                                <w:i/>
                                <w:sz w:val="24"/>
                              </w:rPr>
                              <w:t>w</w:t>
                            </w:r>
                            <w:r>
                              <w:rPr>
                                <w:sz w:val="24"/>
                              </w:rPr>
                              <w:t>)</w:t>
                            </w:r>
                            <w:r>
                              <w:rPr>
                                <w:spacing w:val="21"/>
                                <w:sz w:val="24"/>
                              </w:rPr>
                              <w:t xml:space="preserve"> </w:t>
                            </w:r>
                            <w:r>
                              <w:rPr>
                                <w:sz w:val="24"/>
                              </w:rPr>
                              <w:t>=</w:t>
                            </w:r>
                            <w:r>
                              <w:rPr>
                                <w:spacing w:val="22"/>
                                <w:sz w:val="24"/>
                              </w:rPr>
                              <w:t xml:space="preserve"> </w:t>
                            </w:r>
                            <w:r>
                              <w:rPr>
                                <w:position w:val="6"/>
                                <w:sz w:val="24"/>
                              </w:rPr>
                              <w:t>1</w:t>
                            </w:r>
                            <w:r>
                              <w:rPr>
                                <w:rFonts w:ascii="Arial Unicode MS" w:hAnsi="Arial Unicode MS"/>
                                <w:sz w:val="24"/>
                              </w:rPr>
                              <w:t>{</w:t>
                            </w:r>
                            <w:r>
                              <w:rPr>
                                <w:rFonts w:ascii="Arial Unicode MS" w:hAnsi="Arial Unicode MS"/>
                                <w:spacing w:val="-18"/>
                                <w:sz w:val="24"/>
                              </w:rPr>
                              <w:t xml:space="preserve"> </w:t>
                            </w:r>
                            <w:r>
                              <w:rPr>
                                <w:i/>
                                <w:sz w:val="24"/>
                              </w:rPr>
                              <w:t>u</w:t>
                            </w:r>
                            <w:r>
                              <w:rPr>
                                <w:i/>
                                <w:spacing w:val="22"/>
                                <w:sz w:val="24"/>
                              </w:rPr>
                              <w:t xml:space="preserve"> </w:t>
                            </w:r>
                            <w:r>
                              <w:rPr>
                                <w:sz w:val="24"/>
                              </w:rPr>
                              <w:t>:</w:t>
                            </w:r>
                            <w:r>
                              <w:rPr>
                                <w:spacing w:val="21"/>
                                <w:sz w:val="24"/>
                              </w:rPr>
                              <w:t xml:space="preserve"> </w:t>
                            </w:r>
                            <w:r>
                              <w:rPr>
                                <w:i/>
                                <w:sz w:val="24"/>
                              </w:rPr>
                              <w:t>a</w:t>
                            </w:r>
                            <w:r>
                              <w:rPr>
                                <w:rFonts w:ascii="Menlo" w:hAnsi="Menlo"/>
                                <w:i/>
                                <w:sz w:val="24"/>
                                <w:vertAlign w:val="superscript"/>
                              </w:rPr>
                              <w:t>⋆</w:t>
                            </w:r>
                            <w:r>
                              <w:rPr>
                                <w:sz w:val="24"/>
                              </w:rPr>
                              <w:t>(</w:t>
                            </w:r>
                            <w:r>
                              <w:rPr>
                                <w:i/>
                                <w:sz w:val="24"/>
                              </w:rPr>
                              <w:t>u,</w:t>
                            </w:r>
                            <w:r>
                              <w:rPr>
                                <w:i/>
                                <w:spacing w:val="-12"/>
                                <w:sz w:val="24"/>
                              </w:rPr>
                              <w:t xml:space="preserve"> </w:t>
                            </w:r>
                            <w:r>
                              <w:rPr>
                                <w:i/>
                                <w:sz w:val="24"/>
                              </w:rPr>
                              <w:t>w,</w:t>
                            </w:r>
                            <w:r>
                              <w:rPr>
                                <w:i/>
                                <w:spacing w:val="-10"/>
                                <w:sz w:val="24"/>
                              </w:rPr>
                              <w:t xml:space="preserve"> </w:t>
                            </w:r>
                            <w:r>
                              <w:rPr>
                                <w:rFonts w:ascii="Arial Unicode MS" w:hAnsi="Arial Unicode MS"/>
                                <w:sz w:val="24"/>
                              </w:rPr>
                              <w:t>·</w:t>
                            </w:r>
                            <w:r>
                              <w:rPr>
                                <w:sz w:val="24"/>
                              </w:rPr>
                              <w:t>)</w:t>
                            </w:r>
                            <w:r>
                              <w:rPr>
                                <w:spacing w:val="21"/>
                                <w:sz w:val="24"/>
                              </w:rPr>
                              <w:t xml:space="preserve"> </w:t>
                            </w:r>
                            <w:r>
                              <w:rPr>
                                <w:i/>
                                <w:sz w:val="24"/>
                              </w:rPr>
                              <w:t>&gt;</w:t>
                            </w:r>
                            <w:r>
                              <w:rPr>
                                <w:i/>
                                <w:spacing w:val="22"/>
                                <w:sz w:val="24"/>
                              </w:rPr>
                              <w:t xml:space="preserve"> </w:t>
                            </w:r>
                            <w:r>
                              <w:rPr>
                                <w:sz w:val="24"/>
                              </w:rPr>
                              <w:t>0</w:t>
                            </w:r>
                            <w:r>
                              <w:rPr>
                                <w:spacing w:val="-10"/>
                                <w:sz w:val="24"/>
                              </w:rPr>
                              <w:t xml:space="preserve"> </w:t>
                            </w:r>
                            <w:r>
                              <w:rPr>
                                <w:rFonts w:ascii="Arial Unicode MS" w:hAnsi="Arial Unicode MS"/>
                                <w:spacing w:val="-5"/>
                                <w:sz w:val="24"/>
                              </w:rPr>
                              <w:t>}</w:t>
                            </w:r>
                            <w:r>
                              <w:rPr>
                                <w:spacing w:val="-5"/>
                                <w:position w:val="6"/>
                                <w:sz w:val="24"/>
                              </w:rPr>
                              <w:t>1</w:t>
                            </w:r>
                            <w:r>
                              <w:rPr>
                                <w:i/>
                                <w:spacing w:val="-5"/>
                                <w:sz w:val="24"/>
                              </w:rPr>
                              <w:t>,</w:t>
                            </w:r>
                            <w:r>
                              <w:rPr>
                                <w:i/>
                                <w:sz w:val="24"/>
                              </w:rPr>
                              <w:tab/>
                            </w:r>
                            <w:r>
                              <w:rPr>
                                <w:spacing w:val="-4"/>
                                <w:sz w:val="24"/>
                              </w:rPr>
                              <w:t>(3.8)</w:t>
                            </w:r>
                          </w:p>
                        </w:txbxContent>
                      </wps:txbx>
                      <wps:bodyPr wrap="square" lIns="0" tIns="0" rIns="0" bIns="0" rtlCol="0">
                        <a:noAutofit/>
                      </wps:bodyPr>
                    </wps:wsp>
                  </a:graphicData>
                </a:graphic>
              </wp:anchor>
            </w:drawing>
          </mc:Choice>
          <mc:Fallback>
            <w:pict>
              <v:shape w14:anchorId="00DC2744" id="Textbox 208" o:spid="_x0000_s1197" type="#_x0000_t202" style="position:absolute;left:0;text-align:left;margin-left:177.85pt;margin-top:-21.8pt;width:354.55pt;height:44.35pt;z-index:-19287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" filled="f" stroked="f">
                <v:textbox inset="0,0,0,0">
                  <w:txbxContent>
                    <w:p w14:paraId="00DC2837" w14:textId="77777777" w:rsidR="00350CFB" w:rsidRDefault="00283FFF">
                      <w:pPr>
                        <w:tabs>
                          <w:tab w:val="left" w:pos="6632"/>
                        </w:tabs>
                        <w:spacing w:line="353" w:lineRule="exact"/>
                        <w:rPr>
                          <w:sz w:val="24"/>
                        </w:rPr>
                      </w:pPr>
                      <w:r>
                        <w:rPr>
                          <w:sz w:val="24"/>
                        </w:rPr>
                        <w:t>in_approve_degree(</w:t>
                      </w:r>
                      <w:r>
                        <w:rPr>
                          <w:i/>
                          <w:sz w:val="24"/>
                        </w:rPr>
                        <w:t>w</w:t>
                      </w:r>
                      <w:r>
                        <w:rPr>
                          <w:sz w:val="24"/>
                        </w:rPr>
                        <w:t>)</w:t>
                      </w:r>
                      <w:r>
                        <w:rPr>
                          <w:spacing w:val="21"/>
                          <w:sz w:val="24"/>
                        </w:rPr>
                        <w:t xml:space="preserve"> </w:t>
                      </w:r>
                      <w:r>
                        <w:rPr>
                          <w:sz w:val="24"/>
                        </w:rPr>
                        <w:t>=</w:t>
                      </w:r>
                      <w:r>
                        <w:rPr>
                          <w:spacing w:val="22"/>
                          <w:sz w:val="24"/>
                        </w:rPr>
                        <w:t xml:space="preserve"> </w:t>
                      </w:r>
                      <w:r>
                        <w:rPr>
                          <w:position w:val="6"/>
                          <w:sz w:val="24"/>
                        </w:rPr>
                        <w:t>1</w:t>
                      </w:r>
                      <w:r>
                        <w:rPr>
                          <w:rFonts w:ascii="Arial Unicode MS" w:hAnsi="Arial Unicode MS"/>
                          <w:sz w:val="24"/>
                        </w:rPr>
                        <w:t>{</w:t>
                      </w:r>
                      <w:r>
                        <w:rPr>
                          <w:rFonts w:ascii="Arial Unicode MS" w:hAnsi="Arial Unicode MS"/>
                          <w:spacing w:val="-18"/>
                          <w:sz w:val="24"/>
                        </w:rPr>
                        <w:t xml:space="preserve"> </w:t>
                      </w:r>
                      <w:r>
                        <w:rPr>
                          <w:i/>
                          <w:sz w:val="24"/>
                        </w:rPr>
                        <w:t>u</w:t>
                      </w:r>
                      <w:r>
                        <w:rPr>
                          <w:i/>
                          <w:spacing w:val="22"/>
                          <w:sz w:val="24"/>
                        </w:rPr>
                        <w:t xml:space="preserve"> </w:t>
                      </w:r>
                      <w:r>
                        <w:rPr>
                          <w:sz w:val="24"/>
                        </w:rPr>
                        <w:t>:</w:t>
                      </w:r>
                      <w:r>
                        <w:rPr>
                          <w:spacing w:val="21"/>
                          <w:sz w:val="24"/>
                        </w:rPr>
                        <w:t xml:space="preserve"> </w:t>
                      </w:r>
                      <w:r>
                        <w:rPr>
                          <w:i/>
                          <w:sz w:val="24"/>
                        </w:rPr>
                        <w:t>a</w:t>
                      </w:r>
                      <w:r>
                        <w:rPr>
                          <w:rFonts w:ascii="Menlo" w:hAnsi="Menlo"/>
                          <w:i/>
                          <w:sz w:val="24"/>
                          <w:vertAlign w:val="superscript"/>
                        </w:rPr>
                        <w:t>⋆</w:t>
                      </w:r>
                      <w:r>
                        <w:rPr>
                          <w:sz w:val="24"/>
                        </w:rPr>
                        <w:t>(</w:t>
                      </w:r>
                      <w:r>
                        <w:rPr>
                          <w:i/>
                          <w:sz w:val="24"/>
                        </w:rPr>
                        <w:t>u,</w:t>
                      </w:r>
                      <w:r>
                        <w:rPr>
                          <w:i/>
                          <w:spacing w:val="-12"/>
                          <w:sz w:val="24"/>
                        </w:rPr>
                        <w:t xml:space="preserve"> </w:t>
                      </w:r>
                      <w:r>
                        <w:rPr>
                          <w:i/>
                          <w:sz w:val="24"/>
                        </w:rPr>
                        <w:t>w,</w:t>
                      </w:r>
                      <w:r>
                        <w:rPr>
                          <w:i/>
                          <w:spacing w:val="-10"/>
                          <w:sz w:val="24"/>
                        </w:rPr>
                        <w:t xml:space="preserve"> </w:t>
                      </w:r>
                      <w:r>
                        <w:rPr>
                          <w:rFonts w:ascii="Arial Unicode MS" w:hAnsi="Arial Unicode MS"/>
                          <w:sz w:val="24"/>
                        </w:rPr>
                        <w:t>·</w:t>
                      </w:r>
                      <w:r>
                        <w:rPr>
                          <w:sz w:val="24"/>
                        </w:rPr>
                        <w:t>)</w:t>
                      </w:r>
                      <w:r>
                        <w:rPr>
                          <w:spacing w:val="21"/>
                          <w:sz w:val="24"/>
                        </w:rPr>
                        <w:t xml:space="preserve"> </w:t>
                      </w:r>
                      <w:r>
                        <w:rPr>
                          <w:i/>
                          <w:sz w:val="24"/>
                        </w:rPr>
                        <w:t>&gt;</w:t>
                      </w:r>
                      <w:r>
                        <w:rPr>
                          <w:i/>
                          <w:spacing w:val="22"/>
                          <w:sz w:val="24"/>
                        </w:rPr>
                        <w:t xml:space="preserve"> </w:t>
                      </w:r>
                      <w:r>
                        <w:rPr>
                          <w:sz w:val="24"/>
                        </w:rPr>
                        <w:t>0</w:t>
                      </w:r>
                      <w:r>
                        <w:rPr>
                          <w:spacing w:val="-10"/>
                          <w:sz w:val="24"/>
                        </w:rPr>
                        <w:t xml:space="preserve"> </w:t>
                      </w:r>
                      <w:r>
                        <w:rPr>
                          <w:rFonts w:ascii="Arial Unicode MS" w:hAnsi="Arial Unicode MS"/>
                          <w:spacing w:val="-5"/>
                          <w:sz w:val="24"/>
                        </w:rPr>
                        <w:t>}</w:t>
                      </w:r>
                      <w:r>
                        <w:rPr>
                          <w:spacing w:val="-5"/>
                          <w:position w:val="6"/>
                          <w:sz w:val="24"/>
                        </w:rPr>
                        <w:t>1</w:t>
                      </w:r>
                      <w:r>
                        <w:rPr>
                          <w:i/>
                          <w:spacing w:val="-5"/>
                          <w:sz w:val="24"/>
                        </w:rPr>
                        <w:t>,</w:t>
                      </w:r>
                      <w:r>
                        <w:rPr>
                          <w:i/>
                          <w:sz w:val="24"/>
                        </w:rPr>
                        <w:tab/>
                      </w:r>
                      <w:r>
                        <w:rPr>
                          <w:spacing w:val="-4"/>
                          <w:sz w:val="24"/>
                        </w:rPr>
                        <w:t>(3.8)</w:t>
                      </w:r>
                    </w:p>
                  </w:txbxContent>
                </v:textbox>
                <w10:wrap anchorx="page"/>
              </v:shape>
            </w:pict>
          </mc:Fallback>
        </mc:AlternateContent>
      </w:r>
      <w:r>
        <w:t>in_approve_value(</w:t>
      </w:r>
      <w:r>
        <w:rPr>
          <w:i/>
        </w:rPr>
        <w:t>w</w:t>
      </w:r>
      <w:r>
        <w:t>)</w:t>
      </w:r>
      <w:r>
        <w:rPr>
          <w:spacing w:val="14"/>
          <w:w w:val="110"/>
        </w:rPr>
        <w:t xml:space="preserve"> </w:t>
      </w:r>
      <w:r>
        <w:rPr>
          <w:spacing w:val="-10"/>
          <w:w w:val="110"/>
        </w:rPr>
        <w:t>=</w:t>
      </w:r>
    </w:p>
    <w:p w14:paraId="00DC1F63" w14:textId="77777777" w:rsidR="00350CFB" w:rsidRDefault="00283FFF">
      <w:pPr>
        <w:spacing w:before="80"/>
        <w:jc w:val="right"/>
        <w:rPr>
          <w:sz w:val="16"/>
        </w:rPr>
      </w:pPr>
      <w:r>
        <w:rPr>
          <w:rFonts w:ascii="Menlo"/>
          <w:i/>
          <w:spacing w:val="-2"/>
          <w:sz w:val="16"/>
        </w:rPr>
        <w:t>u,</w:t>
      </w:r>
      <w:r>
        <w:rPr>
          <w:spacing w:val="-2"/>
          <w:sz w:val="16"/>
        </w:rPr>
        <w:t>token</w:t>
      </w:r>
    </w:p>
    <w:p w14:paraId="00DC1F64" w14:textId="77777777" w:rsidR="00350CFB" w:rsidRDefault="00283FFF">
      <w:pPr>
        <w:tabs>
          <w:tab w:val="left" w:pos="3590"/>
        </w:tabs>
        <w:spacing w:before="95"/>
        <w:rPr>
          <w:sz w:val="24"/>
        </w:rPr>
      </w:pPr>
      <w:r>
        <w:br w:type="column"/>
      </w:r>
      <w:r>
        <w:rPr>
          <w:i/>
          <w:sz w:val="24"/>
        </w:rPr>
        <w:t>a</w:t>
      </w:r>
      <w:r>
        <w:rPr>
          <w:rFonts w:ascii="Menlo" w:hAnsi="Menlo"/>
          <w:i/>
          <w:sz w:val="24"/>
          <w:vertAlign w:val="superscript"/>
        </w:rPr>
        <w:t>⋆</w:t>
      </w:r>
      <w:r>
        <w:rPr>
          <w:sz w:val="24"/>
        </w:rPr>
        <w:t>(</w:t>
      </w:r>
      <w:r>
        <w:rPr>
          <w:i/>
          <w:sz w:val="24"/>
        </w:rPr>
        <w:t>u,</w:t>
      </w:r>
      <w:r>
        <w:rPr>
          <w:i/>
          <w:spacing w:val="-4"/>
          <w:sz w:val="24"/>
        </w:rPr>
        <w:t xml:space="preserve"> </w:t>
      </w:r>
      <w:r>
        <w:rPr>
          <w:i/>
          <w:sz w:val="24"/>
        </w:rPr>
        <w:t>w,</w:t>
      </w:r>
      <w:r>
        <w:rPr>
          <w:i/>
          <w:spacing w:val="-1"/>
          <w:sz w:val="24"/>
        </w:rPr>
        <w:t xml:space="preserve"> </w:t>
      </w:r>
      <w:r>
        <w:rPr>
          <w:spacing w:val="-2"/>
          <w:sz w:val="24"/>
        </w:rPr>
        <w:t>token)</w:t>
      </w:r>
      <w:r>
        <w:rPr>
          <w:i/>
          <w:spacing w:val="-2"/>
          <w:sz w:val="24"/>
        </w:rPr>
        <w:t>.</w:t>
      </w:r>
      <w:r>
        <w:rPr>
          <w:i/>
          <w:sz w:val="24"/>
        </w:rPr>
        <w:tab/>
      </w:r>
      <w:r>
        <w:rPr>
          <w:spacing w:val="-2"/>
          <w:sz w:val="24"/>
        </w:rPr>
        <w:t>(3.9)</w:t>
      </w:r>
    </w:p>
    <w:p w14:paraId="00DC1F65" w14:textId="77777777" w:rsidR="00350CFB" w:rsidRDefault="00350CFB">
      <w:pPr>
        <w:rPr>
          <w:sz w:val="24"/>
        </w:rPr>
        <w:sectPr w:rsidR="00350CFB">
          <w:type w:val="continuous"/>
          <w:pgSz w:w="11910" w:h="16840"/>
          <w:pgMar w:top="1920" w:right="708" w:bottom="280" w:left="992" w:header="0" w:footer="2115" w:gutter="0"/>
          <w:cols w:num="2" w:space="720" w:equalWidth="0">
            <w:col w:w="5567" w:space="39"/>
            <w:col w:w="4604"/>
          </w:cols>
        </w:sectPr>
      </w:pPr>
    </w:p>
    <w:p w14:paraId="00DC1F66" w14:textId="77777777" w:rsidR="00350CFB" w:rsidRDefault="00350CFB">
      <w:pPr>
        <w:pStyle w:val="a3"/>
        <w:spacing w:before="81"/>
      </w:pPr>
    </w:p>
    <w:p w14:paraId="00DC1F67" w14:textId="77777777" w:rsidR="00350CFB" w:rsidRDefault="00283FFF">
      <w:pPr>
        <w:pStyle w:val="a3"/>
        <w:spacing w:line="396" w:lineRule="auto"/>
        <w:ind w:left="282" w:right="521" w:hanging="8"/>
        <w:jc w:val="both"/>
      </w:pPr>
      <w:r>
        <w:t>These proxies measure endorsement received, the construct EndorseRank is designed to rank. Strong alignment of EndorseRank with this family is expected and is interpreted as within-construct validity rather than independent trading skill.</w:t>
      </w:r>
      <w:r>
        <w:rPr>
          <w:spacing w:val="39"/>
        </w:rPr>
        <w:t xml:space="preserve"> </w:t>
      </w:r>
      <w:r>
        <w:t>As with transfer baselines, the allowance proxies</w:t>
      </w:r>
      <w:r>
        <w:rPr>
          <w:spacing w:val="35"/>
        </w:rPr>
        <w:t xml:space="preserve"> </w:t>
      </w:r>
      <w:r>
        <w:t>are</w:t>
      </w:r>
      <w:r>
        <w:rPr>
          <w:spacing w:val="35"/>
        </w:rPr>
        <w:t xml:space="preserve"> </w:t>
      </w:r>
      <w:r>
        <w:t>local:</w:t>
      </w:r>
      <w:r>
        <w:rPr>
          <w:spacing w:val="80"/>
        </w:rPr>
        <w:t xml:space="preserve"> </w:t>
      </w:r>
      <w:r>
        <w:t>they</w:t>
      </w:r>
      <w:r>
        <w:rPr>
          <w:spacing w:val="35"/>
        </w:rPr>
        <w:t xml:space="preserve"> </w:t>
      </w:r>
      <w:r>
        <w:t>count</w:t>
      </w:r>
      <w:r>
        <w:rPr>
          <w:spacing w:val="35"/>
        </w:rPr>
        <w:t xml:space="preserve"> </w:t>
      </w:r>
      <w:r>
        <w:t>and</w:t>
      </w:r>
      <w:r>
        <w:rPr>
          <w:spacing w:val="35"/>
        </w:rPr>
        <w:t xml:space="preserve"> </w:t>
      </w:r>
      <w:r>
        <w:t>sum</w:t>
      </w:r>
      <w:r>
        <w:rPr>
          <w:spacing w:val="35"/>
        </w:rPr>
        <w:t xml:space="preserve"> </w:t>
      </w:r>
      <w:r>
        <w:t>inbound</w:t>
      </w:r>
      <w:r>
        <w:rPr>
          <w:spacing w:val="35"/>
        </w:rPr>
        <w:t xml:space="preserve"> </w:t>
      </w:r>
      <w:r>
        <w:t>approvals</w:t>
      </w:r>
      <w:r>
        <w:rPr>
          <w:spacing w:val="35"/>
        </w:rPr>
        <w:t xml:space="preserve"> </w:t>
      </w:r>
      <w:r>
        <w:t>without</w:t>
      </w:r>
      <w:r>
        <w:rPr>
          <w:spacing w:val="35"/>
        </w:rPr>
        <w:t xml:space="preserve"> </w:t>
      </w:r>
      <w:r>
        <w:t>propagating</w:t>
      </w:r>
      <w:r>
        <w:rPr>
          <w:spacing w:val="35"/>
        </w:rPr>
        <w:t xml:space="preserve"> </w:t>
      </w:r>
      <w:r>
        <w:t>through</w:t>
      </w:r>
      <w:r>
        <w:rPr>
          <w:spacing w:val="35"/>
        </w:rPr>
        <w:t xml:space="preserve"> </w:t>
      </w:r>
      <w:r>
        <w:t>multi-hop endorsement chains.</w:t>
      </w:r>
      <w:r>
        <w:rPr>
          <w:spacing w:val="40"/>
        </w:rPr>
        <w:t xml:space="preserve"> </w:t>
      </w:r>
      <w:r>
        <w:t xml:space="preserve">EndorseRank’s incremental value, if any, appears when it aligns with </w:t>
      </w:r>
      <w:bookmarkStart w:id="237" w:name="Inverse-risk_family"/>
      <w:bookmarkEnd w:id="237"/>
      <w:r>
        <w:t>non-allowance families while remaining coherent with allowance baselines.</w:t>
      </w:r>
    </w:p>
    <w:p w14:paraId="00DC1F68" w14:textId="77777777" w:rsidR="00350CFB" w:rsidRDefault="00350CFB">
      <w:pPr>
        <w:pStyle w:val="a3"/>
        <w:spacing w:before="12"/>
      </w:pPr>
    </w:p>
    <w:p w14:paraId="00DC1F69" w14:textId="77777777" w:rsidR="00350CFB" w:rsidRDefault="00283FFF">
      <w:pPr>
        <w:pStyle w:val="3"/>
        <w:numPr>
          <w:ilvl w:val="2"/>
          <w:numId w:val="26"/>
        </w:numPr>
        <w:tabs>
          <w:tab w:val="left" w:pos="879"/>
        </w:tabs>
        <w:ind w:left="879" w:hanging="597"/>
      </w:pPr>
      <w:r>
        <w:rPr>
          <w:spacing w:val="-2"/>
        </w:rPr>
        <w:t>Inverse-risk</w:t>
      </w:r>
      <w:r>
        <w:rPr>
          <w:spacing w:val="-1"/>
        </w:rPr>
        <w:t xml:space="preserve"> </w:t>
      </w:r>
      <w:r>
        <w:rPr>
          <w:spacing w:val="-2"/>
        </w:rPr>
        <w:t>family</w:t>
      </w:r>
    </w:p>
    <w:p w14:paraId="00DC1F6A" w14:textId="77777777" w:rsidR="00350CFB" w:rsidRDefault="00283FFF">
      <w:pPr>
        <w:pStyle w:val="a3"/>
        <w:spacing w:before="242"/>
        <w:ind w:left="282"/>
        <w:jc w:val="both"/>
      </w:pPr>
      <w:r>
        <w:rPr>
          <w:color w:val="FF0000"/>
        </w:rPr>
        <w:t>Contemporaneous checks use allowance and transfer local statistics. Outcome-native close series are not used.</w:t>
      </w:r>
    </w:p>
    <w:p w14:paraId="00DC1F6B" w14:textId="77777777" w:rsidR="00350CFB" w:rsidRDefault="00283FFF">
      <w:pPr>
        <w:pStyle w:val="a3"/>
        <w:spacing w:before="39"/>
        <w:ind w:left="282"/>
        <w:jc w:val="both"/>
      </w:pPr>
      <w:r>
        <w:rPr>
          <w:i/>
        </w:rPr>
        <w:t>ℓ</w:t>
      </w:r>
      <w:r>
        <w:rPr>
          <w:rFonts w:ascii="Menlo" w:hAnsi="Menlo"/>
          <w:i/>
          <w:vertAlign w:val="subscript"/>
        </w:rPr>
        <w:t>c</w:t>
      </w:r>
      <w:r>
        <w:rPr>
          <w:rFonts w:ascii="Menlo" w:hAnsi="Menlo"/>
          <w:i/>
          <w:spacing w:val="-66"/>
        </w:rPr>
        <w:t xml:space="preserve"> </w:t>
      </w:r>
      <w:r>
        <w:rPr>
          <w:rFonts w:ascii="Arial Unicode MS" w:hAnsi="Arial Unicode MS"/>
        </w:rPr>
        <w:t>∈</w:t>
      </w:r>
      <w:r>
        <w:rPr>
          <w:rFonts w:ascii="Arial Unicode MS" w:hAnsi="Arial Unicode MS"/>
          <w:spacing w:val="1"/>
        </w:rPr>
        <w:t xml:space="preserve"> </w:t>
      </w:r>
      <w:r>
        <w:rPr>
          <w:rFonts w:ascii="Arial Unicode MS" w:hAnsi="Arial Unicode MS"/>
        </w:rPr>
        <w:t>{</w:t>
      </w:r>
      <w:r>
        <w:t>0</w:t>
      </w:r>
      <w:r>
        <w:rPr>
          <w:i/>
        </w:rPr>
        <w:t>,</w:t>
      </w:r>
      <w:r>
        <w:rPr>
          <w:i/>
          <w:spacing w:val="-18"/>
        </w:rPr>
        <w:t xml:space="preserve"> </w:t>
      </w:r>
      <w:r>
        <w:t>1</w:t>
      </w:r>
      <w:r>
        <w:rPr>
          <w:rFonts w:ascii="Arial Unicode MS" w:hAnsi="Arial Unicode MS"/>
        </w:rPr>
        <w:t>}</w:t>
      </w:r>
      <w:r>
        <w:t>.</w:t>
      </w:r>
      <w:r>
        <w:rPr>
          <w:spacing w:val="22"/>
        </w:rPr>
        <w:t xml:space="preserve"> </w:t>
      </w:r>
      <w:r>
        <w:t>A</w:t>
      </w:r>
      <w:r>
        <w:rPr>
          <w:spacing w:val="2"/>
        </w:rPr>
        <w:t xml:space="preserve"> </w:t>
      </w:r>
      <w:r>
        <w:t>loss</w:t>
      </w:r>
      <w:r>
        <w:rPr>
          <w:spacing w:val="1"/>
        </w:rPr>
        <w:t xml:space="preserve"> </w:t>
      </w:r>
      <w:r>
        <w:t>close</w:t>
      </w:r>
      <w:r>
        <w:rPr>
          <w:spacing w:val="2"/>
        </w:rPr>
        <w:t xml:space="preserve"> </w:t>
      </w:r>
      <w:r>
        <w:t>is</w:t>
      </w:r>
      <w:r>
        <w:rPr>
          <w:spacing w:val="1"/>
        </w:rPr>
        <w:t xml:space="preserve"> </w:t>
      </w:r>
      <w:r>
        <w:t>a</w:t>
      </w:r>
      <w:r>
        <w:rPr>
          <w:spacing w:val="2"/>
        </w:rPr>
        <w:t xml:space="preserve"> </w:t>
      </w:r>
      <w:r>
        <w:t>non-liquidation</w:t>
      </w:r>
      <w:r>
        <w:rPr>
          <w:spacing w:val="1"/>
        </w:rPr>
        <w:t xml:space="preserve"> </w:t>
      </w:r>
      <w:r>
        <w:t>close</w:t>
      </w:r>
      <w:r>
        <w:rPr>
          <w:spacing w:val="2"/>
        </w:rPr>
        <w:t xml:space="preserve"> </w:t>
      </w:r>
      <w:r>
        <w:t>with</w:t>
      </w:r>
      <w:r>
        <w:rPr>
          <w:spacing w:val="1"/>
        </w:rPr>
        <w:t xml:space="preserve"> </w:t>
      </w:r>
      <w:r>
        <w:rPr>
          <w:i/>
        </w:rPr>
        <w:t>x</w:t>
      </w:r>
      <w:r>
        <w:rPr>
          <w:rFonts w:ascii="Menlo" w:hAnsi="Menlo"/>
          <w:i/>
          <w:vertAlign w:val="subscript"/>
        </w:rPr>
        <w:t>c</w:t>
      </w:r>
      <w:r>
        <w:rPr>
          <w:rFonts w:ascii="Menlo" w:hAnsi="Menlo"/>
          <w:i/>
          <w:spacing w:val="-66"/>
        </w:rPr>
        <w:t xml:space="preserve"> </w:t>
      </w:r>
      <w:r>
        <w:rPr>
          <w:i/>
        </w:rPr>
        <w:t>&lt;</w:t>
      </w:r>
      <w:r>
        <w:rPr>
          <w:i/>
          <w:spacing w:val="9"/>
        </w:rPr>
        <w:t xml:space="preserve"> </w:t>
      </w:r>
      <w:r>
        <w:t>0.</w:t>
      </w:r>
      <w:r>
        <w:rPr>
          <w:spacing w:val="22"/>
        </w:rPr>
        <w:t xml:space="preserve"> </w:t>
      </w:r>
      <w:r>
        <w:rPr>
          <w:spacing w:val="-2"/>
        </w:rPr>
        <w:t>Define</w:t>
      </w:r>
    </w:p>
    <w:p w14:paraId="00DC1F6C" w14:textId="77777777" w:rsidR="00350CFB" w:rsidRDefault="00350CFB">
      <w:pPr>
        <w:pStyle w:val="a3"/>
        <w:spacing w:before="140"/>
      </w:pPr>
    </w:p>
    <w:p w14:paraId="00DC1F6D" w14:textId="77777777" w:rsidR="00350CFB" w:rsidRDefault="00283FFF">
      <w:pPr>
        <w:pStyle w:val="a3"/>
        <w:tabs>
          <w:tab w:val="left" w:pos="5445"/>
          <w:tab w:val="left" w:pos="9077"/>
        </w:tabs>
        <w:ind w:left="2506"/>
      </w:pPr>
      <w:r>
        <w:rPr>
          <w:noProof/>
        </w:rPr>
        <mc:AlternateContent>
          <mc:Choice Requires="wps">
            <w:drawing>
              <wp:anchor distT="0" distB="0" distL="0" distR="0" simplePos="0" relativeHeight="484028416" behindDoc="1" locked="0" layoutInCell="1" allowOverlap="1" wp14:anchorId="00DC2746" wp14:editId="00DC2747">
                <wp:simplePos x="0" y="0"/>
                <wp:positionH relativeFrom="page">
                  <wp:posOffset>3780675</wp:posOffset>
                </wp:positionH>
                <wp:positionV relativeFrom="paragraph">
                  <wp:posOffset>-64684</wp:posOffset>
                </wp:positionV>
                <wp:extent cx="219710" cy="563245"/>
                <wp:effectExtent l="0" t="0" r="0" b="0"/>
                <wp:wrapNone/>
                <wp:docPr id="209" name="Textbox 2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 cy="563245"/>
                        </a:xfrm>
                        <a:prstGeom prst="rect">
                          <a:avLst/>
                        </a:prstGeom>
                      </wps:spPr>
                      <wps:txbx>
                        <w:txbxContent>
                          <w:p w14:paraId="00DC2838" w14:textId="77777777" w:rsidR="00350CFB" w:rsidRDefault="00283FFF">
                            <w:pPr>
                              <w:pStyle w:val="a3"/>
                              <w:spacing w:line="231" w:lineRule="exact"/>
                            </w:pPr>
                            <w:r>
                              <w:rPr>
                                <w:spacing w:val="-10"/>
                                <w:w w:val="235"/>
                              </w:rPr>
                              <w:t>L</w:t>
                            </w:r>
                          </w:p>
                        </w:txbxContent>
                      </wps:txbx>
                      <wps:bodyPr wrap="square" lIns="0" tIns="0" rIns="0" bIns="0" rtlCol="0">
                        <a:noAutofit/>
                      </wps:bodyPr>
                    </wps:wsp>
                  </a:graphicData>
                </a:graphic>
              </wp:anchor>
            </w:drawing>
          </mc:Choice>
          <mc:Fallback>
            <w:pict>
              <v:shape w14:anchorId="00DC2746" id="Textbox 209" o:spid="_x0000_s1198" type="#_x0000_t202" style="position:absolute;left:0;text-align:left;margin-left:297.7pt;margin-top:-5.1pt;width:17.3pt;height:44.35pt;z-index:-192880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" filled="f" stroked="f">
                <v:textbox inset="0,0,0,0">
                  <w:txbxContent>
                    <w:p w14:paraId="00DC2838" w14:textId="77777777" w:rsidR="00350CFB" w:rsidRDefault="00283FFF">
                      <w:pPr>
                        <w:pStyle w:val="a3"/>
                        <w:spacing w:line="231" w:lineRule="exact"/>
                      </w:pPr>
                      <w:r>
                        <w:rPr>
                          <w:spacing w:val="-10"/>
                          <w:w w:val="235"/>
                        </w:rPr>
                        <w:t>L</w:t>
                      </w:r>
                    </w:p>
                  </w:txbxContent>
                </v:textbox>
                <w10:wrap anchorx="page"/>
              </v:shape>
            </w:pict>
          </mc:Fallback>
        </mc:AlternateContent>
      </w:r>
      <w:r>
        <w:t>loss_avoidance(</w:t>
      </w:r>
      <w:r>
        <w:rPr>
          <w:i/>
        </w:rPr>
        <w:t>w</w:t>
      </w:r>
      <w:r>
        <w:t>)</w:t>
      </w:r>
      <w:r>
        <w:rPr>
          <w:spacing w:val="37"/>
        </w:rPr>
        <w:t xml:space="preserve"> </w:t>
      </w:r>
      <w:r>
        <w:t>=</w:t>
      </w:r>
      <w:r>
        <w:rPr>
          <w:spacing w:val="38"/>
        </w:rPr>
        <w:t xml:space="preserve"> </w:t>
      </w:r>
      <w:r>
        <w:rPr>
          <w:rFonts w:ascii="Arial Unicode MS" w:hAnsi="Arial Unicode MS"/>
          <w:spacing w:val="-10"/>
        </w:rPr>
        <w:t>−</w:t>
      </w:r>
      <w:r>
        <w:rPr>
          <w:rFonts w:ascii="Arial Unicode MS" w:hAnsi="Arial Unicode MS"/>
        </w:rPr>
        <w:tab/>
      </w:r>
      <w:r>
        <w:t>min(</w:t>
      </w:r>
      <w:r>
        <w:rPr>
          <w:i/>
        </w:rPr>
        <w:t>x</w:t>
      </w:r>
      <w:r>
        <w:rPr>
          <w:rFonts w:ascii="Menlo" w:hAnsi="Menlo"/>
          <w:i/>
          <w:vertAlign w:val="subscript"/>
        </w:rPr>
        <w:t>c</w:t>
      </w:r>
      <w:r>
        <w:rPr>
          <w:i/>
        </w:rPr>
        <w:t>,</w:t>
      </w:r>
      <w:r>
        <w:rPr>
          <w:i/>
          <w:spacing w:val="-5"/>
        </w:rPr>
        <w:t xml:space="preserve"> </w:t>
      </w:r>
      <w:r>
        <w:rPr>
          <w:spacing w:val="-5"/>
          <w:w w:val="110"/>
        </w:rPr>
        <w:t>0)</w:t>
      </w:r>
      <w:r>
        <w:rPr>
          <w:i/>
          <w:spacing w:val="-5"/>
          <w:w w:val="110"/>
        </w:rPr>
        <w:t>,</w:t>
      </w:r>
      <w:r>
        <w:rPr>
          <w:i/>
        </w:rPr>
        <w:tab/>
      </w:r>
      <w:bookmarkStart w:id="238" w:name="_bookmark67"/>
      <w:bookmarkEnd w:id="238"/>
      <w:r>
        <w:rPr>
          <w:spacing w:val="-2"/>
          <w:w w:val="110"/>
        </w:rPr>
        <w:t>(3.10)</w:t>
      </w:r>
    </w:p>
    <w:p w14:paraId="00DC1F6E" w14:textId="77777777" w:rsidR="00350CFB" w:rsidRDefault="00283FFF">
      <w:pPr>
        <w:spacing w:before="28"/>
        <w:ind w:left="63"/>
        <w:jc w:val="center"/>
        <w:rPr>
          <w:sz w:val="16"/>
        </w:rPr>
      </w:pPr>
      <w:r>
        <w:rPr>
          <w:rFonts w:ascii="Menlo" w:hAnsi="Menlo"/>
          <w:i/>
          <w:spacing w:val="-2"/>
          <w:w w:val="115"/>
          <w:sz w:val="16"/>
        </w:rPr>
        <w:t>c</w:t>
      </w:r>
      <w:r>
        <w:rPr>
          <w:rFonts w:ascii="Apple Symbols" w:hAnsi="Apple Symbols"/>
          <w:spacing w:val="-2"/>
          <w:w w:val="115"/>
          <w:sz w:val="16"/>
        </w:rPr>
        <w:t>∈C</w:t>
      </w:r>
      <w:r>
        <w:rPr>
          <w:spacing w:val="-2"/>
          <w:w w:val="115"/>
          <w:sz w:val="16"/>
        </w:rPr>
        <w:t>(</w:t>
      </w:r>
      <w:r>
        <w:rPr>
          <w:rFonts w:ascii="Menlo" w:hAnsi="Menlo"/>
          <w:i/>
          <w:spacing w:val="-2"/>
          <w:w w:val="115"/>
          <w:sz w:val="16"/>
        </w:rPr>
        <w:t>w</w:t>
      </w:r>
      <w:r>
        <w:rPr>
          <w:spacing w:val="-2"/>
          <w:w w:val="115"/>
          <w:sz w:val="16"/>
        </w:rPr>
        <w:t>)</w:t>
      </w:r>
    </w:p>
    <w:p w14:paraId="00DC1F6F" w14:textId="77777777" w:rsidR="00350CFB" w:rsidRDefault="00283FFF">
      <w:pPr>
        <w:tabs>
          <w:tab w:val="left" w:pos="9086"/>
        </w:tabs>
        <w:spacing w:line="431" w:lineRule="exact"/>
        <w:ind w:left="2027"/>
        <w:rPr>
          <w:sz w:val="24"/>
        </w:rPr>
      </w:pPr>
      <w:r>
        <w:rPr>
          <w:w w:val="105"/>
          <w:sz w:val="24"/>
        </w:rPr>
        <w:t>non_loss_close_rate(</w:t>
      </w:r>
      <w:r>
        <w:rPr>
          <w:i/>
          <w:w w:val="105"/>
          <w:sz w:val="24"/>
        </w:rPr>
        <w:t>w</w:t>
      </w:r>
      <w:r>
        <w:rPr>
          <w:w w:val="105"/>
          <w:sz w:val="24"/>
        </w:rPr>
        <w:t>)</w:t>
      </w:r>
      <w:r>
        <w:rPr>
          <w:spacing w:val="2"/>
          <w:w w:val="105"/>
          <w:sz w:val="24"/>
        </w:rPr>
        <w:t xml:space="preserve"> </w:t>
      </w:r>
      <w:r>
        <w:rPr>
          <w:w w:val="105"/>
          <w:sz w:val="24"/>
        </w:rPr>
        <w:t>=</w:t>
      </w:r>
      <w:r>
        <w:rPr>
          <w:spacing w:val="3"/>
          <w:w w:val="105"/>
          <w:sz w:val="24"/>
        </w:rPr>
        <w:t xml:space="preserve"> </w:t>
      </w:r>
      <w:r>
        <w:rPr>
          <w:w w:val="105"/>
          <w:sz w:val="24"/>
        </w:rPr>
        <w:t>1</w:t>
      </w:r>
      <w:r>
        <w:rPr>
          <w:spacing w:val="-11"/>
          <w:w w:val="105"/>
          <w:sz w:val="24"/>
        </w:rPr>
        <w:t xml:space="preserve"> </w:t>
      </w:r>
      <w:r>
        <w:rPr>
          <w:rFonts w:ascii="Arial Unicode MS" w:hAnsi="Arial Unicode MS"/>
          <w:w w:val="105"/>
          <w:sz w:val="24"/>
        </w:rPr>
        <w:t>−</w:t>
      </w:r>
      <w:r>
        <w:rPr>
          <w:rFonts w:ascii="Arial Unicode MS" w:hAnsi="Arial Unicode MS"/>
          <w:spacing w:val="7"/>
          <w:w w:val="105"/>
          <w:sz w:val="24"/>
        </w:rPr>
        <w:t xml:space="preserve"> </w:t>
      </w:r>
      <w:r>
        <w:rPr>
          <w:rFonts w:ascii="Arial Unicode MS" w:hAnsi="Arial Unicode MS"/>
          <w:w w:val="105"/>
          <w:position w:val="16"/>
          <w:sz w:val="24"/>
          <w:u w:val="single"/>
        </w:rPr>
        <w:t>|{</w:t>
      </w:r>
      <w:r>
        <w:rPr>
          <w:i/>
          <w:w w:val="105"/>
          <w:position w:val="16"/>
          <w:sz w:val="24"/>
          <w:u w:val="single"/>
        </w:rPr>
        <w:t>c</w:t>
      </w:r>
      <w:r>
        <w:rPr>
          <w:i/>
          <w:spacing w:val="2"/>
          <w:w w:val="105"/>
          <w:position w:val="16"/>
          <w:sz w:val="24"/>
          <w:u w:val="single"/>
        </w:rPr>
        <w:t xml:space="preserve"> </w:t>
      </w:r>
      <w:r>
        <w:rPr>
          <w:rFonts w:ascii="Arial Unicode MS" w:hAnsi="Arial Unicode MS"/>
          <w:w w:val="105"/>
          <w:position w:val="16"/>
          <w:sz w:val="24"/>
          <w:u w:val="single"/>
        </w:rPr>
        <w:t>∈</w:t>
      </w:r>
      <w:r>
        <w:rPr>
          <w:rFonts w:ascii="Arial Unicode MS" w:hAnsi="Arial Unicode MS"/>
          <w:spacing w:val="-4"/>
          <w:w w:val="105"/>
          <w:position w:val="16"/>
          <w:sz w:val="24"/>
          <w:u w:val="single"/>
        </w:rPr>
        <w:t xml:space="preserve"> </w:t>
      </w:r>
      <w:r>
        <w:rPr>
          <w:rFonts w:ascii="Arial Unicode MS" w:hAnsi="Arial Unicode MS"/>
          <w:w w:val="105"/>
          <w:position w:val="16"/>
          <w:sz w:val="24"/>
          <w:u w:val="single"/>
        </w:rPr>
        <w:t>C</w:t>
      </w:r>
      <w:r>
        <w:rPr>
          <w:w w:val="105"/>
          <w:position w:val="16"/>
          <w:sz w:val="24"/>
          <w:u w:val="single"/>
        </w:rPr>
        <w:t>(</w:t>
      </w:r>
      <w:r>
        <w:rPr>
          <w:i/>
          <w:w w:val="105"/>
          <w:position w:val="16"/>
          <w:sz w:val="24"/>
          <w:u w:val="single"/>
        </w:rPr>
        <w:t>w</w:t>
      </w:r>
      <w:r>
        <w:rPr>
          <w:w w:val="105"/>
          <w:position w:val="16"/>
          <w:sz w:val="24"/>
          <w:u w:val="single"/>
        </w:rPr>
        <w:t>)</w:t>
      </w:r>
      <w:r>
        <w:rPr>
          <w:spacing w:val="2"/>
          <w:w w:val="105"/>
          <w:position w:val="16"/>
          <w:sz w:val="24"/>
          <w:u w:val="single"/>
        </w:rPr>
        <w:t xml:space="preserve"> </w:t>
      </w:r>
      <w:r>
        <w:rPr>
          <w:w w:val="105"/>
          <w:position w:val="16"/>
          <w:sz w:val="24"/>
          <w:u w:val="single"/>
        </w:rPr>
        <w:t>:</w:t>
      </w:r>
      <w:r>
        <w:rPr>
          <w:spacing w:val="4"/>
          <w:w w:val="105"/>
          <w:position w:val="16"/>
          <w:sz w:val="24"/>
          <w:u w:val="single"/>
        </w:rPr>
        <w:t xml:space="preserve"> </w:t>
      </w:r>
      <w:r>
        <w:rPr>
          <w:i/>
          <w:w w:val="105"/>
          <w:position w:val="16"/>
          <w:sz w:val="24"/>
          <w:u w:val="single"/>
        </w:rPr>
        <w:t>ℓ</w:t>
      </w:r>
      <w:r>
        <w:rPr>
          <w:rFonts w:ascii="Menlo" w:hAnsi="Menlo"/>
          <w:i/>
          <w:w w:val="105"/>
          <w:position w:val="13"/>
          <w:sz w:val="16"/>
          <w:u w:val="single"/>
        </w:rPr>
        <w:t>c</w:t>
      </w:r>
      <w:r>
        <w:rPr>
          <w:rFonts w:ascii="Menlo" w:hAnsi="Menlo"/>
          <w:i/>
          <w:spacing w:val="-25"/>
          <w:w w:val="105"/>
          <w:position w:val="13"/>
          <w:sz w:val="16"/>
          <w:u w:val="single"/>
        </w:rPr>
        <w:t xml:space="preserve"> </w:t>
      </w:r>
      <w:r>
        <w:rPr>
          <w:w w:val="105"/>
          <w:position w:val="16"/>
          <w:sz w:val="24"/>
          <w:u w:val="single"/>
        </w:rPr>
        <w:t>=</w:t>
      </w:r>
      <w:r>
        <w:rPr>
          <w:spacing w:val="2"/>
          <w:w w:val="105"/>
          <w:position w:val="16"/>
          <w:sz w:val="24"/>
          <w:u w:val="single"/>
        </w:rPr>
        <w:t xml:space="preserve"> </w:t>
      </w:r>
      <w:r>
        <w:rPr>
          <w:w w:val="105"/>
          <w:position w:val="16"/>
          <w:sz w:val="24"/>
          <w:u w:val="single"/>
        </w:rPr>
        <w:t>0</w:t>
      </w:r>
      <w:r>
        <w:rPr>
          <w:spacing w:val="-10"/>
          <w:w w:val="105"/>
          <w:position w:val="16"/>
          <w:sz w:val="24"/>
          <w:u w:val="single"/>
        </w:rPr>
        <w:t xml:space="preserve"> </w:t>
      </w:r>
      <w:r>
        <w:rPr>
          <w:rFonts w:ascii="Arial Unicode MS" w:hAnsi="Arial Unicode MS"/>
          <w:w w:val="105"/>
          <w:position w:val="16"/>
          <w:sz w:val="24"/>
          <w:u w:val="single"/>
        </w:rPr>
        <w:t>∧</w:t>
      </w:r>
      <w:r>
        <w:rPr>
          <w:rFonts w:ascii="Arial Unicode MS" w:hAnsi="Arial Unicode MS"/>
          <w:spacing w:val="-17"/>
          <w:w w:val="105"/>
          <w:position w:val="16"/>
          <w:sz w:val="24"/>
          <w:u w:val="single"/>
        </w:rPr>
        <w:t xml:space="preserve"> </w:t>
      </w:r>
      <w:r>
        <w:rPr>
          <w:i/>
          <w:w w:val="105"/>
          <w:position w:val="16"/>
          <w:sz w:val="24"/>
          <w:u w:val="single"/>
        </w:rPr>
        <w:t>x</w:t>
      </w:r>
      <w:r>
        <w:rPr>
          <w:rFonts w:ascii="Menlo" w:hAnsi="Menlo"/>
          <w:i/>
          <w:w w:val="105"/>
          <w:position w:val="13"/>
          <w:sz w:val="16"/>
          <w:u w:val="single"/>
        </w:rPr>
        <w:t>c</w:t>
      </w:r>
      <w:r>
        <w:rPr>
          <w:rFonts w:ascii="Menlo" w:hAnsi="Menlo"/>
          <w:i/>
          <w:spacing w:val="-26"/>
          <w:w w:val="105"/>
          <w:position w:val="13"/>
          <w:sz w:val="16"/>
          <w:u w:val="single"/>
        </w:rPr>
        <w:t xml:space="preserve"> </w:t>
      </w:r>
      <w:r>
        <w:rPr>
          <w:i/>
          <w:w w:val="105"/>
          <w:position w:val="16"/>
          <w:sz w:val="24"/>
          <w:u w:val="single"/>
        </w:rPr>
        <w:t>&lt;</w:t>
      </w:r>
      <w:r>
        <w:rPr>
          <w:i/>
          <w:spacing w:val="3"/>
          <w:w w:val="105"/>
          <w:position w:val="16"/>
          <w:sz w:val="24"/>
          <w:u w:val="single"/>
        </w:rPr>
        <w:t xml:space="preserve"> </w:t>
      </w:r>
      <w:r>
        <w:rPr>
          <w:spacing w:val="-4"/>
          <w:w w:val="105"/>
          <w:position w:val="16"/>
          <w:sz w:val="24"/>
          <w:u w:val="single"/>
        </w:rPr>
        <w:t>0</w:t>
      </w:r>
      <w:r>
        <w:rPr>
          <w:rFonts w:ascii="Arial Unicode MS" w:hAnsi="Arial Unicode MS"/>
          <w:spacing w:val="-4"/>
          <w:w w:val="105"/>
          <w:position w:val="16"/>
          <w:sz w:val="24"/>
          <w:u w:val="single"/>
        </w:rPr>
        <w:t>}|</w:t>
      </w:r>
      <w:r>
        <w:rPr>
          <w:i/>
          <w:spacing w:val="-4"/>
          <w:w w:val="105"/>
          <w:sz w:val="24"/>
        </w:rPr>
        <w:t>,</w:t>
      </w:r>
      <w:r>
        <w:rPr>
          <w:i/>
          <w:sz w:val="24"/>
        </w:rPr>
        <w:tab/>
      </w:r>
      <w:bookmarkStart w:id="239" w:name="_bookmark68"/>
      <w:bookmarkEnd w:id="239"/>
      <w:r>
        <w:rPr>
          <w:spacing w:val="-2"/>
          <w:w w:val="110"/>
          <w:sz w:val="24"/>
        </w:rPr>
        <w:t>(3.11)</w:t>
      </w:r>
    </w:p>
    <w:p w14:paraId="00DC1F70" w14:textId="77777777" w:rsidR="00350CFB" w:rsidRDefault="00283FFF">
      <w:pPr>
        <w:pStyle w:val="a3"/>
        <w:spacing w:line="291" w:lineRule="exact"/>
        <w:ind w:left="6249"/>
        <w:rPr>
          <w:rFonts w:ascii="Arial Unicode MS"/>
        </w:rPr>
      </w:pPr>
      <w:r>
        <w:rPr>
          <w:rFonts w:ascii="Arial Unicode MS"/>
          <w:spacing w:val="-2"/>
        </w:rPr>
        <w:t>|C</w:t>
      </w:r>
      <w:r>
        <w:rPr>
          <w:spacing w:val="-2"/>
        </w:rPr>
        <w:t>(</w:t>
      </w:r>
      <w:r>
        <w:rPr>
          <w:i/>
          <w:spacing w:val="-2"/>
        </w:rPr>
        <w:t>w</w:t>
      </w:r>
      <w:r>
        <w:rPr>
          <w:spacing w:val="-2"/>
        </w:rPr>
        <w:t>)</w:t>
      </w:r>
      <w:r>
        <w:rPr>
          <w:rFonts w:ascii="Arial Unicode MS"/>
          <w:spacing w:val="-2"/>
        </w:rPr>
        <w:t>|</w:t>
      </w:r>
    </w:p>
    <w:p w14:paraId="00DC1F71" w14:textId="77777777" w:rsidR="00350CFB" w:rsidRDefault="00350CFB">
      <w:pPr>
        <w:pStyle w:val="a3"/>
        <w:spacing w:line="291" w:lineRule="exact"/>
        <w:rPr>
          <w:rFonts w:ascii="Arial Unicode MS"/>
        </w:rPr>
        <w:sectPr w:rsidR="00350CFB">
          <w:type w:val="continuous"/>
          <w:pgSz w:w="11910" w:h="16840"/>
          <w:pgMar w:top="1920" w:right="708" w:bottom="280" w:left="992" w:header="0" w:footer="2115" w:gutter="0"/>
          <w:cols w:space="720"/>
        </w:sectPr>
      </w:pPr>
    </w:p>
    <w:p w14:paraId="00DC1F72" w14:textId="77777777" w:rsidR="00350CFB" w:rsidRDefault="00283FFF">
      <w:pPr>
        <w:pStyle w:val="a3"/>
        <w:spacing w:before="41" w:line="366" w:lineRule="exact"/>
        <w:ind w:left="1775"/>
      </w:pPr>
      <w:r>
        <w:t>worst_close_pnl_score(</w:t>
      </w:r>
      <w:r>
        <w:rPr>
          <w:i/>
        </w:rPr>
        <w:t>w</w:t>
      </w:r>
      <w:r>
        <w:t>)</w:t>
      </w:r>
      <w:r>
        <w:rPr>
          <w:spacing w:val="32"/>
        </w:rPr>
        <w:t xml:space="preserve"> </w:t>
      </w:r>
      <w:r>
        <w:t>=</w:t>
      </w:r>
      <w:r>
        <w:rPr>
          <w:spacing w:val="32"/>
        </w:rPr>
        <w:t xml:space="preserve"> </w:t>
      </w:r>
      <w:r>
        <w:rPr>
          <w:rFonts w:ascii="Arial Unicode MS" w:hAnsi="Arial Unicode MS"/>
        </w:rPr>
        <w:t>−</w:t>
      </w:r>
      <w:r>
        <w:rPr>
          <w:rFonts w:ascii="Arial Unicode MS" w:hAnsi="Arial Unicode MS"/>
          <w:spacing w:val="72"/>
          <w:w w:val="150"/>
        </w:rPr>
        <w:t xml:space="preserve"> </w:t>
      </w:r>
      <w:r>
        <w:rPr>
          <w:spacing w:val="-5"/>
        </w:rPr>
        <w:t>min</w:t>
      </w:r>
    </w:p>
    <w:p w14:paraId="00DC1F73" w14:textId="77777777" w:rsidR="00350CFB" w:rsidRDefault="00283FFF">
      <w:pPr>
        <w:spacing w:line="138" w:lineRule="exact"/>
        <w:jc w:val="right"/>
        <w:rPr>
          <w:sz w:val="16"/>
        </w:rPr>
      </w:pPr>
      <w:r>
        <w:rPr>
          <w:rFonts w:ascii="Menlo" w:hAnsi="Menlo"/>
          <w:i/>
          <w:spacing w:val="-2"/>
          <w:w w:val="115"/>
          <w:sz w:val="16"/>
        </w:rPr>
        <w:t>c</w:t>
      </w:r>
      <w:r>
        <w:rPr>
          <w:rFonts w:ascii="Apple Symbols" w:hAnsi="Apple Symbols"/>
          <w:spacing w:val="-2"/>
          <w:w w:val="115"/>
          <w:sz w:val="16"/>
        </w:rPr>
        <w:t>∈C</w:t>
      </w:r>
      <w:r>
        <w:rPr>
          <w:spacing w:val="-2"/>
          <w:w w:val="115"/>
          <w:sz w:val="16"/>
        </w:rPr>
        <w:t>(</w:t>
      </w:r>
      <w:r>
        <w:rPr>
          <w:rFonts w:ascii="Menlo" w:hAnsi="Menlo"/>
          <w:i/>
          <w:spacing w:val="-2"/>
          <w:w w:val="115"/>
          <w:sz w:val="16"/>
        </w:rPr>
        <w:t>w</w:t>
      </w:r>
      <w:r>
        <w:rPr>
          <w:spacing w:val="-2"/>
          <w:w w:val="115"/>
          <w:sz w:val="16"/>
        </w:rPr>
        <w:t>)</w:t>
      </w:r>
    </w:p>
    <w:p w14:paraId="00DC1F74" w14:textId="77777777" w:rsidR="00350CFB" w:rsidRDefault="00283FFF">
      <w:pPr>
        <w:tabs>
          <w:tab w:val="left" w:pos="3631"/>
        </w:tabs>
        <w:spacing w:before="121"/>
        <w:rPr>
          <w:sz w:val="24"/>
        </w:rPr>
      </w:pPr>
      <w:r>
        <w:br w:type="column"/>
      </w:r>
      <w:r>
        <w:rPr>
          <w:i/>
          <w:spacing w:val="-5"/>
          <w:sz w:val="24"/>
        </w:rPr>
        <w:t>x</w:t>
      </w:r>
      <w:r>
        <w:rPr>
          <w:rFonts w:ascii="Menlo"/>
          <w:i/>
          <w:spacing w:val="-5"/>
          <w:sz w:val="24"/>
          <w:vertAlign w:val="subscript"/>
        </w:rPr>
        <w:t>c</w:t>
      </w:r>
      <w:r>
        <w:rPr>
          <w:i/>
          <w:spacing w:val="-5"/>
          <w:sz w:val="24"/>
        </w:rPr>
        <w:t>.</w:t>
      </w:r>
      <w:r>
        <w:rPr>
          <w:i/>
          <w:sz w:val="24"/>
        </w:rPr>
        <w:tab/>
      </w:r>
      <w:bookmarkStart w:id="240" w:name="_bookmark69"/>
      <w:bookmarkEnd w:id="240"/>
      <w:r>
        <w:rPr>
          <w:spacing w:val="-2"/>
          <w:sz w:val="24"/>
        </w:rPr>
        <w:t>(3.12)</w:t>
      </w:r>
    </w:p>
    <w:p w14:paraId="00DC1F75" w14:textId="77777777" w:rsidR="00350CFB" w:rsidRDefault="00350CFB">
      <w:pPr>
        <w:rPr>
          <w:sz w:val="24"/>
        </w:rPr>
        <w:sectPr w:rsidR="00350CFB">
          <w:type w:val="continuous"/>
          <w:pgSz w:w="11910" w:h="16840"/>
          <w:pgMar w:top="1920" w:right="708" w:bottom="280" w:left="992" w:header="0" w:footer="2115" w:gutter="0"/>
          <w:cols w:num="2" w:space="720" w:equalWidth="0">
            <w:col w:w="5406" w:space="39"/>
            <w:col w:w="4765"/>
          </w:cols>
        </w:sectPr>
      </w:pPr>
    </w:p>
    <w:p w14:paraId="00DC1F76" w14:textId="77777777" w:rsidR="00350CFB" w:rsidRDefault="00350CFB">
      <w:pPr>
        <w:pStyle w:val="a3"/>
        <w:spacing w:before="134"/>
      </w:pPr>
    </w:p>
    <w:p w14:paraId="00DC1F77" w14:textId="77777777" w:rsidR="00350CFB" w:rsidRDefault="00283FFF">
      <w:pPr>
        <w:pStyle w:val="a3"/>
        <w:spacing w:line="396" w:lineRule="auto"/>
        <w:ind w:left="274" w:right="522" w:firstLine="7"/>
        <w:jc w:val="both"/>
      </w:pPr>
      <w:r>
        <w:rPr>
          <w:color w:val="FF0000"/>
        </w:rPr>
        <w:t>Same-window claims use allowance and transfer checks. Outcome-native close series are not used.</w:t>
      </w:r>
    </w:p>
    <w:p w14:paraId="00DC1F78" w14:textId="77777777" w:rsidR="00350CFB" w:rsidRDefault="00350CFB">
      <w:pPr>
        <w:pStyle w:val="a3"/>
        <w:spacing w:line="396" w:lineRule="auto"/>
        <w:jc w:val="both"/>
        <w:sectPr w:rsidR="00350CFB">
          <w:type w:val="continuous"/>
          <w:pgSz w:w="11910" w:h="16840"/>
          <w:pgMar w:top="1920" w:right="708" w:bottom="280" w:left="992" w:header="0" w:footer="2115" w:gutter="0"/>
          <w:cols w:space="720"/>
        </w:sectPr>
      </w:pPr>
    </w:p>
    <w:p w14:paraId="00DC1F79" w14:textId="77777777" w:rsidR="00350CFB" w:rsidRDefault="00283FFF">
      <w:pPr>
        <w:pStyle w:val="a3"/>
        <w:spacing w:before="72" w:line="396" w:lineRule="auto"/>
        <w:ind w:left="282" w:right="522"/>
        <w:jc w:val="both"/>
      </w:pPr>
      <w:r>
        <w:t>loss</w:t>
      </w:r>
      <w:r>
        <w:rPr>
          <w:spacing w:val="-10"/>
        </w:rPr>
        <w:t xml:space="preserve"> </w:t>
      </w:r>
      <w:r>
        <w:t>count</w:t>
      </w:r>
      <w:r>
        <w:rPr>
          <w:spacing w:val="-10"/>
        </w:rPr>
        <w:t xml:space="preserve"> </w:t>
      </w:r>
      <w:r>
        <w:t>in</w:t>
      </w:r>
      <w:r>
        <w:rPr>
          <w:spacing w:val="-10"/>
        </w:rPr>
        <w:t xml:space="preserve"> </w:t>
      </w:r>
      <w:r>
        <w:t>Equation</w:t>
      </w:r>
      <w:r>
        <w:rPr>
          <w:spacing w:val="-10"/>
        </w:rPr>
        <w:t xml:space="preserve"> </w:t>
      </w:r>
      <w:r>
        <w:t>(</w:t>
      </w:r>
      <w:hyperlink w:anchor="_bookmark68" w:history="1">
        <w:r>
          <w:t>3.11</w:t>
        </w:r>
      </w:hyperlink>
      <w:r>
        <w:t>),</w:t>
      </w:r>
      <w:r>
        <w:rPr>
          <w:spacing w:val="-9"/>
        </w:rPr>
        <w:t xml:space="preserve"> </w:t>
      </w:r>
      <w:r>
        <w:t>so</w:t>
      </w:r>
      <w:r>
        <w:rPr>
          <w:spacing w:val="-10"/>
        </w:rPr>
        <w:t xml:space="preserve"> </w:t>
      </w:r>
      <w:r>
        <w:t>that</w:t>
      </w:r>
      <w:r>
        <w:rPr>
          <w:spacing w:val="-9"/>
        </w:rPr>
        <w:t xml:space="preserve"> </w:t>
      </w:r>
      <w:r>
        <w:t>forced</w:t>
      </w:r>
      <w:r>
        <w:rPr>
          <w:spacing w:val="-10"/>
        </w:rPr>
        <w:t xml:space="preserve"> </w:t>
      </w:r>
      <w:r>
        <w:t>liquidations</w:t>
      </w:r>
      <w:r>
        <w:rPr>
          <w:spacing w:val="-10"/>
        </w:rPr>
        <w:t xml:space="preserve"> </w:t>
      </w:r>
      <w:r>
        <w:t>are</w:t>
      </w:r>
      <w:r>
        <w:rPr>
          <w:spacing w:val="-10"/>
        </w:rPr>
        <w:t xml:space="preserve"> </w:t>
      </w:r>
      <w:r>
        <w:t>not</w:t>
      </w:r>
      <w:r>
        <w:rPr>
          <w:spacing w:val="-10"/>
        </w:rPr>
        <w:t xml:space="preserve"> </w:t>
      </w:r>
      <w:r>
        <w:t>double-counted</w:t>
      </w:r>
      <w:r>
        <w:rPr>
          <w:spacing w:val="-10"/>
        </w:rPr>
        <w:t xml:space="preserve"> </w:t>
      </w:r>
      <w:r>
        <w:t>as</w:t>
      </w:r>
      <w:r>
        <w:rPr>
          <w:spacing w:val="-10"/>
        </w:rPr>
        <w:t xml:space="preserve"> </w:t>
      </w:r>
      <w:r>
        <w:t>ordinary</w:t>
      </w:r>
      <w:r>
        <w:rPr>
          <w:spacing w:val="-10"/>
        </w:rPr>
        <w:t xml:space="preserve"> </w:t>
      </w:r>
      <w:r>
        <w:t>losses. Inverse-risk</w:t>
      </w:r>
      <w:r>
        <w:rPr>
          <w:spacing w:val="-8"/>
        </w:rPr>
        <w:t xml:space="preserve"> </w:t>
      </w:r>
      <w:r>
        <w:t>proxies</w:t>
      </w:r>
      <w:r>
        <w:rPr>
          <w:spacing w:val="-8"/>
        </w:rPr>
        <w:t xml:space="preserve"> </w:t>
      </w:r>
      <w:r>
        <w:t>are</w:t>
      </w:r>
      <w:r>
        <w:rPr>
          <w:spacing w:val="-8"/>
        </w:rPr>
        <w:t xml:space="preserve"> </w:t>
      </w:r>
      <w:r>
        <w:t>not</w:t>
      </w:r>
      <w:r>
        <w:rPr>
          <w:spacing w:val="-7"/>
        </w:rPr>
        <w:t xml:space="preserve"> </w:t>
      </w:r>
      <w:r>
        <w:t>inputs</w:t>
      </w:r>
      <w:r>
        <w:rPr>
          <w:spacing w:val="-7"/>
        </w:rPr>
        <w:t xml:space="preserve"> </w:t>
      </w:r>
      <w:r>
        <w:t>to</w:t>
      </w:r>
      <w:r>
        <w:rPr>
          <w:spacing w:val="-8"/>
        </w:rPr>
        <w:t xml:space="preserve"> </w:t>
      </w:r>
      <w:r>
        <w:t>EndorseRank</w:t>
      </w:r>
      <w:r>
        <w:rPr>
          <w:spacing w:val="-8"/>
        </w:rPr>
        <w:t xml:space="preserve"> </w:t>
      </w:r>
      <w:r>
        <w:t>or</w:t>
      </w:r>
      <w:r>
        <w:rPr>
          <w:spacing w:val="-8"/>
        </w:rPr>
        <w:t xml:space="preserve"> </w:t>
      </w:r>
      <w:r>
        <w:t>AWP;</w:t>
      </w:r>
      <w:r>
        <w:rPr>
          <w:spacing w:val="-8"/>
        </w:rPr>
        <w:t xml:space="preserve"> </w:t>
      </w:r>
      <w:r>
        <w:t>alignment</w:t>
      </w:r>
      <w:r>
        <w:rPr>
          <w:spacing w:val="-7"/>
        </w:rPr>
        <w:t xml:space="preserve"> </w:t>
      </w:r>
      <w:r>
        <w:t>here</w:t>
      </w:r>
      <w:r>
        <w:rPr>
          <w:spacing w:val="-8"/>
        </w:rPr>
        <w:t xml:space="preserve"> </w:t>
      </w:r>
      <w:r>
        <w:t>is</w:t>
      </w:r>
      <w:r>
        <w:rPr>
          <w:spacing w:val="-8"/>
        </w:rPr>
        <w:t xml:space="preserve"> </w:t>
      </w:r>
      <w:r>
        <w:t>evidence</w:t>
      </w:r>
      <w:r>
        <w:rPr>
          <w:spacing w:val="-8"/>
        </w:rPr>
        <w:t xml:space="preserve"> </w:t>
      </w:r>
      <w:r>
        <w:t>that</w:t>
      </w:r>
      <w:r>
        <w:rPr>
          <w:spacing w:val="-7"/>
        </w:rPr>
        <w:t xml:space="preserve"> </w:t>
      </w:r>
      <w:r>
        <w:t>social structure co-varies with risk-avoiding trading behavior.</w:t>
      </w:r>
    </w:p>
    <w:p w14:paraId="00DC1F7A" w14:textId="77777777" w:rsidR="00350CFB" w:rsidRDefault="00350CFB">
      <w:pPr>
        <w:pStyle w:val="a3"/>
        <w:spacing w:before="8"/>
      </w:pPr>
    </w:p>
    <w:p w14:paraId="00DC1F7B" w14:textId="77777777" w:rsidR="00350CFB" w:rsidRDefault="00283FFF">
      <w:pPr>
        <w:pStyle w:val="3"/>
        <w:numPr>
          <w:ilvl w:val="2"/>
          <w:numId w:val="26"/>
        </w:numPr>
        <w:tabs>
          <w:tab w:val="left" w:pos="879"/>
        </w:tabs>
        <w:spacing w:before="1"/>
        <w:ind w:left="879" w:hanging="597"/>
      </w:pPr>
      <w:r>
        <w:rPr>
          <w:spacing w:val="-2"/>
        </w:rPr>
        <w:t>Sybil-adjusted</w:t>
      </w:r>
      <w:r>
        <w:rPr>
          <w:spacing w:val="3"/>
        </w:rPr>
        <w:t xml:space="preserve"> </w:t>
      </w:r>
      <w:r>
        <w:rPr>
          <w:spacing w:val="-2"/>
        </w:rPr>
        <w:t>stability</w:t>
      </w:r>
      <w:r>
        <w:rPr>
          <w:spacing w:val="4"/>
        </w:rPr>
        <w:t xml:space="preserve"> </w:t>
      </w:r>
      <w:r>
        <w:rPr>
          <w:spacing w:val="-2"/>
        </w:rPr>
        <w:t>family</w:t>
      </w:r>
    </w:p>
    <w:p w14:paraId="00DC1F7C" w14:textId="77777777" w:rsidR="00350CFB" w:rsidRDefault="00350CFB">
      <w:pPr>
        <w:pStyle w:val="a3"/>
        <w:spacing w:before="46"/>
        <w:rPr>
          <w:b/>
        </w:rPr>
      </w:pPr>
    </w:p>
    <w:p w14:paraId="00DC1F7D" w14:textId="77777777" w:rsidR="00350CFB" w:rsidRDefault="00283FFF">
      <w:pPr>
        <w:pStyle w:val="a3"/>
        <w:spacing w:line="396" w:lineRule="auto"/>
        <w:ind w:left="282" w:right="522"/>
        <w:jc w:val="both"/>
      </w:pPr>
      <w:r>
        <w:t>Self-transfers (</w:t>
      </w:r>
      <w:r>
        <w:rPr>
          <w:i/>
        </w:rPr>
        <w:t xml:space="preserve">u </w:t>
      </w:r>
      <w:r>
        <w:t xml:space="preserve">= </w:t>
      </w:r>
      <w:r>
        <w:rPr>
          <w:i/>
        </w:rPr>
        <w:t>w</w:t>
      </w:r>
      <w:r>
        <w:t xml:space="preserve">) are excluded from inbound counters. Let </w:t>
      </w:r>
      <w:r>
        <w:rPr>
          <w:i/>
        </w:rPr>
        <w:t>N</w:t>
      </w:r>
      <w:r>
        <w:rPr>
          <w:vertAlign w:val="subscript"/>
        </w:rPr>
        <w:t>tx</w:t>
      </w:r>
      <w:r>
        <w:t>(</w:t>
      </w:r>
      <w:r>
        <w:rPr>
          <w:i/>
        </w:rPr>
        <w:t>w</w:t>
      </w:r>
      <w:r>
        <w:t xml:space="preserve">) be the number of inbound </w:t>
      </w:r>
      <w:r>
        <w:rPr>
          <w:w w:val="105"/>
        </w:rPr>
        <w:t>transfers</w:t>
      </w:r>
      <w:r>
        <w:rPr>
          <w:spacing w:val="-14"/>
          <w:w w:val="105"/>
        </w:rPr>
        <w:t xml:space="preserve"> </w:t>
      </w:r>
      <w:r>
        <w:rPr>
          <w:w w:val="105"/>
        </w:rPr>
        <w:t>to</w:t>
      </w:r>
      <w:r>
        <w:rPr>
          <w:spacing w:val="-13"/>
          <w:w w:val="105"/>
        </w:rPr>
        <w:t xml:space="preserve"> </w:t>
      </w:r>
      <w:r>
        <w:rPr>
          <w:i/>
          <w:w w:val="105"/>
        </w:rPr>
        <w:t>w</w:t>
      </w:r>
      <w:r>
        <w:rPr>
          <w:i/>
          <w:spacing w:val="-10"/>
          <w:w w:val="105"/>
        </w:rPr>
        <w:t xml:space="preserve"> </w:t>
      </w:r>
      <w:r>
        <w:rPr>
          <w:w w:val="105"/>
        </w:rPr>
        <w:t>from</w:t>
      </w:r>
      <w:r>
        <w:rPr>
          <w:spacing w:val="-14"/>
          <w:w w:val="105"/>
        </w:rPr>
        <w:t xml:space="preserve"> </w:t>
      </w:r>
      <w:r>
        <w:rPr>
          <w:w w:val="105"/>
        </w:rPr>
        <w:t>other</w:t>
      </w:r>
      <w:r>
        <w:rPr>
          <w:spacing w:val="-14"/>
          <w:w w:val="105"/>
        </w:rPr>
        <w:t xml:space="preserve"> </w:t>
      </w:r>
      <w:r>
        <w:rPr>
          <w:w w:val="105"/>
        </w:rPr>
        <w:t>addresses</w:t>
      </w:r>
      <w:r>
        <w:rPr>
          <w:spacing w:val="-14"/>
          <w:w w:val="105"/>
        </w:rPr>
        <w:t xml:space="preserve"> </w:t>
      </w:r>
      <w:r>
        <w:rPr>
          <w:w w:val="105"/>
        </w:rPr>
        <w:t>and</w:t>
      </w:r>
      <w:r>
        <w:rPr>
          <w:spacing w:val="-13"/>
          <w:w w:val="105"/>
        </w:rPr>
        <w:t xml:space="preserve"> </w:t>
      </w:r>
      <w:r>
        <w:rPr>
          <w:i/>
          <w:w w:val="105"/>
        </w:rPr>
        <w:t>N</w:t>
      </w:r>
      <w:r>
        <w:rPr>
          <w:w w:val="105"/>
          <w:vertAlign w:val="subscript"/>
        </w:rPr>
        <w:t>uniq</w:t>
      </w:r>
      <w:r>
        <w:rPr>
          <w:w w:val="105"/>
        </w:rPr>
        <w:t>(</w:t>
      </w:r>
      <w:r>
        <w:rPr>
          <w:i/>
          <w:w w:val="105"/>
        </w:rPr>
        <w:t>w</w:t>
      </w:r>
      <w:r>
        <w:rPr>
          <w:w w:val="105"/>
        </w:rPr>
        <w:t>)</w:t>
      </w:r>
      <w:r>
        <w:rPr>
          <w:spacing w:val="-13"/>
          <w:w w:val="105"/>
        </w:rPr>
        <w:t xml:space="preserve"> </w:t>
      </w:r>
      <w:r>
        <w:rPr>
          <w:w w:val="105"/>
        </w:rPr>
        <w:t>the</w:t>
      </w:r>
      <w:r>
        <w:rPr>
          <w:spacing w:val="-14"/>
          <w:w w:val="105"/>
        </w:rPr>
        <w:t xml:space="preserve"> </w:t>
      </w:r>
      <w:r>
        <w:rPr>
          <w:w w:val="105"/>
        </w:rPr>
        <w:t>number</w:t>
      </w:r>
      <w:r>
        <w:rPr>
          <w:spacing w:val="-14"/>
          <w:w w:val="105"/>
        </w:rPr>
        <w:t xml:space="preserve"> </w:t>
      </w:r>
      <w:r>
        <w:rPr>
          <w:w w:val="105"/>
        </w:rPr>
        <w:t>of</w:t>
      </w:r>
      <w:r>
        <w:rPr>
          <w:spacing w:val="-14"/>
          <w:w w:val="105"/>
        </w:rPr>
        <w:t xml:space="preserve"> </w:t>
      </w:r>
      <w:r>
        <w:rPr>
          <w:w w:val="105"/>
        </w:rPr>
        <w:t>distinct</w:t>
      </w:r>
      <w:r>
        <w:rPr>
          <w:spacing w:val="-14"/>
          <w:w w:val="105"/>
        </w:rPr>
        <w:t xml:space="preserve"> </w:t>
      </w:r>
      <w:r>
        <w:rPr>
          <w:w w:val="105"/>
        </w:rPr>
        <w:t>inbound</w:t>
      </w:r>
      <w:r>
        <w:rPr>
          <w:spacing w:val="-14"/>
          <w:w w:val="105"/>
        </w:rPr>
        <w:t xml:space="preserve"> </w:t>
      </w:r>
      <w:r>
        <w:rPr>
          <w:w w:val="105"/>
        </w:rPr>
        <w:t>counterparties. Let</w:t>
      </w:r>
      <w:r>
        <w:rPr>
          <w:spacing w:val="-16"/>
          <w:w w:val="105"/>
        </w:rPr>
        <w:t xml:space="preserve"> </w:t>
      </w:r>
      <w:r>
        <w:rPr>
          <w:i/>
          <w:w w:val="105"/>
        </w:rPr>
        <w:t>t</w:t>
      </w:r>
      <w:r>
        <w:rPr>
          <w:w w:val="105"/>
          <w:vertAlign w:val="subscript"/>
        </w:rPr>
        <w:t>min</w:t>
      </w:r>
      <w:r>
        <w:rPr>
          <w:w w:val="105"/>
        </w:rPr>
        <w:t>(</w:t>
      </w:r>
      <w:r>
        <w:rPr>
          <w:i/>
          <w:w w:val="105"/>
        </w:rPr>
        <w:t>w</w:t>
      </w:r>
      <w:r>
        <w:rPr>
          <w:w w:val="105"/>
        </w:rPr>
        <w:t>)</w:t>
      </w:r>
      <w:r>
        <w:rPr>
          <w:spacing w:val="-16"/>
          <w:w w:val="105"/>
        </w:rPr>
        <w:t xml:space="preserve"> </w:t>
      </w:r>
      <w:r>
        <w:rPr>
          <w:w w:val="105"/>
        </w:rPr>
        <w:t>and</w:t>
      </w:r>
      <w:r>
        <w:rPr>
          <w:spacing w:val="-16"/>
          <w:w w:val="105"/>
        </w:rPr>
        <w:t xml:space="preserve"> </w:t>
      </w:r>
      <w:r>
        <w:rPr>
          <w:i/>
          <w:w w:val="105"/>
        </w:rPr>
        <w:t>t</w:t>
      </w:r>
      <w:r>
        <w:rPr>
          <w:w w:val="105"/>
          <w:vertAlign w:val="subscript"/>
        </w:rPr>
        <w:t>max</w:t>
      </w:r>
      <w:r>
        <w:rPr>
          <w:w w:val="105"/>
        </w:rPr>
        <w:t>(</w:t>
      </w:r>
      <w:r>
        <w:rPr>
          <w:i/>
          <w:w w:val="105"/>
        </w:rPr>
        <w:t>w</w:t>
      </w:r>
      <w:r>
        <w:rPr>
          <w:w w:val="105"/>
        </w:rPr>
        <w:t>)</w:t>
      </w:r>
      <w:r>
        <w:rPr>
          <w:spacing w:val="-15"/>
          <w:w w:val="105"/>
        </w:rPr>
        <w:t xml:space="preserve"> </w:t>
      </w:r>
      <w:r>
        <w:rPr>
          <w:w w:val="105"/>
        </w:rPr>
        <w:t>be</w:t>
      </w:r>
      <w:r>
        <w:rPr>
          <w:spacing w:val="-16"/>
          <w:w w:val="105"/>
        </w:rPr>
        <w:t xml:space="preserve"> </w:t>
      </w:r>
      <w:r>
        <w:rPr>
          <w:w w:val="105"/>
        </w:rPr>
        <w:t>the</w:t>
      </w:r>
      <w:r>
        <w:rPr>
          <w:spacing w:val="-16"/>
          <w:w w:val="105"/>
        </w:rPr>
        <w:t xml:space="preserve"> </w:t>
      </w:r>
      <w:r>
        <w:rPr>
          <w:w w:val="105"/>
        </w:rPr>
        <w:t>first</w:t>
      </w:r>
      <w:r>
        <w:rPr>
          <w:spacing w:val="-16"/>
          <w:w w:val="105"/>
        </w:rPr>
        <w:t xml:space="preserve"> </w:t>
      </w:r>
      <w:r>
        <w:rPr>
          <w:w w:val="105"/>
        </w:rPr>
        <w:t>and</w:t>
      </w:r>
      <w:r>
        <w:rPr>
          <w:spacing w:val="-15"/>
          <w:w w:val="105"/>
        </w:rPr>
        <w:t xml:space="preserve"> </w:t>
      </w:r>
      <w:r>
        <w:rPr>
          <w:w w:val="105"/>
        </w:rPr>
        <w:t>last</w:t>
      </w:r>
      <w:r>
        <w:rPr>
          <w:spacing w:val="-16"/>
          <w:w w:val="105"/>
        </w:rPr>
        <w:t xml:space="preserve"> </w:t>
      </w:r>
      <w:r>
        <w:rPr>
          <w:w w:val="105"/>
        </w:rPr>
        <w:t>timestamps</w:t>
      </w:r>
      <w:r>
        <w:rPr>
          <w:spacing w:val="-16"/>
          <w:w w:val="105"/>
        </w:rPr>
        <w:t xml:space="preserve"> </w:t>
      </w:r>
      <w:r>
        <w:rPr>
          <w:w w:val="105"/>
        </w:rPr>
        <w:t>at</w:t>
      </w:r>
      <w:r>
        <w:rPr>
          <w:spacing w:val="-16"/>
          <w:w w:val="105"/>
        </w:rPr>
        <w:t xml:space="preserve"> </w:t>
      </w:r>
      <w:r>
        <w:rPr>
          <w:w w:val="105"/>
        </w:rPr>
        <w:t>which</w:t>
      </w:r>
      <w:r>
        <w:rPr>
          <w:spacing w:val="-15"/>
          <w:w w:val="105"/>
        </w:rPr>
        <w:t xml:space="preserve"> </w:t>
      </w:r>
      <w:r>
        <w:rPr>
          <w:i/>
          <w:w w:val="105"/>
        </w:rPr>
        <w:t>w</w:t>
      </w:r>
      <w:r>
        <w:rPr>
          <w:i/>
          <w:spacing w:val="-16"/>
          <w:w w:val="105"/>
        </w:rPr>
        <w:t xml:space="preserve"> </w:t>
      </w:r>
      <w:r>
        <w:rPr>
          <w:w w:val="105"/>
        </w:rPr>
        <w:t>appears</w:t>
      </w:r>
      <w:r>
        <w:rPr>
          <w:spacing w:val="-16"/>
          <w:w w:val="105"/>
        </w:rPr>
        <w:t xml:space="preserve"> </w:t>
      </w:r>
      <w:r>
        <w:rPr>
          <w:w w:val="105"/>
        </w:rPr>
        <w:t>as</w:t>
      </w:r>
      <w:r>
        <w:rPr>
          <w:spacing w:val="-16"/>
          <w:w w:val="105"/>
        </w:rPr>
        <w:t xml:space="preserve"> </w:t>
      </w:r>
      <w:r>
        <w:rPr>
          <w:w w:val="105"/>
        </w:rPr>
        <w:t>sender</w:t>
      </w:r>
      <w:r>
        <w:rPr>
          <w:spacing w:val="-15"/>
          <w:w w:val="105"/>
        </w:rPr>
        <w:t xml:space="preserve"> </w:t>
      </w:r>
      <w:r>
        <w:rPr>
          <w:w w:val="105"/>
        </w:rPr>
        <w:t>or</w:t>
      </w:r>
      <w:r>
        <w:rPr>
          <w:spacing w:val="-16"/>
          <w:w w:val="105"/>
        </w:rPr>
        <w:t xml:space="preserve"> </w:t>
      </w:r>
      <w:r>
        <w:rPr>
          <w:w w:val="105"/>
        </w:rPr>
        <w:t xml:space="preserve">recipient </w:t>
      </w:r>
      <w:r>
        <w:t>in</w:t>
      </w:r>
      <w:r>
        <w:rPr>
          <w:spacing w:val="-15"/>
        </w:rPr>
        <w:t xml:space="preserve"> </w:t>
      </w:r>
      <w:r>
        <w:t xml:space="preserve">the transfer table, and let </w:t>
      </w:r>
      <w:r>
        <w:rPr>
          <w:i/>
        </w:rPr>
        <w:t>M</w:t>
      </w:r>
      <w:r>
        <w:rPr>
          <w:i/>
          <w:spacing w:val="-15"/>
        </w:rPr>
        <w:t xml:space="preserve"> </w:t>
      </w:r>
      <w:r>
        <w:t>(</w:t>
      </w:r>
      <w:r>
        <w:rPr>
          <w:i/>
        </w:rPr>
        <w:t>w</w:t>
      </w:r>
      <w:r>
        <w:t xml:space="preserve">) be the number of distinct calendar months of activity (inbound </w:t>
      </w:r>
      <w:r>
        <w:rPr>
          <w:spacing w:val="-2"/>
          <w:w w:val="105"/>
        </w:rPr>
        <w:t>months</w:t>
      </w:r>
      <w:r>
        <w:rPr>
          <w:spacing w:val="-9"/>
          <w:w w:val="105"/>
        </w:rPr>
        <w:t xml:space="preserve"> </w:t>
      </w:r>
      <w:r>
        <w:rPr>
          <w:spacing w:val="-2"/>
          <w:w w:val="105"/>
        </w:rPr>
        <w:t>and</w:t>
      </w:r>
      <w:r>
        <w:rPr>
          <w:spacing w:val="-9"/>
          <w:w w:val="105"/>
        </w:rPr>
        <w:t xml:space="preserve"> </w:t>
      </w:r>
      <w:r>
        <w:rPr>
          <w:spacing w:val="-2"/>
          <w:w w:val="105"/>
        </w:rPr>
        <w:t>full-span</w:t>
      </w:r>
      <w:r>
        <w:rPr>
          <w:spacing w:val="-9"/>
          <w:w w:val="105"/>
        </w:rPr>
        <w:t xml:space="preserve"> </w:t>
      </w:r>
      <w:r>
        <w:rPr>
          <w:spacing w:val="-2"/>
          <w:w w:val="105"/>
        </w:rPr>
        <w:t>months,</w:t>
      </w:r>
      <w:r>
        <w:rPr>
          <w:spacing w:val="-9"/>
          <w:w w:val="105"/>
        </w:rPr>
        <w:t xml:space="preserve"> </w:t>
      </w:r>
      <w:r>
        <w:rPr>
          <w:spacing w:val="-2"/>
          <w:w w:val="105"/>
        </w:rPr>
        <w:t>taking</w:t>
      </w:r>
      <w:r>
        <w:rPr>
          <w:spacing w:val="-9"/>
          <w:w w:val="105"/>
        </w:rPr>
        <w:t xml:space="preserve"> </w:t>
      </w:r>
      <w:r>
        <w:rPr>
          <w:spacing w:val="-2"/>
          <w:w w:val="105"/>
        </w:rPr>
        <w:t>the</w:t>
      </w:r>
      <w:r>
        <w:rPr>
          <w:spacing w:val="-9"/>
          <w:w w:val="105"/>
        </w:rPr>
        <w:t xml:space="preserve"> </w:t>
      </w:r>
      <w:r>
        <w:rPr>
          <w:spacing w:val="-2"/>
          <w:w w:val="105"/>
        </w:rPr>
        <w:t>maximum).</w:t>
      </w:r>
      <w:r>
        <w:rPr>
          <w:spacing w:val="9"/>
          <w:w w:val="105"/>
        </w:rPr>
        <w:t xml:space="preserve"> </w:t>
      </w:r>
      <w:r>
        <w:rPr>
          <w:spacing w:val="-2"/>
          <w:w w:val="105"/>
        </w:rPr>
        <w:t>Define</w:t>
      </w:r>
    </w:p>
    <w:p w14:paraId="00DC1F7E" w14:textId="77777777" w:rsidR="00350CFB" w:rsidRDefault="00350CFB">
      <w:pPr>
        <w:pStyle w:val="a3"/>
        <w:spacing w:before="4"/>
        <w:rPr>
          <w:sz w:val="14"/>
        </w:rPr>
      </w:pPr>
    </w:p>
    <w:p w14:paraId="00DC1F7F" w14:textId="77777777" w:rsidR="00350CFB" w:rsidRDefault="00350CFB">
      <w:pPr>
        <w:pStyle w:val="a3"/>
        <w:rPr>
          <w:sz w:val="14"/>
        </w:rPr>
        <w:sectPr w:rsidR="00350CFB">
          <w:pgSz w:w="11910" w:h="16840"/>
          <w:pgMar w:top="1840" w:right="708" w:bottom="2300" w:left="992" w:header="0" w:footer="2115" w:gutter="0"/>
          <w:cols w:space="720"/>
        </w:sectPr>
      </w:pPr>
    </w:p>
    <w:p w14:paraId="00DC1F80" w14:textId="77777777" w:rsidR="00350CFB" w:rsidRDefault="00283FFF">
      <w:pPr>
        <w:pStyle w:val="a3"/>
        <w:tabs>
          <w:tab w:val="left" w:pos="5119"/>
        </w:tabs>
        <w:spacing w:before="59" w:line="380" w:lineRule="exact"/>
        <w:ind w:left="1427"/>
        <w:rPr>
          <w:position w:val="16"/>
        </w:rPr>
      </w:pPr>
      <w:r>
        <w:rPr>
          <w:noProof/>
          <w:position w:val="16"/>
        </w:rPr>
        <mc:AlternateContent>
          <mc:Choice Requires="wps">
            <w:drawing>
              <wp:anchor distT="0" distB="0" distL="0" distR="0" simplePos="0" relativeHeight="484029440" behindDoc="1" locked="0" layoutInCell="1" allowOverlap="1" wp14:anchorId="00DC2748" wp14:editId="00DC2749">
                <wp:simplePos x="0" y="0"/>
                <wp:positionH relativeFrom="page">
                  <wp:posOffset>3672179</wp:posOffset>
                </wp:positionH>
                <wp:positionV relativeFrom="paragraph">
                  <wp:posOffset>243315</wp:posOffset>
                </wp:positionV>
                <wp:extent cx="948690" cy="1270"/>
                <wp:effectExtent l="0" t="0" r="0" b="0"/>
                <wp:wrapNone/>
                <wp:docPr id="210" name="Graphic 2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48690" cy="1270"/>
                        </a:xfrm>
                        <a:custGeom>
                          <a:avLst/>
                          <a:gdLst/>
                          <a:ahLst/>
                          <a:cxnLst/>
                          <a:rect l="l" t="t" r="r" b="b"/>
                          <a:pathLst>
                            <a:path w="948690">
                              <a:moveTo>
                                <a:pt x="0" y="0"/>
                              </a:moveTo>
                              <a:lnTo>
                                <a:pt x="948067"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691C02" id="Graphic 210" o:spid="_x0000_s1026" style="position:absolute;margin-left:289.15pt;margin-top:19.15pt;width:74.7pt;height:.1pt;z-index:-19287040;visibility:visible;mso-wrap-style:square;mso-wrap-distance-left:0;mso-wrap-distance-top:0;mso-wrap-distance-right:0;mso-wrap-distance-bottom:0;mso-position-horizontal:absolute;mso-position-horizontal-relative:page;mso-position-vertical:absolute;mso-position-vertical-relative:text;v-text-anchor:top" coordsize="9486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" path="m,l948067,e" filled="f" strokeweight=".16869mm">
                <v:path arrowok="t"/>
                <w10:wrap anchorx="page"/>
              </v:shape>
            </w:pict>
          </mc:Fallback>
        </mc:AlternateContent>
      </w:r>
      <w:r>
        <w:t>inbound_counterparty_ratio(</w:t>
      </w:r>
      <w:r>
        <w:rPr>
          <w:i/>
        </w:rPr>
        <w:t>w</w:t>
      </w:r>
      <w:r>
        <w:t>)</w:t>
      </w:r>
      <w:r>
        <w:rPr>
          <w:spacing w:val="5"/>
          <w:w w:val="110"/>
        </w:rPr>
        <w:t xml:space="preserve"> </w:t>
      </w:r>
      <w:r>
        <w:rPr>
          <w:spacing w:val="-10"/>
          <w:w w:val="110"/>
        </w:rPr>
        <w:t>=</w:t>
      </w:r>
      <w:r>
        <w:tab/>
      </w:r>
      <w:r>
        <w:rPr>
          <w:i/>
          <w:spacing w:val="-2"/>
          <w:w w:val="110"/>
          <w:position w:val="16"/>
        </w:rPr>
        <w:t>N</w:t>
      </w:r>
      <w:r>
        <w:rPr>
          <w:spacing w:val="-2"/>
          <w:w w:val="110"/>
          <w:position w:val="13"/>
          <w:sz w:val="16"/>
        </w:rPr>
        <w:t>uniq</w:t>
      </w:r>
      <w:r>
        <w:rPr>
          <w:spacing w:val="-2"/>
          <w:w w:val="110"/>
          <w:position w:val="16"/>
        </w:rPr>
        <w:t>(</w:t>
      </w:r>
      <w:r>
        <w:rPr>
          <w:i/>
          <w:spacing w:val="-2"/>
          <w:w w:val="110"/>
          <w:position w:val="16"/>
        </w:rPr>
        <w:t>w</w:t>
      </w:r>
      <w:r>
        <w:rPr>
          <w:spacing w:val="-2"/>
          <w:w w:val="110"/>
          <w:position w:val="16"/>
        </w:rPr>
        <w:t>)</w:t>
      </w:r>
    </w:p>
    <w:p w14:paraId="00DC1F81" w14:textId="77777777" w:rsidR="00350CFB" w:rsidRDefault="00283FFF">
      <w:pPr>
        <w:spacing w:line="220" w:lineRule="exact"/>
        <w:jc w:val="right"/>
        <w:rPr>
          <w:sz w:val="24"/>
        </w:rPr>
      </w:pPr>
      <w:r>
        <w:rPr>
          <w:w w:val="105"/>
          <w:sz w:val="24"/>
        </w:rPr>
        <w:t>max(</w:t>
      </w:r>
      <w:r>
        <w:rPr>
          <w:i/>
          <w:w w:val="105"/>
          <w:sz w:val="24"/>
        </w:rPr>
        <w:t>N</w:t>
      </w:r>
      <w:r>
        <w:rPr>
          <w:w w:val="105"/>
          <w:sz w:val="24"/>
          <w:vertAlign w:val="subscript"/>
        </w:rPr>
        <w:t>tx</w:t>
      </w:r>
      <w:r>
        <w:rPr>
          <w:w w:val="105"/>
          <w:sz w:val="24"/>
        </w:rPr>
        <w:t>(</w:t>
      </w:r>
      <w:r>
        <w:rPr>
          <w:i/>
          <w:w w:val="105"/>
          <w:sz w:val="24"/>
        </w:rPr>
        <w:t>w</w:t>
      </w:r>
      <w:r>
        <w:rPr>
          <w:w w:val="105"/>
          <w:sz w:val="24"/>
        </w:rPr>
        <w:t>)</w:t>
      </w:r>
      <w:r>
        <w:rPr>
          <w:i/>
          <w:w w:val="105"/>
          <w:sz w:val="24"/>
        </w:rPr>
        <w:t>,</w:t>
      </w:r>
      <w:r>
        <w:rPr>
          <w:i/>
          <w:spacing w:val="-3"/>
          <w:w w:val="105"/>
          <w:sz w:val="24"/>
        </w:rPr>
        <w:t xml:space="preserve"> </w:t>
      </w:r>
      <w:r>
        <w:rPr>
          <w:spacing w:val="-5"/>
          <w:w w:val="105"/>
          <w:sz w:val="24"/>
        </w:rPr>
        <w:t>1)</w:t>
      </w:r>
    </w:p>
    <w:p w14:paraId="00DC1F82" w14:textId="77777777" w:rsidR="00350CFB" w:rsidRDefault="00283FFF">
      <w:pPr>
        <w:tabs>
          <w:tab w:val="left" w:pos="2769"/>
        </w:tabs>
        <w:spacing w:before="219"/>
        <w:rPr>
          <w:sz w:val="24"/>
        </w:rPr>
      </w:pPr>
      <w:r>
        <w:br w:type="column"/>
      </w:r>
      <w:r>
        <w:rPr>
          <w:i/>
          <w:spacing w:val="-10"/>
          <w:sz w:val="24"/>
        </w:rPr>
        <w:t>,</w:t>
      </w:r>
      <w:r>
        <w:rPr>
          <w:i/>
          <w:sz w:val="24"/>
        </w:rPr>
        <w:tab/>
      </w:r>
      <w:r>
        <w:rPr>
          <w:spacing w:val="-2"/>
          <w:sz w:val="24"/>
        </w:rPr>
        <w:t>(3.13)</w:t>
      </w:r>
    </w:p>
    <w:p w14:paraId="00DC1F83" w14:textId="77777777" w:rsidR="00350CFB" w:rsidRDefault="00350CFB">
      <w:pPr>
        <w:rPr>
          <w:sz w:val="24"/>
        </w:rPr>
        <w:sectPr w:rsidR="00350CFB">
          <w:type w:val="continuous"/>
          <w:pgSz w:w="11910" w:h="16840"/>
          <w:pgMar w:top="1920" w:right="708" w:bottom="280" w:left="992" w:header="0" w:footer="2115" w:gutter="0"/>
          <w:cols w:num="2" w:space="720" w:equalWidth="0">
            <w:col w:w="6284" w:space="24"/>
            <w:col w:w="3902"/>
          </w:cols>
        </w:sectPr>
      </w:pPr>
    </w:p>
    <w:p w14:paraId="00DC1F84" w14:textId="77777777" w:rsidR="00350CFB" w:rsidRDefault="00283FFF">
      <w:pPr>
        <w:spacing w:line="424" w:lineRule="exact"/>
        <w:ind w:left="2091"/>
        <w:rPr>
          <w:position w:val="16"/>
          <w:sz w:val="24"/>
        </w:rPr>
      </w:pPr>
      <w:r>
        <w:rPr>
          <w:sz w:val="24"/>
        </w:rPr>
        <w:t>transfer_tenure_days(</w:t>
      </w:r>
      <w:r>
        <w:rPr>
          <w:i/>
          <w:sz w:val="24"/>
        </w:rPr>
        <w:t>w</w:t>
      </w:r>
      <w:r>
        <w:rPr>
          <w:sz w:val="24"/>
        </w:rPr>
        <w:t>)</w:t>
      </w:r>
      <w:r>
        <w:rPr>
          <w:spacing w:val="41"/>
          <w:sz w:val="24"/>
        </w:rPr>
        <w:t xml:space="preserve"> </w:t>
      </w:r>
      <w:r>
        <w:rPr>
          <w:sz w:val="24"/>
        </w:rPr>
        <w:t>=</w:t>
      </w:r>
      <w:r>
        <w:rPr>
          <w:spacing w:val="79"/>
          <w:sz w:val="24"/>
        </w:rPr>
        <w:t xml:space="preserve"> </w:t>
      </w:r>
      <w:r>
        <w:rPr>
          <w:i/>
          <w:position w:val="16"/>
          <w:sz w:val="24"/>
          <w:u w:val="single"/>
        </w:rPr>
        <w:t>t</w:t>
      </w:r>
      <w:r>
        <w:rPr>
          <w:position w:val="13"/>
          <w:sz w:val="16"/>
          <w:u w:val="single"/>
        </w:rPr>
        <w:t>max</w:t>
      </w:r>
      <w:r>
        <w:rPr>
          <w:position w:val="16"/>
          <w:sz w:val="24"/>
          <w:u w:val="single"/>
        </w:rPr>
        <w:t>(</w:t>
      </w:r>
      <w:r>
        <w:rPr>
          <w:i/>
          <w:position w:val="16"/>
          <w:sz w:val="24"/>
          <w:u w:val="single"/>
        </w:rPr>
        <w:t>w</w:t>
      </w:r>
      <w:r>
        <w:rPr>
          <w:position w:val="16"/>
          <w:sz w:val="24"/>
          <w:u w:val="single"/>
        </w:rPr>
        <w:t>)</w:t>
      </w:r>
      <w:r>
        <w:rPr>
          <w:spacing w:val="22"/>
          <w:position w:val="16"/>
          <w:sz w:val="24"/>
          <w:u w:val="single"/>
        </w:rPr>
        <w:t xml:space="preserve"> </w:t>
      </w:r>
      <w:r>
        <w:rPr>
          <w:rFonts w:ascii="Arial Unicode MS" w:hAnsi="Arial Unicode MS"/>
          <w:position w:val="16"/>
          <w:sz w:val="24"/>
          <w:u w:val="single"/>
        </w:rPr>
        <w:t>−</w:t>
      </w:r>
      <w:r>
        <w:rPr>
          <w:rFonts w:ascii="Arial Unicode MS" w:hAnsi="Arial Unicode MS"/>
          <w:spacing w:val="14"/>
          <w:position w:val="16"/>
          <w:sz w:val="24"/>
          <w:u w:val="single"/>
        </w:rPr>
        <w:t xml:space="preserve"> </w:t>
      </w:r>
      <w:r>
        <w:rPr>
          <w:i/>
          <w:spacing w:val="-2"/>
          <w:position w:val="16"/>
          <w:sz w:val="24"/>
          <w:u w:val="single"/>
        </w:rPr>
        <w:t>t</w:t>
      </w:r>
      <w:r>
        <w:rPr>
          <w:spacing w:val="-2"/>
          <w:position w:val="13"/>
          <w:sz w:val="16"/>
          <w:u w:val="single"/>
        </w:rPr>
        <w:t>min</w:t>
      </w:r>
      <w:r>
        <w:rPr>
          <w:spacing w:val="-2"/>
          <w:position w:val="16"/>
          <w:sz w:val="24"/>
          <w:u w:val="single"/>
        </w:rPr>
        <w:t>(</w:t>
      </w:r>
      <w:r>
        <w:rPr>
          <w:i/>
          <w:spacing w:val="-2"/>
          <w:position w:val="16"/>
          <w:sz w:val="24"/>
          <w:u w:val="single"/>
        </w:rPr>
        <w:t>w</w:t>
      </w:r>
      <w:r>
        <w:rPr>
          <w:spacing w:val="-2"/>
          <w:position w:val="16"/>
          <w:sz w:val="24"/>
          <w:u w:val="single"/>
        </w:rPr>
        <w:t>)</w:t>
      </w:r>
    </w:p>
    <w:p w14:paraId="00DC1F85" w14:textId="77777777" w:rsidR="00350CFB" w:rsidRDefault="00283FFF">
      <w:pPr>
        <w:pStyle w:val="a3"/>
        <w:spacing w:line="220" w:lineRule="exact"/>
        <w:ind w:right="563"/>
        <w:jc w:val="right"/>
      </w:pPr>
      <w:r>
        <w:rPr>
          <w:spacing w:val="-2"/>
        </w:rPr>
        <w:t>86400</w:t>
      </w:r>
    </w:p>
    <w:p w14:paraId="00DC1F86" w14:textId="77777777" w:rsidR="00350CFB" w:rsidRDefault="00283FFF">
      <w:pPr>
        <w:pStyle w:val="a3"/>
        <w:tabs>
          <w:tab w:val="left" w:pos="2531"/>
        </w:tabs>
        <w:spacing w:before="204"/>
        <w:ind w:left="223"/>
      </w:pPr>
      <w:r>
        <w:br w:type="column"/>
        <w:t>(seconds</w:t>
      </w:r>
      <w:r>
        <w:rPr>
          <w:spacing w:val="-10"/>
        </w:rPr>
        <w:t xml:space="preserve"> </w:t>
      </w:r>
      <w:r>
        <w:t>to</w:t>
      </w:r>
      <w:r>
        <w:rPr>
          <w:spacing w:val="-10"/>
        </w:rPr>
        <w:t xml:space="preserve"> </w:t>
      </w:r>
      <w:r>
        <w:rPr>
          <w:spacing w:val="-2"/>
        </w:rPr>
        <w:t>days)</w:t>
      </w:r>
      <w:r>
        <w:rPr>
          <w:i/>
          <w:spacing w:val="-2"/>
        </w:rPr>
        <w:t>,</w:t>
      </w:r>
      <w:r>
        <w:rPr>
          <w:i/>
        </w:rPr>
        <w:tab/>
      </w:r>
      <w:r>
        <w:rPr>
          <w:spacing w:val="-2"/>
        </w:rPr>
        <w:t>(3.14)</w:t>
      </w:r>
    </w:p>
    <w:p w14:paraId="00DC1F87" w14:textId="77777777" w:rsidR="00350CFB" w:rsidRDefault="00350CFB">
      <w:pPr>
        <w:pStyle w:val="a3"/>
        <w:sectPr w:rsidR="00350CFB">
          <w:type w:val="continuous"/>
          <w:pgSz w:w="11910" w:h="16840"/>
          <w:pgMar w:top="1920" w:right="708" w:bottom="280" w:left="992" w:header="0" w:footer="2115" w:gutter="0"/>
          <w:cols w:num="2" w:space="720" w:equalWidth="0">
            <w:col w:w="6507" w:space="40"/>
            <w:col w:w="3663"/>
          </w:cols>
        </w:sectPr>
      </w:pPr>
    </w:p>
    <w:p w14:paraId="00DC1F88" w14:textId="77777777" w:rsidR="00350CFB" w:rsidRDefault="00283FFF">
      <w:pPr>
        <w:pStyle w:val="a3"/>
        <w:tabs>
          <w:tab w:val="left" w:pos="9077"/>
        </w:tabs>
        <w:spacing w:before="123"/>
        <w:ind w:left="2701"/>
      </w:pPr>
      <w:r>
        <w:rPr>
          <w:w w:val="105"/>
        </w:rPr>
        <w:t>active_months(</w:t>
      </w:r>
      <w:r>
        <w:rPr>
          <w:i/>
          <w:w w:val="105"/>
        </w:rPr>
        <w:t>w</w:t>
      </w:r>
      <w:r>
        <w:rPr>
          <w:w w:val="105"/>
        </w:rPr>
        <w:t>)</w:t>
      </w:r>
      <w:r>
        <w:rPr>
          <w:spacing w:val="-11"/>
          <w:w w:val="105"/>
        </w:rPr>
        <w:t xml:space="preserve"> </w:t>
      </w:r>
      <w:r>
        <w:rPr>
          <w:w w:val="105"/>
        </w:rPr>
        <w:t>=</w:t>
      </w:r>
      <w:r>
        <w:rPr>
          <w:spacing w:val="-7"/>
          <w:w w:val="105"/>
        </w:rPr>
        <w:t xml:space="preserve"> </w:t>
      </w:r>
      <w:r>
        <w:rPr>
          <w:i/>
          <w:w w:val="105"/>
        </w:rPr>
        <w:t>M</w:t>
      </w:r>
      <w:r>
        <w:rPr>
          <w:i/>
          <w:spacing w:val="-38"/>
          <w:w w:val="105"/>
        </w:rPr>
        <w:t xml:space="preserve"> </w:t>
      </w:r>
      <w:r>
        <w:rPr>
          <w:spacing w:val="-4"/>
          <w:w w:val="105"/>
        </w:rPr>
        <w:t>(</w:t>
      </w:r>
      <w:r>
        <w:rPr>
          <w:i/>
          <w:spacing w:val="-4"/>
          <w:w w:val="105"/>
        </w:rPr>
        <w:t>w</w:t>
      </w:r>
      <w:r>
        <w:rPr>
          <w:spacing w:val="-4"/>
          <w:w w:val="105"/>
        </w:rPr>
        <w:t>)</w:t>
      </w:r>
      <w:r>
        <w:rPr>
          <w:i/>
          <w:spacing w:val="-4"/>
          <w:w w:val="105"/>
        </w:rPr>
        <w:t>.</w:t>
      </w:r>
      <w:r>
        <w:rPr>
          <w:i/>
        </w:rPr>
        <w:tab/>
      </w:r>
      <w:r>
        <w:rPr>
          <w:spacing w:val="-2"/>
          <w:w w:val="110"/>
        </w:rPr>
        <w:t>(3.15)</w:t>
      </w:r>
    </w:p>
    <w:p w14:paraId="00DC1F89" w14:textId="77777777" w:rsidR="00350CFB" w:rsidRDefault="00350CFB">
      <w:pPr>
        <w:pStyle w:val="a3"/>
      </w:pPr>
    </w:p>
    <w:p w14:paraId="00DC1F8A" w14:textId="77777777" w:rsidR="00350CFB" w:rsidRDefault="00350CFB">
      <w:pPr>
        <w:pStyle w:val="a3"/>
        <w:spacing w:before="6"/>
      </w:pPr>
    </w:p>
    <w:p w14:paraId="00DC1F8B" w14:textId="77777777" w:rsidR="00350CFB" w:rsidRDefault="00283FFF">
      <w:pPr>
        <w:pStyle w:val="a3"/>
        <w:spacing w:line="396" w:lineRule="auto"/>
        <w:ind w:left="282" w:right="556"/>
        <w:jc w:val="both"/>
      </w:pPr>
      <w:r>
        <w:t>High</w:t>
      </w:r>
      <w:r>
        <w:rPr>
          <w:spacing w:val="-11"/>
        </w:rPr>
        <w:t xml:space="preserve"> </w:t>
      </w:r>
      <w:r>
        <w:t>counterparty</w:t>
      </w:r>
      <w:r>
        <w:rPr>
          <w:spacing w:val="-11"/>
        </w:rPr>
        <w:t xml:space="preserve"> </w:t>
      </w:r>
      <w:r>
        <w:t>ratio</w:t>
      </w:r>
      <w:r>
        <w:rPr>
          <w:spacing w:val="-11"/>
        </w:rPr>
        <w:t xml:space="preserve"> </w:t>
      </w:r>
      <w:r>
        <w:t>penalizes</w:t>
      </w:r>
      <w:r>
        <w:rPr>
          <w:spacing w:val="-11"/>
        </w:rPr>
        <w:t xml:space="preserve"> </w:t>
      </w:r>
      <w:r>
        <w:t>wallets</w:t>
      </w:r>
      <w:r>
        <w:rPr>
          <w:spacing w:val="-11"/>
        </w:rPr>
        <w:t xml:space="preserve"> </w:t>
      </w:r>
      <w:r>
        <w:t>that</w:t>
      </w:r>
      <w:r>
        <w:rPr>
          <w:spacing w:val="-11"/>
        </w:rPr>
        <w:t xml:space="preserve"> </w:t>
      </w:r>
      <w:r>
        <w:t>receive</w:t>
      </w:r>
      <w:r>
        <w:rPr>
          <w:spacing w:val="-11"/>
        </w:rPr>
        <w:t xml:space="preserve"> </w:t>
      </w:r>
      <w:r>
        <w:t>many</w:t>
      </w:r>
      <w:r>
        <w:rPr>
          <w:spacing w:val="-11"/>
        </w:rPr>
        <w:t xml:space="preserve"> </w:t>
      </w:r>
      <w:r>
        <w:t>transfers</w:t>
      </w:r>
      <w:r>
        <w:rPr>
          <w:spacing w:val="-11"/>
        </w:rPr>
        <w:t xml:space="preserve"> </w:t>
      </w:r>
      <w:r>
        <w:t>from</w:t>
      </w:r>
      <w:r>
        <w:rPr>
          <w:spacing w:val="-11"/>
        </w:rPr>
        <w:t xml:space="preserve"> </w:t>
      </w:r>
      <w:r>
        <w:t>few</w:t>
      </w:r>
      <w:r>
        <w:rPr>
          <w:spacing w:val="-11"/>
        </w:rPr>
        <w:t xml:space="preserve"> </w:t>
      </w:r>
      <w:r>
        <w:t>addresses</w:t>
      </w:r>
      <w:r>
        <w:rPr>
          <w:spacing w:val="-11"/>
        </w:rPr>
        <w:t xml:space="preserve"> </w:t>
      </w:r>
      <w:r>
        <w:t>(a</w:t>
      </w:r>
      <w:r>
        <w:rPr>
          <w:spacing w:val="-11"/>
        </w:rPr>
        <w:t xml:space="preserve"> </w:t>
      </w:r>
      <w:r>
        <w:t>simple Sybil/wash</w:t>
      </w:r>
      <w:r>
        <w:rPr>
          <w:spacing w:val="-3"/>
        </w:rPr>
        <w:t xml:space="preserve"> </w:t>
      </w:r>
      <w:r>
        <w:t>pattern).</w:t>
      </w:r>
      <w:r>
        <w:rPr>
          <w:spacing w:val="22"/>
        </w:rPr>
        <w:t xml:space="preserve"> </w:t>
      </w:r>
      <w:r>
        <w:t>Tenure</w:t>
      </w:r>
      <w:r>
        <w:rPr>
          <w:spacing w:val="-3"/>
        </w:rPr>
        <w:t xml:space="preserve"> </w:t>
      </w:r>
      <w:r>
        <w:t>and</w:t>
      </w:r>
      <w:r>
        <w:rPr>
          <w:spacing w:val="-3"/>
        </w:rPr>
        <w:t xml:space="preserve"> </w:t>
      </w:r>
      <w:r>
        <w:t>active</w:t>
      </w:r>
      <w:r>
        <w:rPr>
          <w:spacing w:val="-3"/>
        </w:rPr>
        <w:t xml:space="preserve"> </w:t>
      </w:r>
      <w:r>
        <w:t>months</w:t>
      </w:r>
      <w:r>
        <w:rPr>
          <w:spacing w:val="-3"/>
        </w:rPr>
        <w:t xml:space="preserve"> </w:t>
      </w:r>
      <w:r>
        <w:t>capture</w:t>
      </w:r>
      <w:r>
        <w:rPr>
          <w:spacing w:val="-3"/>
        </w:rPr>
        <w:t xml:space="preserve"> </w:t>
      </w:r>
      <w:r>
        <w:t>persistence</w:t>
      </w:r>
      <w:r>
        <w:rPr>
          <w:spacing w:val="-3"/>
        </w:rPr>
        <w:t xml:space="preserve"> </w:t>
      </w:r>
      <w:r>
        <w:t>of</w:t>
      </w:r>
      <w:r>
        <w:rPr>
          <w:spacing w:val="-3"/>
        </w:rPr>
        <w:t xml:space="preserve"> </w:t>
      </w:r>
      <w:r>
        <w:t>on-chain</w:t>
      </w:r>
      <w:r>
        <w:rPr>
          <w:spacing w:val="-3"/>
        </w:rPr>
        <w:t xml:space="preserve"> </w:t>
      </w:r>
      <w:r>
        <w:t>activity</w:t>
      </w:r>
      <w:r>
        <w:rPr>
          <w:spacing w:val="-3"/>
        </w:rPr>
        <w:t xml:space="preserve"> </w:t>
      </w:r>
      <w:r>
        <w:t>within</w:t>
      </w:r>
      <w:r>
        <w:rPr>
          <w:spacing w:val="-3"/>
        </w:rPr>
        <w:t xml:space="preserve"> </w:t>
      </w:r>
      <w:r>
        <w:t>the observation window.</w:t>
      </w:r>
      <w:r>
        <w:rPr>
          <w:spacing w:val="34"/>
        </w:rPr>
        <w:t xml:space="preserve"> </w:t>
      </w:r>
      <w:r>
        <w:t>These measures are imperfect Sybil defenses—coordinated adversaries can still</w:t>
      </w:r>
      <w:r>
        <w:rPr>
          <w:spacing w:val="-15"/>
        </w:rPr>
        <w:t xml:space="preserve"> </w:t>
      </w:r>
      <w:r>
        <w:t>diversify</w:t>
      </w:r>
      <w:r>
        <w:rPr>
          <w:spacing w:val="-15"/>
        </w:rPr>
        <w:t xml:space="preserve"> </w:t>
      </w:r>
      <w:r>
        <w:t>counterparties—but</w:t>
      </w:r>
      <w:r>
        <w:rPr>
          <w:spacing w:val="-15"/>
        </w:rPr>
        <w:t xml:space="preserve"> </w:t>
      </w:r>
      <w:r>
        <w:t>they</w:t>
      </w:r>
      <w:r>
        <w:rPr>
          <w:spacing w:val="-15"/>
        </w:rPr>
        <w:t xml:space="preserve"> </w:t>
      </w:r>
      <w:r>
        <w:t>operationalize</w:t>
      </w:r>
      <w:r>
        <w:rPr>
          <w:spacing w:val="-15"/>
        </w:rPr>
        <w:t xml:space="preserve"> </w:t>
      </w:r>
      <w:r>
        <w:t>the</w:t>
      </w:r>
      <w:r>
        <w:rPr>
          <w:spacing w:val="-15"/>
        </w:rPr>
        <w:t xml:space="preserve"> </w:t>
      </w:r>
      <w:r>
        <w:t>intuition</w:t>
      </w:r>
      <w:r>
        <w:rPr>
          <w:spacing w:val="-15"/>
        </w:rPr>
        <w:t xml:space="preserve"> </w:t>
      </w:r>
      <w:r>
        <w:t>that</w:t>
      </w:r>
      <w:r>
        <w:rPr>
          <w:spacing w:val="-15"/>
        </w:rPr>
        <w:t xml:space="preserve"> </w:t>
      </w:r>
      <w:r>
        <w:t>durable,</w:t>
      </w:r>
      <w:r>
        <w:rPr>
          <w:spacing w:val="-15"/>
        </w:rPr>
        <w:t xml:space="preserve"> </w:t>
      </w:r>
      <w:r>
        <w:t xml:space="preserve">multi-counterparty activity is more reputation-relevant than bursty self-dealing </w:t>
      </w:r>
      <w:hyperlink w:anchor="_bookmark181" w:history="1">
        <w:r>
          <w:rPr>
            <w:vertAlign w:val="superscript"/>
          </w:rPr>
          <w:t>[48]</w:t>
        </w:r>
      </w:hyperlink>
      <w:r>
        <w:t>.</w:t>
      </w:r>
    </w:p>
    <w:p w14:paraId="00DC1F8C" w14:textId="77777777" w:rsidR="00350CFB" w:rsidRDefault="00350CFB">
      <w:pPr>
        <w:pStyle w:val="a3"/>
        <w:spacing w:line="396" w:lineRule="auto"/>
        <w:jc w:val="both"/>
        <w:sectPr w:rsidR="00350CFB">
          <w:type w:val="continuous"/>
          <w:pgSz w:w="11910" w:h="16840"/>
          <w:pgMar w:top="1920" w:right="708" w:bottom="280" w:left="992" w:header="0" w:footer="2115" w:gutter="0"/>
          <w:cols w:space="720"/>
        </w:sectPr>
      </w:pPr>
    </w:p>
    <w:p w14:paraId="00DC1F8D" w14:textId="77777777" w:rsidR="00350CFB" w:rsidRDefault="00283FFF">
      <w:pPr>
        <w:pStyle w:val="3"/>
        <w:numPr>
          <w:ilvl w:val="2"/>
          <w:numId w:val="26"/>
        </w:numPr>
        <w:tabs>
          <w:tab w:val="left" w:pos="879"/>
        </w:tabs>
        <w:spacing w:before="73"/>
        <w:ind w:left="879" w:hanging="597"/>
      </w:pPr>
      <w:r>
        <w:rPr>
          <w:spacing w:val="-4"/>
        </w:rPr>
        <w:t>Trading-success</w:t>
      </w:r>
      <w:r>
        <w:rPr>
          <w:spacing w:val="11"/>
        </w:rPr>
        <w:t xml:space="preserve"> </w:t>
      </w:r>
      <w:r>
        <w:rPr>
          <w:spacing w:val="-4"/>
        </w:rPr>
        <w:t>family</w:t>
      </w:r>
    </w:p>
    <w:p w14:paraId="00DC1F8E" w14:textId="77777777" w:rsidR="00350CFB" w:rsidRDefault="00350CFB">
      <w:pPr>
        <w:pStyle w:val="a3"/>
        <w:spacing w:before="46"/>
        <w:rPr>
          <w:b/>
        </w:rPr>
      </w:pPr>
    </w:p>
    <w:p w14:paraId="00DC1F8F" w14:textId="77777777" w:rsidR="00350CFB" w:rsidRDefault="00283FFF">
      <w:pPr>
        <w:pStyle w:val="a3"/>
        <w:ind w:left="273"/>
      </w:pPr>
      <w:r>
        <w:t>A</w:t>
      </w:r>
      <w:r>
        <w:rPr>
          <w:spacing w:val="-8"/>
        </w:rPr>
        <w:t xml:space="preserve"> </w:t>
      </w:r>
      <w:r>
        <w:t>successful</w:t>
      </w:r>
      <w:r>
        <w:rPr>
          <w:spacing w:val="-4"/>
        </w:rPr>
        <w:t xml:space="preserve"> </w:t>
      </w:r>
      <w:r>
        <w:t>close</w:t>
      </w:r>
      <w:r>
        <w:rPr>
          <w:spacing w:val="-4"/>
        </w:rPr>
        <w:t xml:space="preserve"> </w:t>
      </w:r>
      <w:r>
        <w:t>is</w:t>
      </w:r>
      <w:r>
        <w:rPr>
          <w:spacing w:val="-3"/>
        </w:rPr>
        <w:t xml:space="preserve"> </w:t>
      </w:r>
      <w:r>
        <w:t>a</w:t>
      </w:r>
      <w:r>
        <w:rPr>
          <w:spacing w:val="-4"/>
        </w:rPr>
        <w:t xml:space="preserve"> </w:t>
      </w:r>
      <w:r>
        <w:t>non-liquidation</w:t>
      </w:r>
      <w:r>
        <w:rPr>
          <w:spacing w:val="-4"/>
        </w:rPr>
        <w:t xml:space="preserve"> </w:t>
      </w:r>
      <w:r>
        <w:t>close</w:t>
      </w:r>
      <w:r>
        <w:rPr>
          <w:spacing w:val="-4"/>
        </w:rPr>
        <w:t xml:space="preserve"> </w:t>
      </w:r>
      <w:r>
        <w:t>with</w:t>
      </w:r>
      <w:r>
        <w:rPr>
          <w:spacing w:val="-4"/>
        </w:rPr>
        <w:t xml:space="preserve"> </w:t>
      </w:r>
      <w:r>
        <w:rPr>
          <w:i/>
        </w:rPr>
        <w:t>x</w:t>
      </w:r>
      <w:r>
        <w:rPr>
          <w:rFonts w:ascii="Menlo"/>
          <w:i/>
          <w:vertAlign w:val="subscript"/>
        </w:rPr>
        <w:t>c</w:t>
      </w:r>
      <w:r>
        <w:rPr>
          <w:rFonts w:ascii="Menlo"/>
          <w:i/>
          <w:spacing w:val="-69"/>
        </w:rPr>
        <w:t xml:space="preserve"> </w:t>
      </w:r>
      <w:r>
        <w:rPr>
          <w:i/>
        </w:rPr>
        <w:t>&gt;</w:t>
      </w:r>
      <w:r>
        <w:rPr>
          <w:i/>
          <w:spacing w:val="3"/>
        </w:rPr>
        <w:t xml:space="preserve"> </w:t>
      </w:r>
      <w:r>
        <w:t>0.</w:t>
      </w:r>
      <w:r>
        <w:rPr>
          <w:spacing w:val="15"/>
        </w:rPr>
        <w:t xml:space="preserve"> </w:t>
      </w:r>
      <w:r>
        <w:rPr>
          <w:spacing w:val="-2"/>
        </w:rPr>
        <w:t>Define</w:t>
      </w:r>
    </w:p>
    <w:p w14:paraId="00DC1F90" w14:textId="77777777" w:rsidR="00350CFB" w:rsidRDefault="00350CFB">
      <w:pPr>
        <w:pStyle w:val="a3"/>
      </w:pPr>
    </w:p>
    <w:p w14:paraId="00DC1F91" w14:textId="77777777" w:rsidR="00350CFB" w:rsidRDefault="00350CFB">
      <w:pPr>
        <w:pStyle w:val="a3"/>
      </w:pPr>
    </w:p>
    <w:p w14:paraId="00DC1F92" w14:textId="77777777" w:rsidR="00350CFB" w:rsidRDefault="00350CFB">
      <w:pPr>
        <w:pStyle w:val="a3"/>
        <w:spacing w:before="242"/>
      </w:pPr>
    </w:p>
    <w:p w14:paraId="00DC1F93" w14:textId="77777777" w:rsidR="00350CFB" w:rsidRDefault="00283FFF">
      <w:pPr>
        <w:pStyle w:val="a3"/>
        <w:tabs>
          <w:tab w:val="left" w:pos="5328"/>
          <w:tab w:val="left" w:pos="9077"/>
        </w:tabs>
        <w:ind w:left="2110"/>
      </w:pPr>
      <w:r>
        <w:rPr>
          <w:noProof/>
        </w:rPr>
        <mc:AlternateContent>
          <mc:Choice Requires="wps">
            <w:drawing>
              <wp:anchor distT="0" distB="0" distL="0" distR="0" simplePos="0" relativeHeight="484031488" behindDoc="1" locked="0" layoutInCell="1" allowOverlap="1" wp14:anchorId="00DC274A" wp14:editId="00DC274B">
                <wp:simplePos x="0" y="0"/>
                <wp:positionH relativeFrom="page">
                  <wp:posOffset>3706482</wp:posOffset>
                </wp:positionH>
                <wp:positionV relativeFrom="paragraph">
                  <wp:posOffset>-115592</wp:posOffset>
                </wp:positionV>
                <wp:extent cx="219710" cy="563245"/>
                <wp:effectExtent l="0" t="0" r="0" b="0"/>
                <wp:wrapNone/>
                <wp:docPr id="211" name="Textbox 2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 cy="563245"/>
                        </a:xfrm>
                        <a:prstGeom prst="rect">
                          <a:avLst/>
                        </a:prstGeom>
                      </wps:spPr>
                      <wps:txbx>
                        <w:txbxContent>
                          <w:p w14:paraId="00DC2839" w14:textId="77777777" w:rsidR="00350CFB" w:rsidRDefault="00283FFF">
                            <w:pPr>
                              <w:pStyle w:val="a3"/>
                              <w:spacing w:line="231" w:lineRule="exact"/>
                            </w:pPr>
                            <w:r>
                              <w:rPr>
                                <w:spacing w:val="-10"/>
                                <w:w w:val="235"/>
                              </w:rPr>
                              <w:t>L</w:t>
                            </w:r>
                          </w:p>
                        </w:txbxContent>
                      </wps:txbx>
                      <wps:bodyPr wrap="square" lIns="0" tIns="0" rIns="0" bIns="0" rtlCol="0">
                        <a:noAutofit/>
                      </wps:bodyPr>
                    </wps:wsp>
                  </a:graphicData>
                </a:graphic>
              </wp:anchor>
            </w:drawing>
          </mc:Choice>
          <mc:Fallback>
            <w:pict>
              <v:shape w14:anchorId="00DC274A" id="Textbox 211" o:spid="_x0000_s1199" type="#_x0000_t202" style="position:absolute;left:0;text-align:left;margin-left:291.85pt;margin-top:-9.1pt;width:17.3pt;height:44.35pt;z-index:-192849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" filled="f" stroked="f">
                <v:textbox inset="0,0,0,0">
                  <w:txbxContent>
                    <w:p w14:paraId="00DC2839" w14:textId="77777777" w:rsidR="00350CFB" w:rsidRDefault="00283FFF">
                      <w:pPr>
                        <w:pStyle w:val="a3"/>
                        <w:spacing w:line="231" w:lineRule="exact"/>
                      </w:pPr>
                      <w:r>
                        <w:rPr>
                          <w:spacing w:val="-10"/>
                          <w:w w:val="235"/>
                        </w:rPr>
                        <w:t>L</w:t>
                      </w:r>
                    </w:p>
                  </w:txbxContent>
                </v:textbox>
                <w10:wrap anchorx="page"/>
              </v:shape>
            </w:pict>
          </mc:Fallback>
        </mc:AlternateContent>
      </w:r>
      <w:r>
        <w:rPr>
          <w:noProof/>
        </w:rPr>
        <mc:AlternateContent>
          <mc:Choice Requires="wps">
            <w:drawing>
              <wp:anchor distT="0" distB="0" distL="0" distR="0" simplePos="0" relativeHeight="484033024" behindDoc="1" locked="0" layoutInCell="1" allowOverlap="1" wp14:anchorId="00DC274C" wp14:editId="00DC274D">
                <wp:simplePos x="0" y="0"/>
                <wp:positionH relativeFrom="page">
                  <wp:posOffset>1961616</wp:posOffset>
                </wp:positionH>
                <wp:positionV relativeFrom="paragraph">
                  <wp:posOffset>-337130</wp:posOffset>
                </wp:positionV>
                <wp:extent cx="4799330" cy="563245"/>
                <wp:effectExtent l="0" t="0" r="0" b="0"/>
                <wp:wrapNone/>
                <wp:docPr id="212" name="Textbox 2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99330" cy="563245"/>
                        </a:xfrm>
                        <a:prstGeom prst="rect">
                          <a:avLst/>
                        </a:prstGeom>
                      </wps:spPr>
                      <wps:txbx>
                        <w:txbxContent>
                          <w:p w14:paraId="00DC283A" w14:textId="77777777" w:rsidR="00350CFB" w:rsidRDefault="00283FFF">
                            <w:pPr>
                              <w:tabs>
                                <w:tab w:val="left" w:pos="6980"/>
                              </w:tabs>
                              <w:spacing w:line="353" w:lineRule="exact"/>
                              <w:rPr>
                                <w:sz w:val="24"/>
                              </w:rPr>
                            </w:pPr>
                            <w:r>
                              <w:rPr>
                                <w:sz w:val="24"/>
                              </w:rPr>
                              <w:t>close_success_count(</w:t>
                            </w:r>
                            <w:r>
                              <w:rPr>
                                <w:i/>
                                <w:sz w:val="24"/>
                              </w:rPr>
                              <w:t>w</w:t>
                            </w:r>
                            <w:r>
                              <w:rPr>
                                <w:sz w:val="24"/>
                              </w:rPr>
                              <w:t>)</w:t>
                            </w:r>
                            <w:r>
                              <w:rPr>
                                <w:spacing w:val="16"/>
                                <w:sz w:val="24"/>
                              </w:rPr>
                              <w:t xml:space="preserve"> </w:t>
                            </w:r>
                            <w:r>
                              <w:rPr>
                                <w:sz w:val="24"/>
                              </w:rPr>
                              <w:t>=</w:t>
                            </w:r>
                            <w:r>
                              <w:rPr>
                                <w:spacing w:val="16"/>
                                <w:sz w:val="24"/>
                              </w:rPr>
                              <w:t xml:space="preserve"> </w:t>
                            </w:r>
                            <w:r>
                              <w:rPr>
                                <w:position w:val="6"/>
                                <w:sz w:val="24"/>
                              </w:rPr>
                              <w:t>1</w:t>
                            </w:r>
                            <w:r>
                              <w:rPr>
                                <w:rFonts w:ascii="Arial Unicode MS" w:hAnsi="Arial Unicode MS"/>
                                <w:sz w:val="24"/>
                              </w:rPr>
                              <w:t>{</w:t>
                            </w:r>
                            <w:r>
                              <w:rPr>
                                <w:i/>
                                <w:sz w:val="24"/>
                              </w:rPr>
                              <w:t>c</w:t>
                            </w:r>
                            <w:r>
                              <w:rPr>
                                <w:i/>
                                <w:spacing w:val="16"/>
                                <w:sz w:val="24"/>
                              </w:rPr>
                              <w:t xml:space="preserve"> </w:t>
                            </w:r>
                            <w:r>
                              <w:rPr>
                                <w:rFonts w:ascii="Arial Unicode MS" w:hAnsi="Arial Unicode MS"/>
                                <w:sz w:val="24"/>
                              </w:rPr>
                              <w:t>∈</w:t>
                            </w:r>
                            <w:r>
                              <w:rPr>
                                <w:rFonts w:ascii="Arial Unicode MS" w:hAnsi="Arial Unicode MS"/>
                                <w:spacing w:val="10"/>
                                <w:sz w:val="24"/>
                              </w:rPr>
                              <w:t xml:space="preserve"> </w:t>
                            </w:r>
                            <w:r>
                              <w:rPr>
                                <w:rFonts w:ascii="Arial Unicode MS" w:hAnsi="Arial Unicode MS"/>
                                <w:sz w:val="24"/>
                              </w:rPr>
                              <w:t>C</w:t>
                            </w:r>
                            <w:r>
                              <w:rPr>
                                <w:sz w:val="24"/>
                              </w:rPr>
                              <w:t>(</w:t>
                            </w:r>
                            <w:r>
                              <w:rPr>
                                <w:i/>
                                <w:sz w:val="24"/>
                              </w:rPr>
                              <w:t>w</w:t>
                            </w:r>
                            <w:r>
                              <w:rPr>
                                <w:sz w:val="24"/>
                              </w:rPr>
                              <w:t>)</w:t>
                            </w:r>
                            <w:r>
                              <w:rPr>
                                <w:spacing w:val="16"/>
                                <w:sz w:val="24"/>
                              </w:rPr>
                              <w:t xml:space="preserve"> </w:t>
                            </w:r>
                            <w:r>
                              <w:rPr>
                                <w:sz w:val="24"/>
                              </w:rPr>
                              <w:t>:</w:t>
                            </w:r>
                            <w:r>
                              <w:rPr>
                                <w:spacing w:val="17"/>
                                <w:sz w:val="24"/>
                              </w:rPr>
                              <w:t xml:space="preserve"> </w:t>
                            </w:r>
                            <w:r>
                              <w:rPr>
                                <w:i/>
                                <w:sz w:val="24"/>
                              </w:rPr>
                              <w:t>ℓ</w:t>
                            </w:r>
                            <w:r>
                              <w:rPr>
                                <w:rFonts w:ascii="Menlo" w:hAnsi="Menlo"/>
                                <w:i/>
                                <w:sz w:val="24"/>
                                <w:vertAlign w:val="subscript"/>
                              </w:rPr>
                              <w:t>c</w:t>
                            </w:r>
                            <w:r>
                              <w:rPr>
                                <w:rFonts w:ascii="Menlo" w:hAnsi="Menlo"/>
                                <w:i/>
                                <w:spacing w:val="-57"/>
                                <w:sz w:val="24"/>
                              </w:rPr>
                              <w:t xml:space="preserve"> </w:t>
                            </w:r>
                            <w:r>
                              <w:rPr>
                                <w:sz w:val="24"/>
                              </w:rPr>
                              <w:t>=</w:t>
                            </w:r>
                            <w:r>
                              <w:rPr>
                                <w:spacing w:val="17"/>
                                <w:sz w:val="24"/>
                              </w:rPr>
                              <w:t xml:space="preserve"> </w:t>
                            </w:r>
                            <w:r>
                              <w:rPr>
                                <w:sz w:val="24"/>
                              </w:rPr>
                              <w:t>0</w:t>
                            </w:r>
                            <w:r>
                              <w:rPr>
                                <w:spacing w:val="1"/>
                                <w:sz w:val="24"/>
                              </w:rPr>
                              <w:t xml:space="preserve"> </w:t>
                            </w:r>
                            <w:r>
                              <w:rPr>
                                <w:rFonts w:ascii="Arial Unicode MS" w:hAnsi="Arial Unicode MS"/>
                                <w:sz w:val="24"/>
                              </w:rPr>
                              <w:t>∧</w:t>
                            </w:r>
                            <w:r>
                              <w:rPr>
                                <w:rFonts w:ascii="Arial Unicode MS" w:hAnsi="Arial Unicode MS"/>
                                <w:spacing w:val="-6"/>
                                <w:sz w:val="24"/>
                              </w:rPr>
                              <w:t xml:space="preserve"> </w:t>
                            </w:r>
                            <w:r>
                              <w:rPr>
                                <w:i/>
                                <w:sz w:val="24"/>
                              </w:rPr>
                              <w:t>x</w:t>
                            </w:r>
                            <w:r>
                              <w:rPr>
                                <w:rFonts w:ascii="Menlo" w:hAnsi="Menlo"/>
                                <w:i/>
                                <w:sz w:val="24"/>
                                <w:vertAlign w:val="subscript"/>
                              </w:rPr>
                              <w:t>c</w:t>
                            </w:r>
                            <w:r>
                              <w:rPr>
                                <w:rFonts w:ascii="Menlo" w:hAnsi="Menlo"/>
                                <w:i/>
                                <w:spacing w:val="-57"/>
                                <w:sz w:val="24"/>
                              </w:rPr>
                              <w:t xml:space="preserve"> </w:t>
                            </w:r>
                            <w:r>
                              <w:rPr>
                                <w:i/>
                                <w:sz w:val="24"/>
                              </w:rPr>
                              <w:t>&gt;</w:t>
                            </w:r>
                            <w:r>
                              <w:rPr>
                                <w:i/>
                                <w:spacing w:val="16"/>
                                <w:sz w:val="24"/>
                              </w:rPr>
                              <w:t xml:space="preserve"> </w:t>
                            </w:r>
                            <w:r>
                              <w:rPr>
                                <w:spacing w:val="-4"/>
                                <w:sz w:val="24"/>
                              </w:rPr>
                              <w:t>0</w:t>
                            </w:r>
                            <w:r>
                              <w:rPr>
                                <w:rFonts w:ascii="Arial Unicode MS" w:hAnsi="Arial Unicode MS"/>
                                <w:spacing w:val="-4"/>
                                <w:sz w:val="24"/>
                              </w:rPr>
                              <w:t>}</w:t>
                            </w:r>
                            <w:r>
                              <w:rPr>
                                <w:spacing w:val="-4"/>
                                <w:position w:val="6"/>
                                <w:sz w:val="24"/>
                              </w:rPr>
                              <w:t>1</w:t>
                            </w:r>
                            <w:r>
                              <w:rPr>
                                <w:i/>
                                <w:spacing w:val="-4"/>
                                <w:sz w:val="24"/>
                              </w:rPr>
                              <w:t>,</w:t>
                            </w:r>
                            <w:r>
                              <w:rPr>
                                <w:i/>
                                <w:sz w:val="24"/>
                              </w:rPr>
                              <w:tab/>
                            </w:r>
                            <w:r>
                              <w:rPr>
                                <w:spacing w:val="-2"/>
                                <w:sz w:val="24"/>
                              </w:rPr>
                              <w:t>(3.16)</w:t>
                            </w:r>
                          </w:p>
                        </w:txbxContent>
                      </wps:txbx>
                      <wps:bodyPr wrap="square" lIns="0" tIns="0" rIns="0" bIns="0" rtlCol="0">
                        <a:noAutofit/>
                      </wps:bodyPr>
                    </wps:wsp>
                  </a:graphicData>
                </a:graphic>
              </wp:anchor>
            </w:drawing>
          </mc:Choice>
          <mc:Fallback>
            <w:pict>
              <v:shape w14:anchorId="00DC274C" id="Textbox 212" o:spid="_x0000_s1200" type="#_x0000_t202" style="position:absolute;left:0;text-align:left;margin-left:154.45pt;margin-top:-26.55pt;width:377.9pt;height:44.35pt;z-index:-19283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" filled="f" stroked="f">
                <v:textbox inset="0,0,0,0">
                  <w:txbxContent>
                    <w:p w14:paraId="00DC283A" w14:textId="77777777" w:rsidR="00350CFB" w:rsidRDefault="00283FFF">
                      <w:pPr>
                        <w:tabs>
                          <w:tab w:val="left" w:pos="6980"/>
                        </w:tabs>
                        <w:spacing w:line="353" w:lineRule="exact"/>
                        <w:rPr>
                          <w:sz w:val="24"/>
                        </w:rPr>
                      </w:pPr>
                      <w:r>
                        <w:rPr>
                          <w:sz w:val="24"/>
                        </w:rPr>
                        <w:t>close_success_count(</w:t>
                      </w:r>
                      <w:r>
                        <w:rPr>
                          <w:i/>
                          <w:sz w:val="24"/>
                        </w:rPr>
                        <w:t>w</w:t>
                      </w:r>
                      <w:r>
                        <w:rPr>
                          <w:sz w:val="24"/>
                        </w:rPr>
                        <w:t>)</w:t>
                      </w:r>
                      <w:r>
                        <w:rPr>
                          <w:spacing w:val="16"/>
                          <w:sz w:val="24"/>
                        </w:rPr>
                        <w:t xml:space="preserve"> </w:t>
                      </w:r>
                      <w:r>
                        <w:rPr>
                          <w:sz w:val="24"/>
                        </w:rPr>
                        <w:t>=</w:t>
                      </w:r>
                      <w:r>
                        <w:rPr>
                          <w:spacing w:val="16"/>
                          <w:sz w:val="24"/>
                        </w:rPr>
                        <w:t xml:space="preserve"> </w:t>
                      </w:r>
                      <w:r>
                        <w:rPr>
                          <w:position w:val="6"/>
                          <w:sz w:val="24"/>
                        </w:rPr>
                        <w:t>1</w:t>
                      </w:r>
                      <w:r>
                        <w:rPr>
                          <w:rFonts w:ascii="Arial Unicode MS" w:hAnsi="Arial Unicode MS"/>
                          <w:sz w:val="24"/>
                        </w:rPr>
                        <w:t>{</w:t>
                      </w:r>
                      <w:r>
                        <w:rPr>
                          <w:i/>
                          <w:sz w:val="24"/>
                        </w:rPr>
                        <w:t>c</w:t>
                      </w:r>
                      <w:r>
                        <w:rPr>
                          <w:i/>
                          <w:spacing w:val="16"/>
                          <w:sz w:val="24"/>
                        </w:rPr>
                        <w:t xml:space="preserve"> </w:t>
                      </w:r>
                      <w:r>
                        <w:rPr>
                          <w:rFonts w:ascii="Arial Unicode MS" w:hAnsi="Arial Unicode MS"/>
                          <w:sz w:val="24"/>
                        </w:rPr>
                        <w:t>∈</w:t>
                      </w:r>
                      <w:r>
                        <w:rPr>
                          <w:rFonts w:ascii="Arial Unicode MS" w:hAnsi="Arial Unicode MS"/>
                          <w:spacing w:val="10"/>
                          <w:sz w:val="24"/>
                        </w:rPr>
                        <w:t xml:space="preserve"> </w:t>
                      </w:r>
                      <w:r>
                        <w:rPr>
                          <w:rFonts w:ascii="Arial Unicode MS" w:hAnsi="Arial Unicode MS"/>
                          <w:sz w:val="24"/>
                        </w:rPr>
                        <w:t>C</w:t>
                      </w:r>
                      <w:r>
                        <w:rPr>
                          <w:sz w:val="24"/>
                        </w:rPr>
                        <w:t>(</w:t>
                      </w:r>
                      <w:r>
                        <w:rPr>
                          <w:i/>
                          <w:sz w:val="24"/>
                        </w:rPr>
                        <w:t>w</w:t>
                      </w:r>
                      <w:r>
                        <w:rPr>
                          <w:sz w:val="24"/>
                        </w:rPr>
                        <w:t>)</w:t>
                      </w:r>
                      <w:r>
                        <w:rPr>
                          <w:spacing w:val="16"/>
                          <w:sz w:val="24"/>
                        </w:rPr>
                        <w:t xml:space="preserve"> </w:t>
                      </w:r>
                      <w:r>
                        <w:rPr>
                          <w:sz w:val="24"/>
                        </w:rPr>
                        <w:t>:</w:t>
                      </w:r>
                      <w:r>
                        <w:rPr>
                          <w:spacing w:val="17"/>
                          <w:sz w:val="24"/>
                        </w:rPr>
                        <w:t xml:space="preserve"> </w:t>
                      </w:r>
                      <w:r>
                        <w:rPr>
                          <w:i/>
                          <w:sz w:val="24"/>
                        </w:rPr>
                        <w:t>ℓ</w:t>
                      </w:r>
                      <w:r>
                        <w:rPr>
                          <w:rFonts w:ascii="Menlo" w:hAnsi="Menlo"/>
                          <w:i/>
                          <w:sz w:val="24"/>
                          <w:vertAlign w:val="subscript"/>
                        </w:rPr>
                        <w:t>c</w:t>
                      </w:r>
                      <w:r>
                        <w:rPr>
                          <w:rFonts w:ascii="Menlo" w:hAnsi="Menlo"/>
                          <w:i/>
                          <w:spacing w:val="-57"/>
                          <w:sz w:val="24"/>
                        </w:rPr>
                        <w:t xml:space="preserve"> </w:t>
                      </w:r>
                      <w:r>
                        <w:rPr>
                          <w:sz w:val="24"/>
                        </w:rPr>
                        <w:t>=</w:t>
                      </w:r>
                      <w:r>
                        <w:rPr>
                          <w:spacing w:val="17"/>
                          <w:sz w:val="24"/>
                        </w:rPr>
                        <w:t xml:space="preserve"> </w:t>
                      </w:r>
                      <w:r>
                        <w:rPr>
                          <w:sz w:val="24"/>
                        </w:rPr>
                        <w:t>0</w:t>
                      </w:r>
                      <w:r>
                        <w:rPr>
                          <w:spacing w:val="1"/>
                          <w:sz w:val="24"/>
                        </w:rPr>
                        <w:t xml:space="preserve"> </w:t>
                      </w:r>
                      <w:r>
                        <w:rPr>
                          <w:rFonts w:ascii="Arial Unicode MS" w:hAnsi="Arial Unicode MS"/>
                          <w:sz w:val="24"/>
                        </w:rPr>
                        <w:t>∧</w:t>
                      </w:r>
                      <w:r>
                        <w:rPr>
                          <w:rFonts w:ascii="Arial Unicode MS" w:hAnsi="Arial Unicode MS"/>
                          <w:spacing w:val="-6"/>
                          <w:sz w:val="24"/>
                        </w:rPr>
                        <w:t xml:space="preserve"> </w:t>
                      </w:r>
                      <w:r>
                        <w:rPr>
                          <w:i/>
                          <w:sz w:val="24"/>
                        </w:rPr>
                        <w:t>x</w:t>
                      </w:r>
                      <w:r>
                        <w:rPr>
                          <w:rFonts w:ascii="Menlo" w:hAnsi="Menlo"/>
                          <w:i/>
                          <w:sz w:val="24"/>
                          <w:vertAlign w:val="subscript"/>
                        </w:rPr>
                        <w:t>c</w:t>
                      </w:r>
                      <w:r>
                        <w:rPr>
                          <w:rFonts w:ascii="Menlo" w:hAnsi="Menlo"/>
                          <w:i/>
                          <w:spacing w:val="-57"/>
                          <w:sz w:val="24"/>
                        </w:rPr>
                        <w:t xml:space="preserve"> </w:t>
                      </w:r>
                      <w:r>
                        <w:rPr>
                          <w:i/>
                          <w:sz w:val="24"/>
                        </w:rPr>
                        <w:t>&gt;</w:t>
                      </w:r>
                      <w:r>
                        <w:rPr>
                          <w:i/>
                          <w:spacing w:val="16"/>
                          <w:sz w:val="24"/>
                        </w:rPr>
                        <w:t xml:space="preserve"> </w:t>
                      </w:r>
                      <w:r>
                        <w:rPr>
                          <w:spacing w:val="-4"/>
                          <w:sz w:val="24"/>
                        </w:rPr>
                        <w:t>0</w:t>
                      </w:r>
                      <w:r>
                        <w:rPr>
                          <w:rFonts w:ascii="Arial Unicode MS" w:hAnsi="Arial Unicode MS"/>
                          <w:spacing w:val="-4"/>
                          <w:sz w:val="24"/>
                        </w:rPr>
                        <w:t>}</w:t>
                      </w:r>
                      <w:r>
                        <w:rPr>
                          <w:spacing w:val="-4"/>
                          <w:position w:val="6"/>
                          <w:sz w:val="24"/>
                        </w:rPr>
                        <w:t>1</w:t>
                      </w:r>
                      <w:r>
                        <w:rPr>
                          <w:i/>
                          <w:spacing w:val="-4"/>
                          <w:sz w:val="24"/>
                        </w:rPr>
                        <w:t>,</w:t>
                      </w:r>
                      <w:r>
                        <w:rPr>
                          <w:i/>
                          <w:sz w:val="24"/>
                        </w:rPr>
                        <w:tab/>
                      </w:r>
                      <w:r>
                        <w:rPr>
                          <w:spacing w:val="-2"/>
                          <w:sz w:val="24"/>
                        </w:rPr>
                        <w:t>(3.16)</w:t>
                      </w:r>
                    </w:p>
                  </w:txbxContent>
                </v:textbox>
                <w10:wrap anchorx="page"/>
              </v:shape>
            </w:pict>
          </mc:Fallback>
        </mc:AlternateContent>
      </w:r>
      <w:r>
        <w:t>realized_gain_proxy(</w:t>
      </w:r>
      <w:r>
        <w:rPr>
          <w:i/>
        </w:rPr>
        <w:t>w</w:t>
      </w:r>
      <w:r>
        <w:t>)</w:t>
      </w:r>
      <w:r>
        <w:rPr>
          <w:spacing w:val="18"/>
        </w:rPr>
        <w:t xml:space="preserve"> </w:t>
      </w:r>
      <w:r>
        <w:rPr>
          <w:spacing w:val="-10"/>
        </w:rPr>
        <w:t>=</w:t>
      </w:r>
      <w:r>
        <w:tab/>
        <w:t>max(</w:t>
      </w:r>
      <w:r>
        <w:rPr>
          <w:i/>
        </w:rPr>
        <w:t>x</w:t>
      </w:r>
      <w:r>
        <w:rPr>
          <w:rFonts w:ascii="Menlo"/>
          <w:i/>
          <w:vertAlign w:val="subscript"/>
        </w:rPr>
        <w:t>c</w:t>
      </w:r>
      <w:r>
        <w:rPr>
          <w:i/>
        </w:rPr>
        <w:t>,</w:t>
      </w:r>
      <w:r>
        <w:rPr>
          <w:i/>
          <w:spacing w:val="-4"/>
        </w:rPr>
        <w:t xml:space="preserve"> </w:t>
      </w:r>
      <w:r>
        <w:rPr>
          <w:spacing w:val="-5"/>
        </w:rPr>
        <w:t>0)</w:t>
      </w:r>
      <w:r>
        <w:rPr>
          <w:i/>
          <w:spacing w:val="-5"/>
        </w:rPr>
        <w:t>,</w:t>
      </w:r>
      <w:r>
        <w:rPr>
          <w:i/>
        </w:rPr>
        <w:tab/>
      </w:r>
      <w:bookmarkStart w:id="241" w:name="_bookmark70"/>
      <w:bookmarkEnd w:id="241"/>
      <w:r>
        <w:rPr>
          <w:spacing w:val="-2"/>
        </w:rPr>
        <w:t>(3.17)</w:t>
      </w:r>
    </w:p>
    <w:p w14:paraId="00DC1F94" w14:textId="77777777" w:rsidR="00350CFB" w:rsidRDefault="00283FFF">
      <w:pPr>
        <w:spacing w:before="85"/>
        <w:ind w:left="-1" w:right="168"/>
        <w:jc w:val="center"/>
        <w:rPr>
          <w:sz w:val="16"/>
        </w:rPr>
      </w:pPr>
      <w:r>
        <w:rPr>
          <w:rFonts w:ascii="Menlo" w:hAnsi="Menlo"/>
          <w:i/>
          <w:spacing w:val="-2"/>
          <w:w w:val="115"/>
          <w:sz w:val="16"/>
        </w:rPr>
        <w:t>c</w:t>
      </w:r>
      <w:r>
        <w:rPr>
          <w:rFonts w:ascii="Apple Symbols" w:hAnsi="Apple Symbols"/>
          <w:spacing w:val="-2"/>
          <w:w w:val="115"/>
          <w:sz w:val="16"/>
        </w:rPr>
        <w:t>∈C</w:t>
      </w:r>
      <w:r>
        <w:rPr>
          <w:spacing w:val="-2"/>
          <w:w w:val="115"/>
          <w:sz w:val="16"/>
        </w:rPr>
        <w:t>(</w:t>
      </w:r>
      <w:r>
        <w:rPr>
          <w:rFonts w:ascii="Menlo" w:hAnsi="Menlo"/>
          <w:i/>
          <w:spacing w:val="-2"/>
          <w:w w:val="115"/>
          <w:sz w:val="16"/>
        </w:rPr>
        <w:t>w</w:t>
      </w:r>
      <w:r>
        <w:rPr>
          <w:spacing w:val="-2"/>
          <w:w w:val="115"/>
          <w:sz w:val="16"/>
        </w:rPr>
        <w:t>)</w:t>
      </w:r>
    </w:p>
    <w:p w14:paraId="00DC1F95" w14:textId="77777777" w:rsidR="00350CFB" w:rsidRDefault="00283FFF">
      <w:pPr>
        <w:pStyle w:val="a3"/>
        <w:tabs>
          <w:tab w:val="left" w:pos="8526"/>
        </w:tabs>
        <w:spacing w:before="60" w:line="340" w:lineRule="exact"/>
        <w:ind w:left="1719"/>
        <w:jc w:val="center"/>
      </w:pPr>
      <w:r>
        <w:t>close_success_rate(</w:t>
      </w:r>
      <w:r>
        <w:rPr>
          <w:i/>
        </w:rPr>
        <w:t>w</w:t>
      </w:r>
      <w:r>
        <w:t>)</w:t>
      </w:r>
      <w:r>
        <w:rPr>
          <w:spacing w:val="32"/>
        </w:rPr>
        <w:t xml:space="preserve"> </w:t>
      </w:r>
      <w:r>
        <w:t>=</w:t>
      </w:r>
      <w:r>
        <w:rPr>
          <w:spacing w:val="66"/>
        </w:rPr>
        <w:t xml:space="preserve"> </w:t>
      </w:r>
      <w:r>
        <w:rPr>
          <w:position w:val="16"/>
        </w:rPr>
        <w:t>close_success_count(</w:t>
      </w:r>
      <w:r>
        <w:rPr>
          <w:i/>
          <w:position w:val="16"/>
        </w:rPr>
        <w:t>w</w:t>
      </w:r>
      <w:r>
        <w:rPr>
          <w:position w:val="16"/>
        </w:rPr>
        <w:t>)</w:t>
      </w:r>
      <w:r>
        <w:rPr>
          <w:spacing w:val="-26"/>
          <w:position w:val="16"/>
        </w:rPr>
        <w:t xml:space="preserve"> </w:t>
      </w:r>
      <w:r>
        <w:rPr>
          <w:i/>
          <w:spacing w:val="-10"/>
        </w:rPr>
        <w:t>.</w:t>
      </w:r>
      <w:r>
        <w:rPr>
          <w:i/>
        </w:rPr>
        <w:tab/>
      </w:r>
      <w:r>
        <w:rPr>
          <w:spacing w:val="-2"/>
        </w:rPr>
        <w:t>(3.18)</w:t>
      </w:r>
    </w:p>
    <w:p w14:paraId="00DC1F96" w14:textId="77777777" w:rsidR="00350CFB" w:rsidRDefault="00283FFF">
      <w:pPr>
        <w:spacing w:line="20" w:lineRule="exact"/>
        <w:ind w:left="4770"/>
        <w:rPr>
          <w:sz w:val="2"/>
        </w:rPr>
      </w:pPr>
      <w:r>
        <w:rPr>
          <w:noProof/>
          <w:sz w:val="2"/>
        </w:rPr>
        <mc:AlternateContent>
          <mc:Choice Requires="wpg">
            <w:drawing>
              <wp:inline distT="0" distB="0" distL="0" distR="0" wp14:anchorId="00DC274E" wp14:editId="00DC274F">
                <wp:extent cx="1482725" cy="6350"/>
                <wp:effectExtent l="9525" t="0" r="0" b="3175"/>
                <wp:docPr id="213" name="Group 2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82725" cy="6350"/>
                          <a:chOff x="0" y="0"/>
                          <a:chExt cx="1482725" cy="6350"/>
                        </a:xfrm>
                      </wpg:grpSpPr>
                      <wps:wsp>
                        <wps:cNvPr id="214" name="Graphic 214"/>
                        <wps:cNvSpPr/>
                        <wps:spPr>
                          <a:xfrm>
                            <a:off x="0" y="3036"/>
                            <a:ext cx="1482725" cy="1270"/>
                          </a:xfrm>
                          <a:custGeom>
                            <a:avLst/>
                            <a:gdLst/>
                            <a:ahLst/>
                            <a:cxnLst/>
                            <a:rect l="l" t="t" r="r" b="b"/>
                            <a:pathLst>
                              <a:path w="1482725">
                                <a:moveTo>
                                  <a:pt x="0" y="0"/>
                                </a:moveTo>
                                <a:lnTo>
                                  <a:pt x="1482445" y="0"/>
                                </a:lnTo>
                              </a:path>
                            </a:pathLst>
                          </a:custGeom>
                          <a:ln w="607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447BB2A" id="Group 213" o:spid="_x0000_s1026" style="width:116.75pt;height:.5pt;mso-position-horizontal-relative:char;mso-position-vertical-relative:line" coordsize="1482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">
                <v:shape id="Graphic 214" o:spid="_x0000_s1027" style="position:absolute;top:30;width:14827;height:13;visibility:visible;mso-wrap-style:square;v-text-anchor:top" coordsize="14827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" path="m,l1482445,e" filled="f" strokeweight=".16869mm">
                  <v:path arrowok="t"/>
                </v:shape>
                <w10:anchorlock/>
              </v:group>
            </w:pict>
          </mc:Fallback>
        </mc:AlternateContent>
      </w:r>
    </w:p>
    <w:p w14:paraId="00DC1F97" w14:textId="77777777" w:rsidR="00350CFB" w:rsidRDefault="00283FFF">
      <w:pPr>
        <w:pStyle w:val="a3"/>
        <w:spacing w:line="302" w:lineRule="exact"/>
        <w:ind w:left="1669"/>
        <w:jc w:val="center"/>
        <w:rPr>
          <w:rFonts w:ascii="Arial Unicode MS"/>
        </w:rPr>
      </w:pPr>
      <w:r>
        <w:rPr>
          <w:rFonts w:ascii="Arial Unicode MS"/>
          <w:spacing w:val="-2"/>
        </w:rPr>
        <w:t>|C</w:t>
      </w:r>
      <w:r>
        <w:rPr>
          <w:spacing w:val="-2"/>
        </w:rPr>
        <w:t>(</w:t>
      </w:r>
      <w:r>
        <w:rPr>
          <w:i/>
          <w:spacing w:val="-2"/>
        </w:rPr>
        <w:t>w</w:t>
      </w:r>
      <w:r>
        <w:rPr>
          <w:spacing w:val="-2"/>
        </w:rPr>
        <w:t>)</w:t>
      </w:r>
      <w:r>
        <w:rPr>
          <w:rFonts w:ascii="Arial Unicode MS"/>
          <w:spacing w:val="-2"/>
        </w:rPr>
        <w:t>|</w:t>
      </w:r>
    </w:p>
    <w:p w14:paraId="00DC1F98" w14:textId="77777777" w:rsidR="00350CFB" w:rsidRDefault="00283FFF">
      <w:pPr>
        <w:pStyle w:val="a3"/>
        <w:spacing w:before="191" w:line="456" w:lineRule="exact"/>
        <w:ind w:left="276" w:right="524" w:hanging="2"/>
        <w:jc w:val="both"/>
      </w:pPr>
      <w:bookmarkStart w:id="242" w:name="Liquidation_family_(ancillary)"/>
      <w:r>
        <w:rPr>
          <w:color w:val="FF0000"/>
        </w:rPr>
        <w:t>Same-window claims use allowance and transfer checks. The external check is the temporal holdout under RQ4.</w:t>
      </w:r>
      <w:bookmarkEnd w:id="242"/>
    </w:p>
    <w:p w14:paraId="00DC1F99" w14:textId="77777777" w:rsidR="00350CFB" w:rsidRDefault="00350CFB">
      <w:pPr>
        <w:pStyle w:val="a3"/>
        <w:spacing w:before="150"/>
      </w:pPr>
    </w:p>
    <w:p w14:paraId="00DC1F9A" w14:textId="77777777" w:rsidR="00350CFB" w:rsidRDefault="00283FFF">
      <w:pPr>
        <w:pStyle w:val="3"/>
        <w:numPr>
          <w:ilvl w:val="2"/>
          <w:numId w:val="26"/>
        </w:numPr>
        <w:tabs>
          <w:tab w:val="left" w:pos="879"/>
        </w:tabs>
        <w:spacing w:before="1"/>
        <w:ind w:left="879" w:hanging="597"/>
      </w:pPr>
      <w:r>
        <w:rPr>
          <w:spacing w:val="-2"/>
        </w:rPr>
        <w:t>Liquidation</w:t>
      </w:r>
      <w:r>
        <w:rPr>
          <w:spacing w:val="1"/>
        </w:rPr>
        <w:t xml:space="preserve"> </w:t>
      </w:r>
      <w:r>
        <w:rPr>
          <w:spacing w:val="-2"/>
        </w:rPr>
        <w:t>family</w:t>
      </w:r>
      <w:r>
        <w:rPr>
          <w:spacing w:val="2"/>
        </w:rPr>
        <w:t xml:space="preserve"> </w:t>
      </w:r>
      <w:r>
        <w:rPr>
          <w:spacing w:val="-2"/>
        </w:rPr>
        <w:t>(ancillary)</w:t>
      </w:r>
    </w:p>
    <w:p w14:paraId="00DC1F9B" w14:textId="77777777" w:rsidR="00350CFB" w:rsidRDefault="00350CFB">
      <w:pPr>
        <w:pStyle w:val="a3"/>
        <w:spacing w:before="46"/>
        <w:rPr>
          <w:b/>
        </w:rPr>
      </w:pPr>
    </w:p>
    <w:p w14:paraId="00DC1F9C" w14:textId="77777777" w:rsidR="00350CFB" w:rsidRDefault="00283FFF">
      <w:pPr>
        <w:pStyle w:val="a3"/>
        <w:ind w:left="282"/>
        <w:jc w:val="both"/>
      </w:pPr>
      <w:r>
        <w:t>For</w:t>
      </w:r>
      <w:r>
        <w:rPr>
          <w:spacing w:val="-8"/>
        </w:rPr>
        <w:t xml:space="preserve"> </w:t>
      </w:r>
      <w:r>
        <w:t>completeness,</w:t>
      </w:r>
      <w:r>
        <w:rPr>
          <w:spacing w:val="-7"/>
        </w:rPr>
        <w:t xml:space="preserve"> </w:t>
      </w:r>
      <w:r>
        <w:t>the</w:t>
      </w:r>
      <w:r>
        <w:rPr>
          <w:spacing w:val="-7"/>
        </w:rPr>
        <w:t xml:space="preserve"> </w:t>
      </w:r>
      <w:r>
        <w:t>pipeline</w:t>
      </w:r>
      <w:r>
        <w:rPr>
          <w:spacing w:val="-8"/>
        </w:rPr>
        <w:t xml:space="preserve"> </w:t>
      </w:r>
      <w:r>
        <w:t>also</w:t>
      </w:r>
      <w:r>
        <w:rPr>
          <w:spacing w:val="-7"/>
        </w:rPr>
        <w:t xml:space="preserve"> </w:t>
      </w:r>
      <w:r>
        <w:rPr>
          <w:spacing w:val="-2"/>
        </w:rPr>
        <w:t>computes</w:t>
      </w:r>
    </w:p>
    <w:p w14:paraId="00DC1F9D" w14:textId="77777777" w:rsidR="00350CFB" w:rsidRDefault="00350CFB">
      <w:pPr>
        <w:pStyle w:val="a3"/>
        <w:spacing w:before="122"/>
      </w:pPr>
    </w:p>
    <w:p w14:paraId="00DC1F9E" w14:textId="77777777" w:rsidR="00350CFB" w:rsidRDefault="00283FFF">
      <w:pPr>
        <w:pStyle w:val="a3"/>
        <w:tabs>
          <w:tab w:val="left" w:pos="6381"/>
          <w:tab w:val="left" w:pos="9077"/>
        </w:tabs>
        <w:spacing w:line="371" w:lineRule="exact"/>
        <w:ind w:left="2984"/>
      </w:pPr>
      <w:r>
        <w:rPr>
          <w:noProof/>
        </w:rPr>
        <mc:AlternateContent>
          <mc:Choice Requires="wps">
            <w:drawing>
              <wp:anchor distT="0" distB="0" distL="0" distR="0" simplePos="0" relativeHeight="484030976" behindDoc="1" locked="0" layoutInCell="1" allowOverlap="1" wp14:anchorId="00DC2750" wp14:editId="00DC2751">
                <wp:simplePos x="0" y="0"/>
                <wp:positionH relativeFrom="page">
                  <wp:posOffset>4499470</wp:posOffset>
                </wp:positionH>
                <wp:positionV relativeFrom="paragraph">
                  <wp:posOffset>206423</wp:posOffset>
                </wp:positionV>
                <wp:extent cx="399415" cy="1270"/>
                <wp:effectExtent l="0" t="0" r="0" b="0"/>
                <wp:wrapNone/>
                <wp:docPr id="215" name="Graphic 2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9415" cy="1270"/>
                        </a:xfrm>
                        <a:custGeom>
                          <a:avLst/>
                          <a:gdLst/>
                          <a:ahLst/>
                          <a:cxnLst/>
                          <a:rect l="l" t="t" r="r" b="b"/>
                          <a:pathLst>
                            <a:path w="399415">
                              <a:moveTo>
                                <a:pt x="0" y="0"/>
                              </a:moveTo>
                              <a:lnTo>
                                <a:pt x="399135"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42FBB4" id="Graphic 215" o:spid="_x0000_s1026" style="position:absolute;margin-left:354.3pt;margin-top:16.25pt;width:31.45pt;height:.1pt;z-index:-19285504;visibility:visible;mso-wrap-style:square;mso-wrap-distance-left:0;mso-wrap-distance-top:0;mso-wrap-distance-right:0;mso-wrap-distance-bottom:0;mso-position-horizontal:absolute;mso-position-horizontal-relative:page;mso-position-vertical:absolute;mso-position-vertical-relative:text;v-text-anchor:top" coordsize="3994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" path="m,l399135,e" filled="f" strokeweight=".16869mm">
                <v:path arrowok="t"/>
                <w10:wrap anchorx="page"/>
              </v:shape>
            </w:pict>
          </mc:Fallback>
        </mc:AlternateContent>
      </w:r>
      <w:r>
        <w:rPr>
          <w:noProof/>
        </w:rPr>
        <mc:AlternateContent>
          <mc:Choice Requires="wps">
            <w:drawing>
              <wp:anchor distT="0" distB="0" distL="0" distR="0" simplePos="0" relativeHeight="484032000" behindDoc="1" locked="0" layoutInCell="1" allowOverlap="1" wp14:anchorId="00DC2752" wp14:editId="00DC2753">
                <wp:simplePos x="0" y="0"/>
                <wp:positionH relativeFrom="page">
                  <wp:posOffset>4522152</wp:posOffset>
                </wp:positionH>
                <wp:positionV relativeFrom="paragraph">
                  <wp:posOffset>-86862</wp:posOffset>
                </wp:positionV>
                <wp:extent cx="160655" cy="563245"/>
                <wp:effectExtent l="0" t="0" r="0" b="0"/>
                <wp:wrapNone/>
                <wp:docPr id="216" name="Textbox 2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655" cy="563245"/>
                        </a:xfrm>
                        <a:prstGeom prst="rect">
                          <a:avLst/>
                        </a:prstGeom>
                      </wps:spPr>
                      <wps:txbx>
                        <w:txbxContent>
                          <w:p w14:paraId="00DC283B" w14:textId="77777777" w:rsidR="00350CFB" w:rsidRDefault="00283FFF">
                            <w:pPr>
                              <w:pStyle w:val="a3"/>
                              <w:spacing w:line="231" w:lineRule="exact"/>
                            </w:pPr>
                            <w:r>
                              <w:rPr>
                                <w:spacing w:val="-10"/>
                                <w:w w:val="170"/>
                              </w:rPr>
                              <w:t>L</w:t>
                            </w:r>
                          </w:p>
                        </w:txbxContent>
                      </wps:txbx>
                      <wps:bodyPr wrap="square" lIns="0" tIns="0" rIns="0" bIns="0" rtlCol="0">
                        <a:noAutofit/>
                      </wps:bodyPr>
                    </wps:wsp>
                  </a:graphicData>
                </a:graphic>
              </wp:anchor>
            </w:drawing>
          </mc:Choice>
          <mc:Fallback>
            <w:pict>
              <v:shape w14:anchorId="00DC2752" id="Textbox 216" o:spid="_x0000_s1201" type="#_x0000_t202" style="position:absolute;left:0;text-align:left;margin-left:356.05pt;margin-top:-6.85pt;width:12.65pt;height:44.35pt;z-index:-19284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" filled="f" stroked="f">
                <v:textbox inset="0,0,0,0">
                  <w:txbxContent>
                    <w:p w14:paraId="00DC283B" w14:textId="77777777" w:rsidR="00350CFB" w:rsidRDefault="00283FFF">
                      <w:pPr>
                        <w:pStyle w:val="a3"/>
                        <w:spacing w:line="231" w:lineRule="exact"/>
                      </w:pPr>
                      <w:r>
                        <w:rPr>
                          <w:spacing w:val="-10"/>
                          <w:w w:val="170"/>
                        </w:rPr>
                        <w:t>L</w:t>
                      </w:r>
                    </w:p>
                  </w:txbxContent>
                </v:textbox>
                <w10:wrap anchorx="page"/>
              </v:shape>
            </w:pict>
          </mc:Fallback>
        </mc:AlternateContent>
      </w:r>
      <w:r>
        <w:t>liquidation_free_rate(</w:t>
      </w:r>
      <w:r>
        <w:rPr>
          <w:i/>
        </w:rPr>
        <w:t>w</w:t>
      </w:r>
      <w:r>
        <w:t>)</w:t>
      </w:r>
      <w:r>
        <w:rPr>
          <w:spacing w:val="20"/>
          <w:w w:val="105"/>
        </w:rPr>
        <w:t xml:space="preserve"> </w:t>
      </w:r>
      <w:r>
        <w:rPr>
          <w:w w:val="105"/>
        </w:rPr>
        <w:t>=</w:t>
      </w:r>
      <w:r>
        <w:rPr>
          <w:spacing w:val="20"/>
          <w:w w:val="105"/>
        </w:rPr>
        <w:t xml:space="preserve"> </w:t>
      </w:r>
      <w:r>
        <w:t>1</w:t>
      </w:r>
      <w:r>
        <w:rPr>
          <w:spacing w:val="3"/>
          <w:w w:val="105"/>
        </w:rPr>
        <w:t xml:space="preserve"> </w:t>
      </w:r>
      <w:r>
        <w:rPr>
          <w:rFonts w:ascii="Arial Unicode MS" w:hAnsi="Arial Unicode MS"/>
          <w:spacing w:val="-10"/>
          <w:w w:val="105"/>
        </w:rPr>
        <w:t>−</w:t>
      </w:r>
      <w:r>
        <w:rPr>
          <w:rFonts w:ascii="Arial Unicode MS" w:hAnsi="Arial Unicode MS"/>
        </w:rPr>
        <w:tab/>
      </w:r>
      <w:r>
        <w:rPr>
          <w:rFonts w:ascii="Menlo" w:hAnsi="Menlo"/>
          <w:i/>
          <w:w w:val="80"/>
          <w:vertAlign w:val="superscript"/>
        </w:rPr>
        <w:t>c</w:t>
      </w:r>
      <w:r>
        <w:rPr>
          <w:rFonts w:ascii="Menlo" w:hAnsi="Menlo"/>
          <w:i/>
          <w:spacing w:val="-65"/>
          <w:w w:val="80"/>
        </w:rPr>
        <w:t xml:space="preserve"> </w:t>
      </w:r>
      <w:r>
        <w:rPr>
          <w:i/>
          <w:w w:val="80"/>
          <w:position w:val="16"/>
        </w:rPr>
        <w:t>ℓ</w:t>
      </w:r>
      <w:r>
        <w:rPr>
          <w:rFonts w:ascii="Menlo" w:hAnsi="Menlo"/>
          <w:i/>
          <w:w w:val="80"/>
          <w:position w:val="13"/>
          <w:sz w:val="16"/>
        </w:rPr>
        <w:t>c</w:t>
      </w:r>
      <w:r>
        <w:rPr>
          <w:rFonts w:ascii="Menlo" w:hAnsi="Menlo"/>
          <w:i/>
          <w:spacing w:val="-4"/>
          <w:w w:val="80"/>
          <w:position w:val="13"/>
          <w:sz w:val="16"/>
        </w:rPr>
        <w:t xml:space="preserve"> </w:t>
      </w:r>
      <w:r>
        <w:rPr>
          <w:i/>
          <w:spacing w:val="-10"/>
          <w:w w:val="80"/>
        </w:rPr>
        <w:t>,</w:t>
      </w:r>
      <w:r>
        <w:rPr>
          <w:i/>
        </w:rPr>
        <w:tab/>
      </w:r>
      <w:r>
        <w:rPr>
          <w:spacing w:val="-2"/>
        </w:rPr>
        <w:t>(3.19)</w:t>
      </w:r>
    </w:p>
    <w:p w14:paraId="00DC1F9F" w14:textId="77777777" w:rsidR="00350CFB" w:rsidRPr="008D30C5" w:rsidRDefault="00283FFF">
      <w:pPr>
        <w:pStyle w:val="a3"/>
        <w:spacing w:line="196" w:lineRule="exact"/>
        <w:ind w:left="2948" w:right="338"/>
        <w:jc w:val="center"/>
        <w:rPr>
          <w:rFonts w:ascii="Arial Unicode MS"/>
          <w:lang w:val="fr-CM"/>
        </w:rPr>
      </w:pPr>
      <w:r>
        <w:rPr>
          <w:rFonts w:ascii="Arial Unicode MS"/>
          <w:spacing w:val="-2"/>
          <w:lang w:val="fr-CM"/>
        </w:rPr>
        <w:t>|C</w:t>
      </w:r>
      <w:r>
        <w:rPr>
          <w:spacing w:val="-2"/>
          <w:lang w:val="fr-CM"/>
        </w:rPr>
        <w:t>(</w:t>
      </w:r>
      <w:r>
        <w:rPr>
          <w:i/>
          <w:spacing w:val="-2"/>
          <w:lang w:val="fr-CM"/>
        </w:rPr>
        <w:t>w</w:t>
      </w:r>
      <w:r>
        <w:rPr>
          <w:spacing w:val="-2"/>
          <w:lang w:val="fr-CM"/>
        </w:rPr>
        <w:t>)</w:t>
      </w:r>
      <w:r>
        <w:rPr>
          <w:rFonts w:ascii="Arial Unicode MS"/>
          <w:spacing w:val="-2"/>
          <w:lang w:val="fr-CM"/>
        </w:rPr>
        <w:t>|</w:t>
      </w:r>
    </w:p>
    <w:p w14:paraId="00DC1FA0" w14:textId="77777777" w:rsidR="00350CFB" w:rsidRPr="008D30C5" w:rsidRDefault="00283FFF">
      <w:pPr>
        <w:pStyle w:val="a3"/>
        <w:tabs>
          <w:tab w:val="left" w:pos="9077"/>
        </w:tabs>
        <w:spacing w:line="596" w:lineRule="exact"/>
        <w:ind w:left="2931"/>
        <w:rPr>
          <w:lang w:val="fr-CM"/>
        </w:rPr>
      </w:pPr>
      <w:r>
        <w:rPr>
          <w:noProof/>
        </w:rPr>
        <mc:AlternateContent>
          <mc:Choice Requires="wps">
            <w:drawing>
              <wp:anchor distT="0" distB="0" distL="0" distR="0" simplePos="0" relativeHeight="484032512" behindDoc="1" locked="0" layoutInCell="1" allowOverlap="1" wp14:anchorId="00DC2754" wp14:editId="00DC2755">
                <wp:simplePos x="0" y="0"/>
                <wp:positionH relativeFrom="page">
                  <wp:posOffset>4224375</wp:posOffset>
                </wp:positionH>
                <wp:positionV relativeFrom="paragraph">
                  <wp:posOffset>528039</wp:posOffset>
                </wp:positionV>
                <wp:extent cx="219710" cy="563245"/>
                <wp:effectExtent l="0" t="0" r="0" b="0"/>
                <wp:wrapNone/>
                <wp:docPr id="217" name="Text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 cy="563245"/>
                        </a:xfrm>
                        <a:prstGeom prst="rect">
                          <a:avLst/>
                        </a:prstGeom>
                      </wps:spPr>
                      <wps:txbx>
                        <w:txbxContent>
                          <w:p w14:paraId="00DC283C" w14:textId="77777777" w:rsidR="00350CFB" w:rsidRDefault="00283FFF">
                            <w:pPr>
                              <w:pStyle w:val="a3"/>
                              <w:spacing w:line="231" w:lineRule="exact"/>
                            </w:pPr>
                            <w:r>
                              <w:rPr>
                                <w:spacing w:val="-10"/>
                                <w:w w:val="235"/>
                              </w:rPr>
                              <w:t>L</w:t>
                            </w:r>
                          </w:p>
                        </w:txbxContent>
                      </wps:txbx>
                      <wps:bodyPr wrap="square" lIns="0" tIns="0" rIns="0" bIns="0" rtlCol="0">
                        <a:noAutofit/>
                      </wps:bodyPr>
                    </wps:wsp>
                  </a:graphicData>
                </a:graphic>
              </wp:anchor>
            </w:drawing>
          </mc:Choice>
          <mc:Fallback>
            <w:pict>
              <v:shape w14:anchorId="00DC2754" id="Textbox 217" o:spid="_x0000_s1202" type="#_x0000_t202" style="position:absolute;left:0;text-align:left;margin-left:332.65pt;margin-top:41.6pt;width:17.3pt;height:44.35pt;z-index:-19283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" filled="f" stroked="f">
                <v:textbox inset="0,0,0,0">
                  <w:txbxContent>
                    <w:p w14:paraId="00DC283C" w14:textId="77777777" w:rsidR="00350CFB" w:rsidRDefault="00283FFF">
                      <w:pPr>
                        <w:pStyle w:val="a3"/>
                        <w:spacing w:line="231" w:lineRule="exact"/>
                      </w:pPr>
                      <w:r>
                        <w:rPr>
                          <w:spacing w:val="-10"/>
                          <w:w w:val="235"/>
                        </w:rPr>
                        <w:t>L</w:t>
                      </w:r>
                    </w:p>
                  </w:txbxContent>
                </v:textbox>
                <w10:wrap anchorx="page"/>
              </v:shape>
            </w:pict>
          </mc:Fallback>
        </mc:AlternateContent>
      </w:r>
      <w:r>
        <w:rPr>
          <w:w w:val="110"/>
          <w:lang w:val="fr-CM"/>
        </w:rPr>
        <w:t>zero_liquidation_flag(</w:t>
      </w:r>
      <w:r>
        <w:rPr>
          <w:i/>
          <w:w w:val="110"/>
          <w:lang w:val="fr-CM"/>
        </w:rPr>
        <w:t>w</w:t>
      </w:r>
      <w:r>
        <w:rPr>
          <w:w w:val="110"/>
          <w:lang w:val="fr-CM"/>
        </w:rPr>
        <w:t>)</w:t>
      </w:r>
      <w:r>
        <w:rPr>
          <w:spacing w:val="-17"/>
          <w:w w:val="110"/>
          <w:lang w:val="fr-CM"/>
        </w:rPr>
        <w:t xml:space="preserve"> </w:t>
      </w:r>
      <w:r>
        <w:rPr>
          <w:w w:val="110"/>
          <w:lang w:val="fr-CM"/>
        </w:rPr>
        <w:t>=</w:t>
      </w:r>
      <w:r>
        <w:rPr>
          <w:spacing w:val="-12"/>
          <w:w w:val="110"/>
          <w:lang w:val="fr-CM"/>
        </w:rPr>
        <w:t xml:space="preserve"> </w:t>
      </w:r>
      <w:r>
        <w:rPr>
          <w:b/>
          <w:w w:val="120"/>
          <w:lang w:val="fr-CM"/>
        </w:rPr>
        <w:t>1</w:t>
      </w:r>
      <w:r>
        <w:rPr>
          <w:w w:val="120"/>
          <w:position w:val="41"/>
          <w:lang w:val="fr-CM"/>
        </w:rPr>
        <w:t>I</w:t>
      </w:r>
      <w:r>
        <w:rPr>
          <w:w w:val="120"/>
          <w:position w:val="23"/>
          <w:lang w:val="fr-CM"/>
        </w:rPr>
        <w:t>L</w:t>
      </w:r>
      <w:r>
        <w:rPr>
          <w:spacing w:val="-33"/>
          <w:w w:val="120"/>
          <w:position w:val="23"/>
          <w:lang w:val="fr-CM"/>
        </w:rPr>
        <w:t xml:space="preserve"> </w:t>
      </w:r>
      <w:r>
        <w:rPr>
          <w:i/>
          <w:w w:val="110"/>
          <w:lang w:val="fr-CM"/>
        </w:rPr>
        <w:t>ℓ</w:t>
      </w:r>
      <w:r>
        <w:rPr>
          <w:rFonts w:ascii="Menlo" w:hAnsi="Menlo"/>
          <w:i/>
          <w:w w:val="110"/>
          <w:vertAlign w:val="subscript"/>
          <w:lang w:val="fr-CM"/>
        </w:rPr>
        <w:t>c</w:t>
      </w:r>
      <w:r>
        <w:rPr>
          <w:rFonts w:ascii="Menlo" w:hAnsi="Menlo"/>
          <w:i/>
          <w:spacing w:val="-83"/>
          <w:w w:val="110"/>
          <w:lang w:val="fr-CM"/>
        </w:rPr>
        <w:t xml:space="preserve"> </w:t>
      </w:r>
      <w:r>
        <w:rPr>
          <w:w w:val="110"/>
          <w:lang w:val="fr-CM"/>
        </w:rPr>
        <w:t>=</w:t>
      </w:r>
      <w:r>
        <w:rPr>
          <w:spacing w:val="-7"/>
          <w:w w:val="110"/>
          <w:lang w:val="fr-CM"/>
        </w:rPr>
        <w:t xml:space="preserve"> </w:t>
      </w:r>
      <w:r>
        <w:rPr>
          <w:w w:val="110"/>
          <w:lang w:val="fr-CM"/>
        </w:rPr>
        <w:t>0</w:t>
      </w:r>
      <w:r>
        <w:rPr>
          <w:w w:val="110"/>
          <w:position w:val="41"/>
          <w:lang w:val="fr-CM"/>
        </w:rPr>
        <w:t>#</w:t>
      </w:r>
      <w:r>
        <w:rPr>
          <w:spacing w:val="-27"/>
          <w:w w:val="110"/>
          <w:position w:val="41"/>
          <w:lang w:val="fr-CM"/>
        </w:rPr>
        <w:t xml:space="preserve"> </w:t>
      </w:r>
      <w:r>
        <w:rPr>
          <w:i/>
          <w:spacing w:val="-10"/>
          <w:w w:val="110"/>
          <w:lang w:val="fr-CM"/>
        </w:rPr>
        <w:t>,</w:t>
      </w:r>
      <w:r>
        <w:rPr>
          <w:i/>
          <w:lang w:val="fr-CM"/>
        </w:rPr>
        <w:tab/>
      </w:r>
      <w:r>
        <w:rPr>
          <w:spacing w:val="-2"/>
          <w:w w:val="110"/>
          <w:lang w:val="fr-CM"/>
        </w:rPr>
        <w:t>(3.20)</w:t>
      </w:r>
    </w:p>
    <w:p w14:paraId="00DC1FA1" w14:textId="77777777" w:rsidR="00350CFB" w:rsidRPr="008D30C5" w:rsidRDefault="00283FFF">
      <w:pPr>
        <w:pStyle w:val="a3"/>
        <w:spacing w:before="6"/>
        <w:rPr>
          <w:sz w:val="6"/>
          <w:lang w:val="fr-CM"/>
        </w:rPr>
      </w:pPr>
      <w:r>
        <w:rPr>
          <w:noProof/>
          <w:sz w:val="6"/>
        </w:rPr>
        <mc:AlternateContent>
          <mc:Choice Requires="wps">
            <w:drawing>
              <wp:anchor distT="0" distB="0" distL="0" distR="0" simplePos="0" relativeHeight="487617536" behindDoc="1" locked="0" layoutInCell="1" allowOverlap="1" wp14:anchorId="00DC2756" wp14:editId="00DC2757">
                <wp:simplePos x="0" y="0"/>
                <wp:positionH relativeFrom="page">
                  <wp:posOffset>4475226</wp:posOffset>
                </wp:positionH>
                <wp:positionV relativeFrom="paragraph">
                  <wp:posOffset>63246</wp:posOffset>
                </wp:positionV>
                <wp:extent cx="46990" cy="101600"/>
                <wp:effectExtent l="0" t="0" r="0" b="0"/>
                <wp:wrapTopAndBottom/>
                <wp:docPr id="218" name="Textbox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90" cy="101600"/>
                        </a:xfrm>
                        <a:prstGeom prst="rect">
                          <a:avLst/>
                        </a:prstGeom>
                      </wps:spPr>
                      <wps:txbx>
                        <w:txbxContent>
                          <w:p w14:paraId="00DC283D" w14:textId="77777777" w:rsidR="00350CFB" w:rsidRDefault="00283FFF">
                            <w:pPr>
                              <w:spacing w:line="157" w:lineRule="exact"/>
                              <w:rPr>
                                <w:rFonts w:ascii="Menlo"/>
                                <w:i/>
                                <w:sz w:val="16"/>
                              </w:rPr>
                            </w:pPr>
                            <w:r>
                              <w:rPr>
                                <w:rFonts w:ascii="Menlo"/>
                                <w:i/>
                                <w:spacing w:val="-10"/>
                                <w:w w:val="75"/>
                                <w:sz w:val="16"/>
                              </w:rPr>
                              <w:t>c</w:t>
                            </w:r>
                          </w:p>
                        </w:txbxContent>
                      </wps:txbx>
                      <wps:bodyPr wrap="square" lIns="0" tIns="0" rIns="0" bIns="0" rtlCol="0">
                        <a:noAutofit/>
                      </wps:bodyPr>
                    </wps:wsp>
                  </a:graphicData>
                </a:graphic>
              </wp:anchor>
            </w:drawing>
          </mc:Choice>
          <mc:Fallback>
            <w:pict>
              <v:shape w14:anchorId="00DC2756" id="Textbox 218" o:spid="_x0000_s1203" type="#_x0000_t202" style="position:absolute;margin-left:352.4pt;margin-top:5pt;width:3.7pt;height:8pt;z-index:-15698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" filled="f" stroked="f">
                <v:textbox inset="0,0,0,0">
                  <w:txbxContent>
                    <w:p w14:paraId="00DC283D" w14:textId="77777777" w:rsidR="00350CFB" w:rsidRDefault="00283FFF">
                      <w:pPr>
                        <w:spacing w:line="157" w:lineRule="exact"/>
                        <w:rPr>
                          <w:rFonts w:ascii="Menlo"/>
                          <w:i/>
                          <w:sz w:val="16"/>
                        </w:rPr>
                      </w:pPr>
                      <w:r>
                        <w:rPr>
                          <w:rFonts w:ascii="Menlo"/>
                          <w:i/>
                          <w:spacing w:val="-10"/>
                          <w:w w:val="75"/>
                          <w:sz w:val="16"/>
                        </w:rPr>
                        <w:t>c</w:t>
                      </w:r>
                    </w:p>
                  </w:txbxContent>
                </v:textbox>
                <w10:wrap type="topAndBottom" anchorx="page"/>
              </v:shape>
            </w:pict>
          </mc:Fallback>
        </mc:AlternateContent>
      </w:r>
    </w:p>
    <w:p w14:paraId="00DC1FA2" w14:textId="77777777" w:rsidR="00350CFB" w:rsidRDefault="00283FFF">
      <w:pPr>
        <w:pStyle w:val="a3"/>
        <w:tabs>
          <w:tab w:val="left" w:pos="6005"/>
          <w:tab w:val="left" w:pos="9077"/>
        </w:tabs>
        <w:spacing w:before="79"/>
        <w:ind w:left="2758"/>
      </w:pPr>
      <w:r>
        <w:t>liquidation_free_closes(</w:t>
      </w:r>
      <w:r>
        <w:rPr>
          <w:i/>
        </w:rPr>
        <w:t>w</w:t>
      </w:r>
      <w:r>
        <w:t>)</w:t>
      </w:r>
      <w:r>
        <w:rPr>
          <w:spacing w:val="-6"/>
        </w:rPr>
        <w:t xml:space="preserve"> </w:t>
      </w:r>
      <w:r>
        <w:rPr>
          <w:spacing w:val="-10"/>
          <w:w w:val="110"/>
        </w:rPr>
        <w:t>=</w:t>
      </w:r>
      <w:r>
        <w:tab/>
      </w:r>
      <w:r>
        <w:rPr>
          <w:w w:val="110"/>
        </w:rPr>
        <w:t>(1</w:t>
      </w:r>
      <w:r>
        <w:rPr>
          <w:spacing w:val="-5"/>
          <w:w w:val="110"/>
        </w:rPr>
        <w:t xml:space="preserve"> </w:t>
      </w:r>
      <w:r>
        <w:rPr>
          <w:rFonts w:ascii="Arial Unicode MS" w:hAnsi="Arial Unicode MS"/>
          <w:w w:val="110"/>
        </w:rPr>
        <w:t>−</w:t>
      </w:r>
      <w:r>
        <w:rPr>
          <w:rFonts w:ascii="Arial Unicode MS" w:hAnsi="Arial Unicode MS"/>
          <w:spacing w:val="-12"/>
          <w:w w:val="110"/>
        </w:rPr>
        <w:t xml:space="preserve"> </w:t>
      </w:r>
      <w:r>
        <w:rPr>
          <w:i/>
          <w:spacing w:val="-4"/>
          <w:w w:val="110"/>
        </w:rPr>
        <w:t>ℓ</w:t>
      </w:r>
      <w:r>
        <w:rPr>
          <w:rFonts w:ascii="Menlo" w:hAnsi="Menlo"/>
          <w:i/>
          <w:spacing w:val="-4"/>
          <w:w w:val="110"/>
          <w:vertAlign w:val="subscript"/>
        </w:rPr>
        <w:t>c</w:t>
      </w:r>
      <w:r>
        <w:rPr>
          <w:spacing w:val="-4"/>
          <w:w w:val="110"/>
        </w:rPr>
        <w:t>)</w:t>
      </w:r>
      <w:r>
        <w:rPr>
          <w:i/>
          <w:spacing w:val="-4"/>
          <w:w w:val="110"/>
        </w:rPr>
        <w:t>.</w:t>
      </w:r>
      <w:r>
        <w:rPr>
          <w:i/>
        </w:rPr>
        <w:tab/>
      </w:r>
      <w:r>
        <w:rPr>
          <w:spacing w:val="-2"/>
          <w:w w:val="110"/>
        </w:rPr>
        <w:t>(3.21)</w:t>
      </w:r>
    </w:p>
    <w:p w14:paraId="00DC1FA3" w14:textId="77777777" w:rsidR="00350CFB" w:rsidRDefault="00283FFF">
      <w:pPr>
        <w:spacing w:before="12"/>
        <w:ind w:left="1460"/>
        <w:jc w:val="center"/>
        <w:rPr>
          <w:rFonts w:ascii="Menlo"/>
          <w:i/>
          <w:sz w:val="16"/>
        </w:rPr>
      </w:pPr>
      <w:r>
        <w:rPr>
          <w:rFonts w:ascii="Menlo"/>
          <w:i/>
          <w:spacing w:val="-12"/>
          <w:w w:val="85"/>
          <w:sz w:val="16"/>
        </w:rPr>
        <w:t>c</w:t>
      </w:r>
    </w:p>
    <w:p w14:paraId="00DC1FA4" w14:textId="77777777" w:rsidR="00350CFB" w:rsidRDefault="00350CFB">
      <w:pPr>
        <w:jc w:val="center"/>
        <w:rPr>
          <w:rFonts w:ascii="Menlo"/>
          <w:i/>
          <w:sz w:val="16"/>
        </w:rPr>
        <w:sectPr w:rsidR="00350CFB">
          <w:pgSz w:w="11910" w:h="16840"/>
          <w:pgMar w:top="1920" w:right="708" w:bottom="2300" w:left="992" w:header="0" w:footer="2115" w:gutter="0"/>
          <w:cols w:space="720"/>
        </w:sectPr>
      </w:pPr>
    </w:p>
    <w:p w14:paraId="00DC1FA5" w14:textId="77777777" w:rsidR="00350CFB" w:rsidRDefault="00283FFF">
      <w:pPr>
        <w:pStyle w:val="a3"/>
        <w:spacing w:before="72" w:line="396" w:lineRule="auto"/>
        <w:ind w:left="282" w:right="558" w:hanging="8"/>
        <w:jc w:val="both"/>
      </w:pPr>
      <w:bookmarkStart w:id="243" w:name="Statistical_tests"/>
      <w:bookmarkStart w:id="244" w:name="_bookmark71"/>
      <w:r>
        <w:rPr>
          <w:spacing w:val="-2"/>
          <w:color w:val="FF0000"/>
        </w:rPr>
        <w:t>These metrics support sensitivity analyses but are not part of the primary claims.</w:t>
      </w:r>
      <w:bookmarkEnd w:id="243"/>
      <w:bookmarkEnd w:id="244"/>
    </w:p>
    <w:p w14:paraId="00DC1FA6" w14:textId="77777777" w:rsidR="00350CFB" w:rsidRDefault="00350CFB">
      <w:pPr>
        <w:pStyle w:val="a3"/>
        <w:spacing w:before="160"/>
      </w:pPr>
    </w:p>
    <w:p w14:paraId="00DC1FA7" w14:textId="77777777" w:rsidR="00350CFB" w:rsidRDefault="00283FFF">
      <w:pPr>
        <w:pStyle w:val="2"/>
        <w:numPr>
          <w:ilvl w:val="1"/>
          <w:numId w:val="26"/>
        </w:numPr>
        <w:tabs>
          <w:tab w:val="left" w:pos="927"/>
        </w:tabs>
        <w:spacing w:before="1"/>
        <w:ind w:left="927" w:hanging="645"/>
      </w:pPr>
      <w:r>
        <w:t>Statistical</w:t>
      </w:r>
      <w:r>
        <w:rPr>
          <w:spacing w:val="24"/>
        </w:rPr>
        <w:t xml:space="preserve"> </w:t>
      </w:r>
      <w:r>
        <w:rPr>
          <w:spacing w:val="-2"/>
        </w:rPr>
        <w:t>tests</w:t>
      </w:r>
    </w:p>
    <w:p w14:paraId="00DC1FA8" w14:textId="77777777" w:rsidR="00350CFB" w:rsidRDefault="00350CFB">
      <w:pPr>
        <w:pStyle w:val="a3"/>
        <w:spacing w:before="23"/>
        <w:rPr>
          <w:b/>
          <w:sz w:val="28"/>
        </w:rPr>
      </w:pPr>
    </w:p>
    <w:p w14:paraId="00DC1FA9" w14:textId="77777777" w:rsidR="00350CFB" w:rsidRDefault="00283FFF">
      <w:pPr>
        <w:pStyle w:val="a3"/>
        <w:spacing w:before="1" w:line="396" w:lineRule="auto"/>
        <w:ind w:left="282" w:right="523"/>
        <w:jc w:val="both"/>
      </w:pPr>
      <w:r>
        <w:t>Reputation scores and validation proxies are continuous rank variables, not binary default labels. Following</w:t>
      </w:r>
      <w:r>
        <w:rPr>
          <w:spacing w:val="-6"/>
        </w:rPr>
        <w:t xml:space="preserve"> </w:t>
      </w:r>
      <w:r>
        <w:t>Do</w:t>
      </w:r>
      <w:r>
        <w:rPr>
          <w:spacing w:val="-5"/>
        </w:rPr>
        <w:t xml:space="preserve"> </w:t>
      </w:r>
      <w:r>
        <w:t>et</w:t>
      </w:r>
      <w:r>
        <w:rPr>
          <w:spacing w:val="-5"/>
        </w:rPr>
        <w:t xml:space="preserve"> </w:t>
      </w:r>
      <w:r>
        <w:t>al.</w:t>
      </w:r>
      <w:hyperlink w:anchor="_bookmark149" w:history="1">
        <w:r>
          <w:rPr>
            <w:vertAlign w:val="superscript"/>
          </w:rPr>
          <w:t>[16]</w:t>
        </w:r>
      </w:hyperlink>
      <w:r>
        <w:t xml:space="preserve"> and</w:t>
      </w:r>
      <w:r>
        <w:rPr>
          <w:spacing w:val="-5"/>
        </w:rPr>
        <w:t xml:space="preserve"> </w:t>
      </w:r>
      <w:r>
        <w:t>the</w:t>
      </w:r>
      <w:r>
        <w:rPr>
          <w:spacing w:val="-5"/>
        </w:rPr>
        <w:t xml:space="preserve"> </w:t>
      </w:r>
      <w:r>
        <w:t>construct-validity</w:t>
      </w:r>
      <w:r>
        <w:rPr>
          <w:spacing w:val="-5"/>
        </w:rPr>
        <w:t xml:space="preserve"> </w:t>
      </w:r>
      <w:r>
        <w:t>tradition</w:t>
      </w:r>
      <w:r>
        <w:rPr>
          <w:spacing w:val="-6"/>
        </w:rPr>
        <w:t xml:space="preserve"> </w:t>
      </w:r>
      <w:r>
        <w:t>of</w:t>
      </w:r>
      <w:r>
        <w:rPr>
          <w:spacing w:val="-5"/>
        </w:rPr>
        <w:t xml:space="preserve"> </w:t>
      </w:r>
      <w:r>
        <w:t>Cronbach</w:t>
      </w:r>
      <w:r>
        <w:rPr>
          <w:spacing w:val="-5"/>
        </w:rPr>
        <w:t xml:space="preserve"> </w:t>
      </w:r>
      <w:r>
        <w:t>and</w:t>
      </w:r>
      <w:r>
        <w:rPr>
          <w:spacing w:val="-5"/>
        </w:rPr>
        <w:t xml:space="preserve"> </w:t>
      </w:r>
      <w:r>
        <w:t>Meehl</w:t>
      </w:r>
      <w:hyperlink w:anchor="_bookmark147" w:history="1">
        <w:r>
          <w:rPr>
            <w:vertAlign w:val="superscript"/>
          </w:rPr>
          <w:t>[14]</w:t>
        </w:r>
      </w:hyperlink>
      <w:r>
        <w:t>,</w:t>
      </w:r>
      <w:r>
        <w:rPr>
          <w:spacing w:val="-5"/>
        </w:rPr>
        <w:t xml:space="preserve"> </w:t>
      </w:r>
      <w:r>
        <w:t>alignment</w:t>
      </w:r>
      <w:r>
        <w:rPr>
          <w:spacing w:val="-5"/>
        </w:rPr>
        <w:t xml:space="preserve"> </w:t>
      </w:r>
      <w:r>
        <w:t>is measured with rank correlations that are invariant to monotonic transforms of either variable.</w:t>
      </w:r>
    </w:p>
    <w:p w14:paraId="00DC1FAA" w14:textId="77777777" w:rsidR="00350CFB" w:rsidRDefault="00283FFF">
      <w:pPr>
        <w:pStyle w:val="a4"/>
        <w:numPr>
          <w:ilvl w:val="0"/>
          <w:numId w:val="12"/>
        </w:numPr>
        <w:tabs>
          <w:tab w:val="left" w:pos="806"/>
          <w:tab w:val="left" w:pos="808"/>
        </w:tabs>
        <w:spacing w:before="122" w:line="391" w:lineRule="auto"/>
        <w:ind w:right="522"/>
        <w:jc w:val="both"/>
        <w:rPr>
          <w:sz w:val="24"/>
        </w:rPr>
      </w:pPr>
      <w:r>
        <w:rPr>
          <w:b/>
          <w:sz w:val="24"/>
        </w:rPr>
        <w:t>Spearman’s</w:t>
      </w:r>
      <w:r>
        <w:rPr>
          <w:b/>
          <w:spacing w:val="-15"/>
          <w:sz w:val="24"/>
        </w:rPr>
        <w:t xml:space="preserve"> </w:t>
      </w:r>
      <w:r>
        <w:rPr>
          <w:i/>
          <w:sz w:val="24"/>
        </w:rPr>
        <w:t>ρ</w:t>
      </w:r>
      <w:r>
        <w:rPr>
          <w:b/>
          <w:sz w:val="24"/>
        </w:rPr>
        <w:t>:</w:t>
      </w:r>
      <w:r>
        <w:rPr>
          <w:b/>
          <w:spacing w:val="-15"/>
          <w:sz w:val="24"/>
        </w:rPr>
        <w:t xml:space="preserve"> </w:t>
      </w:r>
      <w:r>
        <w:rPr>
          <w:sz w:val="24"/>
        </w:rPr>
        <w:t>Let</w:t>
      </w:r>
      <w:r>
        <w:rPr>
          <w:spacing w:val="-15"/>
          <w:sz w:val="24"/>
        </w:rPr>
        <w:t xml:space="preserve"> </w:t>
      </w:r>
      <w:r>
        <w:rPr>
          <w:i/>
          <w:sz w:val="24"/>
        </w:rPr>
        <w:t>R</w:t>
      </w:r>
      <w:r>
        <w:rPr>
          <w:rFonts w:ascii="Menlo" w:hAnsi="Menlo"/>
          <w:i/>
          <w:sz w:val="24"/>
          <w:vertAlign w:val="subscript"/>
        </w:rPr>
        <w:t>i</w:t>
      </w:r>
      <w:r>
        <w:rPr>
          <w:rFonts w:ascii="Menlo" w:hAnsi="Menlo"/>
          <w:i/>
          <w:spacing w:val="-37"/>
          <w:sz w:val="24"/>
        </w:rPr>
        <w:t xml:space="preserve"> </w:t>
      </w:r>
      <w:r>
        <w:rPr>
          <w:sz w:val="24"/>
        </w:rPr>
        <w:t>and</w:t>
      </w:r>
      <w:r>
        <w:rPr>
          <w:spacing w:val="-11"/>
          <w:sz w:val="24"/>
        </w:rPr>
        <w:t xml:space="preserve"> </w:t>
      </w:r>
      <w:r>
        <w:rPr>
          <w:i/>
          <w:sz w:val="24"/>
        </w:rPr>
        <w:t>S</w:t>
      </w:r>
      <w:r>
        <w:rPr>
          <w:rFonts w:ascii="Menlo" w:hAnsi="Menlo"/>
          <w:i/>
          <w:sz w:val="24"/>
          <w:vertAlign w:val="subscript"/>
        </w:rPr>
        <w:t>i</w:t>
      </w:r>
      <w:r>
        <w:rPr>
          <w:rFonts w:ascii="Menlo" w:hAnsi="Menlo"/>
          <w:i/>
          <w:spacing w:val="-36"/>
          <w:sz w:val="24"/>
        </w:rPr>
        <w:t xml:space="preserve"> </w:t>
      </w:r>
      <w:r>
        <w:rPr>
          <w:sz w:val="24"/>
        </w:rPr>
        <w:t xml:space="preserve">be the dense ranks of score and proxy for wallet </w:t>
      </w:r>
      <w:r>
        <w:rPr>
          <w:i/>
          <w:sz w:val="24"/>
        </w:rPr>
        <w:t>i</w:t>
      </w:r>
      <w:r>
        <w:rPr>
          <w:i/>
          <w:spacing w:val="15"/>
          <w:sz w:val="24"/>
        </w:rPr>
        <w:t xml:space="preserve"> </w:t>
      </w:r>
      <w:r>
        <w:rPr>
          <w:sz w:val="24"/>
        </w:rPr>
        <w:t>=</w:t>
      </w:r>
      <w:r>
        <w:rPr>
          <w:spacing w:val="15"/>
          <w:sz w:val="24"/>
        </w:rPr>
        <w:t xml:space="preserve"> </w:t>
      </w:r>
      <w:r>
        <w:rPr>
          <w:sz w:val="24"/>
        </w:rPr>
        <w:t>1</w:t>
      </w:r>
      <w:r>
        <w:rPr>
          <w:i/>
          <w:sz w:val="24"/>
        </w:rPr>
        <w:t>,</w:t>
      </w:r>
      <w:r>
        <w:rPr>
          <w:i/>
          <w:spacing w:val="-15"/>
          <w:sz w:val="24"/>
        </w:rPr>
        <w:t xml:space="preserve"> </w:t>
      </w:r>
      <w:r>
        <w:rPr>
          <w:i/>
          <w:sz w:val="24"/>
        </w:rPr>
        <w:t>.</w:t>
      </w:r>
      <w:r>
        <w:rPr>
          <w:i/>
          <w:spacing w:val="-15"/>
          <w:sz w:val="24"/>
        </w:rPr>
        <w:t xml:space="preserve"> </w:t>
      </w:r>
      <w:r>
        <w:rPr>
          <w:i/>
          <w:sz w:val="24"/>
        </w:rPr>
        <w:t>.</w:t>
      </w:r>
      <w:r>
        <w:rPr>
          <w:i/>
          <w:spacing w:val="-15"/>
          <w:sz w:val="24"/>
        </w:rPr>
        <w:t xml:space="preserve"> </w:t>
      </w:r>
      <w:r>
        <w:rPr>
          <w:i/>
          <w:sz w:val="24"/>
        </w:rPr>
        <w:t>.</w:t>
      </w:r>
      <w:r>
        <w:rPr>
          <w:i/>
          <w:spacing w:val="-15"/>
          <w:sz w:val="24"/>
        </w:rPr>
        <w:t xml:space="preserve"> </w:t>
      </w:r>
      <w:r>
        <w:rPr>
          <w:i/>
          <w:sz w:val="24"/>
        </w:rPr>
        <w:t>,</w:t>
      </w:r>
      <w:r>
        <w:rPr>
          <w:i/>
          <w:spacing w:val="-15"/>
          <w:sz w:val="24"/>
        </w:rPr>
        <w:t xml:space="preserve"> </w:t>
      </w:r>
      <w:r>
        <w:rPr>
          <w:i/>
          <w:sz w:val="24"/>
        </w:rPr>
        <w:t>n</w:t>
      </w:r>
      <w:r>
        <w:rPr>
          <w:sz w:val="24"/>
        </w:rPr>
        <w:t>. Spearman’s coefficient is the Pearson correlation of these ranks:</w:t>
      </w:r>
    </w:p>
    <w:p w14:paraId="00DC1FAB" w14:textId="77777777" w:rsidR="00350CFB" w:rsidRDefault="00283FFF">
      <w:pPr>
        <w:spacing w:before="41"/>
        <w:ind w:left="612"/>
        <w:jc w:val="center"/>
        <w:rPr>
          <w:sz w:val="24"/>
        </w:rPr>
      </w:pPr>
      <w:r>
        <w:rPr>
          <w:noProof/>
          <w:sz w:val="24"/>
        </w:rPr>
        <mc:AlternateContent>
          <mc:Choice Requires="wps">
            <w:drawing>
              <wp:anchor distT="0" distB="0" distL="0" distR="0" simplePos="0" relativeHeight="487620608" behindDoc="1" locked="0" layoutInCell="1" allowOverlap="1" wp14:anchorId="00DC2758" wp14:editId="00DC2759">
                <wp:simplePos x="0" y="0"/>
                <wp:positionH relativeFrom="page">
                  <wp:posOffset>3173450</wp:posOffset>
                </wp:positionH>
                <wp:positionV relativeFrom="paragraph">
                  <wp:posOffset>378891</wp:posOffset>
                </wp:positionV>
                <wp:extent cx="1934845" cy="1270"/>
                <wp:effectExtent l="0" t="0" r="0" b="0"/>
                <wp:wrapTopAndBottom/>
                <wp:docPr id="219" name="Graphic 2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34845" cy="1270"/>
                        </a:xfrm>
                        <a:custGeom>
                          <a:avLst/>
                          <a:gdLst/>
                          <a:ahLst/>
                          <a:cxnLst/>
                          <a:rect l="l" t="t" r="r" b="b"/>
                          <a:pathLst>
                            <a:path w="1934845">
                              <a:moveTo>
                                <a:pt x="0" y="0"/>
                              </a:moveTo>
                              <a:lnTo>
                                <a:pt x="1934324"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A70796" id="Graphic 219" o:spid="_x0000_s1026" style="position:absolute;margin-left:249.9pt;margin-top:29.85pt;width:152.35pt;height:.1pt;z-index:-15695872;visibility:visible;mso-wrap-style:square;mso-wrap-distance-left:0;mso-wrap-distance-top:0;mso-wrap-distance-right:0;mso-wrap-distance-bottom:0;mso-position-horizontal:absolute;mso-position-horizontal-relative:page;mso-position-vertical:absolute;mso-position-vertical-relative:text;v-text-anchor:top" coordsize="19348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" path="m,l1934324,e" filled="f" strokeweight=".16869mm">
                <v:path arrowok="t"/>
                <w10:wrap type="topAndBottom" anchorx="page"/>
              </v:shape>
            </w:pict>
          </mc:Fallback>
        </mc:AlternateContent>
      </w:r>
      <w:r>
        <w:rPr>
          <w:noProof/>
          <w:sz w:val="24"/>
        </w:rPr>
        <mc:AlternateContent>
          <mc:Choice Requires="wps">
            <w:drawing>
              <wp:anchor distT="0" distB="0" distL="0" distR="0" simplePos="0" relativeHeight="484037120" behindDoc="1" locked="0" layoutInCell="1" allowOverlap="1" wp14:anchorId="00DC275A" wp14:editId="00DC275B">
                <wp:simplePos x="0" y="0"/>
                <wp:positionH relativeFrom="page">
                  <wp:posOffset>3021622</wp:posOffset>
                </wp:positionH>
                <wp:positionV relativeFrom="paragraph">
                  <wp:posOffset>268053</wp:posOffset>
                </wp:positionV>
                <wp:extent cx="312420" cy="581660"/>
                <wp:effectExtent l="0" t="0" r="0" b="0"/>
                <wp:wrapNone/>
                <wp:docPr id="220" name="Textbox 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420" cy="581660"/>
                        </a:xfrm>
                        <a:prstGeom prst="rect">
                          <a:avLst/>
                        </a:prstGeom>
                      </wps:spPr>
                      <wps:txbx>
                        <w:txbxContent>
                          <w:p w14:paraId="00DC283E" w14:textId="77777777" w:rsidR="00350CFB" w:rsidRDefault="00283FFF">
                            <w:pPr>
                              <w:pStyle w:val="a3"/>
                              <w:spacing w:line="261" w:lineRule="exact"/>
                              <w:rPr>
                                <w:position w:val="-2"/>
                              </w:rPr>
                            </w:pPr>
                            <w:r>
                              <w:rPr>
                                <w:spacing w:val="-5"/>
                                <w:w w:val="180"/>
                              </w:rPr>
                              <w:t>p</w:t>
                            </w:r>
                            <w:r>
                              <w:rPr>
                                <w:spacing w:val="-5"/>
                                <w:w w:val="180"/>
                                <w:position w:val="-2"/>
                              </w:rPr>
                              <w:t>L</w:t>
                            </w:r>
                          </w:p>
                        </w:txbxContent>
                      </wps:txbx>
                      <wps:bodyPr wrap="square" lIns="0" tIns="0" rIns="0" bIns="0" rtlCol="0">
                        <a:noAutofit/>
                      </wps:bodyPr>
                    </wps:wsp>
                  </a:graphicData>
                </a:graphic>
              </wp:anchor>
            </w:drawing>
          </mc:Choice>
          <mc:Fallback>
            <w:pict>
              <v:shape w14:anchorId="00DC275A" id="Textbox 220" o:spid="_x0000_s1204" type="#_x0000_t202" style="position:absolute;left:0;text-align:left;margin-left:237.9pt;margin-top:21.1pt;width:24.6pt;height:45.8pt;z-index:-19279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" filled="f" stroked="f">
                <v:textbox inset="0,0,0,0">
                  <w:txbxContent>
                    <w:p w14:paraId="00DC283E" w14:textId="77777777" w:rsidR="00350CFB" w:rsidRDefault="00283FFF">
                      <w:pPr>
                        <w:pStyle w:val="a3"/>
                        <w:spacing w:line="261" w:lineRule="exact"/>
                        <w:rPr>
                          <w:position w:val="-2"/>
                        </w:rPr>
                      </w:pPr>
                      <w:r>
                        <w:rPr>
                          <w:spacing w:val="-5"/>
                          <w:w w:val="180"/>
                        </w:rPr>
                        <w:t>p</w:t>
                      </w:r>
                      <w:r>
                        <w:rPr>
                          <w:spacing w:val="-5"/>
                          <w:w w:val="180"/>
                          <w:position w:val="-2"/>
                        </w:rPr>
                        <w:t>L</w:t>
                      </w:r>
                    </w:p>
                  </w:txbxContent>
                </v:textbox>
                <w10:wrap anchorx="page"/>
              </v:shape>
            </w:pict>
          </mc:Fallback>
        </mc:AlternateContent>
      </w:r>
      <w:r>
        <w:rPr>
          <w:noProof/>
          <w:sz w:val="24"/>
        </w:rPr>
        <mc:AlternateContent>
          <mc:Choice Requires="wps">
            <w:drawing>
              <wp:anchor distT="0" distB="0" distL="0" distR="0" simplePos="0" relativeHeight="484037632" behindDoc="1" locked="0" layoutInCell="1" allowOverlap="1" wp14:anchorId="00DC275C" wp14:editId="00DC275D">
                <wp:simplePos x="0" y="0"/>
                <wp:positionH relativeFrom="page">
                  <wp:posOffset>3021622</wp:posOffset>
                </wp:positionH>
                <wp:positionV relativeFrom="paragraph">
                  <wp:posOffset>237067</wp:posOffset>
                </wp:positionV>
                <wp:extent cx="2086610" cy="115570"/>
                <wp:effectExtent l="0" t="0" r="0" b="0"/>
                <wp:wrapNone/>
                <wp:docPr id="221" name="Textbox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6610" cy="115570"/>
                        </a:xfrm>
                        <a:prstGeom prst="rect">
                          <a:avLst/>
                        </a:prstGeom>
                      </wps:spPr>
                      <wps:txbx>
                        <w:txbxContent>
                          <w:p w14:paraId="00DC283F" w14:textId="77777777" w:rsidR="00350CFB" w:rsidRDefault="00283FFF">
                            <w:pPr>
                              <w:tabs>
                                <w:tab w:val="left" w:pos="754"/>
                                <w:tab w:val="left" w:pos="3285"/>
                              </w:tabs>
                              <w:spacing w:line="180" w:lineRule="exact"/>
                              <w:rPr>
                                <w:sz w:val="16"/>
                              </w:rPr>
                            </w:pPr>
                            <w:r>
                              <w:rPr>
                                <w:sz w:val="16"/>
                                <w:u w:val="single"/>
                              </w:rPr>
                              <w:tab/>
                            </w:r>
                            <w:r>
                              <w:rPr>
                                <w:rFonts w:ascii="Menlo"/>
                                <w:i/>
                                <w:spacing w:val="-5"/>
                                <w:w w:val="105"/>
                                <w:sz w:val="16"/>
                                <w:u w:val="single"/>
                              </w:rPr>
                              <w:t>i</w:t>
                            </w:r>
                            <w:r>
                              <w:rPr>
                                <w:spacing w:val="-5"/>
                                <w:w w:val="105"/>
                                <w:sz w:val="16"/>
                                <w:u w:val="single"/>
                              </w:rPr>
                              <w:t>=1</w:t>
                            </w:r>
                            <w:r>
                              <w:rPr>
                                <w:sz w:val="16"/>
                                <w:u w:val="single"/>
                              </w:rPr>
                              <w:tab/>
                            </w:r>
                          </w:p>
                        </w:txbxContent>
                      </wps:txbx>
                      <wps:bodyPr wrap="square" lIns="0" tIns="0" rIns="0" bIns="0" rtlCol="0">
                        <a:noAutofit/>
                      </wps:bodyPr>
                    </wps:wsp>
                  </a:graphicData>
                </a:graphic>
              </wp:anchor>
            </w:drawing>
          </mc:Choice>
          <mc:Fallback>
            <w:pict>
              <v:shape w14:anchorId="00DC275C" id="Textbox 221" o:spid="_x0000_s1205" type="#_x0000_t202" style="position:absolute;left:0;text-align:left;margin-left:237.9pt;margin-top:18.65pt;width:164.3pt;height:9.1pt;z-index:-19278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" filled="f" stroked="f">
                <v:textbox inset="0,0,0,0">
                  <w:txbxContent>
                    <w:p w14:paraId="00DC283F" w14:textId="77777777" w:rsidR="00350CFB" w:rsidRDefault="00283FFF">
                      <w:pPr>
                        <w:tabs>
                          <w:tab w:val="left" w:pos="754"/>
                          <w:tab w:val="left" w:pos="3285"/>
                        </w:tabs>
                        <w:spacing w:line="180" w:lineRule="exact"/>
                        <w:rPr>
                          <w:sz w:val="16"/>
                        </w:rPr>
                      </w:pPr>
                      <w:r>
                        <w:rPr>
                          <w:sz w:val="16"/>
                          <w:u w:val="single"/>
                        </w:rPr>
                        <w:tab/>
                      </w:r>
                      <w:r>
                        <w:rPr>
                          <w:rFonts w:ascii="Menlo"/>
                          <w:i/>
                          <w:spacing w:val="-5"/>
                          <w:w w:val="105"/>
                          <w:sz w:val="16"/>
                          <w:u w:val="single"/>
                        </w:rPr>
                        <w:t>i</w:t>
                      </w:r>
                      <w:r>
                        <w:rPr>
                          <w:spacing w:val="-5"/>
                          <w:w w:val="105"/>
                          <w:sz w:val="16"/>
                          <w:u w:val="single"/>
                        </w:rPr>
                        <w:t>=1</w:t>
                      </w:r>
                      <w:r>
                        <w:rPr>
                          <w:sz w:val="16"/>
                          <w:u w:val="single"/>
                        </w:rPr>
                        <w:tab/>
                      </w:r>
                    </w:p>
                  </w:txbxContent>
                </v:textbox>
                <w10:wrap anchorx="page"/>
              </v:shape>
            </w:pict>
          </mc:Fallback>
        </mc:AlternateContent>
      </w:r>
      <w:r>
        <w:rPr>
          <w:noProof/>
          <w:sz w:val="24"/>
        </w:rPr>
        <mc:AlternateContent>
          <mc:Choice Requires="wps">
            <w:drawing>
              <wp:anchor distT="0" distB="0" distL="0" distR="0" simplePos="0" relativeHeight="15766016" behindDoc="0" locked="0" layoutInCell="1" allowOverlap="1" wp14:anchorId="00DC275E" wp14:editId="00DC275F">
                <wp:simplePos x="0" y="0"/>
                <wp:positionH relativeFrom="page">
                  <wp:posOffset>6394106</wp:posOffset>
                </wp:positionH>
                <wp:positionV relativeFrom="paragraph">
                  <wp:posOffset>251187</wp:posOffset>
                </wp:positionV>
                <wp:extent cx="367030" cy="168275"/>
                <wp:effectExtent l="0" t="0" r="0" b="0"/>
                <wp:wrapNone/>
                <wp:docPr id="222" name="Textbox 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7030" cy="168275"/>
                        </a:xfrm>
                        <a:prstGeom prst="rect">
                          <a:avLst/>
                        </a:prstGeom>
                      </wps:spPr>
                      <wps:txbx>
                        <w:txbxContent>
                          <w:p w14:paraId="00DC2840" w14:textId="77777777" w:rsidR="00350CFB" w:rsidRDefault="00283FFF">
                            <w:pPr>
                              <w:pStyle w:val="a3"/>
                              <w:spacing w:line="265" w:lineRule="exact"/>
                            </w:pPr>
                            <w:r>
                              <w:rPr>
                                <w:spacing w:val="-2"/>
                              </w:rPr>
                              <w:t>(3.22)</w:t>
                            </w:r>
                          </w:p>
                        </w:txbxContent>
                      </wps:txbx>
                      <wps:bodyPr wrap="square" lIns="0" tIns="0" rIns="0" bIns="0" rtlCol="0">
                        <a:noAutofit/>
                      </wps:bodyPr>
                    </wps:wsp>
                  </a:graphicData>
                </a:graphic>
              </wp:anchor>
            </w:drawing>
          </mc:Choice>
          <mc:Fallback>
            <w:pict>
              <v:shape w14:anchorId="00DC275E" id="Textbox 222" o:spid="_x0000_s1206" type="#_x0000_t202" style="position:absolute;left:0;text-align:left;margin-left:503.45pt;margin-top:19.8pt;width:28.9pt;height:13.25pt;z-index:15766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" filled="f" stroked="f">
                <v:textbox inset="0,0,0,0">
                  <w:txbxContent>
                    <w:p w14:paraId="00DC2840" w14:textId="77777777" w:rsidR="00350CFB" w:rsidRDefault="00283FFF">
                      <w:pPr>
                        <w:pStyle w:val="a3"/>
                        <w:spacing w:line="265" w:lineRule="exact"/>
                      </w:pPr>
                      <w:r>
                        <w:rPr>
                          <w:spacing w:val="-2"/>
                        </w:rPr>
                        <w:t>(3.22)</w:t>
                      </w:r>
                    </w:p>
                  </w:txbxContent>
                </v:textbox>
                <w10:wrap anchorx="page"/>
              </v:shape>
            </w:pict>
          </mc:Fallback>
        </mc:AlternateContent>
      </w:r>
      <w:r>
        <w:rPr>
          <w:noProof/>
          <w:sz w:val="24"/>
        </w:rPr>
        <mc:AlternateContent>
          <mc:Choice Requires="wps">
            <w:drawing>
              <wp:anchor distT="0" distB="0" distL="0" distR="0" simplePos="0" relativeHeight="484038656" behindDoc="1" locked="0" layoutInCell="1" allowOverlap="1" wp14:anchorId="00DC2760" wp14:editId="00DC2761">
                <wp:simplePos x="0" y="0"/>
                <wp:positionH relativeFrom="page">
                  <wp:posOffset>2729776</wp:posOffset>
                </wp:positionH>
                <wp:positionV relativeFrom="paragraph">
                  <wp:posOffset>272612</wp:posOffset>
                </wp:positionV>
                <wp:extent cx="778510" cy="311150"/>
                <wp:effectExtent l="0" t="0" r="0" b="0"/>
                <wp:wrapNone/>
                <wp:docPr id="223" name="Textbox 2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8510" cy="311150"/>
                        </a:xfrm>
                        <a:prstGeom prst="rect">
                          <a:avLst/>
                        </a:prstGeom>
                      </wps:spPr>
                      <wps:txbx>
                        <w:txbxContent>
                          <w:p w14:paraId="00DC2841" w14:textId="77777777" w:rsidR="00350CFB" w:rsidRDefault="00283FFF">
                            <w:pPr>
                              <w:tabs>
                                <w:tab w:val="left" w:pos="950"/>
                              </w:tabs>
                              <w:spacing w:line="192" w:lineRule="auto"/>
                              <w:rPr>
                                <w:rFonts w:ascii="Menlo" w:hAnsi="Menlo"/>
                                <w:i/>
                                <w:position w:val="-7"/>
                                <w:sz w:val="16"/>
                              </w:rPr>
                            </w:pPr>
                            <w:r>
                              <w:rPr>
                                <w:i/>
                                <w:w w:val="115"/>
                                <w:sz w:val="24"/>
                              </w:rPr>
                              <w:t>ρ</w:t>
                            </w:r>
                            <w:r>
                              <w:rPr>
                                <w:i/>
                                <w:spacing w:val="-16"/>
                                <w:w w:val="115"/>
                                <w:sz w:val="24"/>
                              </w:rPr>
                              <w:t xml:space="preserve"> </w:t>
                            </w:r>
                            <w:r>
                              <w:rPr>
                                <w:spacing w:val="-12"/>
                                <w:w w:val="115"/>
                                <w:sz w:val="24"/>
                              </w:rPr>
                              <w:t>=</w:t>
                            </w:r>
                            <w:r>
                              <w:rPr>
                                <w:sz w:val="24"/>
                              </w:rPr>
                              <w:tab/>
                            </w:r>
                            <w:r>
                              <w:rPr>
                                <w:rFonts w:ascii="Menlo" w:hAnsi="Menlo"/>
                                <w:i/>
                                <w:spacing w:val="-10"/>
                                <w:w w:val="115"/>
                                <w:position w:val="-7"/>
                                <w:sz w:val="16"/>
                              </w:rPr>
                              <w:t>n</w:t>
                            </w:r>
                          </w:p>
                          <w:p w14:paraId="00DC2842" w14:textId="77777777" w:rsidR="00350CFB" w:rsidRDefault="00283FFF">
                            <w:pPr>
                              <w:spacing w:before="13"/>
                              <w:jc w:val="right"/>
                              <w:rPr>
                                <w:sz w:val="16"/>
                              </w:rPr>
                            </w:pPr>
                            <w:r>
                              <w:rPr>
                                <w:rFonts w:ascii="Menlo"/>
                                <w:i/>
                                <w:spacing w:val="-5"/>
                                <w:w w:val="105"/>
                                <w:sz w:val="16"/>
                              </w:rPr>
                              <w:t>i</w:t>
                            </w:r>
                            <w:r>
                              <w:rPr>
                                <w:spacing w:val="-5"/>
                                <w:w w:val="105"/>
                                <w:sz w:val="16"/>
                              </w:rPr>
                              <w:t>=1</w:t>
                            </w:r>
                          </w:p>
                        </w:txbxContent>
                      </wps:txbx>
                      <wps:bodyPr wrap="square" lIns="0" tIns="0" rIns="0" bIns="0" rtlCol="0">
                        <a:noAutofit/>
                      </wps:bodyPr>
                    </wps:wsp>
                  </a:graphicData>
                </a:graphic>
              </wp:anchor>
            </w:drawing>
          </mc:Choice>
          <mc:Fallback>
            <w:pict>
              <v:shape w14:anchorId="00DC2760" id="Textbox 223" o:spid="_x0000_s1207" type="#_x0000_t202" style="position:absolute;left:0;text-align:left;margin-left:214.95pt;margin-top:21.45pt;width:61.3pt;height:24.5pt;z-index:-19277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" filled="f" stroked="f">
                <v:textbox inset="0,0,0,0">
                  <w:txbxContent>
                    <w:p w14:paraId="00DC2841" w14:textId="77777777" w:rsidR="00350CFB" w:rsidRDefault="00283FFF">
                      <w:pPr>
                        <w:tabs>
                          <w:tab w:val="left" w:pos="950"/>
                        </w:tabs>
                        <w:spacing w:line="192" w:lineRule="auto"/>
                        <w:rPr>
                          <w:rFonts w:ascii="Menlo" w:hAnsi="Menlo"/>
                          <w:i/>
                          <w:position w:val="-7"/>
                          <w:sz w:val="16"/>
                        </w:rPr>
                      </w:pPr>
                      <w:r>
                        <w:rPr>
                          <w:i/>
                          <w:w w:val="115"/>
                          <w:sz w:val="24"/>
                        </w:rPr>
                        <w:t>ρ</w:t>
                      </w:r>
                      <w:r>
                        <w:rPr>
                          <w:i/>
                          <w:spacing w:val="-16"/>
                          <w:w w:val="115"/>
                          <w:sz w:val="24"/>
                        </w:rPr>
                        <w:t xml:space="preserve"> </w:t>
                      </w:r>
                      <w:r>
                        <w:rPr>
                          <w:spacing w:val="-12"/>
                          <w:w w:val="115"/>
                          <w:sz w:val="24"/>
                        </w:rPr>
                        <w:t>=</w:t>
                      </w:r>
                      <w:r>
                        <w:rPr>
                          <w:sz w:val="24"/>
                        </w:rPr>
                        <w:tab/>
                      </w:r>
                      <w:r>
                        <w:rPr>
                          <w:rFonts w:ascii="Menlo" w:hAnsi="Menlo"/>
                          <w:i/>
                          <w:spacing w:val="-10"/>
                          <w:w w:val="115"/>
                          <w:position w:val="-7"/>
                          <w:sz w:val="16"/>
                        </w:rPr>
                        <w:t>n</w:t>
                      </w:r>
                    </w:p>
                    <w:p w14:paraId="00DC2842" w14:textId="77777777" w:rsidR="00350CFB" w:rsidRDefault="00283FFF">
                      <w:pPr>
                        <w:spacing w:before="13"/>
                        <w:jc w:val="right"/>
                        <w:rPr>
                          <w:sz w:val="16"/>
                        </w:rPr>
                      </w:pPr>
                      <w:r>
                        <w:rPr>
                          <w:rFonts w:ascii="Menlo"/>
                          <w:i/>
                          <w:spacing w:val="-5"/>
                          <w:w w:val="105"/>
                          <w:sz w:val="16"/>
                        </w:rPr>
                        <w:t>i</w:t>
                      </w:r>
                      <w:r>
                        <w:rPr>
                          <w:spacing w:val="-5"/>
                          <w:w w:val="105"/>
                          <w:sz w:val="16"/>
                        </w:rPr>
                        <w:t>=1</w:t>
                      </w:r>
                    </w:p>
                  </w:txbxContent>
                </v:textbox>
                <w10:wrap anchorx="page"/>
              </v:shape>
            </w:pict>
          </mc:Fallback>
        </mc:AlternateContent>
      </w:r>
      <w:r>
        <w:rPr>
          <w:noProof/>
          <w:sz w:val="24"/>
        </w:rPr>
        <mc:AlternateContent>
          <mc:Choice Requires="wps">
            <w:drawing>
              <wp:anchor distT="0" distB="0" distL="0" distR="0" simplePos="0" relativeHeight="484039168" behindDoc="1" locked="0" layoutInCell="1" allowOverlap="1" wp14:anchorId="00DC2762" wp14:editId="00DC2763">
                <wp:simplePos x="0" y="0"/>
                <wp:positionH relativeFrom="page">
                  <wp:posOffset>3761740</wp:posOffset>
                </wp:positionH>
                <wp:positionV relativeFrom="paragraph">
                  <wp:posOffset>285960</wp:posOffset>
                </wp:positionV>
                <wp:extent cx="635000" cy="563245"/>
                <wp:effectExtent l="0" t="0" r="0" b="0"/>
                <wp:wrapNone/>
                <wp:docPr id="224" name="Textbox 2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0" cy="563245"/>
                        </a:xfrm>
                        <a:prstGeom prst="rect">
                          <a:avLst/>
                        </a:prstGeom>
                      </wps:spPr>
                      <wps:txbx>
                        <w:txbxContent>
                          <w:p w14:paraId="00DC2843" w14:textId="77777777" w:rsidR="00350CFB" w:rsidRDefault="00283FFF">
                            <w:pPr>
                              <w:spacing w:line="472" w:lineRule="exact"/>
                              <w:rPr>
                                <w:rFonts w:ascii="Menlo" w:hAnsi="Menlo"/>
                                <w:i/>
                                <w:position w:val="12"/>
                                <w:sz w:val="16"/>
                              </w:rPr>
                            </w:pPr>
                            <w:r>
                              <w:rPr>
                                <w:rFonts w:ascii="Arial Unicode MS" w:hAnsi="Arial Unicode MS"/>
                                <w:spacing w:val="-18"/>
                                <w:w w:val="110"/>
                                <w:sz w:val="24"/>
                              </w:rPr>
                              <w:t>−</w:t>
                            </w:r>
                            <w:r>
                              <w:rPr>
                                <w:rFonts w:ascii="Arial Unicode MS" w:hAnsi="Arial Unicode MS"/>
                                <w:spacing w:val="-21"/>
                                <w:w w:val="110"/>
                                <w:sz w:val="24"/>
                              </w:rPr>
                              <w:t xml:space="preserve"> </w:t>
                            </w:r>
                            <w:r>
                              <w:rPr>
                                <w:i/>
                                <w:spacing w:val="-117"/>
                                <w:w w:val="122"/>
                                <w:sz w:val="24"/>
                              </w:rPr>
                              <w:t>R</w:t>
                            </w:r>
                            <w:r>
                              <w:rPr>
                                <w:spacing w:val="23"/>
                                <w:w w:val="98"/>
                                <w:position w:val="6"/>
                                <w:sz w:val="24"/>
                              </w:rPr>
                              <w:t>¯</w:t>
                            </w:r>
                            <w:r>
                              <w:rPr>
                                <w:spacing w:val="11"/>
                                <w:w w:val="114"/>
                                <w:sz w:val="24"/>
                              </w:rPr>
                              <w:t>)</w:t>
                            </w:r>
                            <w:r>
                              <w:rPr>
                                <w:spacing w:val="11"/>
                                <w:w w:val="106"/>
                                <w:position w:val="7"/>
                                <w:sz w:val="16"/>
                              </w:rPr>
                              <w:t>2</w:t>
                            </w:r>
                            <w:r>
                              <w:rPr>
                                <w:spacing w:val="5"/>
                                <w:w w:val="110"/>
                                <w:position w:val="7"/>
                                <w:sz w:val="16"/>
                              </w:rPr>
                              <w:t xml:space="preserve"> </w:t>
                            </w:r>
                            <w:r>
                              <w:rPr>
                                <w:spacing w:val="-18"/>
                                <w:w w:val="110"/>
                                <w:position w:val="18"/>
                                <w:sz w:val="24"/>
                              </w:rPr>
                              <w:t>L</w:t>
                            </w:r>
                            <w:r>
                              <w:rPr>
                                <w:rFonts w:ascii="Menlo" w:hAnsi="Menlo"/>
                                <w:i/>
                                <w:spacing w:val="-18"/>
                                <w:w w:val="110"/>
                                <w:position w:val="12"/>
                                <w:sz w:val="16"/>
                              </w:rPr>
                              <w:t>n</w:t>
                            </w:r>
                          </w:p>
                        </w:txbxContent>
                      </wps:txbx>
                      <wps:bodyPr wrap="square" lIns="0" tIns="0" rIns="0" bIns="0" rtlCol="0">
                        <a:noAutofit/>
                      </wps:bodyPr>
                    </wps:wsp>
                  </a:graphicData>
                </a:graphic>
              </wp:anchor>
            </w:drawing>
          </mc:Choice>
          <mc:Fallback>
            <w:pict>
              <v:shape w14:anchorId="00DC2762" id="Textbox 224" o:spid="_x0000_s1208" type="#_x0000_t202" style="position:absolute;left:0;text-align:left;margin-left:296.2pt;margin-top:22.5pt;width:50pt;height:44.35pt;z-index:-19277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" filled="f" stroked="f">
                <v:textbox inset="0,0,0,0">
                  <w:txbxContent>
                    <w:p w14:paraId="00DC2843" w14:textId="77777777" w:rsidR="00350CFB" w:rsidRDefault="00283FFF">
                      <w:pPr>
                        <w:spacing w:line="472" w:lineRule="exact"/>
                        <w:rPr>
                          <w:rFonts w:ascii="Menlo" w:hAnsi="Menlo"/>
                          <w:i/>
                          <w:position w:val="12"/>
                          <w:sz w:val="16"/>
                        </w:rPr>
                      </w:pPr>
                      <w:r>
                        <w:rPr>
                          <w:rFonts w:ascii="Arial Unicode MS" w:hAnsi="Arial Unicode MS"/>
                          <w:spacing w:val="-18"/>
                          <w:w w:val="110"/>
                          <w:sz w:val="24"/>
                        </w:rPr>
                        <w:t>−</w:t>
                      </w:r>
                      <w:r>
                        <w:rPr>
                          <w:rFonts w:ascii="Arial Unicode MS" w:hAnsi="Arial Unicode MS"/>
                          <w:spacing w:val="-21"/>
                          <w:w w:val="110"/>
                          <w:sz w:val="24"/>
                        </w:rPr>
                        <w:t xml:space="preserve"> </w:t>
                      </w:r>
                      <w:r>
                        <w:rPr>
                          <w:i/>
                          <w:spacing w:val="-117"/>
                          <w:w w:val="122"/>
                          <w:sz w:val="24"/>
                        </w:rPr>
                        <w:t>R</w:t>
                      </w:r>
                      <w:r>
                        <w:rPr>
                          <w:spacing w:val="23"/>
                          <w:w w:val="98"/>
                          <w:position w:val="6"/>
                          <w:sz w:val="24"/>
                        </w:rPr>
                        <w:t>¯</w:t>
                      </w:r>
                      <w:r>
                        <w:rPr>
                          <w:spacing w:val="11"/>
                          <w:w w:val="114"/>
                          <w:sz w:val="24"/>
                        </w:rPr>
                        <w:t>)</w:t>
                      </w:r>
                      <w:r>
                        <w:rPr>
                          <w:spacing w:val="11"/>
                          <w:w w:val="106"/>
                          <w:position w:val="7"/>
                          <w:sz w:val="16"/>
                        </w:rPr>
                        <w:t>2</w:t>
                      </w:r>
                      <w:r>
                        <w:rPr>
                          <w:spacing w:val="5"/>
                          <w:w w:val="110"/>
                          <w:position w:val="7"/>
                          <w:sz w:val="16"/>
                        </w:rPr>
                        <w:t xml:space="preserve"> </w:t>
                      </w:r>
                      <w:r>
                        <w:rPr>
                          <w:spacing w:val="-18"/>
                          <w:w w:val="110"/>
                          <w:position w:val="18"/>
                          <w:sz w:val="24"/>
                        </w:rPr>
                        <w:t>L</w:t>
                      </w:r>
                      <w:r>
                        <w:rPr>
                          <w:rFonts w:ascii="Menlo" w:hAnsi="Menlo"/>
                          <w:i/>
                          <w:spacing w:val="-18"/>
                          <w:w w:val="110"/>
                          <w:position w:val="12"/>
                          <w:sz w:val="16"/>
                        </w:rPr>
                        <w:t>n</w:t>
                      </w:r>
                    </w:p>
                  </w:txbxContent>
                </v:textbox>
                <w10:wrap anchorx="page"/>
              </v:shape>
            </w:pict>
          </mc:Fallback>
        </mc:AlternateContent>
      </w:r>
      <w:r>
        <w:rPr>
          <w:noProof/>
          <w:sz w:val="24"/>
        </w:rPr>
        <mc:AlternateContent>
          <mc:Choice Requires="wps">
            <w:drawing>
              <wp:anchor distT="0" distB="0" distL="0" distR="0" simplePos="0" relativeHeight="484039680" behindDoc="1" locked="0" layoutInCell="1" allowOverlap="1" wp14:anchorId="00DC2764" wp14:editId="00DC2765">
                <wp:simplePos x="0" y="0"/>
                <wp:positionH relativeFrom="page">
                  <wp:posOffset>4737747</wp:posOffset>
                </wp:positionH>
                <wp:positionV relativeFrom="paragraph">
                  <wp:posOffset>272612</wp:posOffset>
                </wp:positionV>
                <wp:extent cx="426720" cy="279400"/>
                <wp:effectExtent l="0" t="0" r="0" b="0"/>
                <wp:wrapNone/>
                <wp:docPr id="225" name="Textbox 2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6720" cy="279400"/>
                        </a:xfrm>
                        <a:prstGeom prst="rect">
                          <a:avLst/>
                        </a:prstGeom>
                      </wps:spPr>
                      <wps:txbx>
                        <w:txbxContent>
                          <w:p w14:paraId="00DC2844" w14:textId="77777777" w:rsidR="00350CFB" w:rsidRDefault="00283FFF">
                            <w:pPr>
                              <w:spacing w:line="153" w:lineRule="exact"/>
                              <w:jc w:val="right"/>
                              <w:rPr>
                                <w:i/>
                                <w:sz w:val="24"/>
                              </w:rPr>
                            </w:pPr>
                            <w:r>
                              <w:rPr>
                                <w:i/>
                                <w:spacing w:val="-10"/>
                                <w:w w:val="105"/>
                                <w:sz w:val="24"/>
                              </w:rPr>
                              <w:t>.</w:t>
                            </w:r>
                          </w:p>
                          <w:p w14:paraId="00DC2845" w14:textId="77777777" w:rsidR="00350CFB" w:rsidRDefault="00283FFF">
                            <w:pPr>
                              <w:spacing w:line="286" w:lineRule="exact"/>
                              <w:rPr>
                                <w:position w:val="7"/>
                                <w:sz w:val="16"/>
                              </w:rPr>
                            </w:pPr>
                            <w:r>
                              <w:rPr>
                                <w:rFonts w:ascii="Arial Unicode MS" w:hAnsi="Arial Unicode MS"/>
                                <w:w w:val="120"/>
                                <w:sz w:val="24"/>
                              </w:rPr>
                              <w:t>−</w:t>
                            </w:r>
                            <w:r>
                              <w:rPr>
                                <w:rFonts w:ascii="Arial Unicode MS" w:hAnsi="Arial Unicode MS"/>
                                <w:spacing w:val="-11"/>
                                <w:w w:val="120"/>
                                <w:sz w:val="24"/>
                              </w:rPr>
                              <w:t xml:space="preserve"> </w:t>
                            </w:r>
                            <w:r>
                              <w:rPr>
                                <w:i/>
                                <w:spacing w:val="-94"/>
                                <w:w w:val="130"/>
                                <w:sz w:val="24"/>
                              </w:rPr>
                              <w:t>S</w:t>
                            </w:r>
                            <w:r>
                              <w:rPr>
                                <w:spacing w:val="12"/>
                                <w:w w:val="108"/>
                                <w:position w:val="6"/>
                                <w:sz w:val="24"/>
                              </w:rPr>
                              <w:t>¯</w:t>
                            </w:r>
                            <w:r>
                              <w:rPr>
                                <w:spacing w:val="11"/>
                                <w:w w:val="124"/>
                                <w:sz w:val="24"/>
                              </w:rPr>
                              <w:t>)</w:t>
                            </w:r>
                            <w:r>
                              <w:rPr>
                                <w:spacing w:val="11"/>
                                <w:w w:val="116"/>
                                <w:position w:val="7"/>
                                <w:sz w:val="16"/>
                              </w:rPr>
                              <w:t>2</w:t>
                            </w:r>
                          </w:p>
                        </w:txbxContent>
                      </wps:txbx>
                      <wps:bodyPr wrap="square" lIns="0" tIns="0" rIns="0" bIns="0" rtlCol="0">
                        <a:noAutofit/>
                      </wps:bodyPr>
                    </wps:wsp>
                  </a:graphicData>
                </a:graphic>
              </wp:anchor>
            </w:drawing>
          </mc:Choice>
          <mc:Fallback>
            <w:pict>
              <v:shape w14:anchorId="00DC2764" id="Textbox 225" o:spid="_x0000_s1209" type="#_x0000_t202" style="position:absolute;left:0;text-align:left;margin-left:373.05pt;margin-top:21.45pt;width:33.6pt;height:22pt;z-index:-19276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" filled="f" stroked="f">
                <v:textbox inset="0,0,0,0">
                  <w:txbxContent>
                    <w:p w14:paraId="00DC2844" w14:textId="77777777" w:rsidR="00350CFB" w:rsidRDefault="00283FFF">
                      <w:pPr>
                        <w:spacing w:line="153" w:lineRule="exact"/>
                        <w:jc w:val="right"/>
                        <w:rPr>
                          <w:i/>
                          <w:sz w:val="24"/>
                        </w:rPr>
                      </w:pPr>
                      <w:r>
                        <w:rPr>
                          <w:i/>
                          <w:spacing w:val="-10"/>
                          <w:w w:val="105"/>
                          <w:sz w:val="24"/>
                        </w:rPr>
                        <w:t>.</w:t>
                      </w:r>
                    </w:p>
                    <w:p w14:paraId="00DC2845" w14:textId="77777777" w:rsidR="00350CFB" w:rsidRDefault="00283FFF">
                      <w:pPr>
                        <w:spacing w:line="286" w:lineRule="exact"/>
                        <w:rPr>
                          <w:position w:val="7"/>
                          <w:sz w:val="16"/>
                        </w:rPr>
                      </w:pPr>
                      <w:r>
                        <w:rPr>
                          <w:rFonts w:ascii="Arial Unicode MS" w:hAnsi="Arial Unicode MS"/>
                          <w:w w:val="120"/>
                          <w:sz w:val="24"/>
                        </w:rPr>
                        <w:t>−</w:t>
                      </w:r>
                      <w:r>
                        <w:rPr>
                          <w:rFonts w:ascii="Arial Unicode MS" w:hAnsi="Arial Unicode MS"/>
                          <w:spacing w:val="-11"/>
                          <w:w w:val="120"/>
                          <w:sz w:val="24"/>
                        </w:rPr>
                        <w:t xml:space="preserve"> </w:t>
                      </w:r>
                      <w:r>
                        <w:rPr>
                          <w:i/>
                          <w:spacing w:val="-94"/>
                          <w:w w:val="130"/>
                          <w:sz w:val="24"/>
                        </w:rPr>
                        <w:t>S</w:t>
                      </w:r>
                      <w:r>
                        <w:rPr>
                          <w:spacing w:val="12"/>
                          <w:w w:val="108"/>
                          <w:position w:val="6"/>
                          <w:sz w:val="24"/>
                        </w:rPr>
                        <w:t>¯</w:t>
                      </w:r>
                      <w:r>
                        <w:rPr>
                          <w:spacing w:val="11"/>
                          <w:w w:val="124"/>
                          <w:sz w:val="24"/>
                        </w:rPr>
                        <w:t>)</w:t>
                      </w:r>
                      <w:r>
                        <w:rPr>
                          <w:spacing w:val="11"/>
                          <w:w w:val="116"/>
                          <w:position w:val="7"/>
                          <w:sz w:val="16"/>
                        </w:rPr>
                        <w:t>2</w:t>
                      </w:r>
                    </w:p>
                  </w:txbxContent>
                </v:textbox>
                <w10:wrap anchorx="page"/>
              </v:shape>
            </w:pict>
          </mc:Fallback>
        </mc:AlternateContent>
      </w:r>
      <w:r>
        <w:rPr>
          <w:spacing w:val="-8"/>
          <w:w w:val="120"/>
          <w:position w:val="18"/>
          <w:sz w:val="24"/>
        </w:rPr>
        <w:t>L</w:t>
      </w:r>
      <w:r>
        <w:rPr>
          <w:rFonts w:ascii="Menlo" w:hAnsi="Menlo"/>
          <w:i/>
          <w:spacing w:val="-8"/>
          <w:w w:val="120"/>
          <w:position w:val="12"/>
          <w:sz w:val="16"/>
        </w:rPr>
        <w:t>n</w:t>
      </w:r>
      <w:r>
        <w:rPr>
          <w:rFonts w:ascii="Menlo" w:hAnsi="Menlo"/>
          <w:i/>
          <w:spacing w:val="26"/>
          <w:w w:val="120"/>
          <w:position w:val="12"/>
          <w:sz w:val="16"/>
        </w:rPr>
        <w:t xml:space="preserve"> </w:t>
      </w:r>
      <w:r>
        <w:rPr>
          <w:spacing w:val="-8"/>
          <w:w w:val="115"/>
          <w:sz w:val="24"/>
        </w:rPr>
        <w:t>(</w:t>
      </w:r>
      <w:r>
        <w:rPr>
          <w:i/>
          <w:spacing w:val="-8"/>
          <w:w w:val="115"/>
          <w:sz w:val="24"/>
        </w:rPr>
        <w:t>R</w:t>
      </w:r>
      <w:r>
        <w:rPr>
          <w:rFonts w:ascii="Menlo" w:hAnsi="Menlo"/>
          <w:i/>
          <w:spacing w:val="-8"/>
          <w:w w:val="115"/>
          <w:sz w:val="24"/>
          <w:vertAlign w:val="subscript"/>
        </w:rPr>
        <w:t>i</w:t>
      </w:r>
      <w:r>
        <w:rPr>
          <w:rFonts w:ascii="Menlo" w:hAnsi="Menlo"/>
          <w:i/>
          <w:spacing w:val="-104"/>
          <w:w w:val="115"/>
          <w:sz w:val="24"/>
        </w:rPr>
        <w:t xml:space="preserve"> </w:t>
      </w:r>
      <w:r>
        <w:rPr>
          <w:rFonts w:ascii="Arial Unicode MS" w:hAnsi="Arial Unicode MS"/>
          <w:spacing w:val="-8"/>
          <w:w w:val="120"/>
          <w:sz w:val="24"/>
        </w:rPr>
        <w:t>−</w:t>
      </w:r>
      <w:r>
        <w:rPr>
          <w:rFonts w:ascii="Arial Unicode MS" w:hAnsi="Arial Unicode MS"/>
          <w:spacing w:val="-27"/>
          <w:w w:val="120"/>
          <w:sz w:val="24"/>
        </w:rPr>
        <w:t xml:space="preserve"> </w:t>
      </w:r>
      <w:r>
        <w:rPr>
          <w:i/>
          <w:spacing w:val="-117"/>
          <w:w w:val="132"/>
          <w:sz w:val="24"/>
        </w:rPr>
        <w:t>R</w:t>
      </w:r>
      <w:r>
        <w:rPr>
          <w:spacing w:val="23"/>
          <w:w w:val="108"/>
          <w:position w:val="6"/>
          <w:sz w:val="24"/>
        </w:rPr>
        <w:t>¯</w:t>
      </w:r>
      <w:r>
        <w:rPr>
          <w:spacing w:val="11"/>
          <w:w w:val="124"/>
          <w:sz w:val="24"/>
        </w:rPr>
        <w:t>)(</w:t>
      </w:r>
      <w:r>
        <w:rPr>
          <w:i/>
          <w:spacing w:val="11"/>
          <w:w w:val="130"/>
          <w:sz w:val="24"/>
        </w:rPr>
        <w:t>S</w:t>
      </w:r>
      <w:r>
        <w:rPr>
          <w:rFonts w:ascii="Menlo" w:hAnsi="Menlo"/>
          <w:i/>
          <w:spacing w:val="11"/>
          <w:w w:val="67"/>
          <w:sz w:val="24"/>
          <w:vertAlign w:val="subscript"/>
        </w:rPr>
        <w:t>i</w:t>
      </w:r>
      <w:r>
        <w:rPr>
          <w:rFonts w:ascii="Menlo" w:hAnsi="Menlo"/>
          <w:i/>
          <w:spacing w:val="-101"/>
          <w:w w:val="114"/>
          <w:sz w:val="24"/>
        </w:rPr>
        <w:t xml:space="preserve"> </w:t>
      </w:r>
      <w:r>
        <w:rPr>
          <w:rFonts w:ascii="Arial Unicode MS" w:hAnsi="Arial Unicode MS"/>
          <w:spacing w:val="-8"/>
          <w:w w:val="120"/>
          <w:sz w:val="24"/>
        </w:rPr>
        <w:t>−</w:t>
      </w:r>
      <w:r>
        <w:rPr>
          <w:rFonts w:ascii="Arial Unicode MS" w:hAnsi="Arial Unicode MS"/>
          <w:spacing w:val="-29"/>
          <w:w w:val="120"/>
          <w:sz w:val="24"/>
        </w:rPr>
        <w:t xml:space="preserve"> </w:t>
      </w:r>
      <w:r>
        <w:rPr>
          <w:i/>
          <w:spacing w:val="-78"/>
          <w:w w:val="124"/>
          <w:sz w:val="24"/>
        </w:rPr>
        <w:t>S</w:t>
      </w:r>
      <w:r>
        <w:rPr>
          <w:spacing w:val="27"/>
          <w:w w:val="102"/>
          <w:position w:val="6"/>
          <w:sz w:val="24"/>
        </w:rPr>
        <w:t>¯</w:t>
      </w:r>
      <w:r>
        <w:rPr>
          <w:spacing w:val="26"/>
          <w:w w:val="118"/>
          <w:sz w:val="24"/>
        </w:rPr>
        <w:t>)</w:t>
      </w:r>
    </w:p>
    <w:p w14:paraId="00DC1FAC" w14:textId="77777777" w:rsidR="00350CFB" w:rsidRDefault="00350CFB">
      <w:pPr>
        <w:pStyle w:val="a3"/>
        <w:spacing w:before="5"/>
        <w:rPr>
          <w:sz w:val="2"/>
        </w:rPr>
      </w:pPr>
    </w:p>
    <w:p w14:paraId="00DC1FAD" w14:textId="77777777" w:rsidR="00350CFB" w:rsidRDefault="00283FFF">
      <w:pPr>
        <w:tabs>
          <w:tab w:val="left" w:pos="5829"/>
        </w:tabs>
        <w:ind w:left="4541"/>
        <w:rPr>
          <w:position w:val="3"/>
          <w:sz w:val="20"/>
        </w:rPr>
      </w:pPr>
      <w:r>
        <w:rPr>
          <w:noProof/>
          <w:position w:val="5"/>
          <w:sz w:val="20"/>
        </w:rPr>
        <mc:AlternateContent>
          <mc:Choice Requires="wps">
            <w:drawing>
              <wp:inline distT="0" distB="0" distL="0" distR="0" wp14:anchorId="00DC2766" wp14:editId="00DC2767">
                <wp:extent cx="171450" cy="152400"/>
                <wp:effectExtent l="0" t="0" r="0" b="0"/>
                <wp:docPr id="226" name="Textbox 2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152400"/>
                        </a:xfrm>
                        <a:prstGeom prst="rect">
                          <a:avLst/>
                        </a:prstGeom>
                      </wps:spPr>
                      <wps:txbx>
                        <w:txbxContent>
                          <w:p w14:paraId="00DC2846" w14:textId="77777777" w:rsidR="00350CFB" w:rsidRDefault="00283FFF">
                            <w:pPr>
                              <w:spacing w:line="231" w:lineRule="exact"/>
                              <w:rPr>
                                <w:i/>
                                <w:sz w:val="24"/>
                              </w:rPr>
                            </w:pPr>
                            <w:r>
                              <w:rPr>
                                <w:spacing w:val="-5"/>
                                <w:w w:val="115"/>
                                <w:sz w:val="24"/>
                              </w:rPr>
                              <w:t>(</w:t>
                            </w:r>
                            <w:r>
                              <w:rPr>
                                <w:i/>
                                <w:spacing w:val="-5"/>
                                <w:w w:val="115"/>
                                <w:sz w:val="24"/>
                              </w:rPr>
                              <w:t>R</w:t>
                            </w:r>
                          </w:p>
                        </w:txbxContent>
                      </wps:txbx>
                      <wps:bodyPr wrap="square" lIns="0" tIns="0" rIns="0" bIns="0" rtlCol="0">
                        <a:noAutofit/>
                      </wps:bodyPr>
                    </wps:wsp>
                  </a:graphicData>
                </a:graphic>
              </wp:inline>
            </w:drawing>
          </mc:Choice>
          <mc:Fallback>
            <w:pict>
              <v:shape w14:anchorId="00DC2766" id="Textbox 226" o:spid="_x0000_s1210" type="#_x0000_t202" style="width:13.5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" filled="f" stroked="f">
                <v:textbox inset="0,0,0,0">
                  <w:txbxContent>
                    <w:p w14:paraId="00DC2846" w14:textId="77777777" w:rsidR="00350CFB" w:rsidRDefault="00283FFF">
                      <w:pPr>
                        <w:spacing w:line="231" w:lineRule="exact"/>
                        <w:rPr>
                          <w:i/>
                          <w:sz w:val="24"/>
                        </w:rPr>
                      </w:pPr>
                      <w:r>
                        <w:rPr>
                          <w:spacing w:val="-5"/>
                          <w:w w:val="115"/>
                          <w:sz w:val="24"/>
                        </w:rPr>
                        <w:t>(</w:t>
                      </w:r>
                      <w:r>
                        <w:rPr>
                          <w:i/>
                          <w:spacing w:val="-5"/>
                          <w:w w:val="115"/>
                          <w:sz w:val="24"/>
                        </w:rPr>
                        <w:t>R</w:t>
                      </w:r>
                    </w:p>
                  </w:txbxContent>
                </v:textbox>
                <w10:anchorlock/>
              </v:shape>
            </w:pict>
          </mc:Fallback>
        </mc:AlternateContent>
      </w:r>
      <w:r>
        <w:rPr>
          <w:noProof/>
          <w:position w:val="3"/>
          <w:sz w:val="20"/>
        </w:rPr>
        <mc:AlternateContent>
          <mc:Choice Requires="wps">
            <w:drawing>
              <wp:inline distT="0" distB="0" distL="0" distR="0" wp14:anchorId="00DC2768" wp14:editId="00DC2769">
                <wp:extent cx="36830" cy="101600"/>
                <wp:effectExtent l="0" t="0" r="0" b="0"/>
                <wp:docPr id="227" name="Textbox 2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30" cy="101600"/>
                        </a:xfrm>
                        <a:prstGeom prst="rect">
                          <a:avLst/>
                        </a:prstGeom>
                      </wps:spPr>
                      <wps:txbx>
                        <w:txbxContent>
                          <w:p w14:paraId="00DC2847" w14:textId="77777777" w:rsidR="00350CFB" w:rsidRDefault="00283FFF">
                            <w:pPr>
                              <w:spacing w:line="157" w:lineRule="exact"/>
                              <w:rPr>
                                <w:rFonts w:ascii="Menlo"/>
                                <w:i/>
                                <w:sz w:val="16"/>
                              </w:rPr>
                            </w:pPr>
                            <w:r>
                              <w:rPr>
                                <w:rFonts w:ascii="Menlo"/>
                                <w:i/>
                                <w:spacing w:val="-21"/>
                                <w:w w:val="70"/>
                                <w:sz w:val="16"/>
                              </w:rPr>
                              <w:t>i</w:t>
                            </w:r>
                          </w:p>
                        </w:txbxContent>
                      </wps:txbx>
                      <wps:bodyPr wrap="square" lIns="0" tIns="0" rIns="0" bIns="0" rtlCol="0">
                        <a:noAutofit/>
                      </wps:bodyPr>
                    </wps:wsp>
                  </a:graphicData>
                </a:graphic>
              </wp:inline>
            </w:drawing>
          </mc:Choice>
          <mc:Fallback>
            <w:pict>
              <v:shape w14:anchorId="00DC2768" id="Textbox 227" o:spid="_x0000_s1211" type="#_x0000_t202" style="width:2.9pt;height: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" filled="f" stroked="f">
                <v:textbox inset="0,0,0,0">
                  <w:txbxContent>
                    <w:p w14:paraId="00DC2847" w14:textId="77777777" w:rsidR="00350CFB" w:rsidRDefault="00283FFF">
                      <w:pPr>
                        <w:spacing w:line="157" w:lineRule="exact"/>
                        <w:rPr>
                          <w:rFonts w:ascii="Menlo"/>
                          <w:i/>
                          <w:sz w:val="16"/>
                        </w:rPr>
                      </w:pPr>
                      <w:r>
                        <w:rPr>
                          <w:rFonts w:ascii="Menlo"/>
                          <w:i/>
                          <w:spacing w:val="-21"/>
                          <w:w w:val="70"/>
                          <w:sz w:val="16"/>
                        </w:rPr>
                        <w:t>i</w:t>
                      </w:r>
                    </w:p>
                  </w:txbxContent>
                </v:textbox>
                <w10:anchorlock/>
              </v:shape>
            </w:pict>
          </mc:Fallback>
        </mc:AlternateContent>
      </w:r>
      <w:r>
        <w:rPr>
          <w:position w:val="3"/>
          <w:sz w:val="20"/>
        </w:rPr>
        <w:tab/>
      </w:r>
      <w:r>
        <w:rPr>
          <w:noProof/>
          <w:sz w:val="20"/>
        </w:rPr>
        <mc:AlternateContent>
          <mc:Choice Requires="wps">
            <w:drawing>
              <wp:inline distT="0" distB="0" distL="0" distR="0" wp14:anchorId="00DC276A" wp14:editId="00DC276B">
                <wp:extent cx="173990" cy="101600"/>
                <wp:effectExtent l="0" t="0" r="0" b="0"/>
                <wp:docPr id="228" name="Textbox 2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990" cy="101600"/>
                        </a:xfrm>
                        <a:prstGeom prst="rect">
                          <a:avLst/>
                        </a:prstGeom>
                      </wps:spPr>
                      <wps:txbx>
                        <w:txbxContent>
                          <w:p w14:paraId="00DC2848" w14:textId="77777777" w:rsidR="00350CFB" w:rsidRDefault="00283FFF">
                            <w:pPr>
                              <w:spacing w:line="157" w:lineRule="exact"/>
                              <w:rPr>
                                <w:sz w:val="16"/>
                              </w:rPr>
                            </w:pPr>
                            <w:r>
                              <w:rPr>
                                <w:rFonts w:ascii="Menlo"/>
                                <w:i/>
                                <w:spacing w:val="-5"/>
                                <w:sz w:val="16"/>
                              </w:rPr>
                              <w:t>i</w:t>
                            </w:r>
                            <w:r>
                              <w:rPr>
                                <w:spacing w:val="-5"/>
                                <w:sz w:val="16"/>
                              </w:rPr>
                              <w:t>=1</w:t>
                            </w:r>
                          </w:p>
                        </w:txbxContent>
                      </wps:txbx>
                      <wps:bodyPr wrap="square" lIns="0" tIns="0" rIns="0" bIns="0" rtlCol="0">
                        <a:noAutofit/>
                      </wps:bodyPr>
                    </wps:wsp>
                  </a:graphicData>
                </a:graphic>
              </wp:inline>
            </w:drawing>
          </mc:Choice>
          <mc:Fallback>
            <w:pict>
              <v:shape w14:anchorId="00DC276A" id="Textbox 228" o:spid="_x0000_s1212" type="#_x0000_t202" style="width:13.7pt;height: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" filled="f" stroked="f">
                <v:textbox inset="0,0,0,0">
                  <w:txbxContent>
                    <w:p w14:paraId="00DC2848" w14:textId="77777777" w:rsidR="00350CFB" w:rsidRDefault="00283FFF">
                      <w:pPr>
                        <w:spacing w:line="157" w:lineRule="exact"/>
                        <w:rPr>
                          <w:sz w:val="16"/>
                        </w:rPr>
                      </w:pPr>
                      <w:r>
                        <w:rPr>
                          <w:rFonts w:ascii="Menlo"/>
                          <w:i/>
                          <w:spacing w:val="-5"/>
                          <w:sz w:val="16"/>
                        </w:rPr>
                        <w:t>i</w:t>
                      </w:r>
                      <w:r>
                        <w:rPr>
                          <w:spacing w:val="-5"/>
                          <w:sz w:val="16"/>
                        </w:rPr>
                        <w:t>=1</w:t>
                      </w:r>
                    </w:p>
                  </w:txbxContent>
                </v:textbox>
                <w10:anchorlock/>
              </v:shape>
            </w:pict>
          </mc:Fallback>
        </mc:AlternateContent>
      </w:r>
      <w:r>
        <w:rPr>
          <w:spacing w:val="-40"/>
          <w:sz w:val="20"/>
        </w:rPr>
        <w:t xml:space="preserve"> </w:t>
      </w:r>
      <w:r>
        <w:rPr>
          <w:noProof/>
          <w:spacing w:val="-40"/>
          <w:position w:val="5"/>
          <w:sz w:val="20"/>
        </w:rPr>
        <mc:AlternateContent>
          <mc:Choice Requires="wps">
            <w:drawing>
              <wp:inline distT="0" distB="0" distL="0" distR="0" wp14:anchorId="00DC276C" wp14:editId="00DC276D">
                <wp:extent cx="149225" cy="152400"/>
                <wp:effectExtent l="0" t="0" r="0" b="0"/>
                <wp:docPr id="229" name="Textbox 2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225" cy="152400"/>
                        </a:xfrm>
                        <a:prstGeom prst="rect">
                          <a:avLst/>
                        </a:prstGeom>
                      </wps:spPr>
                      <wps:txbx>
                        <w:txbxContent>
                          <w:p w14:paraId="00DC2849" w14:textId="77777777" w:rsidR="00350CFB" w:rsidRDefault="00283FFF">
                            <w:pPr>
                              <w:spacing w:line="231" w:lineRule="exact"/>
                              <w:rPr>
                                <w:i/>
                                <w:sz w:val="24"/>
                              </w:rPr>
                            </w:pPr>
                            <w:r>
                              <w:rPr>
                                <w:spacing w:val="-5"/>
                                <w:w w:val="115"/>
                                <w:sz w:val="24"/>
                              </w:rPr>
                              <w:t>(</w:t>
                            </w:r>
                            <w:r>
                              <w:rPr>
                                <w:i/>
                                <w:spacing w:val="-5"/>
                                <w:w w:val="115"/>
                                <w:sz w:val="24"/>
                              </w:rPr>
                              <w:t>S</w:t>
                            </w:r>
                          </w:p>
                        </w:txbxContent>
                      </wps:txbx>
                      <wps:bodyPr wrap="square" lIns="0" tIns="0" rIns="0" bIns="0" rtlCol="0">
                        <a:noAutofit/>
                      </wps:bodyPr>
                    </wps:wsp>
                  </a:graphicData>
                </a:graphic>
              </wp:inline>
            </w:drawing>
          </mc:Choice>
          <mc:Fallback>
            <w:pict>
              <v:shape w14:anchorId="00DC276C" id="Textbox 229" o:spid="_x0000_s1213" type="#_x0000_t202" style="width:11.75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" filled="f" stroked="f">
                <v:textbox inset="0,0,0,0">
                  <w:txbxContent>
                    <w:p w14:paraId="00DC2849" w14:textId="77777777" w:rsidR="00350CFB" w:rsidRDefault="00283FFF">
                      <w:pPr>
                        <w:spacing w:line="231" w:lineRule="exact"/>
                        <w:rPr>
                          <w:i/>
                          <w:sz w:val="24"/>
                        </w:rPr>
                      </w:pPr>
                      <w:r>
                        <w:rPr>
                          <w:spacing w:val="-5"/>
                          <w:w w:val="115"/>
                          <w:sz w:val="24"/>
                        </w:rPr>
                        <w:t>(</w:t>
                      </w:r>
                      <w:r>
                        <w:rPr>
                          <w:i/>
                          <w:spacing w:val="-5"/>
                          <w:w w:val="115"/>
                          <w:sz w:val="24"/>
                        </w:rPr>
                        <w:t>S</w:t>
                      </w:r>
                    </w:p>
                  </w:txbxContent>
                </v:textbox>
                <w10:anchorlock/>
              </v:shape>
            </w:pict>
          </mc:Fallback>
        </mc:AlternateContent>
      </w:r>
      <w:r>
        <w:rPr>
          <w:noProof/>
          <w:spacing w:val="-40"/>
          <w:position w:val="3"/>
          <w:sz w:val="20"/>
        </w:rPr>
        <mc:AlternateContent>
          <mc:Choice Requires="wps">
            <w:drawing>
              <wp:inline distT="0" distB="0" distL="0" distR="0" wp14:anchorId="00DC276E" wp14:editId="00DC276F">
                <wp:extent cx="36830" cy="101600"/>
                <wp:effectExtent l="0" t="0" r="0" b="0"/>
                <wp:docPr id="230" name="Textbox 2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30" cy="101600"/>
                        </a:xfrm>
                        <a:prstGeom prst="rect">
                          <a:avLst/>
                        </a:prstGeom>
                      </wps:spPr>
                      <wps:txbx>
                        <w:txbxContent>
                          <w:p w14:paraId="00DC284A" w14:textId="77777777" w:rsidR="00350CFB" w:rsidRDefault="00283FFF">
                            <w:pPr>
                              <w:spacing w:line="157" w:lineRule="exact"/>
                              <w:rPr>
                                <w:rFonts w:ascii="Menlo"/>
                                <w:i/>
                                <w:sz w:val="16"/>
                              </w:rPr>
                            </w:pPr>
                            <w:r>
                              <w:rPr>
                                <w:rFonts w:ascii="Menlo"/>
                                <w:i/>
                                <w:spacing w:val="-21"/>
                                <w:w w:val="70"/>
                                <w:sz w:val="16"/>
                              </w:rPr>
                              <w:t>i</w:t>
                            </w:r>
                          </w:p>
                        </w:txbxContent>
                      </wps:txbx>
                      <wps:bodyPr wrap="square" lIns="0" tIns="0" rIns="0" bIns="0" rtlCol="0">
                        <a:noAutofit/>
                      </wps:bodyPr>
                    </wps:wsp>
                  </a:graphicData>
                </a:graphic>
              </wp:inline>
            </w:drawing>
          </mc:Choice>
          <mc:Fallback>
            <w:pict>
              <v:shape w14:anchorId="00DC276E" id="Textbox 230" o:spid="_x0000_s1214" type="#_x0000_t202" style="width:2.9pt;height: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" filled="f" stroked="f">
                <v:textbox inset="0,0,0,0">
                  <w:txbxContent>
                    <w:p w14:paraId="00DC284A" w14:textId="77777777" w:rsidR="00350CFB" w:rsidRDefault="00283FFF">
                      <w:pPr>
                        <w:spacing w:line="157" w:lineRule="exact"/>
                        <w:rPr>
                          <w:rFonts w:ascii="Menlo"/>
                          <w:i/>
                          <w:sz w:val="16"/>
                        </w:rPr>
                      </w:pPr>
                      <w:r>
                        <w:rPr>
                          <w:rFonts w:ascii="Menlo"/>
                          <w:i/>
                          <w:spacing w:val="-21"/>
                          <w:w w:val="70"/>
                          <w:sz w:val="16"/>
                        </w:rPr>
                        <w:t>i</w:t>
                      </w:r>
                    </w:p>
                  </w:txbxContent>
                </v:textbox>
                <w10:anchorlock/>
              </v:shape>
            </w:pict>
          </mc:Fallback>
        </mc:AlternateContent>
      </w:r>
    </w:p>
    <w:p w14:paraId="00DC1FAE" w14:textId="77777777" w:rsidR="00350CFB" w:rsidRDefault="00350CFB">
      <w:pPr>
        <w:pStyle w:val="a3"/>
        <w:spacing w:before="24"/>
      </w:pPr>
    </w:p>
    <w:p w14:paraId="00DC1FAF" w14:textId="77777777" w:rsidR="00350CFB" w:rsidRDefault="00283FFF">
      <w:pPr>
        <w:pStyle w:val="a3"/>
        <w:spacing w:line="396" w:lineRule="auto"/>
        <w:ind w:left="808" w:right="564"/>
      </w:pPr>
      <w:r>
        <w:t>Spearman captures monotonic agreement:</w:t>
      </w:r>
      <w:r>
        <w:rPr>
          <w:spacing w:val="40"/>
        </w:rPr>
        <w:t xml:space="preserve"> </w:t>
      </w:r>
      <w:r>
        <w:t xml:space="preserve">if higher reputation consistently co-occurs with higher proxy values, </w:t>
      </w:r>
      <w:r>
        <w:rPr>
          <w:i/>
        </w:rPr>
        <w:t xml:space="preserve">ρ </w:t>
      </w:r>
      <w:r>
        <w:t>is positive even when the relationship is nonlinear in the raw scores.</w:t>
      </w:r>
    </w:p>
    <w:p w14:paraId="00DC1FB0" w14:textId="77777777" w:rsidR="00350CFB" w:rsidRDefault="00283FFF">
      <w:pPr>
        <w:pStyle w:val="a4"/>
        <w:numPr>
          <w:ilvl w:val="0"/>
          <w:numId w:val="12"/>
        </w:numPr>
        <w:tabs>
          <w:tab w:val="left" w:pos="807"/>
        </w:tabs>
        <w:spacing w:before="39"/>
        <w:ind w:left="807" w:hanging="214"/>
        <w:rPr>
          <w:sz w:val="24"/>
        </w:rPr>
      </w:pPr>
      <w:r>
        <w:rPr>
          <w:b/>
          <w:sz w:val="24"/>
        </w:rPr>
        <w:t>Kendall’s</w:t>
      </w:r>
      <w:r>
        <w:rPr>
          <w:b/>
          <w:spacing w:val="-16"/>
          <w:sz w:val="24"/>
        </w:rPr>
        <w:t xml:space="preserve"> </w:t>
      </w:r>
      <w:r>
        <w:rPr>
          <w:i/>
          <w:sz w:val="24"/>
        </w:rPr>
        <w:t>τ</w:t>
      </w:r>
      <w:r>
        <w:rPr>
          <w:i/>
          <w:spacing w:val="-34"/>
          <w:sz w:val="24"/>
        </w:rPr>
        <w:t xml:space="preserve"> </w:t>
      </w:r>
      <w:r>
        <w:rPr>
          <w:b/>
          <w:sz w:val="24"/>
        </w:rPr>
        <w:t>:</w:t>
      </w:r>
      <w:r>
        <w:rPr>
          <w:b/>
          <w:spacing w:val="-14"/>
          <w:sz w:val="24"/>
        </w:rPr>
        <w:t xml:space="preserve"> </w:t>
      </w:r>
      <w:r>
        <w:rPr>
          <w:sz w:val="24"/>
        </w:rPr>
        <w:t>Kendall’s</w:t>
      </w:r>
      <w:r>
        <w:rPr>
          <w:spacing w:val="-16"/>
          <w:sz w:val="24"/>
        </w:rPr>
        <w:t xml:space="preserve"> </w:t>
      </w:r>
      <w:r>
        <w:rPr>
          <w:sz w:val="24"/>
        </w:rPr>
        <w:t>coefficient</w:t>
      </w:r>
      <w:r>
        <w:rPr>
          <w:spacing w:val="-16"/>
          <w:sz w:val="24"/>
        </w:rPr>
        <w:t xml:space="preserve"> </w:t>
      </w:r>
      <w:r>
        <w:rPr>
          <w:sz w:val="24"/>
        </w:rPr>
        <w:t>counts</w:t>
      </w:r>
      <w:r>
        <w:rPr>
          <w:spacing w:val="-16"/>
          <w:sz w:val="24"/>
        </w:rPr>
        <w:t xml:space="preserve"> </w:t>
      </w:r>
      <w:r>
        <w:rPr>
          <w:sz w:val="24"/>
        </w:rPr>
        <w:t>concordant</w:t>
      </w:r>
      <w:r>
        <w:rPr>
          <w:spacing w:val="-16"/>
          <w:sz w:val="24"/>
        </w:rPr>
        <w:t xml:space="preserve"> </w:t>
      </w:r>
      <w:r>
        <w:rPr>
          <w:sz w:val="24"/>
        </w:rPr>
        <w:t>and</w:t>
      </w:r>
      <w:r>
        <w:rPr>
          <w:spacing w:val="-16"/>
          <w:sz w:val="24"/>
        </w:rPr>
        <w:t xml:space="preserve"> </w:t>
      </w:r>
      <w:r>
        <w:rPr>
          <w:sz w:val="24"/>
        </w:rPr>
        <w:t>discordant</w:t>
      </w:r>
      <w:r>
        <w:rPr>
          <w:spacing w:val="-16"/>
          <w:sz w:val="24"/>
        </w:rPr>
        <w:t xml:space="preserve"> </w:t>
      </w:r>
      <w:r>
        <w:rPr>
          <w:sz w:val="24"/>
        </w:rPr>
        <w:t>pairs.</w:t>
      </w:r>
      <w:r>
        <w:rPr>
          <w:spacing w:val="-12"/>
          <w:sz w:val="24"/>
        </w:rPr>
        <w:t xml:space="preserve"> </w:t>
      </w:r>
      <w:r>
        <w:rPr>
          <w:sz w:val="24"/>
        </w:rPr>
        <w:t>For</w:t>
      </w:r>
      <w:r>
        <w:rPr>
          <w:spacing w:val="-16"/>
          <w:sz w:val="24"/>
        </w:rPr>
        <w:t xml:space="preserve"> </w:t>
      </w:r>
      <w:r>
        <w:rPr>
          <w:sz w:val="24"/>
        </w:rPr>
        <w:t>all</w:t>
      </w:r>
      <w:r>
        <w:rPr>
          <w:spacing w:val="-16"/>
          <w:sz w:val="24"/>
        </w:rPr>
        <w:t xml:space="preserve"> </w:t>
      </w:r>
      <w:r>
        <w:rPr>
          <w:sz w:val="24"/>
        </w:rPr>
        <w:t>pairs</w:t>
      </w:r>
      <w:r>
        <w:rPr>
          <w:spacing w:val="-17"/>
          <w:sz w:val="24"/>
        </w:rPr>
        <w:t xml:space="preserve"> </w:t>
      </w:r>
      <w:r>
        <w:rPr>
          <w:i/>
          <w:sz w:val="24"/>
        </w:rPr>
        <w:t>i</w:t>
      </w:r>
      <w:r>
        <w:rPr>
          <w:i/>
          <w:spacing w:val="-2"/>
          <w:sz w:val="24"/>
        </w:rPr>
        <w:t xml:space="preserve"> </w:t>
      </w:r>
      <w:r>
        <w:rPr>
          <w:i/>
          <w:sz w:val="24"/>
        </w:rPr>
        <w:t xml:space="preserve">&lt; </w:t>
      </w:r>
      <w:r>
        <w:rPr>
          <w:i/>
          <w:spacing w:val="-5"/>
          <w:sz w:val="24"/>
        </w:rPr>
        <w:t>j</w:t>
      </w:r>
      <w:r>
        <w:rPr>
          <w:spacing w:val="-5"/>
          <w:sz w:val="24"/>
        </w:rPr>
        <w:t>,</w:t>
      </w:r>
    </w:p>
    <w:p w14:paraId="00DC1FB1" w14:textId="77777777" w:rsidR="00350CFB" w:rsidRDefault="00350CFB">
      <w:pPr>
        <w:pStyle w:val="a3"/>
        <w:spacing w:before="106"/>
        <w:rPr>
          <w:sz w:val="20"/>
        </w:rPr>
      </w:pPr>
    </w:p>
    <w:p w14:paraId="00DC1FB2" w14:textId="77777777" w:rsidR="00350CFB" w:rsidRDefault="00350CFB">
      <w:pPr>
        <w:pStyle w:val="a3"/>
        <w:rPr>
          <w:sz w:val="20"/>
        </w:rPr>
        <w:sectPr w:rsidR="00350CFB">
          <w:pgSz w:w="11910" w:h="16840"/>
          <w:pgMar w:top="1840" w:right="708" w:bottom="2300" w:left="992" w:header="0" w:footer="2115" w:gutter="0"/>
          <w:cols w:space="720"/>
        </w:sectPr>
      </w:pPr>
    </w:p>
    <w:p w14:paraId="00DC1FB3" w14:textId="77777777" w:rsidR="00350CFB" w:rsidRDefault="00283FFF">
      <w:pPr>
        <w:spacing w:line="311" w:lineRule="exact"/>
        <w:ind w:left="4924"/>
        <w:rPr>
          <w:sz w:val="24"/>
        </w:rPr>
      </w:pPr>
      <w:r>
        <w:rPr>
          <w:w w:val="115"/>
          <w:sz w:val="24"/>
        </w:rPr>
        <w:t>2(</w:t>
      </w:r>
      <w:r>
        <w:rPr>
          <w:i/>
          <w:w w:val="115"/>
          <w:sz w:val="24"/>
        </w:rPr>
        <w:t>C</w:t>
      </w:r>
      <w:r>
        <w:rPr>
          <w:i/>
          <w:spacing w:val="-17"/>
          <w:w w:val="115"/>
          <w:sz w:val="24"/>
        </w:rPr>
        <w:t xml:space="preserve"> </w:t>
      </w:r>
      <w:r>
        <w:rPr>
          <w:rFonts w:ascii="Arial Unicode MS" w:hAnsi="Arial Unicode MS"/>
          <w:w w:val="115"/>
          <w:sz w:val="24"/>
        </w:rPr>
        <w:t>−</w:t>
      </w:r>
      <w:r>
        <w:rPr>
          <w:rFonts w:ascii="Arial Unicode MS" w:hAnsi="Arial Unicode MS"/>
          <w:spacing w:val="-24"/>
          <w:w w:val="115"/>
          <w:sz w:val="24"/>
        </w:rPr>
        <w:t xml:space="preserve"> </w:t>
      </w:r>
      <w:r>
        <w:rPr>
          <w:i/>
          <w:spacing w:val="-5"/>
          <w:w w:val="115"/>
          <w:sz w:val="24"/>
        </w:rPr>
        <w:t>D</w:t>
      </w:r>
      <w:r>
        <w:rPr>
          <w:spacing w:val="-5"/>
          <w:w w:val="115"/>
          <w:sz w:val="24"/>
        </w:rPr>
        <w:t>)</w:t>
      </w:r>
    </w:p>
    <w:p w14:paraId="00DC1FB4" w14:textId="77777777" w:rsidR="00350CFB" w:rsidRDefault="00283FFF">
      <w:pPr>
        <w:spacing w:line="92" w:lineRule="exact"/>
        <w:ind w:right="1065"/>
        <w:jc w:val="right"/>
        <w:rPr>
          <w:sz w:val="24"/>
        </w:rPr>
      </w:pPr>
      <w:r>
        <w:rPr>
          <w:noProof/>
          <w:sz w:val="24"/>
        </w:rPr>
        <mc:AlternateContent>
          <mc:Choice Requires="wps">
            <w:drawing>
              <wp:anchor distT="0" distB="0" distL="0" distR="0" simplePos="0" relativeHeight="15764480" behindDoc="0" locked="0" layoutInCell="1" allowOverlap="1" wp14:anchorId="00DC2770" wp14:editId="00DC2771">
                <wp:simplePos x="0" y="0"/>
                <wp:positionH relativeFrom="page">
                  <wp:posOffset>3756926</wp:posOffset>
                </wp:positionH>
                <wp:positionV relativeFrom="paragraph">
                  <wp:posOffset>48419</wp:posOffset>
                </wp:positionV>
                <wp:extent cx="620395" cy="1270"/>
                <wp:effectExtent l="0" t="0" r="0" b="0"/>
                <wp:wrapNone/>
                <wp:docPr id="231" name="Graphic 2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395" cy="1270"/>
                        </a:xfrm>
                        <a:custGeom>
                          <a:avLst/>
                          <a:gdLst/>
                          <a:ahLst/>
                          <a:cxnLst/>
                          <a:rect l="l" t="t" r="r" b="b"/>
                          <a:pathLst>
                            <a:path w="620395">
                              <a:moveTo>
                                <a:pt x="0" y="0"/>
                              </a:moveTo>
                              <a:lnTo>
                                <a:pt x="620369"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3E2DBC" id="Graphic 231" o:spid="_x0000_s1026" style="position:absolute;margin-left:295.8pt;margin-top:3.8pt;width:48.85pt;height:.1pt;z-index:15764480;visibility:visible;mso-wrap-style:square;mso-wrap-distance-left:0;mso-wrap-distance-top:0;mso-wrap-distance-right:0;mso-wrap-distance-bottom:0;mso-position-horizontal:absolute;mso-position-horizontal-relative:page;mso-position-vertical:absolute;mso-position-vertical-relative:text;v-text-anchor:top" coordsize="620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" path="m,l620369,e" filled="f" strokeweight=".16869mm">
                <v:path arrowok="t"/>
                <w10:wrap anchorx="page"/>
              </v:shape>
            </w:pict>
          </mc:Fallback>
        </mc:AlternateContent>
      </w:r>
      <w:r>
        <w:rPr>
          <w:i/>
          <w:w w:val="130"/>
          <w:sz w:val="24"/>
        </w:rPr>
        <w:t>τ</w:t>
      </w:r>
      <w:r>
        <w:rPr>
          <w:i/>
          <w:spacing w:val="4"/>
          <w:w w:val="130"/>
          <w:sz w:val="24"/>
        </w:rPr>
        <w:t xml:space="preserve"> </w:t>
      </w:r>
      <w:r>
        <w:rPr>
          <w:spacing w:val="-12"/>
          <w:w w:val="130"/>
          <w:sz w:val="24"/>
        </w:rPr>
        <w:t>=</w:t>
      </w:r>
    </w:p>
    <w:p w14:paraId="00DC1FB5" w14:textId="77777777" w:rsidR="00350CFB" w:rsidRDefault="00283FFF">
      <w:pPr>
        <w:spacing w:line="322" w:lineRule="exact"/>
        <w:ind w:left="4977"/>
        <w:rPr>
          <w:sz w:val="24"/>
        </w:rPr>
      </w:pPr>
      <w:r>
        <w:rPr>
          <w:i/>
          <w:w w:val="115"/>
          <w:sz w:val="24"/>
        </w:rPr>
        <w:t>n</w:t>
      </w:r>
      <w:r>
        <w:rPr>
          <w:w w:val="115"/>
          <w:sz w:val="24"/>
        </w:rPr>
        <w:t>(</w:t>
      </w:r>
      <w:r>
        <w:rPr>
          <w:i/>
          <w:w w:val="115"/>
          <w:sz w:val="24"/>
        </w:rPr>
        <w:t>n</w:t>
      </w:r>
      <w:r>
        <w:rPr>
          <w:i/>
          <w:spacing w:val="-4"/>
          <w:w w:val="115"/>
          <w:sz w:val="24"/>
        </w:rPr>
        <w:t xml:space="preserve"> </w:t>
      </w:r>
      <w:r>
        <w:rPr>
          <w:rFonts w:ascii="Arial Unicode MS" w:hAnsi="Arial Unicode MS"/>
          <w:w w:val="115"/>
          <w:sz w:val="24"/>
        </w:rPr>
        <w:t>−</w:t>
      </w:r>
      <w:r>
        <w:rPr>
          <w:rFonts w:ascii="Arial Unicode MS" w:hAnsi="Arial Unicode MS"/>
          <w:spacing w:val="-12"/>
          <w:w w:val="115"/>
          <w:sz w:val="24"/>
        </w:rPr>
        <w:t xml:space="preserve"> </w:t>
      </w:r>
      <w:r>
        <w:rPr>
          <w:spacing w:val="-5"/>
          <w:w w:val="115"/>
          <w:sz w:val="24"/>
        </w:rPr>
        <w:t>1)</w:t>
      </w:r>
    </w:p>
    <w:p w14:paraId="00DC1FB6" w14:textId="77777777" w:rsidR="00350CFB" w:rsidRDefault="00283FFF">
      <w:pPr>
        <w:tabs>
          <w:tab w:val="left" w:pos="3152"/>
        </w:tabs>
        <w:spacing w:before="222"/>
        <w:rPr>
          <w:sz w:val="24"/>
        </w:rPr>
      </w:pPr>
      <w:r>
        <w:br w:type="column"/>
      </w:r>
      <w:r>
        <w:rPr>
          <w:i/>
          <w:spacing w:val="-10"/>
          <w:sz w:val="24"/>
        </w:rPr>
        <w:t>,</w:t>
      </w:r>
      <w:r>
        <w:rPr>
          <w:i/>
          <w:sz w:val="24"/>
        </w:rPr>
        <w:tab/>
      </w:r>
      <w:r>
        <w:rPr>
          <w:spacing w:val="-2"/>
          <w:sz w:val="24"/>
        </w:rPr>
        <w:t>(3.23)</w:t>
      </w:r>
    </w:p>
    <w:p w14:paraId="00DC1FB7" w14:textId="77777777" w:rsidR="00350CFB" w:rsidRDefault="00350CFB">
      <w:pPr>
        <w:rPr>
          <w:sz w:val="24"/>
        </w:rPr>
        <w:sectPr w:rsidR="00350CFB">
          <w:type w:val="continuous"/>
          <w:pgSz w:w="11910" w:h="16840"/>
          <w:pgMar w:top="1920" w:right="708" w:bottom="280" w:left="992" w:header="0" w:footer="2115" w:gutter="0"/>
          <w:cols w:num="2" w:space="720" w:equalWidth="0">
            <w:col w:w="5902" w:space="24"/>
            <w:col w:w="4284"/>
          </w:cols>
        </w:sectPr>
      </w:pPr>
    </w:p>
    <w:p w14:paraId="00DC1FB8" w14:textId="77777777" w:rsidR="00350CFB" w:rsidRDefault="00350CFB">
      <w:pPr>
        <w:pStyle w:val="a3"/>
        <w:spacing w:before="56"/>
      </w:pPr>
    </w:p>
    <w:p w14:paraId="00DC1FB9" w14:textId="77777777" w:rsidR="00350CFB" w:rsidRDefault="00283FFF">
      <w:pPr>
        <w:pStyle w:val="a3"/>
        <w:spacing w:line="396" w:lineRule="auto"/>
        <w:ind w:left="808" w:right="557" w:hanging="9"/>
        <w:jc w:val="both"/>
      </w:pPr>
      <w:r>
        <w:t>where</w:t>
      </w:r>
      <w:r>
        <w:rPr>
          <w:spacing w:val="-1"/>
        </w:rPr>
        <w:t xml:space="preserve"> </w:t>
      </w:r>
      <w:r>
        <w:rPr>
          <w:i/>
        </w:rPr>
        <w:t xml:space="preserve">C </w:t>
      </w:r>
      <w:r>
        <w:t>is</w:t>
      </w:r>
      <w:r>
        <w:rPr>
          <w:spacing w:val="-2"/>
        </w:rPr>
        <w:t xml:space="preserve"> </w:t>
      </w:r>
      <w:r>
        <w:t>the</w:t>
      </w:r>
      <w:r>
        <w:rPr>
          <w:spacing w:val="-1"/>
        </w:rPr>
        <w:t xml:space="preserve"> </w:t>
      </w:r>
      <w:r>
        <w:t>number</w:t>
      </w:r>
      <w:r>
        <w:rPr>
          <w:spacing w:val="-1"/>
        </w:rPr>
        <w:t xml:space="preserve"> </w:t>
      </w:r>
      <w:r>
        <w:t>of</w:t>
      </w:r>
      <w:r>
        <w:rPr>
          <w:spacing w:val="-1"/>
        </w:rPr>
        <w:t xml:space="preserve"> </w:t>
      </w:r>
      <w:r>
        <w:t>pairs</w:t>
      </w:r>
      <w:r>
        <w:rPr>
          <w:spacing w:val="-1"/>
        </w:rPr>
        <w:t xml:space="preserve"> </w:t>
      </w:r>
      <w:r>
        <w:t>ordered</w:t>
      </w:r>
      <w:r>
        <w:rPr>
          <w:spacing w:val="-1"/>
        </w:rPr>
        <w:t xml:space="preserve"> </w:t>
      </w:r>
      <w:r>
        <w:t>the</w:t>
      </w:r>
      <w:r>
        <w:rPr>
          <w:spacing w:val="-1"/>
        </w:rPr>
        <w:t xml:space="preserve"> </w:t>
      </w:r>
      <w:r>
        <w:t>same</w:t>
      </w:r>
      <w:r>
        <w:rPr>
          <w:spacing w:val="-1"/>
        </w:rPr>
        <w:t xml:space="preserve"> </w:t>
      </w:r>
      <w:r>
        <w:t>way</w:t>
      </w:r>
      <w:r>
        <w:rPr>
          <w:spacing w:val="-1"/>
        </w:rPr>
        <w:t xml:space="preserve"> </w:t>
      </w:r>
      <w:r>
        <w:t>by</w:t>
      </w:r>
      <w:r>
        <w:rPr>
          <w:spacing w:val="-1"/>
        </w:rPr>
        <w:t xml:space="preserve"> </w:t>
      </w:r>
      <w:r>
        <w:t>both</w:t>
      </w:r>
      <w:r>
        <w:rPr>
          <w:spacing w:val="-1"/>
        </w:rPr>
        <w:t xml:space="preserve"> </w:t>
      </w:r>
      <w:r>
        <w:t>rankings</w:t>
      </w:r>
      <w:r>
        <w:rPr>
          <w:spacing w:val="-2"/>
        </w:rPr>
        <w:t xml:space="preserve"> </w:t>
      </w:r>
      <w:r>
        <w:t>and</w:t>
      </w:r>
      <w:r>
        <w:rPr>
          <w:spacing w:val="-1"/>
        </w:rPr>
        <w:t xml:space="preserve"> </w:t>
      </w:r>
      <w:r>
        <w:rPr>
          <w:i/>
        </w:rPr>
        <w:t xml:space="preserve">D </w:t>
      </w:r>
      <w:r>
        <w:t>is</w:t>
      </w:r>
      <w:r>
        <w:rPr>
          <w:spacing w:val="-2"/>
        </w:rPr>
        <w:t xml:space="preserve"> </w:t>
      </w:r>
      <w:r>
        <w:t>the</w:t>
      </w:r>
      <w:r>
        <w:rPr>
          <w:spacing w:val="-1"/>
        </w:rPr>
        <w:t xml:space="preserve"> </w:t>
      </w:r>
      <w:r>
        <w:t>number ordered</w:t>
      </w:r>
      <w:r>
        <w:rPr>
          <w:spacing w:val="-5"/>
        </w:rPr>
        <w:t xml:space="preserve"> </w:t>
      </w:r>
      <w:r>
        <w:t>differently</w:t>
      </w:r>
      <w:r>
        <w:rPr>
          <w:spacing w:val="-5"/>
        </w:rPr>
        <w:t xml:space="preserve"> </w:t>
      </w:r>
      <w:r>
        <w:t>(ties</w:t>
      </w:r>
      <w:r>
        <w:rPr>
          <w:spacing w:val="-5"/>
        </w:rPr>
        <w:t xml:space="preserve"> </w:t>
      </w:r>
      <w:r>
        <w:t>handled</w:t>
      </w:r>
      <w:r>
        <w:rPr>
          <w:spacing w:val="-5"/>
        </w:rPr>
        <w:t xml:space="preserve"> </w:t>
      </w:r>
      <w:r>
        <w:t>by</w:t>
      </w:r>
      <w:r>
        <w:rPr>
          <w:spacing w:val="-5"/>
        </w:rPr>
        <w:t xml:space="preserve"> </w:t>
      </w:r>
      <w:r>
        <w:t>the</w:t>
      </w:r>
      <w:r>
        <w:rPr>
          <w:spacing w:val="-5"/>
        </w:rPr>
        <w:t xml:space="preserve"> </w:t>
      </w:r>
      <w:r>
        <w:t>implementation’s</w:t>
      </w:r>
      <w:r>
        <w:rPr>
          <w:spacing w:val="-5"/>
        </w:rPr>
        <w:t xml:space="preserve"> </w:t>
      </w:r>
      <w:r>
        <w:t>standard</w:t>
      </w:r>
      <w:r>
        <w:rPr>
          <w:spacing w:val="-5"/>
        </w:rPr>
        <w:t xml:space="preserve"> </w:t>
      </w:r>
      <w:r>
        <w:t>tie</w:t>
      </w:r>
      <w:r>
        <w:rPr>
          <w:spacing w:val="-5"/>
        </w:rPr>
        <w:t xml:space="preserve"> </w:t>
      </w:r>
      <w:r>
        <w:t>correction).</w:t>
      </w:r>
      <w:r>
        <w:rPr>
          <w:spacing w:val="18"/>
        </w:rPr>
        <w:t xml:space="preserve"> </w:t>
      </w:r>
      <w:r>
        <w:t xml:space="preserve">Kendall’s </w:t>
      </w:r>
      <w:r>
        <w:rPr>
          <w:i/>
        </w:rPr>
        <w:t>τ</w:t>
      </w:r>
      <w:r>
        <w:rPr>
          <w:i/>
          <w:spacing w:val="35"/>
        </w:rPr>
        <w:t xml:space="preserve"> </w:t>
      </w:r>
      <w:r>
        <w:t>is more interpretable as a pairwise ordering probability and is less sensitive to large rank displacements than Spearman in some heavy-tailed settings.</w:t>
      </w:r>
    </w:p>
    <w:p w14:paraId="00DC1FBA" w14:textId="77777777" w:rsidR="00350CFB" w:rsidRDefault="00283FFF">
      <w:pPr>
        <w:pStyle w:val="a4"/>
        <w:numPr>
          <w:ilvl w:val="0"/>
          <w:numId w:val="12"/>
        </w:numPr>
        <w:tabs>
          <w:tab w:val="left" w:pos="794"/>
          <w:tab w:val="left" w:pos="799"/>
        </w:tabs>
        <w:spacing w:before="41" w:line="396" w:lineRule="auto"/>
        <w:ind w:left="799" w:right="523" w:hanging="207"/>
        <w:jc w:val="both"/>
        <w:rPr>
          <w:sz w:val="24"/>
        </w:rPr>
      </w:pPr>
      <w:r>
        <w:rPr>
          <w:b/>
          <w:sz w:val="24"/>
        </w:rPr>
        <w:t>Why both:</w:t>
      </w:r>
      <w:r>
        <w:rPr>
          <w:b/>
          <w:spacing w:val="35"/>
          <w:sz w:val="24"/>
        </w:rPr>
        <w:t xml:space="preserve"> </w:t>
      </w:r>
      <w:r>
        <w:rPr>
          <w:sz w:val="24"/>
        </w:rPr>
        <w:t>Spearman summarizes global monotonic association; Kendall emphasizes pair-wise order fidelity.</w:t>
      </w:r>
      <w:r>
        <w:rPr>
          <w:spacing w:val="40"/>
          <w:sz w:val="24"/>
        </w:rPr>
        <w:t xml:space="preserve"> </w:t>
      </w:r>
      <w:r>
        <w:rPr>
          <w:sz w:val="24"/>
        </w:rPr>
        <w:t>Reporting both follows Do et al.</w:t>
      </w:r>
      <w:hyperlink w:anchor="_bookmark149" w:history="1">
        <w:r>
          <w:rPr>
            <w:sz w:val="24"/>
            <w:vertAlign w:val="superscript"/>
          </w:rPr>
          <w:t>[16]</w:t>
        </w:r>
      </w:hyperlink>
      <w:r>
        <w:rPr>
          <w:sz w:val="24"/>
        </w:rPr>
        <w:t xml:space="preserve"> and allows readers to verify that family-level</w:t>
      </w:r>
      <w:r>
        <w:rPr>
          <w:spacing w:val="-8"/>
          <w:sz w:val="24"/>
        </w:rPr>
        <w:t xml:space="preserve"> </w:t>
      </w:r>
      <w:r>
        <w:rPr>
          <w:sz w:val="24"/>
        </w:rPr>
        <w:t>conclusions</w:t>
      </w:r>
      <w:r>
        <w:rPr>
          <w:spacing w:val="-8"/>
          <w:sz w:val="24"/>
        </w:rPr>
        <w:t xml:space="preserve"> </w:t>
      </w:r>
      <w:r>
        <w:rPr>
          <w:sz w:val="24"/>
        </w:rPr>
        <w:t>are</w:t>
      </w:r>
      <w:r>
        <w:rPr>
          <w:spacing w:val="-8"/>
          <w:sz w:val="24"/>
        </w:rPr>
        <w:t xml:space="preserve"> </w:t>
      </w:r>
      <w:r>
        <w:rPr>
          <w:sz w:val="24"/>
        </w:rPr>
        <w:t>not</w:t>
      </w:r>
      <w:r>
        <w:rPr>
          <w:spacing w:val="-7"/>
          <w:sz w:val="24"/>
        </w:rPr>
        <w:t xml:space="preserve"> </w:t>
      </w:r>
      <w:r>
        <w:rPr>
          <w:sz w:val="24"/>
        </w:rPr>
        <w:t>an</w:t>
      </w:r>
      <w:r>
        <w:rPr>
          <w:spacing w:val="-8"/>
          <w:sz w:val="24"/>
        </w:rPr>
        <w:t xml:space="preserve"> </w:t>
      </w:r>
      <w:r>
        <w:rPr>
          <w:sz w:val="24"/>
        </w:rPr>
        <w:t>artifact</w:t>
      </w:r>
      <w:r>
        <w:rPr>
          <w:spacing w:val="-8"/>
          <w:sz w:val="24"/>
        </w:rPr>
        <w:t xml:space="preserve"> </w:t>
      </w:r>
      <w:r>
        <w:rPr>
          <w:sz w:val="24"/>
        </w:rPr>
        <w:t>of</w:t>
      </w:r>
      <w:r>
        <w:rPr>
          <w:spacing w:val="-7"/>
          <w:sz w:val="24"/>
        </w:rPr>
        <w:t xml:space="preserve"> </w:t>
      </w:r>
      <w:r>
        <w:rPr>
          <w:sz w:val="24"/>
        </w:rPr>
        <w:t>a</w:t>
      </w:r>
      <w:r>
        <w:rPr>
          <w:spacing w:val="-8"/>
          <w:sz w:val="24"/>
        </w:rPr>
        <w:t xml:space="preserve"> </w:t>
      </w:r>
      <w:r>
        <w:rPr>
          <w:sz w:val="24"/>
        </w:rPr>
        <w:t>single</w:t>
      </w:r>
      <w:r>
        <w:rPr>
          <w:spacing w:val="-8"/>
          <w:sz w:val="24"/>
        </w:rPr>
        <w:t xml:space="preserve"> </w:t>
      </w:r>
      <w:r>
        <w:rPr>
          <w:sz w:val="24"/>
        </w:rPr>
        <w:t>rank</w:t>
      </w:r>
      <w:r>
        <w:rPr>
          <w:spacing w:val="-7"/>
          <w:sz w:val="24"/>
        </w:rPr>
        <w:t xml:space="preserve"> </w:t>
      </w:r>
      <w:r>
        <w:rPr>
          <w:sz w:val="24"/>
        </w:rPr>
        <w:t>statistic.</w:t>
      </w:r>
      <w:r>
        <w:rPr>
          <w:spacing w:val="16"/>
          <w:sz w:val="24"/>
        </w:rPr>
        <w:t xml:space="preserve"> </w:t>
      </w:r>
      <w:r>
        <w:rPr>
          <w:sz w:val="24"/>
        </w:rPr>
        <w:t>In</w:t>
      </w:r>
      <w:r>
        <w:rPr>
          <w:spacing w:val="-8"/>
          <w:sz w:val="24"/>
        </w:rPr>
        <w:t xml:space="preserve"> </w:t>
      </w:r>
      <w:r>
        <w:rPr>
          <w:sz w:val="24"/>
        </w:rPr>
        <w:t>blockchain</w:t>
      </w:r>
      <w:r>
        <w:rPr>
          <w:spacing w:val="-8"/>
          <w:sz w:val="24"/>
        </w:rPr>
        <w:t xml:space="preserve"> </w:t>
      </w:r>
      <w:r>
        <w:rPr>
          <w:sz w:val="24"/>
        </w:rPr>
        <w:t>reputation settings,</w:t>
      </w:r>
      <w:r>
        <w:rPr>
          <w:spacing w:val="-9"/>
          <w:sz w:val="24"/>
        </w:rPr>
        <w:t xml:space="preserve"> </w:t>
      </w:r>
      <w:r>
        <w:rPr>
          <w:sz w:val="24"/>
        </w:rPr>
        <w:t>score</w:t>
      </w:r>
      <w:r>
        <w:rPr>
          <w:spacing w:val="-11"/>
          <w:sz w:val="24"/>
        </w:rPr>
        <w:t xml:space="preserve"> </w:t>
      </w:r>
      <w:r>
        <w:rPr>
          <w:sz w:val="24"/>
        </w:rPr>
        <w:t>distributions</w:t>
      </w:r>
      <w:r>
        <w:rPr>
          <w:spacing w:val="-11"/>
          <w:sz w:val="24"/>
        </w:rPr>
        <w:t xml:space="preserve"> </w:t>
      </w:r>
      <w:r>
        <w:rPr>
          <w:sz w:val="24"/>
        </w:rPr>
        <w:t>are</w:t>
      </w:r>
      <w:r>
        <w:rPr>
          <w:spacing w:val="-11"/>
          <w:sz w:val="24"/>
        </w:rPr>
        <w:t xml:space="preserve"> </w:t>
      </w:r>
      <w:r>
        <w:rPr>
          <w:sz w:val="24"/>
        </w:rPr>
        <w:t>often</w:t>
      </w:r>
      <w:r>
        <w:rPr>
          <w:spacing w:val="-11"/>
          <w:sz w:val="24"/>
        </w:rPr>
        <w:t xml:space="preserve"> </w:t>
      </w:r>
      <w:r>
        <w:rPr>
          <w:sz w:val="24"/>
        </w:rPr>
        <w:t>heavy-tailed:</w:t>
      </w:r>
      <w:r>
        <w:rPr>
          <w:spacing w:val="13"/>
          <w:sz w:val="24"/>
        </w:rPr>
        <w:t xml:space="preserve"> </w:t>
      </w:r>
      <w:r>
        <w:rPr>
          <w:sz w:val="24"/>
        </w:rPr>
        <w:t>a</w:t>
      </w:r>
      <w:r>
        <w:rPr>
          <w:spacing w:val="-11"/>
          <w:sz w:val="24"/>
        </w:rPr>
        <w:t xml:space="preserve"> </w:t>
      </w:r>
      <w:r>
        <w:rPr>
          <w:sz w:val="24"/>
        </w:rPr>
        <w:t>few</w:t>
      </w:r>
      <w:r>
        <w:rPr>
          <w:spacing w:val="-11"/>
          <w:sz w:val="24"/>
        </w:rPr>
        <w:t xml:space="preserve"> </w:t>
      </w:r>
      <w:r>
        <w:rPr>
          <w:sz w:val="24"/>
        </w:rPr>
        <w:t>hubs</w:t>
      </w:r>
      <w:r>
        <w:rPr>
          <w:spacing w:val="-11"/>
          <w:sz w:val="24"/>
        </w:rPr>
        <w:t xml:space="preserve"> </w:t>
      </w:r>
      <w:r>
        <w:rPr>
          <w:sz w:val="24"/>
        </w:rPr>
        <w:t>receive</w:t>
      </w:r>
      <w:r>
        <w:rPr>
          <w:spacing w:val="-11"/>
          <w:sz w:val="24"/>
        </w:rPr>
        <w:t xml:space="preserve"> </w:t>
      </w:r>
      <w:r>
        <w:rPr>
          <w:sz w:val="24"/>
        </w:rPr>
        <w:t>large</w:t>
      </w:r>
      <w:r>
        <w:rPr>
          <w:spacing w:val="-11"/>
          <w:sz w:val="24"/>
        </w:rPr>
        <w:t xml:space="preserve"> </w:t>
      </w:r>
      <w:r>
        <w:rPr>
          <w:sz w:val="24"/>
        </w:rPr>
        <w:t>mass</w:t>
      </w:r>
      <w:r>
        <w:rPr>
          <w:spacing w:val="-11"/>
          <w:sz w:val="24"/>
        </w:rPr>
        <w:t xml:space="preserve"> </w:t>
      </w:r>
      <w:r>
        <w:rPr>
          <w:sz w:val="24"/>
        </w:rPr>
        <w:t>while</w:t>
      </w:r>
      <w:r>
        <w:rPr>
          <w:spacing w:val="-11"/>
          <w:sz w:val="24"/>
        </w:rPr>
        <w:t xml:space="preserve"> </w:t>
      </w:r>
      <w:r>
        <w:rPr>
          <w:sz w:val="24"/>
        </w:rPr>
        <w:t>many wallets</w:t>
      </w:r>
      <w:r>
        <w:rPr>
          <w:spacing w:val="-15"/>
          <w:sz w:val="24"/>
        </w:rPr>
        <w:t xml:space="preserve"> </w:t>
      </w:r>
      <w:r>
        <w:rPr>
          <w:sz w:val="24"/>
        </w:rPr>
        <w:t>share</w:t>
      </w:r>
      <w:r>
        <w:rPr>
          <w:spacing w:val="-15"/>
          <w:sz w:val="24"/>
        </w:rPr>
        <w:t xml:space="preserve"> </w:t>
      </w:r>
      <w:r>
        <w:rPr>
          <w:sz w:val="24"/>
        </w:rPr>
        <w:t>near-zero</w:t>
      </w:r>
      <w:r>
        <w:rPr>
          <w:spacing w:val="-15"/>
          <w:sz w:val="24"/>
        </w:rPr>
        <w:t xml:space="preserve"> </w:t>
      </w:r>
      <w:r>
        <w:rPr>
          <w:sz w:val="24"/>
        </w:rPr>
        <w:t>scores.</w:t>
      </w:r>
      <w:r>
        <w:rPr>
          <w:spacing w:val="6"/>
          <w:sz w:val="24"/>
        </w:rPr>
        <w:t xml:space="preserve"> </w:t>
      </w:r>
      <w:r>
        <w:rPr>
          <w:sz w:val="24"/>
        </w:rPr>
        <w:t>Rank</w:t>
      </w:r>
      <w:r>
        <w:rPr>
          <w:spacing w:val="-15"/>
          <w:sz w:val="24"/>
        </w:rPr>
        <w:t xml:space="preserve"> </w:t>
      </w:r>
      <w:r>
        <w:rPr>
          <w:sz w:val="24"/>
        </w:rPr>
        <w:t>correlations</w:t>
      </w:r>
      <w:r>
        <w:rPr>
          <w:spacing w:val="-15"/>
          <w:sz w:val="24"/>
        </w:rPr>
        <w:t xml:space="preserve"> </w:t>
      </w:r>
      <w:r>
        <w:rPr>
          <w:sz w:val="24"/>
        </w:rPr>
        <w:t>remain</w:t>
      </w:r>
      <w:r>
        <w:rPr>
          <w:spacing w:val="-15"/>
          <w:sz w:val="24"/>
        </w:rPr>
        <w:t xml:space="preserve"> </w:t>
      </w:r>
      <w:r>
        <w:rPr>
          <w:sz w:val="24"/>
        </w:rPr>
        <w:t>well-defined</w:t>
      </w:r>
      <w:r>
        <w:rPr>
          <w:spacing w:val="-15"/>
          <w:sz w:val="24"/>
        </w:rPr>
        <w:t xml:space="preserve"> </w:t>
      </w:r>
      <w:r>
        <w:rPr>
          <w:sz w:val="24"/>
        </w:rPr>
        <w:t>in</w:t>
      </w:r>
      <w:r>
        <w:rPr>
          <w:spacing w:val="-15"/>
          <w:sz w:val="24"/>
        </w:rPr>
        <w:t xml:space="preserve"> </w:t>
      </w:r>
      <w:r>
        <w:rPr>
          <w:sz w:val="24"/>
        </w:rPr>
        <w:t>that</w:t>
      </w:r>
      <w:r>
        <w:rPr>
          <w:spacing w:val="-15"/>
          <w:sz w:val="24"/>
        </w:rPr>
        <w:t xml:space="preserve"> </w:t>
      </w:r>
      <w:r>
        <w:rPr>
          <w:sz w:val="24"/>
        </w:rPr>
        <w:t>regime,</w:t>
      </w:r>
      <w:r>
        <w:rPr>
          <w:spacing w:val="-13"/>
          <w:sz w:val="24"/>
        </w:rPr>
        <w:t xml:space="preserve"> </w:t>
      </w:r>
      <w:r>
        <w:rPr>
          <w:sz w:val="24"/>
        </w:rPr>
        <w:t>whereas</w:t>
      </w:r>
    </w:p>
    <w:p w14:paraId="00DC1FBB" w14:textId="77777777" w:rsidR="00350CFB" w:rsidRDefault="00350CFB">
      <w:pPr>
        <w:pStyle w:val="a4"/>
        <w:spacing w:line="396" w:lineRule="auto"/>
        <w:jc w:val="both"/>
        <w:rPr>
          <w:sz w:val="24"/>
        </w:rPr>
        <w:sectPr w:rsidR="00350CFB">
          <w:type w:val="continuous"/>
          <w:pgSz w:w="11910" w:h="16840"/>
          <w:pgMar w:top="1920" w:right="708" w:bottom="280" w:left="992" w:header="0" w:footer="2115" w:gutter="0"/>
          <w:cols w:space="720"/>
        </w:sectPr>
      </w:pPr>
    </w:p>
    <w:p w14:paraId="00DC1FBC" w14:textId="77777777" w:rsidR="00350CFB" w:rsidRDefault="00283FFF">
      <w:pPr>
        <w:pStyle w:val="a3"/>
        <w:spacing w:before="72"/>
        <w:ind w:left="808"/>
        <w:jc w:val="both"/>
      </w:pPr>
      <w:r>
        <w:t>Pearson</w:t>
      </w:r>
      <w:r>
        <w:rPr>
          <w:spacing w:val="-8"/>
        </w:rPr>
        <w:t xml:space="preserve"> </w:t>
      </w:r>
      <w:r>
        <w:t>correlation</w:t>
      </w:r>
      <w:r>
        <w:rPr>
          <w:spacing w:val="-7"/>
        </w:rPr>
        <w:t xml:space="preserve"> </w:t>
      </w:r>
      <w:r>
        <w:t>on</w:t>
      </w:r>
      <w:r>
        <w:rPr>
          <w:spacing w:val="-8"/>
        </w:rPr>
        <w:t xml:space="preserve"> </w:t>
      </w:r>
      <w:r>
        <w:t>raw</w:t>
      </w:r>
      <w:r>
        <w:rPr>
          <w:spacing w:val="-7"/>
        </w:rPr>
        <w:t xml:space="preserve"> </w:t>
      </w:r>
      <w:r>
        <w:t>scores</w:t>
      </w:r>
      <w:r>
        <w:rPr>
          <w:spacing w:val="-8"/>
        </w:rPr>
        <w:t xml:space="preserve"> </w:t>
      </w:r>
      <w:r>
        <w:t>would</w:t>
      </w:r>
      <w:r>
        <w:rPr>
          <w:spacing w:val="-7"/>
        </w:rPr>
        <w:t xml:space="preserve"> </w:t>
      </w:r>
      <w:r>
        <w:t>be</w:t>
      </w:r>
      <w:r>
        <w:rPr>
          <w:spacing w:val="-7"/>
        </w:rPr>
        <w:t xml:space="preserve"> </w:t>
      </w:r>
      <w:r>
        <w:t>dominated</w:t>
      </w:r>
      <w:r>
        <w:rPr>
          <w:spacing w:val="-8"/>
        </w:rPr>
        <w:t xml:space="preserve"> </w:t>
      </w:r>
      <w:r>
        <w:t>by</w:t>
      </w:r>
      <w:r>
        <w:rPr>
          <w:spacing w:val="-7"/>
        </w:rPr>
        <w:t xml:space="preserve"> </w:t>
      </w:r>
      <w:r>
        <w:rPr>
          <w:spacing w:val="-2"/>
        </w:rPr>
        <w:t>hubs.</w:t>
      </w:r>
    </w:p>
    <w:p w14:paraId="00DC1FBD" w14:textId="77777777" w:rsidR="00350CFB" w:rsidRDefault="00283FFF">
      <w:pPr>
        <w:pStyle w:val="a4"/>
        <w:numPr>
          <w:ilvl w:val="0"/>
          <w:numId w:val="12"/>
        </w:numPr>
        <w:tabs>
          <w:tab w:val="left" w:pos="799"/>
          <w:tab w:val="left" w:pos="806"/>
        </w:tabs>
        <w:spacing w:before="76" w:line="456" w:lineRule="exact"/>
        <w:ind w:left="799" w:right="558" w:hanging="207"/>
        <w:jc w:val="both"/>
        <w:rPr>
          <w:sz w:val="24"/>
        </w:rPr>
      </w:pPr>
      <w:r>
        <w:rPr>
          <w:noProof/>
          <w:sz w:val="24"/>
        </w:rPr>
        <mc:AlternateContent>
          <mc:Choice Requires="wps">
            <w:drawing>
              <wp:anchor distT="0" distB="0" distL="0" distR="0" simplePos="0" relativeHeight="484040192" behindDoc="1" locked="0" layoutInCell="1" allowOverlap="1" wp14:anchorId="00DC2772" wp14:editId="00DC2773">
                <wp:simplePos x="0" y="0"/>
                <wp:positionH relativeFrom="page">
                  <wp:posOffset>3403853</wp:posOffset>
                </wp:positionH>
                <wp:positionV relativeFrom="paragraph">
                  <wp:posOffset>546691</wp:posOffset>
                </wp:positionV>
                <wp:extent cx="53975" cy="101600"/>
                <wp:effectExtent l="0" t="0" r="0" b="0"/>
                <wp:wrapNone/>
                <wp:docPr id="232" name="Textbox 2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75" cy="101600"/>
                        </a:xfrm>
                        <a:prstGeom prst="rect">
                          <a:avLst/>
                        </a:prstGeom>
                      </wps:spPr>
                      <wps:txbx>
                        <w:txbxContent>
                          <w:p w14:paraId="00DC284B" w14:textId="77777777" w:rsidR="00350CFB" w:rsidRDefault="00283FFF">
                            <w:pPr>
                              <w:spacing w:line="154" w:lineRule="exact"/>
                              <w:rPr>
                                <w:sz w:val="16"/>
                              </w:rPr>
                            </w:pPr>
                            <w:r>
                              <w:rPr>
                                <w:spacing w:val="-10"/>
                                <w:w w:val="105"/>
                                <w:sz w:val="16"/>
                              </w:rPr>
                              <w:t>2</w:t>
                            </w:r>
                          </w:p>
                        </w:txbxContent>
                      </wps:txbx>
                      <wps:bodyPr wrap="square" lIns="0" tIns="0" rIns="0" bIns="0" rtlCol="0">
                        <a:noAutofit/>
                      </wps:bodyPr>
                    </wps:wsp>
                  </a:graphicData>
                </a:graphic>
              </wp:anchor>
            </w:drawing>
          </mc:Choice>
          <mc:Fallback>
            <w:pict>
              <v:shape w14:anchorId="00DC2772" id="Textbox 232" o:spid="_x0000_s1215" type="#_x0000_t202" style="position:absolute;left:0;text-align:left;margin-left:268pt;margin-top:43.05pt;width:4.25pt;height:8pt;z-index:-19276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" filled="f" stroked="f">
                <v:textbox inset="0,0,0,0">
                  <w:txbxContent>
                    <w:p w14:paraId="00DC284B" w14:textId="77777777" w:rsidR="00350CFB" w:rsidRDefault="00283FFF">
                      <w:pPr>
                        <w:spacing w:line="154" w:lineRule="exact"/>
                        <w:rPr>
                          <w:sz w:val="16"/>
                        </w:rPr>
                      </w:pPr>
                      <w:r>
                        <w:rPr>
                          <w:spacing w:val="-10"/>
                          <w:w w:val="105"/>
                          <w:sz w:val="16"/>
                        </w:rPr>
                        <w:t>2</w:t>
                      </w:r>
                    </w:p>
                  </w:txbxContent>
                </v:textbox>
                <w10:wrap anchorx="page"/>
              </v:shape>
            </w:pict>
          </mc:Fallback>
        </mc:AlternateContent>
      </w:r>
      <w:r>
        <w:rPr>
          <w:b/>
          <w:sz w:val="24"/>
        </w:rPr>
        <w:t>Family</w:t>
      </w:r>
      <w:r>
        <w:rPr>
          <w:b/>
          <w:spacing w:val="-15"/>
          <w:sz w:val="24"/>
        </w:rPr>
        <w:t xml:space="preserve"> </w:t>
      </w:r>
      <w:r>
        <w:rPr>
          <w:b/>
          <w:sz w:val="24"/>
        </w:rPr>
        <w:t>aggregation:</w:t>
      </w:r>
      <w:r>
        <w:rPr>
          <w:b/>
          <w:spacing w:val="-15"/>
          <w:sz w:val="24"/>
        </w:rPr>
        <w:t xml:space="preserve"> </w:t>
      </w:r>
      <w:r>
        <w:rPr>
          <w:sz w:val="24"/>
        </w:rPr>
        <w:t>Family-level</w:t>
      </w:r>
      <w:r>
        <w:rPr>
          <w:spacing w:val="-15"/>
          <w:sz w:val="24"/>
        </w:rPr>
        <w:t xml:space="preserve"> </w:t>
      </w:r>
      <w:r>
        <w:rPr>
          <w:sz w:val="24"/>
        </w:rPr>
        <w:t>summaries</w:t>
      </w:r>
      <w:r>
        <w:rPr>
          <w:spacing w:val="-15"/>
          <w:sz w:val="24"/>
        </w:rPr>
        <w:t xml:space="preserve"> </w:t>
      </w:r>
      <w:r>
        <w:rPr>
          <w:sz w:val="24"/>
        </w:rPr>
        <w:t>use</w:t>
      </w:r>
      <w:r>
        <w:rPr>
          <w:spacing w:val="-15"/>
          <w:sz w:val="24"/>
        </w:rPr>
        <w:t xml:space="preserve"> </w:t>
      </w:r>
      <w:r>
        <w:rPr>
          <w:sz w:val="24"/>
        </w:rPr>
        <w:t>mean</w:t>
      </w:r>
      <w:r>
        <w:rPr>
          <w:spacing w:val="-15"/>
          <w:sz w:val="24"/>
        </w:rPr>
        <w:t xml:space="preserve"> </w:t>
      </w:r>
      <w:r>
        <w:rPr>
          <w:i/>
          <w:sz w:val="24"/>
        </w:rPr>
        <w:t>τ</w:t>
      </w:r>
      <w:r>
        <w:rPr>
          <w:i/>
          <w:spacing w:val="-15"/>
          <w:sz w:val="24"/>
        </w:rPr>
        <w:t xml:space="preserve"> </w:t>
      </w:r>
      <w:r>
        <w:rPr>
          <w:sz w:val="24"/>
        </w:rPr>
        <w:t>across</w:t>
      </w:r>
      <w:r>
        <w:rPr>
          <w:spacing w:val="-15"/>
          <w:sz w:val="24"/>
        </w:rPr>
        <w:t xml:space="preserve"> </w:t>
      </w:r>
      <w:r>
        <w:rPr>
          <w:sz w:val="24"/>
        </w:rPr>
        <w:t>proxies</w:t>
      </w:r>
      <w:r>
        <w:rPr>
          <w:spacing w:val="-15"/>
          <w:sz w:val="24"/>
        </w:rPr>
        <w:t xml:space="preserve"> </w:t>
      </w:r>
      <w:r>
        <w:rPr>
          <w:sz w:val="24"/>
        </w:rPr>
        <w:t>within</w:t>
      </w:r>
      <w:r>
        <w:rPr>
          <w:spacing w:val="-15"/>
          <w:sz w:val="24"/>
        </w:rPr>
        <w:t xml:space="preserve"> </w:t>
      </w:r>
      <w:r>
        <w:rPr>
          <w:sz w:val="24"/>
        </w:rPr>
        <w:t>a</w:t>
      </w:r>
      <w:r>
        <w:rPr>
          <w:spacing w:val="-15"/>
          <w:sz w:val="24"/>
        </w:rPr>
        <w:t xml:space="preserve"> </w:t>
      </w:r>
      <w:r>
        <w:rPr>
          <w:sz w:val="24"/>
        </w:rPr>
        <w:t>family.</w:t>
      </w:r>
      <w:r>
        <w:rPr>
          <w:spacing w:val="7"/>
          <w:sz w:val="24"/>
        </w:rPr>
        <w:t xml:space="preserve"> </w:t>
      </w:r>
      <w:r>
        <w:rPr>
          <w:sz w:val="24"/>
        </w:rPr>
        <w:t>For example,</w:t>
      </w:r>
      <w:r>
        <w:rPr>
          <w:spacing w:val="-15"/>
          <w:sz w:val="24"/>
        </w:rPr>
        <w:t xml:space="preserve"> </w:t>
      </w:r>
      <w:r>
        <w:rPr>
          <w:sz w:val="24"/>
        </w:rPr>
        <w:t>the</w:t>
      </w:r>
      <w:r>
        <w:rPr>
          <w:spacing w:val="-13"/>
          <w:sz w:val="24"/>
        </w:rPr>
        <w:t xml:space="preserve"> </w:t>
      </w:r>
      <w:r>
        <w:rPr>
          <w:sz w:val="24"/>
        </w:rPr>
        <w:t>transfer-family</w:t>
      </w:r>
      <w:r>
        <w:rPr>
          <w:spacing w:val="-2"/>
          <w:sz w:val="24"/>
        </w:rPr>
        <w:t xml:space="preserve"> </w:t>
      </w:r>
      <w:r>
        <w:rPr>
          <w:sz w:val="24"/>
        </w:rPr>
        <w:t>mean</w:t>
      </w:r>
      <w:r>
        <w:rPr>
          <w:spacing w:val="-2"/>
          <w:sz w:val="24"/>
        </w:rPr>
        <w:t xml:space="preserve"> </w:t>
      </w:r>
      <w:r>
        <w:rPr>
          <w:sz w:val="24"/>
        </w:rPr>
        <w:t>is</w:t>
      </w:r>
      <w:r>
        <w:rPr>
          <w:spacing w:val="24"/>
          <w:sz w:val="24"/>
        </w:rPr>
        <w:t xml:space="preserve"> </w:t>
      </w:r>
      <w:r>
        <w:rPr>
          <w:sz w:val="24"/>
          <w:u w:val="single"/>
          <w:vertAlign w:val="superscript"/>
        </w:rPr>
        <w:t>1</w:t>
      </w:r>
      <w:r>
        <w:rPr>
          <w:spacing w:val="-15"/>
          <w:sz w:val="24"/>
        </w:rPr>
        <w:t xml:space="preserve"> </w:t>
      </w:r>
      <w:r>
        <w:rPr>
          <w:sz w:val="24"/>
        </w:rPr>
        <w:t>(</w:t>
      </w:r>
      <w:r>
        <w:rPr>
          <w:i/>
          <w:sz w:val="24"/>
        </w:rPr>
        <w:t>τ</w:t>
      </w:r>
      <w:r>
        <w:rPr>
          <w:sz w:val="24"/>
          <w:vertAlign w:val="subscript"/>
        </w:rPr>
        <w:t>in_degree</w:t>
      </w:r>
      <w:r>
        <w:rPr>
          <w:spacing w:val="-11"/>
          <w:sz w:val="24"/>
        </w:rPr>
        <w:t xml:space="preserve"> </w:t>
      </w:r>
      <w:r>
        <w:rPr>
          <w:sz w:val="24"/>
        </w:rPr>
        <w:t>+</w:t>
      </w:r>
      <w:r>
        <w:rPr>
          <w:spacing w:val="-15"/>
          <w:sz w:val="24"/>
        </w:rPr>
        <w:t xml:space="preserve"> </w:t>
      </w:r>
      <w:r>
        <w:rPr>
          <w:i/>
          <w:sz w:val="24"/>
        </w:rPr>
        <w:t>τ</w:t>
      </w:r>
      <w:r>
        <w:rPr>
          <w:sz w:val="24"/>
          <w:vertAlign w:val="subscript"/>
        </w:rPr>
        <w:t>in_value</w:t>
      </w:r>
      <w:r>
        <w:rPr>
          <w:sz w:val="24"/>
        </w:rPr>
        <w:t>).</w:t>
      </w:r>
      <w:r>
        <w:rPr>
          <w:spacing w:val="24"/>
          <w:sz w:val="24"/>
        </w:rPr>
        <w:t xml:space="preserve"> </w:t>
      </w:r>
      <w:r>
        <w:rPr>
          <w:sz w:val="24"/>
        </w:rPr>
        <w:t>Method</w:t>
      </w:r>
      <w:r>
        <w:rPr>
          <w:spacing w:val="-2"/>
          <w:sz w:val="24"/>
        </w:rPr>
        <w:t xml:space="preserve"> </w:t>
      </w:r>
      <w:r>
        <w:rPr>
          <w:sz w:val="24"/>
        </w:rPr>
        <w:t>comparisons</w:t>
      </w:r>
      <w:r>
        <w:rPr>
          <w:spacing w:val="-2"/>
          <w:sz w:val="24"/>
        </w:rPr>
        <w:t xml:space="preserve"> </w:t>
      </w:r>
      <w:r>
        <w:rPr>
          <w:sz w:val="24"/>
        </w:rPr>
        <w:t>on</w:t>
      </w:r>
      <w:r>
        <w:rPr>
          <w:spacing w:val="-2"/>
          <w:sz w:val="24"/>
        </w:rPr>
        <w:t xml:space="preserve"> </w:t>
      </w:r>
      <w:r>
        <w:rPr>
          <w:sz w:val="24"/>
        </w:rPr>
        <w:t>the</w:t>
      </w:r>
      <w:r>
        <w:rPr>
          <w:spacing w:val="-2"/>
          <w:sz w:val="24"/>
        </w:rPr>
        <w:t xml:space="preserve"> </w:t>
      </w:r>
      <w:r>
        <w:rPr>
          <w:sz w:val="24"/>
        </w:rPr>
        <w:t xml:space="preserve">same </w:t>
      </w:r>
      <w:r>
        <w:rPr>
          <w:w w:val="105"/>
          <w:sz w:val="24"/>
        </w:rPr>
        <w:t>cohort</w:t>
      </w:r>
      <w:r>
        <w:rPr>
          <w:spacing w:val="-15"/>
          <w:w w:val="105"/>
          <w:sz w:val="24"/>
        </w:rPr>
        <w:t xml:space="preserve"> </w:t>
      </w:r>
      <w:r>
        <w:rPr>
          <w:w w:val="105"/>
          <w:sz w:val="24"/>
        </w:rPr>
        <w:t>and</w:t>
      </w:r>
      <w:r>
        <w:rPr>
          <w:spacing w:val="-15"/>
          <w:w w:val="105"/>
          <w:sz w:val="24"/>
        </w:rPr>
        <w:t xml:space="preserve"> </w:t>
      </w:r>
      <w:r>
        <w:rPr>
          <w:w w:val="105"/>
          <w:sz w:val="24"/>
        </w:rPr>
        <w:t>proxies</w:t>
      </w:r>
      <w:r>
        <w:rPr>
          <w:spacing w:val="-15"/>
          <w:w w:val="105"/>
          <w:sz w:val="24"/>
        </w:rPr>
        <w:t xml:space="preserve"> </w:t>
      </w:r>
      <w:r>
        <w:rPr>
          <w:w w:val="105"/>
          <w:sz w:val="24"/>
        </w:rPr>
        <w:t>are</w:t>
      </w:r>
      <w:r>
        <w:rPr>
          <w:spacing w:val="-15"/>
          <w:w w:val="105"/>
          <w:sz w:val="24"/>
        </w:rPr>
        <w:t xml:space="preserve"> </w:t>
      </w:r>
      <w:r>
        <w:rPr>
          <w:w w:val="105"/>
          <w:sz w:val="24"/>
        </w:rPr>
        <w:t>relative,</w:t>
      </w:r>
      <w:r>
        <w:rPr>
          <w:spacing w:val="-11"/>
          <w:w w:val="105"/>
          <w:sz w:val="24"/>
        </w:rPr>
        <w:t xml:space="preserve"> </w:t>
      </w:r>
      <w:r>
        <w:rPr>
          <w:w w:val="105"/>
          <w:sz w:val="24"/>
        </w:rPr>
        <w:t>not</w:t>
      </w:r>
      <w:r>
        <w:rPr>
          <w:spacing w:val="-15"/>
          <w:w w:val="105"/>
          <w:sz w:val="24"/>
        </w:rPr>
        <w:t xml:space="preserve"> </w:t>
      </w:r>
      <w:r>
        <w:rPr>
          <w:w w:val="105"/>
          <w:sz w:val="24"/>
        </w:rPr>
        <w:t>absolute</w:t>
      </w:r>
      <w:r>
        <w:rPr>
          <w:spacing w:val="-15"/>
          <w:w w:val="105"/>
          <w:sz w:val="24"/>
        </w:rPr>
        <w:t xml:space="preserve"> </w:t>
      </w:r>
      <w:r>
        <w:rPr>
          <w:w w:val="105"/>
          <w:sz w:val="24"/>
        </w:rPr>
        <w:t>claims</w:t>
      </w:r>
      <w:r>
        <w:rPr>
          <w:spacing w:val="-15"/>
          <w:w w:val="105"/>
          <w:sz w:val="24"/>
        </w:rPr>
        <w:t xml:space="preserve"> </w:t>
      </w:r>
      <w:r>
        <w:rPr>
          <w:w w:val="105"/>
          <w:sz w:val="24"/>
        </w:rPr>
        <w:t>about</w:t>
      </w:r>
      <w:r>
        <w:rPr>
          <w:spacing w:val="-15"/>
          <w:w w:val="105"/>
          <w:sz w:val="24"/>
        </w:rPr>
        <w:t xml:space="preserve"> </w:t>
      </w:r>
      <w:r>
        <w:rPr>
          <w:w w:val="105"/>
          <w:sz w:val="24"/>
        </w:rPr>
        <w:t>universal</w:t>
      </w:r>
      <w:r>
        <w:rPr>
          <w:spacing w:val="-15"/>
          <w:w w:val="105"/>
          <w:sz w:val="24"/>
        </w:rPr>
        <w:t xml:space="preserve"> </w:t>
      </w:r>
      <w:r>
        <w:rPr>
          <w:w w:val="105"/>
          <w:sz w:val="24"/>
        </w:rPr>
        <w:t>reputation.</w:t>
      </w:r>
      <w:r>
        <w:rPr>
          <w:spacing w:val="24"/>
          <w:w w:val="105"/>
          <w:sz w:val="24"/>
        </w:rPr>
        <w:t xml:space="preserve"> </w:t>
      </w:r>
      <w:r>
        <w:rPr>
          <w:w w:val="105"/>
          <w:sz w:val="24"/>
        </w:rPr>
        <w:t>Chapter</w:t>
      </w:r>
      <w:r>
        <w:rPr>
          <w:spacing w:val="-15"/>
          <w:w w:val="105"/>
          <w:sz w:val="24"/>
        </w:rPr>
        <w:t xml:space="preserve"> </w:t>
      </w:r>
      <w:hyperlink w:anchor="_bookmark17" w:history="1">
        <w:r>
          <w:rPr>
            <w:w w:val="105"/>
            <w:sz w:val="24"/>
          </w:rPr>
          <w:t>2</w:t>
        </w:r>
      </w:hyperlink>
      <w:r>
        <w:rPr>
          <w:w w:val="105"/>
          <w:sz w:val="24"/>
        </w:rPr>
        <w:t xml:space="preserve"> </w:t>
      </w:r>
      <w:r>
        <w:rPr>
          <w:sz w:val="24"/>
        </w:rPr>
        <w:t>notes</w:t>
      </w:r>
      <w:r>
        <w:rPr>
          <w:spacing w:val="-13"/>
          <w:sz w:val="24"/>
        </w:rPr>
        <w:t xml:space="preserve"> </w:t>
      </w:r>
      <w:r>
        <w:rPr>
          <w:sz w:val="24"/>
        </w:rPr>
        <w:t>interpretive bands used in related PageRank studies (</w:t>
      </w:r>
      <w:r>
        <w:rPr>
          <w:rFonts w:ascii="Arial Unicode MS" w:hAnsi="Arial Unicode MS"/>
          <w:sz w:val="24"/>
        </w:rPr>
        <w:t>|</w:t>
      </w:r>
      <w:r>
        <w:rPr>
          <w:i/>
          <w:sz w:val="24"/>
        </w:rPr>
        <w:t>τ</w:t>
      </w:r>
      <w:r>
        <w:rPr>
          <w:i/>
          <w:spacing w:val="-15"/>
          <w:sz w:val="24"/>
        </w:rPr>
        <w:t xml:space="preserve"> </w:t>
      </w:r>
      <w:r>
        <w:rPr>
          <w:rFonts w:ascii="Arial Unicode MS" w:hAnsi="Arial Unicode MS"/>
          <w:sz w:val="24"/>
        </w:rPr>
        <w:t xml:space="preserve">| </w:t>
      </w:r>
      <w:r>
        <w:rPr>
          <w:i/>
          <w:sz w:val="24"/>
        </w:rPr>
        <w:t xml:space="preserve">&lt; </w:t>
      </w:r>
      <w:r>
        <w:rPr>
          <w:sz w:val="24"/>
        </w:rPr>
        <w:t>0</w:t>
      </w:r>
      <w:r>
        <w:rPr>
          <w:i/>
          <w:sz w:val="24"/>
        </w:rPr>
        <w:t>.</w:t>
      </w:r>
      <w:r>
        <w:rPr>
          <w:sz w:val="24"/>
        </w:rPr>
        <w:t>10 negligible; 0</w:t>
      </w:r>
      <w:r>
        <w:rPr>
          <w:i/>
          <w:sz w:val="24"/>
        </w:rPr>
        <w:t>.</w:t>
      </w:r>
      <w:r>
        <w:rPr>
          <w:sz w:val="24"/>
        </w:rPr>
        <w:t>10–0</w:t>
      </w:r>
      <w:r>
        <w:rPr>
          <w:i/>
          <w:sz w:val="24"/>
        </w:rPr>
        <w:t>.</w:t>
      </w:r>
      <w:r>
        <w:rPr>
          <w:sz w:val="24"/>
        </w:rPr>
        <w:t xml:space="preserve">35 weak-to-moderate; </w:t>
      </w:r>
      <w:r>
        <w:rPr>
          <w:rFonts w:ascii="Arial Unicode MS" w:hAnsi="Arial Unicode MS"/>
          <w:sz w:val="24"/>
        </w:rPr>
        <w:t xml:space="preserve">≥ </w:t>
      </w:r>
      <w:r>
        <w:rPr>
          <w:sz w:val="24"/>
        </w:rPr>
        <w:t>0</w:t>
      </w:r>
      <w:r>
        <w:rPr>
          <w:i/>
          <w:sz w:val="24"/>
        </w:rPr>
        <w:t>.</w:t>
      </w:r>
      <w:r>
        <w:rPr>
          <w:sz w:val="24"/>
        </w:rPr>
        <w:t>35 substantively meaningful); these bands guide discussion but do not replace the primary EndorseRank-versus-AWP contrast on identical inputs.</w:t>
      </w:r>
    </w:p>
    <w:p w14:paraId="00DC1FBE" w14:textId="77777777" w:rsidR="00350CFB" w:rsidRDefault="00283FFF">
      <w:pPr>
        <w:pStyle w:val="a4"/>
        <w:numPr>
          <w:ilvl w:val="0"/>
          <w:numId w:val="12"/>
        </w:numPr>
        <w:tabs>
          <w:tab w:val="left" w:pos="806"/>
          <w:tab w:val="left" w:pos="808"/>
        </w:tabs>
        <w:spacing w:before="40" w:line="456" w:lineRule="exact"/>
        <w:ind w:right="560"/>
        <w:jc w:val="both"/>
        <w:rPr>
          <w:sz w:val="24"/>
        </w:rPr>
      </w:pPr>
      <w:r>
        <w:rPr>
          <w:b/>
          <w:sz w:val="24"/>
        </w:rPr>
        <w:t>Orientation and missingness:</w:t>
      </w:r>
      <w:r>
        <w:rPr>
          <w:b/>
          <w:spacing w:val="26"/>
          <w:sz w:val="24"/>
        </w:rPr>
        <w:t xml:space="preserve"> </w:t>
      </w:r>
      <w:r>
        <w:rPr>
          <w:sz w:val="24"/>
        </w:rPr>
        <w:t>Proxies are pre-oriented so that larger values indicate better reputation.</w:t>
      </w:r>
      <w:r>
        <w:rPr>
          <w:spacing w:val="40"/>
          <w:sz w:val="24"/>
        </w:rPr>
        <w:t xml:space="preserve"> </w:t>
      </w:r>
      <w:r>
        <w:rPr>
          <w:sz w:val="24"/>
        </w:rPr>
        <w:t xml:space="preserve">Wallets absent from a proxy source receive zeros after alignment to </w:t>
      </w:r>
      <w:r>
        <w:rPr>
          <w:rFonts w:ascii="Arial Unicode MS" w:hAnsi="Arial Unicode MS"/>
          <w:spacing w:val="9"/>
          <w:sz w:val="24"/>
        </w:rPr>
        <w:t>W</w:t>
      </w:r>
      <w:r>
        <w:rPr>
          <w:spacing w:val="9"/>
          <w:sz w:val="24"/>
        </w:rPr>
        <w:t xml:space="preserve">, </w:t>
      </w:r>
      <w:r>
        <w:rPr>
          <w:sz w:val="24"/>
        </w:rPr>
        <w:t>which</w:t>
      </w:r>
      <w:r>
        <w:rPr>
          <w:spacing w:val="40"/>
          <w:sz w:val="24"/>
        </w:rPr>
        <w:t xml:space="preserve"> </w:t>
      </w:r>
      <w:r>
        <w:rPr>
          <w:sz w:val="24"/>
        </w:rPr>
        <w:t>is conservative for sparse activity and is applied identically to both methods.</w:t>
      </w:r>
      <w:r>
        <w:rPr>
          <w:spacing w:val="40"/>
          <w:sz w:val="24"/>
        </w:rPr>
        <w:t xml:space="preserve"> </w:t>
      </w:r>
      <w:r>
        <w:rPr>
          <w:sz w:val="24"/>
        </w:rPr>
        <w:t>No wallet is dropped</w:t>
      </w:r>
      <w:r>
        <w:rPr>
          <w:spacing w:val="-2"/>
          <w:sz w:val="24"/>
        </w:rPr>
        <w:t xml:space="preserve"> </w:t>
      </w:r>
      <w:r>
        <w:rPr>
          <w:sz w:val="24"/>
        </w:rPr>
        <w:t>from</w:t>
      </w:r>
      <w:r>
        <w:rPr>
          <w:spacing w:val="-2"/>
          <w:sz w:val="24"/>
        </w:rPr>
        <w:t xml:space="preserve"> </w:t>
      </w:r>
      <w:r>
        <w:rPr>
          <w:sz w:val="24"/>
        </w:rPr>
        <w:t>one</w:t>
      </w:r>
      <w:r>
        <w:rPr>
          <w:spacing w:val="-2"/>
          <w:sz w:val="24"/>
        </w:rPr>
        <w:t xml:space="preserve"> </w:t>
      </w:r>
      <w:r>
        <w:rPr>
          <w:sz w:val="24"/>
        </w:rPr>
        <w:t>method</w:t>
      </w:r>
      <w:r>
        <w:rPr>
          <w:spacing w:val="-2"/>
          <w:sz w:val="24"/>
        </w:rPr>
        <w:t xml:space="preserve"> </w:t>
      </w:r>
      <w:r>
        <w:rPr>
          <w:sz w:val="24"/>
        </w:rPr>
        <w:t>but</w:t>
      </w:r>
      <w:r>
        <w:rPr>
          <w:spacing w:val="-2"/>
          <w:sz w:val="24"/>
        </w:rPr>
        <w:t xml:space="preserve"> </w:t>
      </w:r>
      <w:r>
        <w:rPr>
          <w:sz w:val="24"/>
        </w:rPr>
        <w:t>retained</w:t>
      </w:r>
      <w:r>
        <w:rPr>
          <w:spacing w:val="-2"/>
          <w:sz w:val="24"/>
        </w:rPr>
        <w:t xml:space="preserve"> </w:t>
      </w:r>
      <w:r>
        <w:rPr>
          <w:sz w:val="24"/>
        </w:rPr>
        <w:t>in</w:t>
      </w:r>
      <w:r>
        <w:rPr>
          <w:spacing w:val="-2"/>
          <w:sz w:val="24"/>
        </w:rPr>
        <w:t xml:space="preserve"> </w:t>
      </w:r>
      <w:r>
        <w:rPr>
          <w:sz w:val="24"/>
        </w:rPr>
        <w:t>the</w:t>
      </w:r>
      <w:r>
        <w:rPr>
          <w:spacing w:val="-2"/>
          <w:sz w:val="24"/>
        </w:rPr>
        <w:t xml:space="preserve"> </w:t>
      </w:r>
      <w:r>
        <w:rPr>
          <w:sz w:val="24"/>
        </w:rPr>
        <w:t>other: the</w:t>
      </w:r>
      <w:r>
        <w:rPr>
          <w:spacing w:val="-2"/>
          <w:sz w:val="24"/>
        </w:rPr>
        <w:t xml:space="preserve"> </w:t>
      </w:r>
      <w:r>
        <w:rPr>
          <w:sz w:val="24"/>
        </w:rPr>
        <w:t>correlation</w:t>
      </w:r>
      <w:r>
        <w:rPr>
          <w:spacing w:val="-2"/>
          <w:sz w:val="24"/>
        </w:rPr>
        <w:t xml:space="preserve"> </w:t>
      </w:r>
      <w:r>
        <w:rPr>
          <w:sz w:val="24"/>
        </w:rPr>
        <w:t>sample</w:t>
      </w:r>
      <w:r>
        <w:rPr>
          <w:spacing w:val="-2"/>
          <w:sz w:val="24"/>
        </w:rPr>
        <w:t xml:space="preserve"> </w:t>
      </w:r>
      <w:r>
        <w:rPr>
          <w:sz w:val="24"/>
        </w:rPr>
        <w:t>is</w:t>
      </w:r>
      <w:r>
        <w:rPr>
          <w:spacing w:val="-2"/>
          <w:sz w:val="24"/>
        </w:rPr>
        <w:t xml:space="preserve"> </w:t>
      </w:r>
      <w:r>
        <w:rPr>
          <w:sz w:val="24"/>
        </w:rPr>
        <w:t>always</w:t>
      </w:r>
      <w:r>
        <w:rPr>
          <w:spacing w:val="-2"/>
          <w:sz w:val="24"/>
        </w:rPr>
        <w:t xml:space="preserve"> </w:t>
      </w:r>
      <w:r>
        <w:rPr>
          <w:sz w:val="24"/>
        </w:rPr>
        <w:t>the</w:t>
      </w:r>
      <w:r>
        <w:rPr>
          <w:spacing w:val="-2"/>
          <w:sz w:val="24"/>
        </w:rPr>
        <w:t xml:space="preserve"> </w:t>
      </w:r>
      <w:r>
        <w:rPr>
          <w:sz w:val="24"/>
        </w:rPr>
        <w:t>full matched cohort for primary tables.</w:t>
      </w:r>
    </w:p>
    <w:p w14:paraId="00DC1FBF" w14:textId="77777777" w:rsidR="00350CFB" w:rsidRDefault="00283FFF">
      <w:pPr>
        <w:pStyle w:val="a4"/>
        <w:numPr>
          <w:ilvl w:val="0"/>
          <w:numId w:val="12"/>
        </w:numPr>
        <w:tabs>
          <w:tab w:val="left" w:pos="776"/>
          <w:tab w:val="left" w:pos="794"/>
        </w:tabs>
        <w:spacing w:before="180" w:line="396" w:lineRule="auto"/>
        <w:ind w:left="776" w:right="562" w:hanging="184"/>
        <w:jc w:val="both"/>
        <w:rPr>
          <w:sz w:val="24"/>
        </w:rPr>
      </w:pPr>
      <w:commentRangeStart w:id="245"/>
      <w:commentRangeStart w:id="246"/>
      <w:r>
        <w:rPr>
          <w:b/>
          <w:sz w:val="24"/>
        </w:rPr>
        <w:t>What is not tested:</w:t>
      </w:r>
      <w:r>
        <w:rPr>
          <w:b/>
          <w:spacing w:val="40"/>
          <w:sz w:val="24"/>
        </w:rPr>
        <w:t xml:space="preserve"> </w:t>
      </w:r>
      <w:r>
        <w:rPr>
          <w:sz w:val="24"/>
        </w:rPr>
        <w:t>The study does not claim causal identification (reputation does not “cause” trading success in an interventional sense), does not fit predictive classifiers with train/test</w:t>
      </w:r>
      <w:r>
        <w:rPr>
          <w:spacing w:val="-3"/>
          <w:sz w:val="24"/>
        </w:rPr>
        <w:t xml:space="preserve"> </w:t>
      </w:r>
      <w:r>
        <w:rPr>
          <w:sz w:val="24"/>
        </w:rPr>
        <w:t>splits,</w:t>
      </w:r>
      <w:r>
        <w:rPr>
          <w:spacing w:val="-2"/>
          <w:sz w:val="24"/>
        </w:rPr>
        <w:t xml:space="preserve"> </w:t>
      </w:r>
      <w:r>
        <w:rPr>
          <w:sz w:val="24"/>
        </w:rPr>
        <w:t>and</w:t>
      </w:r>
      <w:r>
        <w:rPr>
          <w:spacing w:val="-3"/>
          <w:sz w:val="24"/>
        </w:rPr>
        <w:t xml:space="preserve"> </w:t>
      </w:r>
      <w:r>
        <w:rPr>
          <w:sz w:val="24"/>
        </w:rPr>
        <w:t>does</w:t>
      </w:r>
      <w:r>
        <w:rPr>
          <w:spacing w:val="-3"/>
          <w:sz w:val="24"/>
        </w:rPr>
        <w:t xml:space="preserve"> </w:t>
      </w:r>
      <w:r>
        <w:rPr>
          <w:sz w:val="24"/>
        </w:rPr>
        <w:t>not</w:t>
      </w:r>
      <w:r>
        <w:rPr>
          <w:spacing w:val="-3"/>
          <w:sz w:val="24"/>
        </w:rPr>
        <w:t xml:space="preserve"> </w:t>
      </w:r>
      <w:r>
        <w:rPr>
          <w:sz w:val="24"/>
        </w:rPr>
        <w:t>report</w:t>
      </w:r>
      <w:r>
        <w:rPr>
          <w:spacing w:val="-3"/>
          <w:sz w:val="24"/>
        </w:rPr>
        <w:t xml:space="preserve"> </w:t>
      </w:r>
      <w:r>
        <w:rPr>
          <w:i/>
          <w:sz w:val="24"/>
        </w:rPr>
        <w:t>p</w:t>
      </w:r>
      <w:r>
        <w:rPr>
          <w:sz w:val="24"/>
        </w:rPr>
        <w:t>-values</w:t>
      </w:r>
      <w:r>
        <w:rPr>
          <w:spacing w:val="-3"/>
          <w:sz w:val="24"/>
        </w:rPr>
        <w:t xml:space="preserve"> </w:t>
      </w:r>
      <w:r>
        <w:rPr>
          <w:sz w:val="24"/>
        </w:rPr>
        <w:t>as</w:t>
      </w:r>
      <w:r>
        <w:rPr>
          <w:spacing w:val="-3"/>
          <w:sz w:val="24"/>
        </w:rPr>
        <w:t xml:space="preserve"> </w:t>
      </w:r>
      <w:r>
        <w:rPr>
          <w:sz w:val="24"/>
        </w:rPr>
        <w:t>the</w:t>
      </w:r>
      <w:r>
        <w:rPr>
          <w:spacing w:val="-2"/>
          <w:sz w:val="24"/>
        </w:rPr>
        <w:t xml:space="preserve"> </w:t>
      </w:r>
      <w:r>
        <w:rPr>
          <w:sz w:val="24"/>
        </w:rPr>
        <w:t>primary</w:t>
      </w:r>
      <w:r>
        <w:rPr>
          <w:spacing w:val="-3"/>
          <w:sz w:val="24"/>
        </w:rPr>
        <w:t xml:space="preserve"> </w:t>
      </w:r>
      <w:r>
        <w:rPr>
          <w:sz w:val="24"/>
        </w:rPr>
        <w:t>decision</w:t>
      </w:r>
      <w:r>
        <w:rPr>
          <w:spacing w:val="-2"/>
          <w:sz w:val="24"/>
        </w:rPr>
        <w:t xml:space="preserve"> </w:t>
      </w:r>
      <w:r>
        <w:rPr>
          <w:sz w:val="24"/>
        </w:rPr>
        <w:t>criterion. The</w:t>
      </w:r>
      <w:r>
        <w:rPr>
          <w:spacing w:val="-3"/>
          <w:sz w:val="24"/>
        </w:rPr>
        <w:t xml:space="preserve"> </w:t>
      </w:r>
      <w:r>
        <w:rPr>
          <w:sz w:val="24"/>
        </w:rPr>
        <w:t xml:space="preserve">scientific target is comparative construct alignment and computational cost under a fixed, transparent </w:t>
      </w:r>
      <w:r>
        <w:rPr>
          <w:spacing w:val="-2"/>
          <w:sz w:val="24"/>
        </w:rPr>
        <w:t>protocol.</w:t>
      </w:r>
      <w:r>
        <w:rPr>
          <w:color w:val="FF0000"/>
          <w:sz w:val="24"/>
        </w:rPr>
        <w:t xml:space="preserve"> This working copy still lacks bootstrap confidence intervals and tests of the difference between correlations. Until those are added, statements that one tau is meaningfully larger than another are unsupported.</w:t>
      </w:r>
      <w:commentRangeEnd w:id="245"/>
      <w:r>
        <w:rPr>
          <w:rStyle w:val="a5"/>
          <w:sz w:val="24"/>
          <w:szCs w:val="22"/>
        </w:rPr>
        <w:commentReference w:id="245"/>
      </w:r>
      <w:commentRangeEnd w:id="246"/>
      <w:r w:rsidR="00F50D42">
        <w:rPr>
          <w:rStyle w:val="a5"/>
          <w:sz w:val="24"/>
          <w:szCs w:val="22"/>
        </w:rPr>
        <w:commentReference w:id="246"/>
      </w:r>
    </w:p>
    <w:p w14:paraId="00DC1FC0" w14:textId="77777777" w:rsidR="00350CFB" w:rsidRDefault="00350CFB">
      <w:pPr>
        <w:pStyle w:val="a3"/>
        <w:spacing w:before="163"/>
      </w:pPr>
    </w:p>
    <w:p w14:paraId="00DC1FC1" w14:textId="77777777" w:rsidR="00350CFB" w:rsidRDefault="00283FFF">
      <w:pPr>
        <w:pStyle w:val="2"/>
        <w:numPr>
          <w:ilvl w:val="1"/>
          <w:numId w:val="26"/>
        </w:numPr>
        <w:tabs>
          <w:tab w:val="left" w:pos="911"/>
        </w:tabs>
        <w:ind w:left="911" w:hanging="629"/>
      </w:pPr>
      <w:bookmarkStart w:id="247" w:name="Computational_benchmark_(Claim_C1)"/>
      <w:bookmarkStart w:id="248" w:name="_bookmark72"/>
      <w:bookmarkEnd w:id="247"/>
      <w:bookmarkEnd w:id="248"/>
      <w:r>
        <w:t>Computational</w:t>
      </w:r>
      <w:r>
        <w:rPr>
          <w:spacing w:val="24"/>
        </w:rPr>
        <w:t xml:space="preserve"> </w:t>
      </w:r>
      <w:r>
        <w:t>benchmark</w:t>
      </w:r>
      <w:r>
        <w:rPr>
          <w:spacing w:val="25"/>
        </w:rPr>
        <w:t xml:space="preserve"> </w:t>
      </w:r>
      <w:r>
        <w:t>(Claim</w:t>
      </w:r>
      <w:r>
        <w:rPr>
          <w:spacing w:val="25"/>
        </w:rPr>
        <w:t xml:space="preserve"> </w:t>
      </w:r>
      <w:r>
        <w:rPr>
          <w:spacing w:val="-5"/>
        </w:rPr>
        <w:t>C1)</w:t>
      </w:r>
    </w:p>
    <w:p w14:paraId="00DC1FC2" w14:textId="77777777" w:rsidR="00350CFB" w:rsidRDefault="00350CFB">
      <w:pPr>
        <w:pStyle w:val="a3"/>
        <w:spacing w:before="24"/>
        <w:rPr>
          <w:b/>
          <w:sz w:val="28"/>
        </w:rPr>
      </w:pPr>
    </w:p>
    <w:p w14:paraId="00DC1FC3" w14:textId="77777777" w:rsidR="00350CFB" w:rsidRDefault="00283FFF">
      <w:pPr>
        <w:pStyle w:val="a3"/>
        <w:spacing w:line="396" w:lineRule="auto"/>
        <w:ind w:left="282" w:right="523"/>
        <w:jc w:val="both"/>
      </w:pPr>
      <w:r>
        <w:t>Claim</w:t>
      </w:r>
      <w:r>
        <w:rPr>
          <w:spacing w:val="-14"/>
        </w:rPr>
        <w:t xml:space="preserve"> </w:t>
      </w:r>
      <w:r>
        <w:t>C1</w:t>
      </w:r>
      <w:r>
        <w:rPr>
          <w:spacing w:val="-14"/>
        </w:rPr>
        <w:t xml:space="preserve"> </w:t>
      </w:r>
      <w:r>
        <w:t>concerns</w:t>
      </w:r>
      <w:r>
        <w:rPr>
          <w:spacing w:val="-14"/>
        </w:rPr>
        <w:t xml:space="preserve"> </w:t>
      </w:r>
      <w:r>
        <w:t>computational</w:t>
      </w:r>
      <w:r>
        <w:rPr>
          <w:spacing w:val="-14"/>
        </w:rPr>
        <w:t xml:space="preserve"> </w:t>
      </w:r>
      <w:r>
        <w:t>efficiency</w:t>
      </w:r>
      <w:r>
        <w:rPr>
          <w:spacing w:val="-14"/>
        </w:rPr>
        <w:t xml:space="preserve"> </w:t>
      </w:r>
      <w:r>
        <w:t>of</w:t>
      </w:r>
      <w:r>
        <w:rPr>
          <w:spacing w:val="-14"/>
        </w:rPr>
        <w:t xml:space="preserve"> </w:t>
      </w:r>
      <w:r>
        <w:t>EndorseRank</w:t>
      </w:r>
      <w:r>
        <w:rPr>
          <w:spacing w:val="-14"/>
        </w:rPr>
        <w:t xml:space="preserve"> </w:t>
      </w:r>
      <w:r>
        <w:t>versus</w:t>
      </w:r>
      <w:r>
        <w:rPr>
          <w:spacing w:val="-14"/>
        </w:rPr>
        <w:t xml:space="preserve"> </w:t>
      </w:r>
      <w:r>
        <w:t>AWP</w:t>
      </w:r>
      <w:r>
        <w:rPr>
          <w:spacing w:val="-14"/>
        </w:rPr>
        <w:t xml:space="preserve"> </w:t>
      </w:r>
      <w:r>
        <w:t>on</w:t>
      </w:r>
      <w:r>
        <w:rPr>
          <w:spacing w:val="-14"/>
        </w:rPr>
        <w:t xml:space="preserve"> </w:t>
      </w:r>
      <w:r>
        <w:t>identical</w:t>
      </w:r>
      <w:r>
        <w:rPr>
          <w:spacing w:val="-14"/>
        </w:rPr>
        <w:t xml:space="preserve"> </w:t>
      </w:r>
      <w:r>
        <w:t>inputs.</w:t>
      </w:r>
      <w:r>
        <w:rPr>
          <w:spacing w:val="11"/>
        </w:rPr>
        <w:t xml:space="preserve"> </w:t>
      </w:r>
      <w:r>
        <w:t>The benchmark</w:t>
      </w:r>
      <w:r>
        <w:rPr>
          <w:spacing w:val="-5"/>
        </w:rPr>
        <w:t xml:space="preserve"> </w:t>
      </w:r>
      <w:r>
        <w:t>protocol</w:t>
      </w:r>
      <w:r>
        <w:rPr>
          <w:spacing w:val="-5"/>
        </w:rPr>
        <w:t xml:space="preserve"> </w:t>
      </w:r>
      <w:r>
        <w:t>isolates</w:t>
      </w:r>
      <w:r>
        <w:rPr>
          <w:spacing w:val="-5"/>
        </w:rPr>
        <w:t xml:space="preserve"> </w:t>
      </w:r>
      <w:r>
        <w:t>PageRank</w:t>
      </w:r>
      <w:r>
        <w:rPr>
          <w:spacing w:val="-5"/>
        </w:rPr>
        <w:t xml:space="preserve"> </w:t>
      </w:r>
      <w:r>
        <w:t>solve</w:t>
      </w:r>
      <w:r>
        <w:rPr>
          <w:spacing w:val="-5"/>
        </w:rPr>
        <w:t xml:space="preserve"> </w:t>
      </w:r>
      <w:r>
        <w:t>cost</w:t>
      </w:r>
      <w:r>
        <w:rPr>
          <w:spacing w:val="-5"/>
        </w:rPr>
        <w:t xml:space="preserve"> </w:t>
      </w:r>
      <w:r>
        <w:t>from</w:t>
      </w:r>
      <w:r>
        <w:rPr>
          <w:spacing w:val="-5"/>
        </w:rPr>
        <w:t xml:space="preserve"> </w:t>
      </w:r>
      <w:r>
        <w:t>one-time</w:t>
      </w:r>
      <w:r>
        <w:rPr>
          <w:spacing w:val="-5"/>
        </w:rPr>
        <w:t xml:space="preserve"> </w:t>
      </w:r>
      <w:r>
        <w:t>graph</w:t>
      </w:r>
      <w:r>
        <w:rPr>
          <w:spacing w:val="-5"/>
        </w:rPr>
        <w:t xml:space="preserve"> </w:t>
      </w:r>
      <w:r>
        <w:t>construction,</w:t>
      </w:r>
      <w:r>
        <w:rPr>
          <w:spacing w:val="-4"/>
        </w:rPr>
        <w:t xml:space="preserve"> </w:t>
      </w:r>
      <w:r>
        <w:t>because</w:t>
      </w:r>
      <w:r>
        <w:rPr>
          <w:spacing w:val="-5"/>
        </w:rPr>
        <w:t xml:space="preserve"> </w:t>
      </w:r>
      <w:r>
        <w:t>con-struction</w:t>
      </w:r>
      <w:r>
        <w:rPr>
          <w:spacing w:val="-6"/>
        </w:rPr>
        <w:t xml:space="preserve"> </w:t>
      </w:r>
      <w:r>
        <w:t>cost</w:t>
      </w:r>
      <w:r>
        <w:rPr>
          <w:spacing w:val="-6"/>
        </w:rPr>
        <w:t xml:space="preserve"> </w:t>
      </w:r>
      <w:r>
        <w:t>is</w:t>
      </w:r>
      <w:r>
        <w:rPr>
          <w:spacing w:val="-6"/>
        </w:rPr>
        <w:t xml:space="preserve"> </w:t>
      </w:r>
      <w:r>
        <w:t>dominated</w:t>
      </w:r>
      <w:r>
        <w:rPr>
          <w:spacing w:val="-6"/>
        </w:rPr>
        <w:t xml:space="preserve"> </w:t>
      </w:r>
      <w:r>
        <w:t>by</w:t>
      </w:r>
      <w:r>
        <w:rPr>
          <w:spacing w:val="-6"/>
        </w:rPr>
        <w:t xml:space="preserve"> </w:t>
      </w:r>
      <w:r>
        <w:t>I/O</w:t>
      </w:r>
      <w:r>
        <w:rPr>
          <w:spacing w:val="-6"/>
        </w:rPr>
        <w:t xml:space="preserve"> </w:t>
      </w:r>
      <w:r>
        <w:t>and</w:t>
      </w:r>
      <w:r>
        <w:rPr>
          <w:spacing w:val="-6"/>
        </w:rPr>
        <w:t xml:space="preserve"> </w:t>
      </w:r>
      <w:r>
        <w:t>preprocessing</w:t>
      </w:r>
      <w:r>
        <w:rPr>
          <w:spacing w:val="-6"/>
        </w:rPr>
        <w:t xml:space="preserve"> </w:t>
      </w:r>
      <w:r>
        <w:t>that</w:t>
      </w:r>
      <w:r>
        <w:rPr>
          <w:spacing w:val="-6"/>
        </w:rPr>
        <w:t xml:space="preserve"> </w:t>
      </w:r>
      <w:r>
        <w:t>would</w:t>
      </w:r>
      <w:r>
        <w:rPr>
          <w:spacing w:val="-6"/>
        </w:rPr>
        <w:t xml:space="preserve"> </w:t>
      </w:r>
      <w:r>
        <w:t>be</w:t>
      </w:r>
      <w:r>
        <w:rPr>
          <w:spacing w:val="-6"/>
        </w:rPr>
        <w:t xml:space="preserve"> </w:t>
      </w:r>
      <w:r>
        <w:t>amortized</w:t>
      </w:r>
      <w:r>
        <w:rPr>
          <w:spacing w:val="-6"/>
        </w:rPr>
        <w:t xml:space="preserve"> </w:t>
      </w:r>
      <w:r>
        <w:t>in</w:t>
      </w:r>
      <w:r>
        <w:rPr>
          <w:spacing w:val="-6"/>
        </w:rPr>
        <w:t xml:space="preserve"> </w:t>
      </w:r>
      <w:r>
        <w:t>a</w:t>
      </w:r>
      <w:r>
        <w:rPr>
          <w:spacing w:val="-6"/>
        </w:rPr>
        <w:t xml:space="preserve"> </w:t>
      </w:r>
      <w:r>
        <w:t>deployed</w:t>
      </w:r>
      <w:r>
        <w:rPr>
          <w:spacing w:val="-6"/>
        </w:rPr>
        <w:t xml:space="preserve"> </w:t>
      </w:r>
      <w:r>
        <w:t>scorer that</w:t>
      </w:r>
      <w:r>
        <w:rPr>
          <w:spacing w:val="-1"/>
        </w:rPr>
        <w:t xml:space="preserve"> </w:t>
      </w:r>
      <w:r>
        <w:t>updates</w:t>
      </w:r>
      <w:r>
        <w:rPr>
          <w:spacing w:val="-1"/>
        </w:rPr>
        <w:t xml:space="preserve"> </w:t>
      </w:r>
      <w:r>
        <w:t>incrementally, whereas</w:t>
      </w:r>
      <w:r>
        <w:rPr>
          <w:spacing w:val="-1"/>
        </w:rPr>
        <w:t xml:space="preserve"> </w:t>
      </w:r>
      <w:r>
        <w:t>the</w:t>
      </w:r>
      <w:r>
        <w:rPr>
          <w:spacing w:val="-1"/>
        </w:rPr>
        <w:t xml:space="preserve"> </w:t>
      </w:r>
      <w:r>
        <w:t>iterative</w:t>
      </w:r>
      <w:r>
        <w:rPr>
          <w:spacing w:val="-1"/>
        </w:rPr>
        <w:t xml:space="preserve"> </w:t>
      </w:r>
      <w:r>
        <w:t>solve</w:t>
      </w:r>
      <w:r>
        <w:rPr>
          <w:spacing w:val="-1"/>
        </w:rPr>
        <w:t xml:space="preserve"> </w:t>
      </w:r>
      <w:r>
        <w:t>is</w:t>
      </w:r>
      <w:r>
        <w:rPr>
          <w:spacing w:val="-1"/>
        </w:rPr>
        <w:t xml:space="preserve"> </w:t>
      </w:r>
      <w:r>
        <w:t>the</w:t>
      </w:r>
      <w:r>
        <w:rPr>
          <w:spacing w:val="-1"/>
        </w:rPr>
        <w:t xml:space="preserve"> </w:t>
      </w:r>
      <w:r>
        <w:t>recurring</w:t>
      </w:r>
      <w:r>
        <w:rPr>
          <w:spacing w:val="-1"/>
        </w:rPr>
        <w:t xml:space="preserve"> </w:t>
      </w:r>
      <w:r>
        <w:t>computational</w:t>
      </w:r>
      <w:r>
        <w:rPr>
          <w:spacing w:val="-1"/>
        </w:rPr>
        <w:t xml:space="preserve"> </w:t>
      </w:r>
      <w:r>
        <w:t>core</w:t>
      </w:r>
      <w:r>
        <w:rPr>
          <w:spacing w:val="-1"/>
        </w:rPr>
        <w:t xml:space="preserve"> </w:t>
      </w:r>
      <w:r>
        <w:t>of</w:t>
      </w:r>
      <w:r>
        <w:rPr>
          <w:spacing w:val="-1"/>
        </w:rPr>
        <w:t xml:space="preserve"> </w:t>
      </w:r>
      <w:r>
        <w:t xml:space="preserve">both </w:t>
      </w:r>
      <w:r>
        <w:rPr>
          <w:spacing w:val="-2"/>
        </w:rPr>
        <w:t>methods.</w:t>
      </w:r>
    </w:p>
    <w:p w14:paraId="00DC1FC4" w14:textId="77777777" w:rsidR="00350CFB" w:rsidRDefault="00283FFF">
      <w:pPr>
        <w:pStyle w:val="a4"/>
        <w:numPr>
          <w:ilvl w:val="0"/>
          <w:numId w:val="11"/>
        </w:numPr>
        <w:tabs>
          <w:tab w:val="left" w:pos="799"/>
          <w:tab w:val="left" w:pos="801"/>
        </w:tabs>
        <w:spacing w:before="125" w:line="396" w:lineRule="auto"/>
        <w:ind w:right="521"/>
        <w:jc w:val="both"/>
        <w:rPr>
          <w:sz w:val="24"/>
        </w:rPr>
      </w:pPr>
      <w:r>
        <w:rPr>
          <w:b/>
          <w:sz w:val="24"/>
        </w:rPr>
        <w:t>Timed</w:t>
      </w:r>
      <w:r>
        <w:rPr>
          <w:b/>
          <w:spacing w:val="-14"/>
          <w:sz w:val="24"/>
        </w:rPr>
        <w:t xml:space="preserve"> </w:t>
      </w:r>
      <w:r>
        <w:rPr>
          <w:b/>
          <w:sz w:val="24"/>
        </w:rPr>
        <w:t>quantity:</w:t>
      </w:r>
      <w:r>
        <w:rPr>
          <w:b/>
          <w:spacing w:val="9"/>
          <w:sz w:val="24"/>
        </w:rPr>
        <w:t xml:space="preserve"> </w:t>
      </w:r>
      <w:r>
        <w:rPr>
          <w:sz w:val="24"/>
        </w:rPr>
        <w:t>For</w:t>
      </w:r>
      <w:r>
        <w:rPr>
          <w:spacing w:val="-14"/>
          <w:sz w:val="24"/>
        </w:rPr>
        <w:t xml:space="preserve"> </w:t>
      </w:r>
      <w:r>
        <w:rPr>
          <w:sz w:val="24"/>
        </w:rPr>
        <w:t>each</w:t>
      </w:r>
      <w:r>
        <w:rPr>
          <w:spacing w:val="-14"/>
          <w:sz w:val="24"/>
        </w:rPr>
        <w:t xml:space="preserve"> </w:t>
      </w:r>
      <w:r>
        <w:rPr>
          <w:sz w:val="24"/>
        </w:rPr>
        <w:t>method,</w:t>
      </w:r>
      <w:r>
        <w:rPr>
          <w:spacing w:val="-12"/>
          <w:sz w:val="24"/>
        </w:rPr>
        <w:t xml:space="preserve"> </w:t>
      </w:r>
      <w:r>
        <w:rPr>
          <w:sz w:val="24"/>
        </w:rPr>
        <w:t>edge</w:t>
      </w:r>
      <w:r>
        <w:rPr>
          <w:spacing w:val="-14"/>
          <w:sz w:val="24"/>
        </w:rPr>
        <w:t xml:space="preserve"> </w:t>
      </w:r>
      <w:r>
        <w:rPr>
          <w:sz w:val="24"/>
        </w:rPr>
        <w:t>lists</w:t>
      </w:r>
      <w:r>
        <w:rPr>
          <w:spacing w:val="-14"/>
          <w:sz w:val="24"/>
        </w:rPr>
        <w:t xml:space="preserve"> </w:t>
      </w:r>
      <w:r>
        <w:rPr>
          <w:sz w:val="24"/>
        </w:rPr>
        <w:t>are</w:t>
      </w:r>
      <w:r>
        <w:rPr>
          <w:spacing w:val="-14"/>
          <w:sz w:val="24"/>
        </w:rPr>
        <w:t xml:space="preserve"> </w:t>
      </w:r>
      <w:r>
        <w:rPr>
          <w:sz w:val="24"/>
        </w:rPr>
        <w:t>built</w:t>
      </w:r>
      <w:r>
        <w:rPr>
          <w:spacing w:val="-14"/>
          <w:sz w:val="24"/>
        </w:rPr>
        <w:t xml:space="preserve"> </w:t>
      </w:r>
      <w:r>
        <w:rPr>
          <w:sz w:val="24"/>
        </w:rPr>
        <w:t>once</w:t>
      </w:r>
      <w:r>
        <w:rPr>
          <w:spacing w:val="-14"/>
          <w:sz w:val="24"/>
        </w:rPr>
        <w:t xml:space="preserve"> </w:t>
      </w:r>
      <w:r>
        <w:rPr>
          <w:sz w:val="24"/>
        </w:rPr>
        <w:t>per</w:t>
      </w:r>
      <w:r>
        <w:rPr>
          <w:spacing w:val="-14"/>
          <w:sz w:val="24"/>
        </w:rPr>
        <w:t xml:space="preserve"> </w:t>
      </w:r>
      <w:r>
        <w:rPr>
          <w:sz w:val="24"/>
        </w:rPr>
        <w:t>cohort</w:t>
      </w:r>
      <w:r>
        <w:rPr>
          <w:spacing w:val="-14"/>
          <w:sz w:val="24"/>
        </w:rPr>
        <w:t xml:space="preserve"> </w:t>
      </w:r>
      <w:r>
        <w:rPr>
          <w:sz w:val="24"/>
        </w:rPr>
        <w:t>outside</w:t>
      </w:r>
      <w:r>
        <w:rPr>
          <w:spacing w:val="-14"/>
          <w:sz w:val="24"/>
        </w:rPr>
        <w:t xml:space="preserve"> </w:t>
      </w:r>
      <w:r>
        <w:rPr>
          <w:sz w:val="24"/>
        </w:rPr>
        <w:t>the</w:t>
      </w:r>
      <w:r>
        <w:rPr>
          <w:spacing w:val="-14"/>
          <w:sz w:val="24"/>
        </w:rPr>
        <w:t xml:space="preserve"> </w:t>
      </w:r>
      <w:r>
        <w:rPr>
          <w:sz w:val="24"/>
        </w:rPr>
        <w:t>timed</w:t>
      </w:r>
      <w:r>
        <w:rPr>
          <w:spacing w:val="-14"/>
          <w:sz w:val="24"/>
        </w:rPr>
        <w:t xml:space="preserve"> </w:t>
      </w:r>
      <w:r>
        <w:rPr>
          <w:sz w:val="24"/>
        </w:rPr>
        <w:t xml:space="preserve">loop. </w:t>
      </w:r>
      <w:r>
        <w:rPr>
          <w:w w:val="105"/>
          <w:sz w:val="24"/>
        </w:rPr>
        <w:t>The</w:t>
      </w:r>
      <w:r>
        <w:rPr>
          <w:spacing w:val="-8"/>
          <w:w w:val="105"/>
          <w:sz w:val="24"/>
        </w:rPr>
        <w:t xml:space="preserve"> </w:t>
      </w:r>
      <w:r>
        <w:rPr>
          <w:w w:val="105"/>
          <w:sz w:val="24"/>
        </w:rPr>
        <w:t>timed</w:t>
      </w:r>
      <w:r>
        <w:rPr>
          <w:spacing w:val="-8"/>
          <w:w w:val="105"/>
          <w:sz w:val="24"/>
        </w:rPr>
        <w:t xml:space="preserve"> </w:t>
      </w:r>
      <w:r>
        <w:rPr>
          <w:w w:val="105"/>
          <w:sz w:val="24"/>
        </w:rPr>
        <w:t>section</w:t>
      </w:r>
      <w:r>
        <w:rPr>
          <w:spacing w:val="-8"/>
          <w:w w:val="105"/>
          <w:sz w:val="24"/>
        </w:rPr>
        <w:t xml:space="preserve"> </w:t>
      </w:r>
      <w:r>
        <w:rPr>
          <w:w w:val="105"/>
          <w:sz w:val="24"/>
        </w:rPr>
        <w:t>runs</w:t>
      </w:r>
      <w:r>
        <w:rPr>
          <w:spacing w:val="-8"/>
          <w:w w:val="105"/>
          <w:sz w:val="24"/>
        </w:rPr>
        <w:t xml:space="preserve"> </w:t>
      </w:r>
      <w:r>
        <w:rPr>
          <w:w w:val="105"/>
          <w:sz w:val="24"/>
        </w:rPr>
        <w:t>weighted</w:t>
      </w:r>
      <w:r>
        <w:rPr>
          <w:spacing w:val="-8"/>
          <w:w w:val="105"/>
          <w:sz w:val="24"/>
        </w:rPr>
        <w:t xml:space="preserve"> </w:t>
      </w:r>
      <w:r>
        <w:rPr>
          <w:w w:val="105"/>
          <w:sz w:val="24"/>
        </w:rPr>
        <w:t>PageRank</w:t>
      </w:r>
      <w:r>
        <w:rPr>
          <w:spacing w:val="-8"/>
          <w:w w:val="105"/>
          <w:sz w:val="24"/>
        </w:rPr>
        <w:t xml:space="preserve"> </w:t>
      </w:r>
      <w:r>
        <w:rPr>
          <w:w w:val="105"/>
          <w:sz w:val="24"/>
        </w:rPr>
        <w:t>only,</w:t>
      </w:r>
      <w:r>
        <w:rPr>
          <w:spacing w:val="-6"/>
          <w:w w:val="105"/>
          <w:sz w:val="24"/>
        </w:rPr>
        <w:t xml:space="preserve"> </w:t>
      </w:r>
      <w:r>
        <w:rPr>
          <w:w w:val="105"/>
          <w:sz w:val="24"/>
        </w:rPr>
        <w:t>with</w:t>
      </w:r>
      <w:r>
        <w:rPr>
          <w:spacing w:val="-8"/>
          <w:w w:val="105"/>
          <w:sz w:val="24"/>
        </w:rPr>
        <w:t xml:space="preserve"> </w:t>
      </w:r>
      <w:r>
        <w:rPr>
          <w:w w:val="105"/>
          <w:sz w:val="24"/>
        </w:rPr>
        <w:t>damping</w:t>
      </w:r>
      <w:r>
        <w:rPr>
          <w:spacing w:val="-8"/>
          <w:w w:val="105"/>
          <w:sz w:val="24"/>
        </w:rPr>
        <w:t xml:space="preserve"> </w:t>
      </w:r>
      <w:r>
        <w:rPr>
          <w:i/>
          <w:w w:val="105"/>
          <w:sz w:val="24"/>
        </w:rPr>
        <w:t>d</w:t>
      </w:r>
      <w:r>
        <w:rPr>
          <w:i/>
          <w:spacing w:val="10"/>
          <w:w w:val="105"/>
          <w:sz w:val="24"/>
        </w:rPr>
        <w:t xml:space="preserve"> </w:t>
      </w:r>
      <w:r>
        <w:rPr>
          <w:w w:val="105"/>
          <w:sz w:val="24"/>
        </w:rPr>
        <w:t>=</w:t>
      </w:r>
      <w:r>
        <w:rPr>
          <w:spacing w:val="10"/>
          <w:w w:val="105"/>
          <w:sz w:val="24"/>
        </w:rPr>
        <w:t xml:space="preserve"> </w:t>
      </w:r>
      <w:r>
        <w:rPr>
          <w:w w:val="105"/>
          <w:sz w:val="24"/>
        </w:rPr>
        <w:t>0</w:t>
      </w:r>
      <w:r>
        <w:rPr>
          <w:i/>
          <w:w w:val="105"/>
          <w:sz w:val="24"/>
        </w:rPr>
        <w:t>.</w:t>
      </w:r>
      <w:r>
        <w:rPr>
          <w:w w:val="105"/>
          <w:sz w:val="24"/>
        </w:rPr>
        <w:t>85,</w:t>
      </w:r>
      <w:r>
        <w:rPr>
          <w:spacing w:val="-6"/>
          <w:w w:val="105"/>
          <w:sz w:val="24"/>
        </w:rPr>
        <w:t xml:space="preserve"> </w:t>
      </w:r>
      <w:r>
        <w:rPr>
          <w:w w:val="105"/>
          <w:sz w:val="24"/>
        </w:rPr>
        <w:t>tolerance</w:t>
      </w:r>
      <w:r>
        <w:rPr>
          <w:spacing w:val="-8"/>
          <w:w w:val="105"/>
          <w:sz w:val="24"/>
        </w:rPr>
        <w:t xml:space="preserve"> </w:t>
      </w:r>
      <w:r>
        <w:rPr>
          <w:i/>
          <w:w w:val="105"/>
          <w:sz w:val="24"/>
        </w:rPr>
        <w:t>τ</w:t>
      </w:r>
      <w:r>
        <w:rPr>
          <w:w w:val="105"/>
          <w:sz w:val="24"/>
          <w:vertAlign w:val="subscript"/>
        </w:rPr>
        <w:t>tol</w:t>
      </w:r>
      <w:r>
        <w:rPr>
          <w:spacing w:val="18"/>
          <w:w w:val="105"/>
          <w:sz w:val="24"/>
        </w:rPr>
        <w:t xml:space="preserve"> </w:t>
      </w:r>
      <w:r>
        <w:rPr>
          <w:w w:val="105"/>
          <w:sz w:val="24"/>
        </w:rPr>
        <w:t>=</w:t>
      </w:r>
    </w:p>
    <w:p w14:paraId="00DC1FC5" w14:textId="77777777" w:rsidR="00350CFB" w:rsidRDefault="00350CFB">
      <w:pPr>
        <w:pStyle w:val="a4"/>
        <w:spacing w:line="396" w:lineRule="auto"/>
        <w:jc w:val="both"/>
        <w:rPr>
          <w:sz w:val="24"/>
        </w:rPr>
        <w:sectPr w:rsidR="00350CFB">
          <w:pgSz w:w="11910" w:h="16840"/>
          <w:pgMar w:top="1840" w:right="708" w:bottom="2300" w:left="992" w:header="0" w:footer="2115" w:gutter="0"/>
          <w:cols w:space="720"/>
        </w:sectPr>
      </w:pPr>
    </w:p>
    <w:p w14:paraId="00DC1FC6" w14:textId="77777777" w:rsidR="00350CFB" w:rsidRDefault="00283FFF">
      <w:pPr>
        <w:pStyle w:val="a3"/>
        <w:spacing w:before="72" w:line="386" w:lineRule="auto"/>
        <w:ind w:left="808" w:right="564" w:hanging="12"/>
        <w:jc w:val="both"/>
      </w:pPr>
      <w:r>
        <w:t>10</w:t>
      </w:r>
      <w:r>
        <w:rPr>
          <w:rFonts w:ascii="Apple Symbols" w:hAnsi="Apple Symbols"/>
          <w:vertAlign w:val="superscript"/>
        </w:rPr>
        <w:t>−</w:t>
      </w:r>
      <w:r>
        <w:rPr>
          <w:vertAlign w:val="superscript"/>
        </w:rPr>
        <w:t>8</w:t>
      </w:r>
      <w:r>
        <w:t xml:space="preserve">, and at most </w:t>
      </w:r>
      <w:r>
        <w:rPr>
          <w:i/>
        </w:rPr>
        <w:t>I</w:t>
      </w:r>
      <w:r>
        <w:rPr>
          <w:vertAlign w:val="subscript"/>
        </w:rPr>
        <w:t>max</w:t>
      </w:r>
      <w:r>
        <w:rPr>
          <w:spacing w:val="40"/>
        </w:rPr>
        <w:t xml:space="preserve"> </w:t>
      </w:r>
      <w:r>
        <w:t>= 300 iterations.</w:t>
      </w:r>
      <w:r>
        <w:rPr>
          <w:spacing w:val="40"/>
        </w:rPr>
        <w:t xml:space="preserve"> </w:t>
      </w:r>
      <w:r>
        <w:t>These numerical settings match the configuration used for alignment scores, so runtime and alignment refer to the same mathematical object.</w:t>
      </w:r>
    </w:p>
    <w:p w14:paraId="00DC1FC7" w14:textId="77777777" w:rsidR="00350CFB" w:rsidRDefault="00283FFF">
      <w:pPr>
        <w:pStyle w:val="a4"/>
        <w:numPr>
          <w:ilvl w:val="0"/>
          <w:numId w:val="11"/>
        </w:numPr>
        <w:tabs>
          <w:tab w:val="left" w:pos="806"/>
          <w:tab w:val="left" w:pos="808"/>
        </w:tabs>
        <w:spacing w:before="53" w:line="396" w:lineRule="auto"/>
        <w:ind w:left="808" w:right="533" w:hanging="216"/>
        <w:jc w:val="both"/>
        <w:rPr>
          <w:sz w:val="24"/>
        </w:rPr>
      </w:pPr>
      <w:r>
        <w:rPr>
          <w:b/>
          <w:sz w:val="24"/>
        </w:rPr>
        <w:t>Repetitions</w:t>
      </w:r>
      <w:r>
        <w:rPr>
          <w:b/>
          <w:spacing w:val="-15"/>
          <w:sz w:val="24"/>
        </w:rPr>
        <w:t xml:space="preserve"> </w:t>
      </w:r>
      <w:r>
        <w:rPr>
          <w:b/>
          <w:sz w:val="24"/>
        </w:rPr>
        <w:t>and</w:t>
      </w:r>
      <w:r>
        <w:rPr>
          <w:b/>
          <w:spacing w:val="-15"/>
          <w:sz w:val="24"/>
        </w:rPr>
        <w:t xml:space="preserve"> </w:t>
      </w:r>
      <w:r>
        <w:rPr>
          <w:b/>
          <w:sz w:val="24"/>
        </w:rPr>
        <w:t>metrics:</w:t>
      </w:r>
      <w:r>
        <w:rPr>
          <w:b/>
          <w:spacing w:val="-15"/>
          <w:sz w:val="24"/>
        </w:rPr>
        <w:t xml:space="preserve"> </w:t>
      </w:r>
      <w:commentRangeStart w:id="249"/>
      <w:commentRangeStart w:id="250"/>
      <w:r>
        <w:rPr>
          <w:sz w:val="24"/>
        </w:rPr>
        <w:t>Each</w:t>
      </w:r>
      <w:r>
        <w:rPr>
          <w:spacing w:val="-15"/>
          <w:sz w:val="24"/>
        </w:rPr>
        <w:t xml:space="preserve"> </w:t>
      </w:r>
      <w:r>
        <w:rPr>
          <w:sz w:val="24"/>
        </w:rPr>
        <w:t>configuration</w:t>
      </w:r>
      <w:r>
        <w:rPr>
          <w:spacing w:val="-15"/>
          <w:sz w:val="24"/>
        </w:rPr>
        <w:t xml:space="preserve"> </w:t>
      </w:r>
      <w:r>
        <w:rPr>
          <w:sz w:val="24"/>
          <w:highlight w:val="yellow"/>
          <w:rPrChange w:id="251" w:author="Moulla, Donatien Koulla" w:date="2026-08-27T14:36:00Z">
            <w:rPr>
              <w:sz w:val="24"/>
            </w:rPr>
          </w:rPrChange>
        </w:rPr>
        <w:t>is</w:t>
      </w:r>
      <w:r>
        <w:rPr>
          <w:spacing w:val="-15"/>
          <w:sz w:val="24"/>
          <w:highlight w:val="yellow"/>
          <w:rPrChange w:id="252" w:author="Moulla, Donatien Koulla" w:date="2026-08-27T14:36:00Z">
            <w:rPr>
              <w:spacing w:val="-15"/>
              <w:sz w:val="24"/>
            </w:rPr>
          </w:rPrChange>
        </w:rPr>
        <w:t xml:space="preserve"> </w:t>
      </w:r>
      <w:r>
        <w:rPr>
          <w:sz w:val="24"/>
          <w:highlight w:val="yellow"/>
          <w:rPrChange w:id="253" w:author="Moulla, Donatien Koulla" w:date="2026-08-27T14:36:00Z">
            <w:rPr>
              <w:sz w:val="24"/>
            </w:rPr>
          </w:rPrChange>
        </w:rPr>
        <w:t>repeated</w:t>
      </w:r>
      <w:r>
        <w:rPr>
          <w:spacing w:val="-15"/>
          <w:sz w:val="24"/>
          <w:highlight w:val="yellow"/>
          <w:rPrChange w:id="254" w:author="Moulla, Donatien Koulla" w:date="2026-08-27T14:36:00Z">
            <w:rPr>
              <w:spacing w:val="-15"/>
              <w:sz w:val="24"/>
            </w:rPr>
          </w:rPrChange>
        </w:rPr>
        <w:t xml:space="preserve"> </w:t>
      </w:r>
      <w:r>
        <w:rPr>
          <w:sz w:val="24"/>
          <w:highlight w:val="yellow"/>
          <w:rPrChange w:id="255" w:author="Moulla, Donatien Koulla" w:date="2026-08-27T14:36:00Z">
            <w:rPr>
              <w:sz w:val="24"/>
            </w:rPr>
          </w:rPrChange>
        </w:rPr>
        <w:t>for</w:t>
      </w:r>
      <w:r>
        <w:rPr>
          <w:spacing w:val="-15"/>
          <w:sz w:val="24"/>
          <w:highlight w:val="yellow"/>
          <w:rPrChange w:id="256" w:author="Moulla, Donatien Koulla" w:date="2026-08-27T14:36:00Z">
            <w:rPr>
              <w:spacing w:val="-15"/>
              <w:sz w:val="24"/>
            </w:rPr>
          </w:rPrChange>
        </w:rPr>
        <w:t xml:space="preserve"> </w:t>
      </w:r>
      <w:r>
        <w:rPr>
          <w:sz w:val="24"/>
          <w:highlight w:val="yellow"/>
          <w:rPrChange w:id="257" w:author="Moulla, Donatien Koulla" w:date="2026-08-27T14:36:00Z">
            <w:rPr>
              <w:sz w:val="24"/>
            </w:rPr>
          </w:rPrChange>
        </w:rPr>
        <w:t>five</w:t>
      </w:r>
      <w:r>
        <w:rPr>
          <w:spacing w:val="-15"/>
          <w:sz w:val="24"/>
          <w:highlight w:val="yellow"/>
          <w:rPrChange w:id="258" w:author="Moulla, Donatien Koulla" w:date="2026-08-27T14:36:00Z">
            <w:rPr>
              <w:spacing w:val="-15"/>
              <w:sz w:val="24"/>
            </w:rPr>
          </w:rPrChange>
        </w:rPr>
        <w:t xml:space="preserve"> </w:t>
      </w:r>
      <w:r>
        <w:rPr>
          <w:sz w:val="24"/>
          <w:highlight w:val="yellow"/>
          <w:rPrChange w:id="259" w:author="Moulla, Donatien Koulla" w:date="2026-08-27T14:36:00Z">
            <w:rPr>
              <w:sz w:val="24"/>
            </w:rPr>
          </w:rPrChange>
        </w:rPr>
        <w:t>independent</w:t>
      </w:r>
      <w:r>
        <w:rPr>
          <w:spacing w:val="-15"/>
          <w:sz w:val="24"/>
          <w:highlight w:val="yellow"/>
          <w:rPrChange w:id="260" w:author="Moulla, Donatien Koulla" w:date="2026-08-27T14:36:00Z">
            <w:rPr>
              <w:spacing w:val="-15"/>
              <w:sz w:val="24"/>
            </w:rPr>
          </w:rPrChange>
        </w:rPr>
        <w:t xml:space="preserve"> </w:t>
      </w:r>
      <w:r>
        <w:rPr>
          <w:sz w:val="24"/>
          <w:highlight w:val="yellow"/>
          <w:rPrChange w:id="261" w:author="Moulla, Donatien Koulla" w:date="2026-08-27T14:36:00Z">
            <w:rPr>
              <w:sz w:val="24"/>
            </w:rPr>
          </w:rPrChange>
        </w:rPr>
        <w:t>runs</w:t>
      </w:r>
      <w:r>
        <w:rPr>
          <w:spacing w:val="-15"/>
          <w:sz w:val="24"/>
        </w:rPr>
        <w:t xml:space="preserve"> </w:t>
      </w:r>
      <w:r>
        <w:rPr>
          <w:sz w:val="24"/>
        </w:rPr>
        <w:t>to</w:t>
      </w:r>
      <w:r>
        <w:rPr>
          <w:spacing w:val="-15"/>
          <w:sz w:val="24"/>
        </w:rPr>
        <w:t xml:space="preserve"> </w:t>
      </w:r>
      <w:r>
        <w:rPr>
          <w:sz w:val="24"/>
        </w:rPr>
        <w:t>average out</w:t>
      </w:r>
      <w:r>
        <w:rPr>
          <w:spacing w:val="-15"/>
          <w:sz w:val="24"/>
        </w:rPr>
        <w:t xml:space="preserve"> </w:t>
      </w:r>
      <w:r>
        <w:rPr>
          <w:sz w:val="24"/>
        </w:rPr>
        <w:t>operating-system</w:t>
      </w:r>
      <w:r>
        <w:rPr>
          <w:spacing w:val="-15"/>
          <w:sz w:val="24"/>
        </w:rPr>
        <w:t xml:space="preserve"> </w:t>
      </w:r>
      <w:r>
        <w:rPr>
          <w:sz w:val="24"/>
        </w:rPr>
        <w:t>noise.</w:t>
      </w:r>
      <w:r>
        <w:rPr>
          <w:spacing w:val="-15"/>
          <w:sz w:val="24"/>
        </w:rPr>
        <w:t xml:space="preserve"> </w:t>
      </w:r>
      <w:r>
        <w:rPr>
          <w:sz w:val="24"/>
        </w:rPr>
        <w:t>Per</w:t>
      </w:r>
      <w:r>
        <w:rPr>
          <w:spacing w:val="-15"/>
          <w:sz w:val="24"/>
        </w:rPr>
        <w:t xml:space="preserve"> </w:t>
      </w:r>
      <w:r>
        <w:rPr>
          <w:sz w:val="24"/>
        </w:rPr>
        <w:t>run,</w:t>
      </w:r>
      <w:r>
        <w:rPr>
          <w:spacing w:val="-15"/>
          <w:sz w:val="24"/>
        </w:rPr>
        <w:t xml:space="preserve"> </w:t>
      </w:r>
      <w:r>
        <w:rPr>
          <w:sz w:val="24"/>
        </w:rPr>
        <w:t>the</w:t>
      </w:r>
      <w:r>
        <w:rPr>
          <w:spacing w:val="-15"/>
          <w:sz w:val="24"/>
        </w:rPr>
        <w:t xml:space="preserve"> </w:t>
      </w:r>
      <w:r>
        <w:rPr>
          <w:sz w:val="24"/>
        </w:rPr>
        <w:t>pipeline</w:t>
      </w:r>
      <w:r>
        <w:rPr>
          <w:spacing w:val="-15"/>
          <w:sz w:val="24"/>
        </w:rPr>
        <w:t xml:space="preserve"> </w:t>
      </w:r>
      <w:r>
        <w:rPr>
          <w:sz w:val="24"/>
        </w:rPr>
        <w:t>records</w:t>
      </w:r>
      <w:r>
        <w:rPr>
          <w:spacing w:val="-15"/>
          <w:sz w:val="24"/>
        </w:rPr>
        <w:t xml:space="preserve"> </w:t>
      </w:r>
      <w:r>
        <w:rPr>
          <w:sz w:val="24"/>
        </w:rPr>
        <w:t>wall-clock</w:t>
      </w:r>
      <w:r>
        <w:rPr>
          <w:spacing w:val="-15"/>
          <w:sz w:val="24"/>
        </w:rPr>
        <w:t xml:space="preserve"> </w:t>
      </w:r>
      <w:r>
        <w:rPr>
          <w:sz w:val="24"/>
        </w:rPr>
        <w:t>solve</w:t>
      </w:r>
      <w:r>
        <w:rPr>
          <w:spacing w:val="-15"/>
          <w:sz w:val="24"/>
        </w:rPr>
        <w:t xml:space="preserve"> </w:t>
      </w:r>
      <w:r>
        <w:rPr>
          <w:sz w:val="24"/>
        </w:rPr>
        <w:t>time,</w:t>
      </w:r>
      <w:r>
        <w:rPr>
          <w:spacing w:val="-15"/>
          <w:sz w:val="24"/>
        </w:rPr>
        <w:t xml:space="preserve"> </w:t>
      </w:r>
      <w:r>
        <w:rPr>
          <w:sz w:val="24"/>
        </w:rPr>
        <w:t>peak</w:t>
      </w:r>
      <w:r>
        <w:rPr>
          <w:spacing w:val="-15"/>
          <w:sz w:val="24"/>
        </w:rPr>
        <w:t xml:space="preserve"> </w:t>
      </w:r>
      <w:r>
        <w:rPr>
          <w:sz w:val="24"/>
        </w:rPr>
        <w:t>memory, and iterations to convergence.</w:t>
      </w:r>
      <w:r>
        <w:rPr>
          <w:spacing w:val="40"/>
          <w:sz w:val="24"/>
        </w:rPr>
        <w:t xml:space="preserve"> </w:t>
      </w:r>
      <w:r>
        <w:rPr>
          <w:color w:val="FF0000"/>
          <w:sz w:val="24"/>
        </w:rPr>
        <w:t xml:space="preserve"> The primary matched-cohort benchmark protocol uses five independent runs. Robustness sweeps and Appendix 8.1 report three-run averages. Table 4.2’s “three runs” footnote records that table’s protocol; I will reconcile the printed protocol statements after the meeting and do not alter the means here.</w:t>
      </w:r>
      <w:commentRangeEnd w:id="249"/>
      <w:r>
        <w:rPr>
          <w:rStyle w:val="a5"/>
          <w:sz w:val="24"/>
          <w:szCs w:val="22"/>
        </w:rPr>
        <w:commentReference w:id="249"/>
      </w:r>
      <w:commentRangeEnd w:id="250"/>
      <w:r w:rsidR="00F50D42">
        <w:rPr>
          <w:rStyle w:val="a5"/>
          <w:sz w:val="24"/>
          <w:szCs w:val="22"/>
        </w:rPr>
        <w:commentReference w:id="250"/>
      </w:r>
      <w:r>
        <w:rPr>
          <w:sz w:val="24"/>
        </w:rPr>
        <w:t>Reported statistics are the mean runtime, runtime standard deviation,</w:t>
      </w:r>
      <w:r>
        <w:rPr>
          <w:spacing w:val="-5"/>
          <w:sz w:val="24"/>
        </w:rPr>
        <w:t xml:space="preserve"> </w:t>
      </w:r>
      <w:r>
        <w:rPr>
          <w:sz w:val="24"/>
        </w:rPr>
        <w:t>mean</w:t>
      </w:r>
      <w:r>
        <w:rPr>
          <w:spacing w:val="-6"/>
          <w:sz w:val="24"/>
        </w:rPr>
        <w:t xml:space="preserve"> </w:t>
      </w:r>
      <w:r>
        <w:rPr>
          <w:sz w:val="24"/>
        </w:rPr>
        <w:t>iterations,</w:t>
      </w:r>
      <w:r>
        <w:rPr>
          <w:spacing w:val="-5"/>
          <w:sz w:val="24"/>
        </w:rPr>
        <w:t xml:space="preserve"> </w:t>
      </w:r>
      <w:r>
        <w:rPr>
          <w:sz w:val="24"/>
        </w:rPr>
        <w:t>maximum</w:t>
      </w:r>
      <w:r>
        <w:rPr>
          <w:spacing w:val="-6"/>
          <w:sz w:val="24"/>
        </w:rPr>
        <w:t xml:space="preserve"> </w:t>
      </w:r>
      <w:r>
        <w:rPr>
          <w:sz w:val="24"/>
        </w:rPr>
        <w:t>peak</w:t>
      </w:r>
      <w:r>
        <w:rPr>
          <w:spacing w:val="-6"/>
          <w:sz w:val="24"/>
        </w:rPr>
        <w:t xml:space="preserve"> </w:t>
      </w:r>
      <w:r>
        <w:rPr>
          <w:sz w:val="24"/>
        </w:rPr>
        <w:t>memory</w:t>
      </w:r>
      <w:r>
        <w:rPr>
          <w:spacing w:val="-6"/>
          <w:sz w:val="24"/>
        </w:rPr>
        <w:t xml:space="preserve"> </w:t>
      </w:r>
      <w:r>
        <w:rPr>
          <w:sz w:val="24"/>
        </w:rPr>
        <w:t>across</w:t>
      </w:r>
      <w:r>
        <w:rPr>
          <w:spacing w:val="-6"/>
          <w:sz w:val="24"/>
        </w:rPr>
        <w:t xml:space="preserve"> </w:t>
      </w:r>
      <w:r>
        <w:rPr>
          <w:sz w:val="24"/>
        </w:rPr>
        <w:t>runs,</w:t>
      </w:r>
      <w:r>
        <w:rPr>
          <w:spacing w:val="-5"/>
          <w:sz w:val="24"/>
        </w:rPr>
        <w:t xml:space="preserve"> </w:t>
      </w:r>
      <w:r>
        <w:rPr>
          <w:sz w:val="24"/>
        </w:rPr>
        <w:t>and</w:t>
      </w:r>
      <w:r>
        <w:rPr>
          <w:spacing w:val="-6"/>
          <w:sz w:val="24"/>
        </w:rPr>
        <w:t xml:space="preserve"> </w:t>
      </w:r>
      <w:r>
        <w:rPr>
          <w:sz w:val="24"/>
        </w:rPr>
        <w:t>edge/node</w:t>
      </w:r>
      <w:r>
        <w:rPr>
          <w:spacing w:val="-6"/>
          <w:sz w:val="24"/>
        </w:rPr>
        <w:t xml:space="preserve"> </w:t>
      </w:r>
      <w:r>
        <w:rPr>
          <w:sz w:val="24"/>
        </w:rPr>
        <w:t>counts</w:t>
      </w:r>
      <w:r>
        <w:rPr>
          <w:spacing w:val="-6"/>
          <w:sz w:val="24"/>
        </w:rPr>
        <w:t xml:space="preserve"> </w:t>
      </w:r>
      <w:r>
        <w:rPr>
          <w:sz w:val="24"/>
        </w:rPr>
        <w:t>of</w:t>
      </w:r>
      <w:r>
        <w:rPr>
          <w:spacing w:val="-6"/>
          <w:sz w:val="24"/>
        </w:rPr>
        <w:t xml:space="preserve"> </w:t>
      </w:r>
      <w:r>
        <w:rPr>
          <w:sz w:val="24"/>
        </w:rPr>
        <w:t>the</w:t>
      </w:r>
    </w:p>
    <w:p w14:paraId="00DC1FC8" w14:textId="77777777" w:rsidR="00350CFB" w:rsidRDefault="00283FFF">
      <w:pPr>
        <w:pStyle w:val="a3"/>
        <w:spacing w:before="4" w:line="326" w:lineRule="auto"/>
        <w:ind w:left="808" w:right="563"/>
        <w:jc w:val="both"/>
      </w:pPr>
      <w:r>
        <w:t>pre-built</w:t>
      </w:r>
      <w:r>
        <w:rPr>
          <w:spacing w:val="-7"/>
        </w:rPr>
        <w:t xml:space="preserve"> </w:t>
      </w:r>
      <w:r>
        <w:t>graph. Edge</w:t>
      </w:r>
      <w:r>
        <w:rPr>
          <w:spacing w:val="-7"/>
        </w:rPr>
        <w:t xml:space="preserve"> </w:t>
      </w:r>
      <w:r>
        <w:t>counts</w:t>
      </w:r>
      <w:r>
        <w:rPr>
          <w:spacing w:val="-7"/>
        </w:rPr>
        <w:t xml:space="preserve"> </w:t>
      </w:r>
      <w:r>
        <w:t>are</w:t>
      </w:r>
      <w:r>
        <w:rPr>
          <w:spacing w:val="-7"/>
        </w:rPr>
        <w:t xml:space="preserve"> </w:t>
      </w:r>
      <w:r>
        <w:t>reported</w:t>
      </w:r>
      <w:r>
        <w:rPr>
          <w:spacing w:val="-7"/>
        </w:rPr>
        <w:t xml:space="preserve"> </w:t>
      </w:r>
      <w:r>
        <w:t>because</w:t>
      </w:r>
      <w:r>
        <w:rPr>
          <w:spacing w:val="-7"/>
        </w:rPr>
        <w:t xml:space="preserve"> </w:t>
      </w:r>
      <w:r>
        <w:t>they</w:t>
      </w:r>
      <w:r>
        <w:rPr>
          <w:spacing w:val="-7"/>
        </w:rPr>
        <w:t xml:space="preserve"> </w:t>
      </w:r>
      <w:r>
        <w:t>are</w:t>
      </w:r>
      <w:r>
        <w:rPr>
          <w:spacing w:val="-7"/>
        </w:rPr>
        <w:t xml:space="preserve"> </w:t>
      </w:r>
      <w:r>
        <w:t>the</w:t>
      </w:r>
      <w:r>
        <w:rPr>
          <w:spacing w:val="-7"/>
        </w:rPr>
        <w:t xml:space="preserve"> </w:t>
      </w:r>
      <w:r>
        <w:t>leading</w:t>
      </w:r>
      <w:r>
        <w:rPr>
          <w:spacing w:val="-7"/>
        </w:rPr>
        <w:t xml:space="preserve"> </w:t>
      </w:r>
      <w:r>
        <w:t>structural</w:t>
      </w:r>
      <w:r>
        <w:rPr>
          <w:spacing w:val="-7"/>
        </w:rPr>
        <w:t xml:space="preserve"> </w:t>
      </w:r>
      <w:r>
        <w:t xml:space="preserve">explanation for runtime differences under </w:t>
      </w:r>
      <w:r>
        <w:rPr>
          <w:i/>
        </w:rPr>
        <w:t>O</w:t>
      </w:r>
      <w:r>
        <w:t>(</w:t>
      </w:r>
      <w:r>
        <w:rPr>
          <w:rFonts w:ascii="Arial Unicode MS"/>
        </w:rPr>
        <w:t>|</w:t>
      </w:r>
      <w:r>
        <w:rPr>
          <w:i/>
        </w:rPr>
        <w:t>E</w:t>
      </w:r>
      <w:r>
        <w:rPr>
          <w:rFonts w:ascii="Arial Unicode MS"/>
        </w:rPr>
        <w:t>|</w:t>
      </w:r>
      <w:r>
        <w:t xml:space="preserve">) per-iteration complexity </w:t>
      </w:r>
      <w:hyperlink w:anchor="_bookmark182" w:history="1">
        <w:r>
          <w:rPr>
            <w:vertAlign w:val="superscript"/>
          </w:rPr>
          <w:t>[49]</w:t>
        </w:r>
      </w:hyperlink>
      <w:r>
        <w:t>.</w:t>
      </w:r>
    </w:p>
    <w:p w14:paraId="00DC1FC9" w14:textId="77777777" w:rsidR="00350CFB" w:rsidRDefault="00283FFF">
      <w:pPr>
        <w:pStyle w:val="a4"/>
        <w:numPr>
          <w:ilvl w:val="0"/>
          <w:numId w:val="11"/>
        </w:numPr>
        <w:tabs>
          <w:tab w:val="left" w:pos="806"/>
          <w:tab w:val="left" w:pos="808"/>
        </w:tabs>
        <w:spacing w:before="6" w:line="396" w:lineRule="auto"/>
        <w:ind w:left="808" w:right="524" w:hanging="216"/>
        <w:jc w:val="both"/>
        <w:rPr>
          <w:sz w:val="24"/>
        </w:rPr>
      </w:pPr>
      <w:r>
        <w:rPr>
          <w:w w:val="105"/>
          <w:sz w:val="24"/>
          <w:color w:val="FF0000"/>
        </w:rPr>
        <w:t>Cohorts: The primary benchmark uses the matched wallet cohort (n = 5,521). Scaling benchmarks use deterministic subsamples of the expanded wallet pool (Section 3.12).</w:t>
      </w:r>
    </w:p>
    <w:p w14:paraId="00DC1FCA" w14:textId="77777777" w:rsidR="00350CFB" w:rsidRDefault="00283FFF">
      <w:pPr>
        <w:pStyle w:val="a4"/>
        <w:numPr>
          <w:ilvl w:val="0"/>
          <w:numId w:val="11"/>
        </w:numPr>
        <w:tabs>
          <w:tab w:val="left" w:pos="806"/>
          <w:tab w:val="left" w:pos="808"/>
        </w:tabs>
        <w:spacing w:before="41" w:line="396" w:lineRule="auto"/>
        <w:ind w:left="808" w:right="524" w:hanging="216"/>
        <w:jc w:val="both"/>
        <w:rPr>
          <w:sz w:val="24"/>
        </w:rPr>
      </w:pPr>
      <w:r>
        <w:rPr>
          <w:b/>
          <w:sz w:val="24"/>
        </w:rPr>
        <w:t>Fairness</w:t>
      </w:r>
      <w:r>
        <w:rPr>
          <w:b/>
          <w:spacing w:val="-3"/>
          <w:sz w:val="24"/>
        </w:rPr>
        <w:t xml:space="preserve"> </w:t>
      </w:r>
      <w:r>
        <w:rPr>
          <w:b/>
          <w:sz w:val="24"/>
        </w:rPr>
        <w:t>of</w:t>
      </w:r>
      <w:r>
        <w:rPr>
          <w:b/>
          <w:spacing w:val="-3"/>
          <w:sz w:val="24"/>
        </w:rPr>
        <w:t xml:space="preserve"> </w:t>
      </w:r>
      <w:r>
        <w:rPr>
          <w:b/>
          <w:sz w:val="24"/>
        </w:rPr>
        <w:t>comparison:</w:t>
      </w:r>
      <w:r>
        <w:rPr>
          <w:b/>
          <w:spacing w:val="19"/>
          <w:sz w:val="24"/>
        </w:rPr>
        <w:t xml:space="preserve"> </w:t>
      </w:r>
      <w:r>
        <w:rPr>
          <w:sz w:val="24"/>
        </w:rPr>
        <w:t>Both</w:t>
      </w:r>
      <w:r>
        <w:rPr>
          <w:spacing w:val="-3"/>
          <w:sz w:val="24"/>
        </w:rPr>
        <w:t xml:space="preserve"> </w:t>
      </w:r>
      <w:r>
        <w:rPr>
          <w:sz w:val="24"/>
        </w:rPr>
        <w:t>methods</w:t>
      </w:r>
      <w:r>
        <w:rPr>
          <w:spacing w:val="-3"/>
          <w:sz w:val="24"/>
        </w:rPr>
        <w:t xml:space="preserve"> </w:t>
      </w:r>
      <w:r>
        <w:rPr>
          <w:sz w:val="24"/>
        </w:rPr>
        <w:t>use</w:t>
      </w:r>
      <w:r>
        <w:rPr>
          <w:spacing w:val="-3"/>
          <w:sz w:val="24"/>
        </w:rPr>
        <w:t xml:space="preserve"> </w:t>
      </w:r>
      <w:r>
        <w:rPr>
          <w:sz w:val="24"/>
        </w:rPr>
        <w:t>the</w:t>
      </w:r>
      <w:r>
        <w:rPr>
          <w:spacing w:val="-3"/>
          <w:sz w:val="24"/>
        </w:rPr>
        <w:t xml:space="preserve"> </w:t>
      </w:r>
      <w:r>
        <w:rPr>
          <w:sz w:val="24"/>
        </w:rPr>
        <w:t>same</w:t>
      </w:r>
      <w:r>
        <w:rPr>
          <w:spacing w:val="-3"/>
          <w:sz w:val="24"/>
        </w:rPr>
        <w:t xml:space="preserve"> </w:t>
      </w:r>
      <w:r>
        <w:rPr>
          <w:sz w:val="24"/>
        </w:rPr>
        <w:t>solver,</w:t>
      </w:r>
      <w:r>
        <w:rPr>
          <w:spacing w:val="-3"/>
          <w:sz w:val="24"/>
        </w:rPr>
        <w:t xml:space="preserve"> </w:t>
      </w:r>
      <w:r>
        <w:rPr>
          <w:sz w:val="24"/>
        </w:rPr>
        <w:t>tolerance,</w:t>
      </w:r>
      <w:r>
        <w:rPr>
          <w:spacing w:val="-2"/>
          <w:sz w:val="24"/>
        </w:rPr>
        <w:t xml:space="preserve"> </w:t>
      </w:r>
      <w:r>
        <w:rPr>
          <w:sz w:val="24"/>
        </w:rPr>
        <w:t>iteration</w:t>
      </w:r>
      <w:r>
        <w:rPr>
          <w:spacing w:val="-3"/>
          <w:sz w:val="24"/>
        </w:rPr>
        <w:t xml:space="preserve"> </w:t>
      </w:r>
      <w:r>
        <w:rPr>
          <w:sz w:val="24"/>
        </w:rPr>
        <w:t>cap,</w:t>
      </w:r>
      <w:r>
        <w:rPr>
          <w:spacing w:val="-2"/>
          <w:sz w:val="24"/>
        </w:rPr>
        <w:t xml:space="preserve"> </w:t>
      </w:r>
      <w:r>
        <w:rPr>
          <w:sz w:val="24"/>
        </w:rPr>
        <w:t xml:space="preserve">damp-ing (unless a robustness sweep varies </w:t>
      </w:r>
      <w:r>
        <w:rPr>
          <w:i/>
          <w:sz w:val="24"/>
        </w:rPr>
        <w:t>d</w:t>
      </w:r>
      <w:r>
        <w:rPr>
          <w:sz w:val="24"/>
        </w:rPr>
        <w:t>), and seed wallet set.</w:t>
      </w:r>
      <w:r>
        <w:rPr>
          <w:spacing w:val="40"/>
          <w:sz w:val="24"/>
        </w:rPr>
        <w:t xml:space="preserve"> </w:t>
      </w:r>
      <w:r>
        <w:rPr>
          <w:sz w:val="24"/>
        </w:rPr>
        <w:t>Differences therefore reflect graph density and weight structure—allowance snapshots versus time-decayed transfers—rather than implementation asymmetry.</w:t>
      </w:r>
      <w:r>
        <w:rPr>
          <w:spacing w:val="28"/>
          <w:sz w:val="24"/>
        </w:rPr>
        <w:t xml:space="preserve"> </w:t>
      </w:r>
      <w:r>
        <w:rPr>
          <w:sz w:val="24"/>
        </w:rPr>
        <w:t>Hardware and software versions are recorded in the evaluation manifest so that absolute seconds can be interpreted relative to the experimental machine;</w:t>
      </w:r>
      <w:r>
        <w:rPr>
          <w:spacing w:val="-12"/>
          <w:sz w:val="24"/>
        </w:rPr>
        <w:t xml:space="preserve"> </w:t>
      </w:r>
      <w:r>
        <w:rPr>
          <w:sz w:val="24"/>
        </w:rPr>
        <w:t>speedup</w:t>
      </w:r>
      <w:r>
        <w:rPr>
          <w:spacing w:val="-13"/>
          <w:sz w:val="24"/>
        </w:rPr>
        <w:t xml:space="preserve"> </w:t>
      </w:r>
      <w:r>
        <w:rPr>
          <w:sz w:val="24"/>
        </w:rPr>
        <w:t>ratios</w:t>
      </w:r>
      <w:r>
        <w:rPr>
          <w:spacing w:val="-13"/>
          <w:sz w:val="24"/>
        </w:rPr>
        <w:t xml:space="preserve"> </w:t>
      </w:r>
      <w:r>
        <w:rPr>
          <w:sz w:val="24"/>
        </w:rPr>
        <w:t>(AWP</w:t>
      </w:r>
      <w:r>
        <w:rPr>
          <w:spacing w:val="-13"/>
          <w:sz w:val="24"/>
        </w:rPr>
        <w:t xml:space="preserve"> </w:t>
      </w:r>
      <w:r>
        <w:rPr>
          <w:sz w:val="24"/>
        </w:rPr>
        <w:t>time</w:t>
      </w:r>
      <w:r>
        <w:rPr>
          <w:spacing w:val="-13"/>
          <w:sz w:val="24"/>
        </w:rPr>
        <w:t xml:space="preserve"> </w:t>
      </w:r>
      <w:r>
        <w:rPr>
          <w:sz w:val="24"/>
        </w:rPr>
        <w:t>divided</w:t>
      </w:r>
      <w:r>
        <w:rPr>
          <w:spacing w:val="-13"/>
          <w:sz w:val="24"/>
        </w:rPr>
        <w:t xml:space="preserve"> </w:t>
      </w:r>
      <w:r>
        <w:rPr>
          <w:sz w:val="24"/>
        </w:rPr>
        <w:t>by</w:t>
      </w:r>
      <w:r>
        <w:rPr>
          <w:spacing w:val="-13"/>
          <w:sz w:val="24"/>
        </w:rPr>
        <w:t xml:space="preserve"> </w:t>
      </w:r>
      <w:r>
        <w:rPr>
          <w:sz w:val="24"/>
        </w:rPr>
        <w:t>EndorseRank</w:t>
      </w:r>
      <w:r>
        <w:rPr>
          <w:spacing w:val="-13"/>
          <w:sz w:val="24"/>
        </w:rPr>
        <w:t xml:space="preserve"> </w:t>
      </w:r>
      <w:r>
        <w:rPr>
          <w:sz w:val="24"/>
        </w:rPr>
        <w:t>time)</w:t>
      </w:r>
      <w:r>
        <w:rPr>
          <w:spacing w:val="-13"/>
          <w:sz w:val="24"/>
        </w:rPr>
        <w:t xml:space="preserve"> </w:t>
      </w:r>
      <w:r>
        <w:rPr>
          <w:sz w:val="24"/>
        </w:rPr>
        <w:t>are</w:t>
      </w:r>
      <w:r>
        <w:rPr>
          <w:spacing w:val="-13"/>
          <w:sz w:val="24"/>
        </w:rPr>
        <w:t xml:space="preserve"> </w:t>
      </w:r>
      <w:r>
        <w:rPr>
          <w:sz w:val="24"/>
        </w:rPr>
        <w:t>the</w:t>
      </w:r>
      <w:r>
        <w:rPr>
          <w:spacing w:val="-13"/>
          <w:sz w:val="24"/>
        </w:rPr>
        <w:t xml:space="preserve"> </w:t>
      </w:r>
      <w:r>
        <w:rPr>
          <w:sz w:val="24"/>
        </w:rPr>
        <w:t>preferred</w:t>
      </w:r>
      <w:r>
        <w:rPr>
          <w:spacing w:val="-13"/>
          <w:sz w:val="24"/>
        </w:rPr>
        <w:t xml:space="preserve"> </w:t>
      </w:r>
      <w:r>
        <w:rPr>
          <w:sz w:val="24"/>
        </w:rPr>
        <w:t>compar-ative summary.</w:t>
      </w:r>
    </w:p>
    <w:p w14:paraId="00DC1FCB" w14:textId="77777777" w:rsidR="00350CFB" w:rsidRDefault="00350CFB">
      <w:pPr>
        <w:pStyle w:val="a3"/>
        <w:spacing w:before="166"/>
      </w:pPr>
    </w:p>
    <w:p w14:paraId="00DC1FCC" w14:textId="77777777" w:rsidR="00350CFB" w:rsidRDefault="00283FFF">
      <w:pPr>
        <w:pStyle w:val="2"/>
        <w:numPr>
          <w:ilvl w:val="1"/>
          <w:numId w:val="26"/>
        </w:numPr>
        <w:tabs>
          <w:tab w:val="left" w:pos="927"/>
        </w:tabs>
        <w:ind w:left="927" w:hanging="645"/>
      </w:pPr>
      <w:bookmarkStart w:id="262" w:name="Scaling_and_robustness_extensions"/>
      <w:bookmarkStart w:id="263" w:name="_bookmark73"/>
      <w:bookmarkEnd w:id="262"/>
      <w:bookmarkEnd w:id="263"/>
      <w:r>
        <w:t>Scaling</w:t>
      </w:r>
      <w:r>
        <w:rPr>
          <w:spacing w:val="13"/>
        </w:rPr>
        <w:t xml:space="preserve"> </w:t>
      </w:r>
      <w:r>
        <w:t>and</w:t>
      </w:r>
      <w:r>
        <w:rPr>
          <w:spacing w:val="13"/>
        </w:rPr>
        <w:t xml:space="preserve"> </w:t>
      </w:r>
      <w:r>
        <w:t>robustness</w:t>
      </w:r>
      <w:r>
        <w:rPr>
          <w:spacing w:val="13"/>
        </w:rPr>
        <w:t xml:space="preserve"> </w:t>
      </w:r>
      <w:r>
        <w:rPr>
          <w:spacing w:val="-2"/>
        </w:rPr>
        <w:t>extensions</w:t>
      </w:r>
    </w:p>
    <w:p w14:paraId="00DC1FCD" w14:textId="77777777" w:rsidR="00350CFB" w:rsidRDefault="00350CFB">
      <w:pPr>
        <w:pStyle w:val="a3"/>
        <w:spacing w:before="24"/>
        <w:rPr>
          <w:b/>
          <w:sz w:val="28"/>
        </w:rPr>
      </w:pPr>
    </w:p>
    <w:p w14:paraId="00DC1FCE" w14:textId="77777777" w:rsidR="00350CFB" w:rsidRDefault="00283FFF">
      <w:pPr>
        <w:pStyle w:val="a3"/>
        <w:spacing w:line="396" w:lineRule="auto"/>
        <w:ind w:left="282" w:right="524"/>
        <w:jc w:val="both"/>
      </w:pPr>
      <w:r>
        <w:t>Beyond</w:t>
      </w:r>
      <w:r>
        <w:rPr>
          <w:spacing w:val="-4"/>
        </w:rPr>
        <w:t xml:space="preserve"> </w:t>
      </w:r>
      <w:r>
        <w:t>the</w:t>
      </w:r>
      <w:r>
        <w:rPr>
          <w:spacing w:val="-4"/>
        </w:rPr>
        <w:t xml:space="preserve"> </w:t>
      </w:r>
      <w:r>
        <w:t>matched</w:t>
      </w:r>
      <w:r>
        <w:rPr>
          <w:spacing w:val="-4"/>
        </w:rPr>
        <w:t xml:space="preserve"> </w:t>
      </w:r>
      <w:r>
        <w:t>cohort,</w:t>
      </w:r>
      <w:r>
        <w:rPr>
          <w:spacing w:val="-4"/>
        </w:rPr>
        <w:t xml:space="preserve"> </w:t>
      </w:r>
      <w:r>
        <w:t>the</w:t>
      </w:r>
      <w:r>
        <w:rPr>
          <w:spacing w:val="-4"/>
        </w:rPr>
        <w:t xml:space="preserve"> </w:t>
      </w:r>
      <w:r>
        <w:t>study</w:t>
      </w:r>
      <w:r>
        <w:rPr>
          <w:spacing w:val="-4"/>
        </w:rPr>
        <w:t xml:space="preserve"> </w:t>
      </w:r>
      <w:r>
        <w:t>evaluates</w:t>
      </w:r>
      <w:r>
        <w:rPr>
          <w:spacing w:val="-4"/>
        </w:rPr>
        <w:t xml:space="preserve"> </w:t>
      </w:r>
      <w:r>
        <w:t>runtime</w:t>
      </w:r>
      <w:r>
        <w:rPr>
          <w:spacing w:val="-4"/>
        </w:rPr>
        <w:t xml:space="preserve"> </w:t>
      </w:r>
      <w:r>
        <w:t>scaling</w:t>
      </w:r>
      <w:r>
        <w:rPr>
          <w:spacing w:val="-4"/>
        </w:rPr>
        <w:t xml:space="preserve"> </w:t>
      </w:r>
      <w:r>
        <w:t>on</w:t>
      </w:r>
      <w:r>
        <w:rPr>
          <w:spacing w:val="-4"/>
        </w:rPr>
        <w:t xml:space="preserve"> </w:t>
      </w:r>
      <w:r>
        <w:t>a</w:t>
      </w:r>
      <w:r>
        <w:rPr>
          <w:spacing w:val="-4"/>
        </w:rPr>
        <w:t xml:space="preserve"> </w:t>
      </w:r>
      <w:r>
        <w:t>larger</w:t>
      </w:r>
      <w:r>
        <w:rPr>
          <w:spacing w:val="-4"/>
        </w:rPr>
        <w:t xml:space="preserve"> </w:t>
      </w:r>
      <w:r>
        <w:t>address</w:t>
      </w:r>
      <w:r>
        <w:rPr>
          <w:spacing w:val="-4"/>
        </w:rPr>
        <w:t xml:space="preserve"> </w:t>
      </w:r>
      <w:r>
        <w:t>set</w:t>
      </w:r>
      <w:r>
        <w:rPr>
          <w:spacing w:val="-4"/>
        </w:rPr>
        <w:t xml:space="preserve"> </w:t>
      </w:r>
      <w:r>
        <w:t>and</w:t>
      </w:r>
      <w:r>
        <w:rPr>
          <w:spacing w:val="-4"/>
        </w:rPr>
        <w:t xml:space="preserve"> </w:t>
      </w:r>
      <w:r>
        <w:t>stress-tests</w:t>
      </w:r>
      <w:r>
        <w:rPr>
          <w:spacing w:val="-15"/>
        </w:rPr>
        <w:t xml:space="preserve"> </w:t>
      </w:r>
      <w:r>
        <w:t>alignment</w:t>
      </w:r>
      <w:r>
        <w:rPr>
          <w:spacing w:val="-15"/>
        </w:rPr>
        <w:t xml:space="preserve"> </w:t>
      </w:r>
      <w:r>
        <w:t>under</w:t>
      </w:r>
      <w:r>
        <w:rPr>
          <w:spacing w:val="-15"/>
        </w:rPr>
        <w:t xml:space="preserve"> </w:t>
      </w:r>
      <w:r>
        <w:t>parameter</w:t>
      </w:r>
      <w:r>
        <w:rPr>
          <w:spacing w:val="-15"/>
        </w:rPr>
        <w:t xml:space="preserve"> </w:t>
      </w:r>
      <w:r>
        <w:t>and</w:t>
      </w:r>
      <w:r>
        <w:rPr>
          <w:spacing w:val="-15"/>
        </w:rPr>
        <w:t xml:space="preserve"> </w:t>
      </w:r>
      <w:r>
        <w:t>sample</w:t>
      </w:r>
      <w:r>
        <w:rPr>
          <w:spacing w:val="-15"/>
        </w:rPr>
        <w:t xml:space="preserve"> </w:t>
      </w:r>
      <w:r>
        <w:t>perturbations.</w:t>
      </w:r>
      <w:r>
        <w:rPr>
          <w:spacing w:val="-15"/>
        </w:rPr>
        <w:t xml:space="preserve"> </w:t>
      </w:r>
      <w:r>
        <w:t>These</w:t>
      </w:r>
      <w:r>
        <w:rPr>
          <w:spacing w:val="-15"/>
        </w:rPr>
        <w:t xml:space="preserve"> </w:t>
      </w:r>
      <w:r>
        <w:t>extensions</w:t>
      </w:r>
      <w:r>
        <w:rPr>
          <w:spacing w:val="-15"/>
        </w:rPr>
        <w:t xml:space="preserve"> </w:t>
      </w:r>
      <w:r>
        <w:t>support</w:t>
      </w:r>
      <w:r>
        <w:rPr>
          <w:spacing w:val="-15"/>
        </w:rPr>
        <w:t xml:space="preserve"> </w:t>
      </w:r>
      <w:r>
        <w:t>H3</w:t>
      </w:r>
      <w:r>
        <w:rPr>
          <w:spacing w:val="-15"/>
        </w:rPr>
        <w:t xml:space="preserve"> </w:t>
      </w:r>
      <w:r>
        <w:t>(efficiency at</w:t>
      </w:r>
      <w:r>
        <w:rPr>
          <w:spacing w:val="-9"/>
        </w:rPr>
        <w:t xml:space="preserve"> </w:t>
      </w:r>
      <w:r>
        <w:t>larger</w:t>
      </w:r>
      <w:r>
        <w:rPr>
          <w:spacing w:val="-9"/>
        </w:rPr>
        <w:t xml:space="preserve"> </w:t>
      </w:r>
      <w:r>
        <w:rPr>
          <w:i/>
        </w:rPr>
        <w:t>n</w:t>
      </w:r>
      <w:r>
        <w:t>)</w:t>
      </w:r>
      <w:r>
        <w:rPr>
          <w:spacing w:val="-9"/>
        </w:rPr>
        <w:t xml:space="preserve"> </w:t>
      </w:r>
      <w:r>
        <w:t>and</w:t>
      </w:r>
      <w:r>
        <w:rPr>
          <w:spacing w:val="-9"/>
        </w:rPr>
        <w:t xml:space="preserve"> </w:t>
      </w:r>
      <w:r>
        <w:t>the</w:t>
      </w:r>
      <w:r>
        <w:rPr>
          <w:spacing w:val="-9"/>
        </w:rPr>
        <w:t xml:space="preserve"> </w:t>
      </w:r>
      <w:r>
        <w:t>stability</w:t>
      </w:r>
      <w:r>
        <w:rPr>
          <w:spacing w:val="-9"/>
        </w:rPr>
        <w:t xml:space="preserve"> </w:t>
      </w:r>
      <w:r>
        <w:t>of</w:t>
      </w:r>
      <w:r>
        <w:rPr>
          <w:spacing w:val="-9"/>
        </w:rPr>
        <w:t xml:space="preserve"> </w:t>
      </w:r>
      <w:r>
        <w:t>family-level</w:t>
      </w:r>
      <w:r>
        <w:rPr>
          <w:spacing w:val="-9"/>
        </w:rPr>
        <w:t xml:space="preserve"> </w:t>
      </w:r>
      <w:r>
        <w:t>conclusions.</w:t>
      </w:r>
      <w:r>
        <w:rPr>
          <w:spacing w:val="13"/>
        </w:rPr>
        <w:t xml:space="preserve"> </w:t>
      </w:r>
      <w:r>
        <w:t>They</w:t>
      </w:r>
      <w:r>
        <w:rPr>
          <w:spacing w:val="-9"/>
        </w:rPr>
        <w:t xml:space="preserve"> </w:t>
      </w:r>
      <w:r>
        <w:t>are</w:t>
      </w:r>
      <w:r>
        <w:rPr>
          <w:spacing w:val="-9"/>
        </w:rPr>
        <w:t xml:space="preserve"> </w:t>
      </w:r>
      <w:r>
        <w:t>not</w:t>
      </w:r>
      <w:r>
        <w:rPr>
          <w:spacing w:val="-9"/>
        </w:rPr>
        <w:t xml:space="preserve"> </w:t>
      </w:r>
      <w:r>
        <w:t>alternative</w:t>
      </w:r>
      <w:r>
        <w:rPr>
          <w:spacing w:val="-9"/>
        </w:rPr>
        <w:t xml:space="preserve"> </w:t>
      </w:r>
      <w:r>
        <w:t>primary</w:t>
      </w:r>
      <w:r>
        <w:rPr>
          <w:spacing w:val="-9"/>
        </w:rPr>
        <w:t xml:space="preserve"> </w:t>
      </w:r>
      <w:r>
        <w:t xml:space="preserve">samples: unless otherwise noted, alignment claims in Chapter </w:t>
      </w:r>
      <w:hyperlink w:anchor="_bookmark84" w:history="1">
        <w:r>
          <w:t>4</w:t>
        </w:r>
      </w:hyperlink>
      <w:r>
        <w:t xml:space="preserve"> refer to the matched cohort, and scaling </w:t>
      </w:r>
      <w:bookmarkStart w:id="264" w:name="Expanded_wallet_pool_and_runtime_scaling"/>
      <w:bookmarkEnd w:id="264"/>
      <w:r>
        <w:t>claims refer to the expanded pool.</w:t>
      </w:r>
    </w:p>
    <w:p w14:paraId="00DC1FCF" w14:textId="77777777" w:rsidR="00350CFB" w:rsidRDefault="00350CFB">
      <w:pPr>
        <w:pStyle w:val="a3"/>
        <w:spacing w:line="396" w:lineRule="auto"/>
        <w:jc w:val="both"/>
        <w:sectPr w:rsidR="00350CFB">
          <w:pgSz w:w="11910" w:h="16840"/>
          <w:pgMar w:top="1840" w:right="708" w:bottom="2300" w:left="992" w:header="0" w:footer="2115" w:gutter="0"/>
          <w:cols w:space="720"/>
        </w:sectPr>
      </w:pPr>
    </w:p>
    <w:p w14:paraId="00DC1FD0" w14:textId="77777777" w:rsidR="00350CFB" w:rsidRDefault="00283FFF">
      <w:pPr>
        <w:pStyle w:val="3"/>
        <w:numPr>
          <w:ilvl w:val="2"/>
          <w:numId w:val="26"/>
        </w:numPr>
        <w:tabs>
          <w:tab w:val="left" w:pos="998"/>
        </w:tabs>
        <w:spacing w:before="73"/>
        <w:ind w:left="998" w:hanging="716"/>
        <w:jc w:val="both"/>
      </w:pPr>
      <w:r>
        <w:t>Expanded</w:t>
      </w:r>
      <w:r>
        <w:rPr>
          <w:spacing w:val="-10"/>
        </w:rPr>
        <w:t xml:space="preserve"> </w:t>
      </w:r>
      <w:r>
        <w:t>wallet</w:t>
      </w:r>
      <w:r>
        <w:rPr>
          <w:spacing w:val="-9"/>
        </w:rPr>
        <w:t xml:space="preserve"> </w:t>
      </w:r>
      <w:r>
        <w:t>pool</w:t>
      </w:r>
      <w:r>
        <w:rPr>
          <w:spacing w:val="-10"/>
        </w:rPr>
        <w:t xml:space="preserve"> </w:t>
      </w:r>
      <w:r>
        <w:t>and</w:t>
      </w:r>
      <w:r>
        <w:rPr>
          <w:spacing w:val="-9"/>
        </w:rPr>
        <w:t xml:space="preserve"> </w:t>
      </w:r>
      <w:r>
        <w:t>runtime</w:t>
      </w:r>
      <w:r>
        <w:rPr>
          <w:spacing w:val="-10"/>
        </w:rPr>
        <w:t xml:space="preserve"> </w:t>
      </w:r>
      <w:r>
        <w:rPr>
          <w:spacing w:val="-2"/>
        </w:rPr>
        <w:t>scaling</w:t>
      </w:r>
    </w:p>
    <w:p w14:paraId="00DC1FD1" w14:textId="77777777" w:rsidR="00350CFB" w:rsidRDefault="00283FFF">
      <w:pPr>
        <w:pStyle w:val="a3"/>
        <w:spacing w:before="181" w:line="456" w:lineRule="exact"/>
        <w:ind w:left="282" w:right="523" w:hanging="8"/>
        <w:jc w:val="both"/>
      </w:pPr>
      <w:r>
        <w:rPr>
          <w:color w:val="FF0000"/>
        </w:rPr>
        <w:t>The expanded wallet pool Wpool unions the matched cohort with supplemental active addresses derived from the reputation subgraph, yielding N = |Wpool| = 31,612 addresses in this study. Supplemental addresses increase graph size for timing experiments. Runtime benchmarks at intermediate sizes use deterministic SHA256 subsampling with seed string benchmark-tier2-v1: wallets are ordered by</w:t>
      </w:r>
    </w:p>
    <w:p w14:paraId="00DC1FD2" w14:textId="77777777" w:rsidR="00350CFB" w:rsidRDefault="00350CFB">
      <w:pPr>
        <w:pStyle w:val="a3"/>
        <w:spacing w:before="76"/>
      </w:pPr>
    </w:p>
    <w:p w14:paraId="00DC1FD3" w14:textId="77777777" w:rsidR="00350CFB" w:rsidRDefault="00283FFF">
      <w:pPr>
        <w:pStyle w:val="a3"/>
        <w:spacing w:before="1"/>
        <w:ind w:left="-1" w:right="275"/>
        <w:jc w:val="center"/>
        <w:rPr>
          <w:rFonts w:ascii="Courier New"/>
        </w:rPr>
      </w:pPr>
      <w:r>
        <w:rPr>
          <w:rFonts w:ascii="Courier New"/>
          <w:w w:val="85"/>
        </w:rPr>
        <w:t>SHA256(seed||address)</w:t>
      </w:r>
      <w:r>
        <w:rPr>
          <w:rFonts w:ascii="Courier New"/>
          <w:spacing w:val="-24"/>
          <w:w w:val="85"/>
        </w:rPr>
        <w:t xml:space="preserve"> </w:t>
      </w:r>
      <w:r>
        <w:rPr>
          <w:w w:val="85"/>
        </w:rPr>
        <w:t>with</w:t>
      </w:r>
      <w:r>
        <w:rPr>
          <w:spacing w:val="38"/>
        </w:rPr>
        <w:t xml:space="preserve"> </w:t>
      </w:r>
      <w:r>
        <w:rPr>
          <w:w w:val="85"/>
        </w:rPr>
        <w:t>seed</w:t>
      </w:r>
      <w:r>
        <w:rPr>
          <w:spacing w:val="41"/>
        </w:rPr>
        <w:t xml:space="preserve"> </w:t>
      </w:r>
      <w:r>
        <w:rPr>
          <w:rFonts w:ascii="Courier New"/>
          <w:w w:val="85"/>
        </w:rPr>
        <w:t>benchmark-tier2-</w:t>
      </w:r>
      <w:r>
        <w:rPr>
          <w:rFonts w:ascii="Courier New"/>
          <w:spacing w:val="-5"/>
          <w:w w:val="85"/>
        </w:rPr>
        <w:t>v1</w:t>
      </w:r>
    </w:p>
    <w:p w14:paraId="00DC1FD4" w14:textId="77777777" w:rsidR="00350CFB" w:rsidRDefault="00283FFF">
      <w:pPr>
        <w:pStyle w:val="a3"/>
        <w:spacing w:before="228" w:line="456" w:lineRule="exact"/>
        <w:ind w:left="282" w:right="524"/>
        <w:jc w:val="both"/>
      </w:pPr>
      <w:r>
        <w:t>and</w:t>
      </w:r>
      <w:r>
        <w:rPr>
          <w:spacing w:val="-10"/>
        </w:rPr>
        <w:t xml:space="preserve"> </w:t>
      </w:r>
      <w:r>
        <w:t>the</w:t>
      </w:r>
      <w:r>
        <w:rPr>
          <w:spacing w:val="-10"/>
        </w:rPr>
        <w:t xml:space="preserve"> </w:t>
      </w:r>
      <w:r>
        <w:t>first</w:t>
      </w:r>
      <w:r>
        <w:rPr>
          <w:spacing w:val="-10"/>
        </w:rPr>
        <w:t xml:space="preserve"> </w:t>
      </w:r>
      <w:r>
        <w:rPr>
          <w:i/>
        </w:rPr>
        <w:t>n</w:t>
      </w:r>
      <w:r>
        <w:rPr>
          <w:i/>
          <w:spacing w:val="-10"/>
        </w:rPr>
        <w:t xml:space="preserve"> </w:t>
      </w:r>
      <w:r>
        <w:t>addresses</w:t>
      </w:r>
      <w:r>
        <w:rPr>
          <w:spacing w:val="-10"/>
        </w:rPr>
        <w:t xml:space="preserve"> </w:t>
      </w:r>
      <w:r>
        <w:t>form</w:t>
      </w:r>
      <w:r>
        <w:rPr>
          <w:spacing w:val="-10"/>
        </w:rPr>
        <w:t xml:space="preserve"> </w:t>
      </w:r>
      <w:r>
        <w:t>the</w:t>
      </w:r>
      <w:r>
        <w:rPr>
          <w:spacing w:val="-10"/>
        </w:rPr>
        <w:t xml:space="preserve"> </w:t>
      </w:r>
      <w:r>
        <w:t>subsample.</w:t>
      </w:r>
      <w:r>
        <w:rPr>
          <w:spacing w:val="13"/>
        </w:rPr>
        <w:t xml:space="preserve"> </w:t>
      </w:r>
      <w:r>
        <w:t>The</w:t>
      </w:r>
      <w:r>
        <w:rPr>
          <w:spacing w:val="-10"/>
        </w:rPr>
        <w:t xml:space="preserve"> </w:t>
      </w:r>
      <w:r>
        <w:t>seed</w:t>
      </w:r>
      <w:r>
        <w:rPr>
          <w:spacing w:val="-10"/>
        </w:rPr>
        <w:t xml:space="preserve"> </w:t>
      </w:r>
      <w:r>
        <w:t>string</w:t>
      </w:r>
      <w:r>
        <w:rPr>
          <w:spacing w:val="-10"/>
        </w:rPr>
        <w:t xml:space="preserve"> </w:t>
      </w:r>
      <w:r>
        <w:t>is</w:t>
      </w:r>
      <w:r>
        <w:rPr>
          <w:spacing w:val="-10"/>
        </w:rPr>
        <w:t xml:space="preserve"> </w:t>
      </w:r>
      <w:r>
        <w:t>a</w:t>
      </w:r>
      <w:r>
        <w:rPr>
          <w:spacing w:val="-10"/>
        </w:rPr>
        <w:t xml:space="preserve"> </w:t>
      </w:r>
      <w:r>
        <w:t>fixed</w:t>
      </w:r>
      <w:r>
        <w:rPr>
          <w:spacing w:val="-10"/>
        </w:rPr>
        <w:t xml:space="preserve"> </w:t>
      </w:r>
      <w:r>
        <w:t>configuration</w:t>
      </w:r>
      <w:r>
        <w:rPr>
          <w:spacing w:val="-10"/>
        </w:rPr>
        <w:t xml:space="preserve"> </w:t>
      </w:r>
      <w:r>
        <w:t>constant.</w:t>
      </w:r>
      <w:r>
        <w:rPr>
          <w:spacing w:val="13"/>
        </w:rPr>
        <w:t xml:space="preserve"> </w:t>
      </w:r>
      <w:r>
        <w:t>Re-</w:t>
      </w:r>
      <w:r>
        <w:rPr>
          <w:w w:val="105"/>
        </w:rPr>
        <w:t>ported</w:t>
      </w:r>
      <w:r>
        <w:rPr>
          <w:spacing w:val="-16"/>
          <w:w w:val="105"/>
        </w:rPr>
        <w:t xml:space="preserve"> </w:t>
      </w:r>
      <w:r>
        <w:rPr>
          <w:w w:val="105"/>
        </w:rPr>
        <w:t>stages</w:t>
      </w:r>
      <w:r>
        <w:rPr>
          <w:spacing w:val="-16"/>
          <w:w w:val="105"/>
        </w:rPr>
        <w:t xml:space="preserve"> </w:t>
      </w:r>
      <w:r>
        <w:rPr>
          <w:w w:val="105"/>
        </w:rPr>
        <w:t>include</w:t>
      </w:r>
      <w:r>
        <w:rPr>
          <w:spacing w:val="-16"/>
          <w:w w:val="105"/>
        </w:rPr>
        <w:t xml:space="preserve"> </w:t>
      </w:r>
      <w:r>
        <w:rPr>
          <w:i/>
          <w:w w:val="105"/>
        </w:rPr>
        <w:t>n</w:t>
      </w:r>
      <w:r>
        <w:rPr>
          <w:i/>
          <w:spacing w:val="-15"/>
          <w:w w:val="105"/>
        </w:rPr>
        <w:t xml:space="preserve"> </w:t>
      </w:r>
      <w:r>
        <w:rPr>
          <w:w w:val="105"/>
        </w:rPr>
        <w:t>=</w:t>
      </w:r>
      <w:r>
        <w:rPr>
          <w:spacing w:val="-16"/>
          <w:w w:val="105"/>
        </w:rPr>
        <w:t xml:space="preserve"> </w:t>
      </w:r>
      <w:r>
        <w:rPr>
          <w:w w:val="105"/>
        </w:rPr>
        <w:t>10</w:t>
      </w:r>
      <w:r>
        <w:rPr>
          <w:i/>
          <w:w w:val="105"/>
        </w:rPr>
        <w:t>,</w:t>
      </w:r>
      <w:r>
        <w:rPr>
          <w:w w:val="105"/>
        </w:rPr>
        <w:t>000</w:t>
      </w:r>
      <w:r>
        <w:rPr>
          <w:spacing w:val="-16"/>
          <w:w w:val="105"/>
        </w:rPr>
        <w:t xml:space="preserve"> </w:t>
      </w:r>
      <w:r>
        <w:rPr>
          <w:w w:val="105"/>
        </w:rPr>
        <w:t>and</w:t>
      </w:r>
      <w:r>
        <w:rPr>
          <w:spacing w:val="-16"/>
          <w:w w:val="105"/>
        </w:rPr>
        <w:t xml:space="preserve"> </w:t>
      </w:r>
      <w:r>
        <w:rPr>
          <w:w w:val="105"/>
        </w:rPr>
        <w:t>the</w:t>
      </w:r>
      <w:r>
        <w:rPr>
          <w:spacing w:val="-15"/>
          <w:w w:val="105"/>
        </w:rPr>
        <w:t xml:space="preserve"> </w:t>
      </w:r>
      <w:r>
        <w:rPr>
          <w:w w:val="105"/>
        </w:rPr>
        <w:t>full</w:t>
      </w:r>
      <w:r>
        <w:rPr>
          <w:spacing w:val="-16"/>
          <w:w w:val="105"/>
        </w:rPr>
        <w:t xml:space="preserve"> </w:t>
      </w:r>
      <w:r>
        <w:rPr>
          <w:w w:val="105"/>
        </w:rPr>
        <w:t>pool</w:t>
      </w:r>
      <w:r>
        <w:rPr>
          <w:spacing w:val="-16"/>
          <w:w w:val="105"/>
        </w:rPr>
        <w:t xml:space="preserve"> </w:t>
      </w:r>
      <w:r>
        <w:rPr>
          <w:i/>
          <w:w w:val="105"/>
        </w:rPr>
        <w:t>n</w:t>
      </w:r>
      <w:r>
        <w:rPr>
          <w:i/>
          <w:spacing w:val="-14"/>
          <w:w w:val="105"/>
        </w:rPr>
        <w:t xml:space="preserve"> </w:t>
      </w:r>
      <w:r>
        <w:rPr>
          <w:w w:val="105"/>
        </w:rPr>
        <w:t>=</w:t>
      </w:r>
      <w:r>
        <w:rPr>
          <w:spacing w:val="-10"/>
          <w:w w:val="105"/>
        </w:rPr>
        <w:t xml:space="preserve"> </w:t>
      </w:r>
      <w:r>
        <w:rPr>
          <w:i/>
          <w:w w:val="105"/>
        </w:rPr>
        <w:t>N</w:t>
      </w:r>
      <w:r>
        <w:rPr>
          <w:i/>
          <w:spacing w:val="10"/>
          <w:w w:val="105"/>
        </w:rPr>
        <w:t xml:space="preserve"> </w:t>
      </w:r>
      <w:r>
        <w:rPr>
          <w:w w:val="105"/>
        </w:rPr>
        <w:t>=</w:t>
      </w:r>
      <w:r>
        <w:rPr>
          <w:spacing w:val="-10"/>
          <w:w w:val="105"/>
        </w:rPr>
        <w:t xml:space="preserve"> </w:t>
      </w:r>
      <w:r>
        <w:rPr>
          <w:w w:val="105"/>
        </w:rPr>
        <w:t>31</w:t>
      </w:r>
      <w:r>
        <w:rPr>
          <w:i/>
          <w:w w:val="105"/>
        </w:rPr>
        <w:t>,</w:t>
      </w:r>
      <w:r>
        <w:rPr>
          <w:w w:val="105"/>
        </w:rPr>
        <w:t>612,</w:t>
      </w:r>
      <w:r>
        <w:rPr>
          <w:spacing w:val="-16"/>
          <w:w w:val="105"/>
        </w:rPr>
        <w:t xml:space="preserve"> </w:t>
      </w:r>
      <w:r>
        <w:rPr>
          <w:w w:val="105"/>
        </w:rPr>
        <w:t>always</w:t>
      </w:r>
      <w:r>
        <w:rPr>
          <w:spacing w:val="-16"/>
          <w:w w:val="105"/>
        </w:rPr>
        <w:t xml:space="preserve"> </w:t>
      </w:r>
      <w:r>
        <w:rPr>
          <w:w w:val="105"/>
        </w:rPr>
        <w:t>on</w:t>
      </w:r>
      <w:r>
        <w:rPr>
          <w:spacing w:val="-16"/>
          <w:w w:val="105"/>
        </w:rPr>
        <w:t xml:space="preserve"> </w:t>
      </w:r>
      <w:r>
        <w:rPr>
          <w:w w:val="105"/>
        </w:rPr>
        <w:t>the</w:t>
      </w:r>
      <w:r>
        <w:rPr>
          <w:spacing w:val="-15"/>
          <w:w w:val="105"/>
        </w:rPr>
        <w:t xml:space="preserve"> </w:t>
      </w:r>
      <w:r>
        <w:rPr>
          <w:w w:val="105"/>
        </w:rPr>
        <w:t>same</w:t>
      </w:r>
      <w:r>
        <w:rPr>
          <w:spacing w:val="-16"/>
          <w:w w:val="105"/>
        </w:rPr>
        <w:t xml:space="preserve"> </w:t>
      </w:r>
      <w:r>
        <w:rPr>
          <w:w w:val="105"/>
        </w:rPr>
        <w:t xml:space="preserve">approval </w:t>
      </w:r>
      <w:r>
        <w:t>and</w:t>
      </w:r>
      <w:r>
        <w:rPr>
          <w:spacing w:val="-3"/>
        </w:rPr>
        <w:t xml:space="preserve"> </w:t>
      </w:r>
      <w:r>
        <w:t>transfer</w:t>
      </w:r>
      <w:r>
        <w:rPr>
          <w:spacing w:val="-3"/>
        </w:rPr>
        <w:t xml:space="preserve"> </w:t>
      </w:r>
      <w:r>
        <w:t>parquet. In-cohort</w:t>
      </w:r>
      <w:r>
        <w:rPr>
          <w:spacing w:val="-3"/>
        </w:rPr>
        <w:t xml:space="preserve"> </w:t>
      </w:r>
      <w:r>
        <w:t>scaling</w:t>
      </w:r>
      <w:r>
        <w:rPr>
          <w:spacing w:val="-3"/>
        </w:rPr>
        <w:t xml:space="preserve"> </w:t>
      </w:r>
      <w:r>
        <w:t>stages</w:t>
      </w:r>
      <w:r>
        <w:rPr>
          <w:spacing w:val="-3"/>
        </w:rPr>
        <w:t xml:space="preserve"> </w:t>
      </w:r>
      <w:r>
        <w:t>with</w:t>
      </w:r>
      <w:r>
        <w:rPr>
          <w:spacing w:val="-3"/>
        </w:rPr>
        <w:t xml:space="preserve"> </w:t>
      </w:r>
      <w:r>
        <w:rPr>
          <w:i/>
        </w:rPr>
        <w:t xml:space="preserve">n </w:t>
      </w:r>
      <w:r>
        <w:rPr>
          <w:rFonts w:ascii="Arial Unicode MS" w:hAnsi="Arial Unicode MS"/>
        </w:rPr>
        <w:t>≤</w:t>
      </w:r>
      <w:r>
        <w:rPr>
          <w:rFonts w:ascii="Arial Unicode MS" w:hAnsi="Arial Unicode MS"/>
          <w:spacing w:val="-1"/>
        </w:rPr>
        <w:t xml:space="preserve"> </w:t>
      </w:r>
      <w:r>
        <w:t>5</w:t>
      </w:r>
      <w:r>
        <w:rPr>
          <w:i/>
        </w:rPr>
        <w:t>,</w:t>
      </w:r>
      <w:r>
        <w:t>521</w:t>
      </w:r>
      <w:r>
        <w:rPr>
          <w:spacing w:val="-2"/>
        </w:rPr>
        <w:t xml:space="preserve"> </w:t>
      </w:r>
      <w:r>
        <w:t>are</w:t>
      </w:r>
      <w:r>
        <w:rPr>
          <w:spacing w:val="-3"/>
        </w:rPr>
        <w:t xml:space="preserve"> </w:t>
      </w:r>
      <w:r>
        <w:t>reported</w:t>
      </w:r>
      <w:r>
        <w:rPr>
          <w:spacing w:val="-3"/>
        </w:rPr>
        <w:t xml:space="preserve"> </w:t>
      </w:r>
      <w:r>
        <w:t>in</w:t>
      </w:r>
      <w:r>
        <w:rPr>
          <w:spacing w:val="-3"/>
        </w:rPr>
        <w:t xml:space="preserve"> </w:t>
      </w:r>
      <w:r>
        <w:t>Appendix</w:t>
      </w:r>
      <w:r>
        <w:rPr>
          <w:spacing w:val="-3"/>
        </w:rPr>
        <w:t xml:space="preserve"> </w:t>
      </w:r>
      <w:hyperlink w:anchor="_bookmark198" w:history="1">
        <w:r>
          <w:t>8.1</w:t>
        </w:r>
      </w:hyperlink>
      <w:r>
        <w:t>. Deter-ministic hashing avoids the non-reproducibility of pseudorandom draws across library versions.</w:t>
      </w:r>
    </w:p>
    <w:p w14:paraId="00DC1FD5" w14:textId="77777777" w:rsidR="00350CFB" w:rsidRDefault="00350CFB">
      <w:pPr>
        <w:pStyle w:val="a3"/>
        <w:spacing w:before="147"/>
      </w:pPr>
    </w:p>
    <w:p w14:paraId="00DC1FD6" w14:textId="77777777" w:rsidR="00350CFB" w:rsidRDefault="00283FFF">
      <w:pPr>
        <w:pStyle w:val="3"/>
        <w:numPr>
          <w:ilvl w:val="2"/>
          <w:numId w:val="26"/>
        </w:numPr>
        <w:tabs>
          <w:tab w:val="left" w:pos="998"/>
        </w:tabs>
        <w:ind w:left="998" w:hanging="716"/>
        <w:jc w:val="both"/>
      </w:pPr>
      <w:r>
        <w:t>Damping</w:t>
      </w:r>
      <w:r>
        <w:rPr>
          <w:spacing w:val="-11"/>
        </w:rPr>
        <w:t xml:space="preserve"> </w:t>
      </w:r>
      <w:r>
        <w:rPr>
          <w:spacing w:val="-2"/>
        </w:rPr>
        <w:t>sensitivity</w:t>
      </w:r>
    </w:p>
    <w:p w14:paraId="00DC1FD7" w14:textId="77777777" w:rsidR="00350CFB" w:rsidRDefault="00283FFF">
      <w:pPr>
        <w:pStyle w:val="a3"/>
        <w:spacing w:before="182" w:line="456" w:lineRule="exact"/>
        <w:ind w:left="282" w:right="564"/>
        <w:jc w:val="both"/>
      </w:pPr>
      <w:r>
        <w:rPr>
          <w:w w:val="105"/>
        </w:rPr>
        <w:t>PageRank</w:t>
      </w:r>
      <w:r>
        <w:rPr>
          <w:spacing w:val="-16"/>
          <w:w w:val="105"/>
        </w:rPr>
        <w:t xml:space="preserve"> </w:t>
      </w:r>
      <w:r>
        <w:rPr>
          <w:w w:val="105"/>
        </w:rPr>
        <w:t>damping</w:t>
      </w:r>
      <w:r>
        <w:rPr>
          <w:spacing w:val="-16"/>
          <w:w w:val="105"/>
        </w:rPr>
        <w:t xml:space="preserve"> </w:t>
      </w:r>
      <w:r>
        <w:rPr>
          <w:w w:val="105"/>
        </w:rPr>
        <w:t>is</w:t>
      </w:r>
      <w:r>
        <w:rPr>
          <w:spacing w:val="-16"/>
          <w:w w:val="105"/>
        </w:rPr>
        <w:t xml:space="preserve"> </w:t>
      </w:r>
      <w:r>
        <w:rPr>
          <w:w w:val="105"/>
        </w:rPr>
        <w:t>swept</w:t>
      </w:r>
      <w:r>
        <w:rPr>
          <w:spacing w:val="-15"/>
          <w:w w:val="105"/>
        </w:rPr>
        <w:t xml:space="preserve"> </w:t>
      </w:r>
      <w:r>
        <w:rPr>
          <w:w w:val="105"/>
        </w:rPr>
        <w:t>over</w:t>
      </w:r>
      <w:r>
        <w:rPr>
          <w:spacing w:val="-16"/>
          <w:w w:val="105"/>
        </w:rPr>
        <w:t xml:space="preserve"> </w:t>
      </w:r>
      <w:r>
        <w:rPr>
          <w:i/>
          <w:w w:val="105"/>
        </w:rPr>
        <w:t>d</w:t>
      </w:r>
      <w:r>
        <w:rPr>
          <w:i/>
          <w:spacing w:val="-8"/>
          <w:w w:val="105"/>
        </w:rPr>
        <w:t xml:space="preserve"> </w:t>
      </w:r>
      <w:r>
        <w:rPr>
          <w:rFonts w:ascii="Arial Unicode MS" w:hAnsi="Arial Unicode MS"/>
          <w:w w:val="105"/>
        </w:rPr>
        <w:t>∈ {</w:t>
      </w:r>
      <w:r>
        <w:rPr>
          <w:w w:val="105"/>
        </w:rPr>
        <w:t>0</w:t>
      </w:r>
      <w:r>
        <w:rPr>
          <w:i/>
          <w:w w:val="105"/>
        </w:rPr>
        <w:t>.</w:t>
      </w:r>
      <w:r>
        <w:rPr>
          <w:w w:val="105"/>
        </w:rPr>
        <w:t>75</w:t>
      </w:r>
      <w:r>
        <w:rPr>
          <w:i/>
          <w:w w:val="105"/>
        </w:rPr>
        <w:t>,</w:t>
      </w:r>
      <w:r>
        <w:rPr>
          <w:i/>
          <w:spacing w:val="-16"/>
          <w:w w:val="105"/>
        </w:rPr>
        <w:t xml:space="preserve"> </w:t>
      </w:r>
      <w:r>
        <w:rPr>
          <w:w w:val="105"/>
        </w:rPr>
        <w:t>0</w:t>
      </w:r>
      <w:r>
        <w:rPr>
          <w:i/>
          <w:w w:val="105"/>
        </w:rPr>
        <w:t>.</w:t>
      </w:r>
      <w:r>
        <w:rPr>
          <w:w w:val="105"/>
        </w:rPr>
        <w:t>85</w:t>
      </w:r>
      <w:r>
        <w:rPr>
          <w:i/>
          <w:w w:val="105"/>
        </w:rPr>
        <w:t>,</w:t>
      </w:r>
      <w:r>
        <w:rPr>
          <w:i/>
          <w:spacing w:val="-16"/>
          <w:w w:val="105"/>
        </w:rPr>
        <w:t xml:space="preserve"> </w:t>
      </w:r>
      <w:r>
        <w:rPr>
          <w:w w:val="105"/>
        </w:rPr>
        <w:t>0</w:t>
      </w:r>
      <w:r>
        <w:rPr>
          <w:i/>
          <w:w w:val="105"/>
        </w:rPr>
        <w:t>.</w:t>
      </w:r>
      <w:r>
        <w:rPr>
          <w:w w:val="105"/>
        </w:rPr>
        <w:t>95</w:t>
      </w:r>
      <w:r>
        <w:rPr>
          <w:rFonts w:ascii="Arial Unicode MS" w:hAnsi="Arial Unicode MS"/>
          <w:w w:val="105"/>
        </w:rPr>
        <w:t>}</w:t>
      </w:r>
      <w:r>
        <w:rPr>
          <w:rFonts w:ascii="Arial Unicode MS" w:hAnsi="Arial Unicode MS"/>
          <w:spacing w:val="-17"/>
          <w:w w:val="105"/>
        </w:rPr>
        <w:t xml:space="preserve"> </w:t>
      </w:r>
      <w:r>
        <w:rPr>
          <w:w w:val="105"/>
        </w:rPr>
        <w:t>on</w:t>
      </w:r>
      <w:r>
        <w:rPr>
          <w:spacing w:val="-11"/>
          <w:w w:val="105"/>
        </w:rPr>
        <w:t xml:space="preserve"> </w:t>
      </w:r>
      <w:r>
        <w:rPr>
          <w:w w:val="105"/>
        </w:rPr>
        <w:t>the</w:t>
      </w:r>
      <w:r>
        <w:rPr>
          <w:spacing w:val="-11"/>
          <w:w w:val="105"/>
        </w:rPr>
        <w:t xml:space="preserve"> </w:t>
      </w:r>
      <w:r>
        <w:rPr>
          <w:w w:val="105"/>
        </w:rPr>
        <w:t>matched</w:t>
      </w:r>
      <w:r>
        <w:rPr>
          <w:spacing w:val="-11"/>
          <w:w w:val="105"/>
        </w:rPr>
        <w:t xml:space="preserve"> </w:t>
      </w:r>
      <w:r>
        <w:rPr>
          <w:w w:val="105"/>
        </w:rPr>
        <w:t>cohort,</w:t>
      </w:r>
      <w:r>
        <w:rPr>
          <w:spacing w:val="-9"/>
          <w:w w:val="105"/>
        </w:rPr>
        <w:t xml:space="preserve"> </w:t>
      </w:r>
      <w:r>
        <w:rPr>
          <w:w w:val="105"/>
        </w:rPr>
        <w:t>holding</w:t>
      </w:r>
      <w:r>
        <w:rPr>
          <w:spacing w:val="-11"/>
          <w:w w:val="105"/>
        </w:rPr>
        <w:t xml:space="preserve"> </w:t>
      </w:r>
      <w:r>
        <w:rPr>
          <w:w w:val="105"/>
        </w:rPr>
        <w:t xml:space="preserve">graphs </w:t>
      </w:r>
      <w:r>
        <w:t>and</w:t>
      </w:r>
      <w:r>
        <w:rPr>
          <w:spacing w:val="-4"/>
        </w:rPr>
        <w:t xml:space="preserve"> </w:t>
      </w:r>
      <w:r>
        <w:t>proxies</w:t>
      </w:r>
      <w:r>
        <w:rPr>
          <w:spacing w:val="-3"/>
        </w:rPr>
        <w:t xml:space="preserve"> </w:t>
      </w:r>
      <w:r>
        <w:t>fixed. The</w:t>
      </w:r>
      <w:r>
        <w:rPr>
          <w:spacing w:val="-3"/>
        </w:rPr>
        <w:t xml:space="preserve"> </w:t>
      </w:r>
      <w:r>
        <w:t>default</w:t>
      </w:r>
      <w:r>
        <w:rPr>
          <w:spacing w:val="-3"/>
        </w:rPr>
        <w:t xml:space="preserve"> </w:t>
      </w:r>
      <w:r>
        <w:rPr>
          <w:i/>
        </w:rPr>
        <w:t xml:space="preserve">d </w:t>
      </w:r>
      <w:r>
        <w:t>= 0</w:t>
      </w:r>
      <w:r>
        <w:rPr>
          <w:i/>
        </w:rPr>
        <w:t>.</w:t>
      </w:r>
      <w:r>
        <w:t>85</w:t>
      </w:r>
      <w:r>
        <w:rPr>
          <w:spacing w:val="-3"/>
        </w:rPr>
        <w:t xml:space="preserve"> </w:t>
      </w:r>
      <w:r>
        <w:t>matches</w:t>
      </w:r>
      <w:r>
        <w:rPr>
          <w:spacing w:val="-4"/>
        </w:rPr>
        <w:t xml:space="preserve"> </w:t>
      </w:r>
      <w:r>
        <w:t>the</w:t>
      </w:r>
      <w:r>
        <w:rPr>
          <w:spacing w:val="-3"/>
        </w:rPr>
        <w:t xml:space="preserve"> </w:t>
      </w:r>
      <w:r>
        <w:t>classical</w:t>
      </w:r>
      <w:r>
        <w:rPr>
          <w:spacing w:val="-3"/>
        </w:rPr>
        <w:t xml:space="preserve"> </w:t>
      </w:r>
      <w:r>
        <w:t>web</w:t>
      </w:r>
      <w:r>
        <w:rPr>
          <w:spacing w:val="-3"/>
        </w:rPr>
        <w:t xml:space="preserve"> </w:t>
      </w:r>
      <w:r>
        <w:t>PageRank</w:t>
      </w:r>
      <w:r>
        <w:rPr>
          <w:spacing w:val="-4"/>
        </w:rPr>
        <w:t xml:space="preserve"> </w:t>
      </w:r>
      <w:r>
        <w:t>setting</w:t>
      </w:r>
      <w:r>
        <w:rPr>
          <w:spacing w:val="-3"/>
        </w:rPr>
        <w:t xml:space="preserve"> </w:t>
      </w:r>
      <w:hyperlink w:anchor="_bookmark182" w:history="1">
        <w:r>
          <w:rPr>
            <w:vertAlign w:val="superscript"/>
          </w:rPr>
          <w:t>[49]</w:t>
        </w:r>
      </w:hyperlink>
      <w:r>
        <w:t xml:space="preserve"> and</w:t>
      </w:r>
      <w:r>
        <w:rPr>
          <w:spacing w:val="-4"/>
        </w:rPr>
        <w:t xml:space="preserve"> </w:t>
      </w:r>
      <w:r>
        <w:t>Do</w:t>
      </w:r>
      <w:r>
        <w:rPr>
          <w:spacing w:val="-3"/>
        </w:rPr>
        <w:t xml:space="preserve"> </w:t>
      </w:r>
      <w:r>
        <w:t>et al.</w:t>
      </w:r>
      <w:hyperlink w:anchor="_bookmark149" w:history="1">
        <w:r>
          <w:rPr>
            <w:vertAlign w:val="superscript"/>
          </w:rPr>
          <w:t>[16]</w:t>
        </w:r>
      </w:hyperlink>
      <w:r>
        <w:t>.</w:t>
      </w:r>
      <w:r>
        <w:rPr>
          <w:spacing w:val="10"/>
        </w:rPr>
        <w:t xml:space="preserve"> </w:t>
      </w:r>
      <w:r>
        <w:t>Lower</w:t>
      </w:r>
      <w:r>
        <w:rPr>
          <w:spacing w:val="-14"/>
        </w:rPr>
        <w:t xml:space="preserve"> </w:t>
      </w:r>
      <w:r>
        <w:rPr>
          <w:i/>
        </w:rPr>
        <w:t>d</w:t>
      </w:r>
      <w:r>
        <w:rPr>
          <w:i/>
          <w:spacing w:val="-14"/>
        </w:rPr>
        <w:t xml:space="preserve"> </w:t>
      </w:r>
      <w:r>
        <w:t>increases</w:t>
      </w:r>
      <w:r>
        <w:rPr>
          <w:spacing w:val="-15"/>
        </w:rPr>
        <w:t xml:space="preserve"> </w:t>
      </w:r>
      <w:r>
        <w:t>teleportation</w:t>
      </w:r>
      <w:r>
        <w:rPr>
          <w:spacing w:val="-14"/>
        </w:rPr>
        <w:t xml:space="preserve"> </w:t>
      </w:r>
      <w:r>
        <w:t>and</w:t>
      </w:r>
      <w:r>
        <w:rPr>
          <w:spacing w:val="-14"/>
        </w:rPr>
        <w:t xml:space="preserve"> </w:t>
      </w:r>
      <w:r>
        <w:t>flattens</w:t>
      </w:r>
      <w:r>
        <w:rPr>
          <w:spacing w:val="-14"/>
        </w:rPr>
        <w:t xml:space="preserve"> </w:t>
      </w:r>
      <w:r>
        <w:t>scores;</w:t>
      </w:r>
      <w:r>
        <w:rPr>
          <w:spacing w:val="-11"/>
        </w:rPr>
        <w:t xml:space="preserve"> </w:t>
      </w:r>
      <w:r>
        <w:t>higher</w:t>
      </w:r>
      <w:r>
        <w:rPr>
          <w:spacing w:val="-14"/>
        </w:rPr>
        <w:t xml:space="preserve"> </w:t>
      </w:r>
      <w:r>
        <w:rPr>
          <w:i/>
        </w:rPr>
        <w:t>d</w:t>
      </w:r>
      <w:r>
        <w:rPr>
          <w:i/>
          <w:spacing w:val="-14"/>
        </w:rPr>
        <w:t xml:space="preserve"> </w:t>
      </w:r>
      <w:r>
        <w:t>emphasizes</w:t>
      </w:r>
      <w:r>
        <w:rPr>
          <w:spacing w:val="-15"/>
        </w:rPr>
        <w:t xml:space="preserve"> </w:t>
      </w:r>
      <w:r>
        <w:t>multi-hop</w:t>
      </w:r>
      <w:r>
        <w:rPr>
          <w:spacing w:val="-14"/>
        </w:rPr>
        <w:t xml:space="preserve"> </w:t>
      </w:r>
      <w:r>
        <w:t>structure and</w:t>
      </w:r>
      <w:r>
        <w:rPr>
          <w:spacing w:val="-8"/>
        </w:rPr>
        <w:t xml:space="preserve"> </w:t>
      </w:r>
      <w:r>
        <w:t>can</w:t>
      </w:r>
      <w:r>
        <w:rPr>
          <w:spacing w:val="-7"/>
        </w:rPr>
        <w:t xml:space="preserve"> </w:t>
      </w:r>
      <w:r>
        <w:t>slow</w:t>
      </w:r>
      <w:r>
        <w:rPr>
          <w:spacing w:val="-7"/>
        </w:rPr>
        <w:t xml:space="preserve"> </w:t>
      </w:r>
      <w:r>
        <w:t>convergence. The</w:t>
      </w:r>
      <w:r>
        <w:rPr>
          <w:spacing w:val="-8"/>
        </w:rPr>
        <w:t xml:space="preserve"> </w:t>
      </w:r>
      <w:r>
        <w:t>sweep</w:t>
      </w:r>
      <w:r>
        <w:rPr>
          <w:spacing w:val="-7"/>
        </w:rPr>
        <w:t xml:space="preserve"> </w:t>
      </w:r>
      <w:r>
        <w:t>tests</w:t>
      </w:r>
      <w:r>
        <w:rPr>
          <w:spacing w:val="-7"/>
        </w:rPr>
        <w:t xml:space="preserve"> </w:t>
      </w:r>
      <w:r>
        <w:t>whether</w:t>
      </w:r>
      <w:r>
        <w:rPr>
          <w:spacing w:val="-7"/>
        </w:rPr>
        <w:t xml:space="preserve"> </w:t>
      </w:r>
      <w:r>
        <w:t>allowance-</w:t>
      </w:r>
      <w:r>
        <w:rPr>
          <w:spacing w:val="-7"/>
        </w:rPr>
        <w:t xml:space="preserve"> </w:t>
      </w:r>
      <w:r>
        <w:t>and</w:t>
      </w:r>
      <w:r>
        <w:rPr>
          <w:spacing w:val="-7"/>
        </w:rPr>
        <w:t xml:space="preserve"> </w:t>
      </w:r>
      <w:r>
        <w:t>transfer-family</w:t>
      </w:r>
      <w:r>
        <w:rPr>
          <w:spacing w:val="-8"/>
        </w:rPr>
        <w:t xml:space="preserve"> </w:t>
      </w:r>
      <w:r>
        <w:t>alignment</w:t>
      </w:r>
      <w:r>
        <w:rPr>
          <w:spacing w:val="-7"/>
        </w:rPr>
        <w:t xml:space="preserve"> </w:t>
      </w:r>
      <w:r>
        <w:t xml:space="preserve">are </w:t>
      </w:r>
      <w:r>
        <w:rPr>
          <w:w w:val="105"/>
        </w:rPr>
        <w:t>artifacts</w:t>
      </w:r>
      <w:r>
        <w:rPr>
          <w:spacing w:val="-13"/>
          <w:w w:val="105"/>
        </w:rPr>
        <w:t xml:space="preserve"> </w:t>
      </w:r>
      <w:r>
        <w:rPr>
          <w:w w:val="105"/>
        </w:rPr>
        <w:t>of</w:t>
      </w:r>
      <w:r>
        <w:rPr>
          <w:spacing w:val="-13"/>
          <w:w w:val="105"/>
        </w:rPr>
        <w:t xml:space="preserve"> </w:t>
      </w:r>
      <w:r>
        <w:rPr>
          <w:w w:val="105"/>
        </w:rPr>
        <w:t>a</w:t>
      </w:r>
      <w:r>
        <w:rPr>
          <w:spacing w:val="-13"/>
          <w:w w:val="105"/>
        </w:rPr>
        <w:t xml:space="preserve"> </w:t>
      </w:r>
      <w:r>
        <w:rPr>
          <w:w w:val="105"/>
        </w:rPr>
        <w:t>single</w:t>
      </w:r>
      <w:r>
        <w:rPr>
          <w:spacing w:val="-13"/>
          <w:w w:val="105"/>
        </w:rPr>
        <w:t xml:space="preserve"> </w:t>
      </w:r>
      <w:r>
        <w:rPr>
          <w:w w:val="105"/>
        </w:rPr>
        <w:t>teleportation</w:t>
      </w:r>
      <w:r>
        <w:rPr>
          <w:spacing w:val="-13"/>
          <w:w w:val="105"/>
        </w:rPr>
        <w:t xml:space="preserve"> </w:t>
      </w:r>
      <w:r>
        <w:rPr>
          <w:w w:val="105"/>
        </w:rPr>
        <w:t>weight.</w:t>
      </w:r>
    </w:p>
    <w:p w14:paraId="00DC1FD8" w14:textId="77777777" w:rsidR="00350CFB" w:rsidRDefault="00350CFB">
      <w:pPr>
        <w:pStyle w:val="a3"/>
        <w:spacing w:before="147"/>
      </w:pPr>
    </w:p>
    <w:p w14:paraId="00DC1FD9" w14:textId="77777777" w:rsidR="00350CFB" w:rsidRDefault="00283FFF">
      <w:pPr>
        <w:pStyle w:val="3"/>
        <w:numPr>
          <w:ilvl w:val="2"/>
          <w:numId w:val="26"/>
        </w:numPr>
        <w:tabs>
          <w:tab w:val="left" w:pos="998"/>
        </w:tabs>
        <w:ind w:left="998" w:hanging="716"/>
        <w:jc w:val="both"/>
      </w:pPr>
      <w:r>
        <w:rPr>
          <w:spacing w:val="-4"/>
        </w:rPr>
        <w:t>Top-token</w:t>
      </w:r>
      <w:r>
        <w:rPr>
          <w:spacing w:val="-5"/>
        </w:rPr>
        <w:t xml:space="preserve"> </w:t>
      </w:r>
      <w:r>
        <w:rPr>
          <w:spacing w:val="-4"/>
        </w:rPr>
        <w:t>subgraph</w:t>
      </w:r>
    </w:p>
    <w:p w14:paraId="00DC1FDA" w14:textId="77777777" w:rsidR="00350CFB" w:rsidRDefault="00350CFB">
      <w:pPr>
        <w:pStyle w:val="a3"/>
        <w:spacing w:before="46"/>
        <w:rPr>
          <w:b/>
        </w:rPr>
      </w:pPr>
    </w:p>
    <w:p w14:paraId="00DC1FDB" w14:textId="77777777" w:rsidR="00350CFB" w:rsidRDefault="00283FFF">
      <w:pPr>
        <w:pStyle w:val="a3"/>
        <w:spacing w:before="1" w:line="396" w:lineRule="auto"/>
        <w:ind w:left="273" w:right="543"/>
        <w:jc w:val="both"/>
      </w:pPr>
      <w:r>
        <w:t>A</w:t>
      </w:r>
      <w:r>
        <w:rPr>
          <w:spacing w:val="-2"/>
        </w:rPr>
        <w:t xml:space="preserve"> </w:t>
      </w:r>
      <w:r>
        <w:t>restricted</w:t>
      </w:r>
      <w:r>
        <w:rPr>
          <w:spacing w:val="-2"/>
        </w:rPr>
        <w:t xml:space="preserve"> </w:t>
      </w:r>
      <w:r>
        <w:t>subgraph</w:t>
      </w:r>
      <w:r>
        <w:rPr>
          <w:spacing w:val="-2"/>
        </w:rPr>
        <w:t xml:space="preserve"> </w:t>
      </w:r>
      <w:r>
        <w:t>retains</w:t>
      </w:r>
      <w:r>
        <w:rPr>
          <w:spacing w:val="-1"/>
        </w:rPr>
        <w:t xml:space="preserve"> </w:t>
      </w:r>
      <w:r>
        <w:t>only</w:t>
      </w:r>
      <w:r>
        <w:rPr>
          <w:spacing w:val="-2"/>
        </w:rPr>
        <w:t xml:space="preserve"> </w:t>
      </w:r>
      <w:r>
        <w:t>the</w:t>
      </w:r>
      <w:r>
        <w:rPr>
          <w:spacing w:val="-2"/>
        </w:rPr>
        <w:t xml:space="preserve"> </w:t>
      </w:r>
      <w:r>
        <w:t>top-20</w:t>
      </w:r>
      <w:r>
        <w:rPr>
          <w:spacing w:val="-1"/>
        </w:rPr>
        <w:t xml:space="preserve"> </w:t>
      </w:r>
      <w:r>
        <w:t>ERC-20</w:t>
      </w:r>
      <w:r>
        <w:rPr>
          <w:spacing w:val="-2"/>
        </w:rPr>
        <w:t xml:space="preserve"> </w:t>
      </w:r>
      <w:r>
        <w:t>tokens</w:t>
      </w:r>
      <w:r>
        <w:rPr>
          <w:spacing w:val="-2"/>
        </w:rPr>
        <w:t xml:space="preserve"> </w:t>
      </w:r>
      <w:r>
        <w:t>by</w:t>
      </w:r>
      <w:r>
        <w:rPr>
          <w:spacing w:val="-2"/>
        </w:rPr>
        <w:t xml:space="preserve"> </w:t>
      </w:r>
      <w:r>
        <w:t>combined</w:t>
      </w:r>
      <w:r>
        <w:rPr>
          <w:spacing w:val="-2"/>
        </w:rPr>
        <w:t xml:space="preserve"> </w:t>
      </w:r>
      <w:r>
        <w:t>transfer</w:t>
      </w:r>
      <w:r>
        <w:rPr>
          <w:spacing w:val="-1"/>
        </w:rPr>
        <w:t xml:space="preserve"> </w:t>
      </w:r>
      <w:r>
        <w:t>and</w:t>
      </w:r>
      <w:r>
        <w:rPr>
          <w:spacing w:val="-2"/>
        </w:rPr>
        <w:t xml:space="preserve"> </w:t>
      </w:r>
      <w:r>
        <w:t xml:space="preserve">allowance </w:t>
      </w:r>
      <w:r>
        <w:rPr>
          <w:spacing w:val="-2"/>
        </w:rPr>
        <w:t>volume</w:t>
      </w:r>
      <w:r>
        <w:rPr>
          <w:spacing w:val="-11"/>
        </w:rPr>
        <w:t xml:space="preserve"> </w:t>
      </w:r>
      <w:r>
        <w:rPr>
          <w:spacing w:val="-2"/>
        </w:rPr>
        <w:t>within</w:t>
      </w:r>
      <w:r>
        <w:rPr>
          <w:spacing w:val="-11"/>
        </w:rPr>
        <w:t xml:space="preserve"> </w:t>
      </w:r>
      <w:r>
        <w:rPr>
          <w:spacing w:val="-2"/>
        </w:rPr>
        <w:t>the</w:t>
      </w:r>
      <w:r>
        <w:rPr>
          <w:spacing w:val="-11"/>
        </w:rPr>
        <w:t xml:space="preserve"> </w:t>
      </w:r>
      <w:r>
        <w:rPr>
          <w:spacing w:val="-2"/>
        </w:rPr>
        <w:t>observation</w:t>
      </w:r>
      <w:r>
        <w:rPr>
          <w:spacing w:val="-11"/>
        </w:rPr>
        <w:t xml:space="preserve"> </w:t>
      </w:r>
      <w:r>
        <w:rPr>
          <w:spacing w:val="-2"/>
        </w:rPr>
        <w:t>window.</w:t>
      </w:r>
      <w:r>
        <w:rPr>
          <w:spacing w:val="25"/>
        </w:rPr>
        <w:t xml:space="preserve"> </w:t>
      </w:r>
      <w:r>
        <w:rPr>
          <w:spacing w:val="-2"/>
        </w:rPr>
        <w:t>EndorseRank</w:t>
      </w:r>
      <w:r>
        <w:rPr>
          <w:spacing w:val="-11"/>
        </w:rPr>
        <w:t xml:space="preserve"> </w:t>
      </w:r>
      <w:r>
        <w:rPr>
          <w:spacing w:val="-2"/>
        </w:rPr>
        <w:t>and</w:t>
      </w:r>
      <w:r>
        <w:rPr>
          <w:spacing w:val="-11"/>
        </w:rPr>
        <w:t xml:space="preserve"> </w:t>
      </w:r>
      <w:r>
        <w:rPr>
          <w:spacing w:val="-2"/>
        </w:rPr>
        <w:t>AWP</w:t>
      </w:r>
      <w:r>
        <w:rPr>
          <w:spacing w:val="-11"/>
        </w:rPr>
        <w:t xml:space="preserve"> </w:t>
      </w:r>
      <w:r>
        <w:rPr>
          <w:spacing w:val="-2"/>
        </w:rPr>
        <w:t>are</w:t>
      </w:r>
      <w:r>
        <w:rPr>
          <w:spacing w:val="-11"/>
        </w:rPr>
        <w:t xml:space="preserve"> </w:t>
      </w:r>
      <w:r>
        <w:rPr>
          <w:spacing w:val="-2"/>
        </w:rPr>
        <w:t>recomputed</w:t>
      </w:r>
      <w:r>
        <w:rPr>
          <w:spacing w:val="-11"/>
        </w:rPr>
        <w:t xml:space="preserve"> </w:t>
      </w:r>
      <w:r>
        <w:rPr>
          <w:spacing w:val="-2"/>
        </w:rPr>
        <w:t>on</w:t>
      </w:r>
      <w:r>
        <w:rPr>
          <w:spacing w:val="-11"/>
        </w:rPr>
        <w:t xml:space="preserve"> </w:t>
      </w:r>
      <w:r>
        <w:rPr>
          <w:spacing w:val="-2"/>
        </w:rPr>
        <w:t>this</w:t>
      </w:r>
      <w:r>
        <w:rPr>
          <w:spacing w:val="-11"/>
        </w:rPr>
        <w:t xml:space="preserve"> </w:t>
      </w:r>
      <w:r>
        <w:rPr>
          <w:spacing w:val="-2"/>
        </w:rPr>
        <w:t>subgraph</w:t>
      </w:r>
      <w:r>
        <w:rPr>
          <w:spacing w:val="-11"/>
        </w:rPr>
        <w:t xml:space="preserve"> </w:t>
      </w:r>
      <w:r>
        <w:rPr>
          <w:spacing w:val="-2"/>
        </w:rPr>
        <w:t xml:space="preserve">to </w:t>
      </w:r>
      <w:r>
        <w:t>assess</w:t>
      </w:r>
      <w:r>
        <w:rPr>
          <w:spacing w:val="-2"/>
        </w:rPr>
        <w:t xml:space="preserve"> </w:t>
      </w:r>
      <w:r>
        <w:t>sensitivity</w:t>
      </w:r>
      <w:r>
        <w:rPr>
          <w:spacing w:val="-1"/>
        </w:rPr>
        <w:t xml:space="preserve"> </w:t>
      </w:r>
      <w:r>
        <w:t>to</w:t>
      </w:r>
      <w:r>
        <w:rPr>
          <w:spacing w:val="-1"/>
        </w:rPr>
        <w:t xml:space="preserve"> </w:t>
      </w:r>
      <w:r>
        <w:t>long-tail</w:t>
      </w:r>
      <w:r>
        <w:rPr>
          <w:spacing w:val="-1"/>
        </w:rPr>
        <w:t xml:space="preserve"> </w:t>
      </w:r>
      <w:r>
        <w:t>tokens</w:t>
      </w:r>
      <w:r>
        <w:rPr>
          <w:spacing w:val="-1"/>
        </w:rPr>
        <w:t xml:space="preserve"> </w:t>
      </w:r>
      <w:r>
        <w:t>and</w:t>
      </w:r>
      <w:r>
        <w:rPr>
          <w:spacing w:val="-1"/>
        </w:rPr>
        <w:t xml:space="preserve"> </w:t>
      </w:r>
      <w:r>
        <w:t>possible</w:t>
      </w:r>
      <w:r>
        <w:rPr>
          <w:spacing w:val="-1"/>
        </w:rPr>
        <w:t xml:space="preserve"> </w:t>
      </w:r>
      <w:r>
        <w:t>spam</w:t>
      </w:r>
      <w:r>
        <w:rPr>
          <w:spacing w:val="-1"/>
        </w:rPr>
        <w:t xml:space="preserve"> </w:t>
      </w:r>
      <w:r>
        <w:t>assets.</w:t>
      </w:r>
      <w:r>
        <w:rPr>
          <w:spacing w:val="22"/>
        </w:rPr>
        <w:t xml:space="preserve"> </w:t>
      </w:r>
      <w:r>
        <w:t>If</w:t>
      </w:r>
      <w:r>
        <w:rPr>
          <w:spacing w:val="-1"/>
        </w:rPr>
        <w:t xml:space="preserve"> </w:t>
      </w:r>
      <w:r>
        <w:t>family-level</w:t>
      </w:r>
      <w:r>
        <w:rPr>
          <w:spacing w:val="-1"/>
        </w:rPr>
        <w:t xml:space="preserve"> </w:t>
      </w:r>
      <w:r>
        <w:t>conclusions</w:t>
      </w:r>
      <w:r>
        <w:rPr>
          <w:spacing w:val="-1"/>
        </w:rPr>
        <w:t xml:space="preserve"> </w:t>
      </w:r>
      <w:r>
        <w:t>reverse when low-volume tokens are removed, the primary result would be fragile to token composition; stability supports interpreting the full-token graphs as representative of major economic activity.</w:t>
      </w:r>
    </w:p>
    <w:p w14:paraId="00DC1FDC" w14:textId="77777777" w:rsidR="00350CFB" w:rsidRDefault="00350CFB">
      <w:pPr>
        <w:pStyle w:val="a3"/>
        <w:spacing w:line="396" w:lineRule="auto"/>
        <w:jc w:val="both"/>
        <w:sectPr w:rsidR="00350CFB">
          <w:pgSz w:w="11910" w:h="16840"/>
          <w:pgMar w:top="1920" w:right="708" w:bottom="2300" w:left="992" w:header="0" w:footer="2115" w:gutter="0"/>
          <w:cols w:space="720"/>
        </w:sectPr>
      </w:pPr>
    </w:p>
    <w:p w14:paraId="00DC1FDD" w14:textId="77777777" w:rsidR="00350CFB" w:rsidRDefault="00283FFF">
      <w:pPr>
        <w:pStyle w:val="3"/>
        <w:numPr>
          <w:ilvl w:val="2"/>
          <w:numId w:val="26"/>
        </w:numPr>
        <w:tabs>
          <w:tab w:val="left" w:pos="998"/>
        </w:tabs>
        <w:spacing w:before="73"/>
        <w:ind w:left="998" w:hanging="716"/>
        <w:jc w:val="both"/>
      </w:pPr>
      <w:r>
        <w:t>Sample-size</w:t>
      </w:r>
      <w:r>
        <w:rPr>
          <w:spacing w:val="-14"/>
        </w:rPr>
        <w:t xml:space="preserve"> </w:t>
      </w:r>
      <w:r>
        <w:rPr>
          <w:spacing w:val="-2"/>
        </w:rPr>
        <w:t>sensitivity</w:t>
      </w:r>
    </w:p>
    <w:p w14:paraId="00DC1FDE" w14:textId="77777777" w:rsidR="00350CFB" w:rsidRDefault="00283FFF">
      <w:pPr>
        <w:pStyle w:val="a3"/>
        <w:spacing w:before="181" w:line="456" w:lineRule="exact"/>
        <w:ind w:left="282" w:right="523" w:hanging="9"/>
        <w:jc w:val="both"/>
      </w:pPr>
      <w:bookmarkStart w:id="265" w:name="GMX_proxy_definition_variants"/>
      <w:r>
        <w:rPr>
          <w:color w:val="FF0000"/>
        </w:rPr>
        <w:t>Alignment statistics are recomputed on staged subsamples drawn from the expanded wallet pool using the same deterministic seed. Reported sample-size τ is interpreted primarily for transfer and allowance families on Wpool; primary claims remain on the matched wallet cohort (n = 5,521). Because rank correlations have sampling variability, modest movement in τ across sizes is expected; the robustness question is whether EndorseRank and AWP preserve their relative ordering on key graph-adjacent families.</w:t>
      </w:r>
      <w:bookmarkEnd w:id="265"/>
    </w:p>
    <w:p w14:paraId="00DC1FDF" w14:textId="77777777" w:rsidR="00350CFB" w:rsidRDefault="00350CFB">
      <w:pPr>
        <w:pStyle w:val="a3"/>
        <w:spacing w:before="149"/>
      </w:pPr>
    </w:p>
    <w:p w14:paraId="00DC1FE0" w14:textId="77777777" w:rsidR="00350CFB" w:rsidRDefault="00283FFF">
      <w:pPr>
        <w:pStyle w:val="3"/>
        <w:numPr>
          <w:ilvl w:val="2"/>
          <w:numId w:val="26"/>
        </w:numPr>
        <w:tabs>
          <w:tab w:val="left" w:pos="998"/>
        </w:tabs>
        <w:spacing w:before="1"/>
        <w:ind w:left="998" w:hanging="716"/>
        <w:jc w:val="both"/>
      </w:pPr>
      <w:r>
        <w:rPr>
          <w:color w:val="FF0000"/>
        </w:rPr>
        <w:t>Holdout label definition</w:t>
      </w:r>
    </w:p>
    <w:p w14:paraId="00DC1FE1" w14:textId="77777777" w:rsidR="00350CFB" w:rsidRDefault="00283FFF">
      <w:pPr>
        <w:pStyle w:val="a3"/>
        <w:spacing w:before="181" w:line="456" w:lineRule="exact"/>
        <w:ind w:left="282" w:right="525"/>
        <w:jc w:val="both"/>
      </w:pPr>
      <w:bookmarkStart w:id="266" w:name="Reproducibility"/>
      <w:bookmarkStart w:id="267" w:name="_bookmark74"/>
      <w:r>
        <w:rPr>
          <w:color w:val="FF0000"/>
        </w:rPr>
        <w:t>Robustness checks vary damping, top-token subgraphs, and sample size. Primary claims remain on allowance versus transfer and the spender holdout.</w:t>
      </w:r>
      <w:bookmarkEnd w:id="266"/>
      <w:bookmarkEnd w:id="267"/>
    </w:p>
    <w:p w14:paraId="00DC1FE2" w14:textId="77777777" w:rsidR="00350CFB" w:rsidRDefault="00350CFB">
      <w:pPr>
        <w:pStyle w:val="a3"/>
      </w:pPr>
    </w:p>
    <w:p w14:paraId="00DC1FE3" w14:textId="77777777" w:rsidR="00350CFB" w:rsidRDefault="00350CFB">
      <w:pPr>
        <w:pStyle w:val="a3"/>
        <w:spacing w:before="26"/>
      </w:pPr>
    </w:p>
    <w:p w14:paraId="00DC1FE4" w14:textId="77777777" w:rsidR="00350CFB" w:rsidRDefault="00283FFF">
      <w:pPr>
        <w:pStyle w:val="2"/>
        <w:numPr>
          <w:ilvl w:val="1"/>
          <w:numId w:val="26"/>
        </w:numPr>
        <w:tabs>
          <w:tab w:val="left" w:pos="927"/>
        </w:tabs>
        <w:ind w:left="927" w:hanging="645"/>
        <w:jc w:val="both"/>
      </w:pPr>
      <w:r>
        <w:rPr>
          <w:spacing w:val="-2"/>
        </w:rPr>
        <w:t>Reproducibility</w:t>
      </w:r>
    </w:p>
    <w:p w14:paraId="00DC1FE5" w14:textId="77777777" w:rsidR="00350CFB" w:rsidRDefault="00350CFB">
      <w:pPr>
        <w:pStyle w:val="a3"/>
        <w:spacing w:before="24"/>
        <w:rPr>
          <w:b/>
          <w:sz w:val="28"/>
        </w:rPr>
      </w:pPr>
    </w:p>
    <w:p w14:paraId="00DC1FE6" w14:textId="77777777" w:rsidR="00350CFB" w:rsidRDefault="00283FFF">
      <w:pPr>
        <w:pStyle w:val="a3"/>
        <w:spacing w:line="396" w:lineRule="auto"/>
        <w:ind w:left="282" w:right="534" w:hanging="9"/>
        <w:jc w:val="both"/>
      </w:pPr>
      <w:r>
        <w:rPr>
          <w:color w:val="FF0000"/>
        </w:rPr>
        <w:t>All empirical tables in Chapter 4 are produced by an open evaluation pipeline. After Phase 1 parquet artifacts are present, a single evaluation driver recomputes checks, alignment statistics, and benchmarks from those inputs. Observation window, damping, decay parameters, and benchmark seeds are collected in a single versioned configuration file. Fixture mode supports offline verification without cloud credentials.</w:t>
      </w:r>
    </w:p>
    <w:p w14:paraId="00DC1FE7" w14:textId="77777777" w:rsidR="00350CFB" w:rsidRDefault="00283FFF">
      <w:pPr>
        <w:pStyle w:val="a3"/>
        <w:spacing w:before="21" w:line="396" w:lineRule="auto"/>
        <w:ind w:left="282" w:right="523"/>
        <w:jc w:val="both"/>
      </w:pPr>
      <w:r>
        <w:t>Reproducible</w:t>
      </w:r>
      <w:r>
        <w:rPr>
          <w:spacing w:val="-15"/>
        </w:rPr>
        <w:t xml:space="preserve"> </w:t>
      </w:r>
      <w:r>
        <w:t>elements</w:t>
      </w:r>
      <w:r>
        <w:rPr>
          <w:spacing w:val="-15"/>
        </w:rPr>
        <w:t xml:space="preserve"> </w:t>
      </w:r>
      <w:r>
        <w:t>include:</w:t>
      </w:r>
      <w:r>
        <w:rPr>
          <w:spacing w:val="5"/>
        </w:rPr>
        <w:t xml:space="preserve"> </w:t>
      </w:r>
      <w:r>
        <w:t>deterministic</w:t>
      </w:r>
      <w:r>
        <w:rPr>
          <w:spacing w:val="-15"/>
        </w:rPr>
        <w:t xml:space="preserve"> </w:t>
      </w:r>
      <w:r>
        <w:t>wallet</w:t>
      </w:r>
      <w:r>
        <w:rPr>
          <w:spacing w:val="-15"/>
        </w:rPr>
        <w:t xml:space="preserve"> </w:t>
      </w:r>
      <w:r>
        <w:t>subsampling</w:t>
      </w:r>
      <w:r>
        <w:rPr>
          <w:spacing w:val="-15"/>
        </w:rPr>
        <w:t xml:space="preserve"> </w:t>
      </w:r>
      <w:r>
        <w:t>via</w:t>
      </w:r>
      <w:r>
        <w:rPr>
          <w:spacing w:val="-15"/>
        </w:rPr>
        <w:t xml:space="preserve"> </w:t>
      </w:r>
      <w:r>
        <w:t>SHA256</w:t>
      </w:r>
      <w:r>
        <w:rPr>
          <w:spacing w:val="-15"/>
        </w:rPr>
        <w:t xml:space="preserve"> </w:t>
      </w:r>
      <w:r>
        <w:t>seeds;</w:t>
      </w:r>
      <w:r>
        <w:rPr>
          <w:spacing w:val="-13"/>
        </w:rPr>
        <w:t xml:space="preserve"> </w:t>
      </w:r>
      <w:r>
        <w:t>fixed</w:t>
      </w:r>
      <w:r>
        <w:rPr>
          <w:spacing w:val="-15"/>
        </w:rPr>
        <w:t xml:space="preserve"> </w:t>
      </w:r>
      <w:r>
        <w:t>PageR-ank</w:t>
      </w:r>
      <w:r>
        <w:rPr>
          <w:spacing w:val="24"/>
        </w:rPr>
        <w:t xml:space="preserve"> </w:t>
      </w:r>
      <w:r>
        <w:t>tolerance</w:t>
      </w:r>
      <w:r>
        <w:rPr>
          <w:spacing w:val="24"/>
        </w:rPr>
        <w:t xml:space="preserve"> </w:t>
      </w:r>
      <w:r>
        <w:t>and</w:t>
      </w:r>
      <w:r>
        <w:rPr>
          <w:spacing w:val="25"/>
        </w:rPr>
        <w:t xml:space="preserve"> </w:t>
      </w:r>
      <w:r>
        <w:t>iteration</w:t>
      </w:r>
      <w:r>
        <w:rPr>
          <w:spacing w:val="24"/>
        </w:rPr>
        <w:t xml:space="preserve"> </w:t>
      </w:r>
      <w:r>
        <w:t>caps;</w:t>
      </w:r>
      <w:r>
        <w:rPr>
          <w:spacing w:val="38"/>
        </w:rPr>
        <w:t xml:space="preserve"> </w:t>
      </w:r>
      <w:r>
        <w:t>explicit</w:t>
      </w:r>
      <w:r>
        <w:rPr>
          <w:spacing w:val="24"/>
        </w:rPr>
        <w:t xml:space="preserve"> </w:t>
      </w:r>
      <w:r>
        <w:t>proxy</w:t>
      </w:r>
      <w:r>
        <w:rPr>
          <w:spacing w:val="25"/>
        </w:rPr>
        <w:t xml:space="preserve"> </w:t>
      </w:r>
      <w:r>
        <w:t>formulas</w:t>
      </w:r>
      <w:r>
        <w:rPr>
          <w:spacing w:val="24"/>
        </w:rPr>
        <w:t xml:space="preserve"> </w:t>
      </w:r>
      <w:r>
        <w:t>in</w:t>
      </w:r>
      <w:r>
        <w:rPr>
          <w:spacing w:val="24"/>
        </w:rPr>
        <w:t xml:space="preserve"> </w:t>
      </w:r>
      <w:r>
        <w:t>Section</w:t>
      </w:r>
      <w:r>
        <w:rPr>
          <w:spacing w:val="24"/>
        </w:rPr>
        <w:t xml:space="preserve"> </w:t>
      </w:r>
      <w:hyperlink w:anchor="_bookmark66" w:history="1">
        <w:r>
          <w:t>3.9</w:t>
        </w:r>
      </w:hyperlink>
      <w:r>
        <w:t>;</w:t>
      </w:r>
      <w:r>
        <w:rPr>
          <w:spacing w:val="38"/>
        </w:rPr>
        <w:t xml:space="preserve"> </w:t>
      </w:r>
      <w:r>
        <w:t>and</w:t>
      </w:r>
      <w:r>
        <w:rPr>
          <w:spacing w:val="24"/>
        </w:rPr>
        <w:t xml:space="preserve"> </w:t>
      </w:r>
      <w:r>
        <w:t>logged</w:t>
      </w:r>
      <w:r>
        <w:rPr>
          <w:spacing w:val="25"/>
        </w:rPr>
        <w:t xml:space="preserve"> </w:t>
      </w:r>
      <w:r>
        <w:t>extraction</w:t>
      </w:r>
    </w:p>
    <w:p w14:paraId="00DC1FE8" w14:textId="77777777" w:rsidR="00350CFB" w:rsidRDefault="00350CFB">
      <w:pPr>
        <w:pStyle w:val="a3"/>
        <w:spacing w:line="396" w:lineRule="auto"/>
        <w:jc w:val="both"/>
        <w:sectPr w:rsidR="00350CFB">
          <w:pgSz w:w="11910" w:h="16840"/>
          <w:pgMar w:top="1920" w:right="708" w:bottom="2300" w:left="992" w:header="0" w:footer="2115" w:gutter="0"/>
          <w:cols w:space="720"/>
        </w:sectPr>
      </w:pPr>
    </w:p>
    <w:p w14:paraId="00DC1FE9" w14:textId="77777777" w:rsidR="00350CFB" w:rsidRDefault="00283FFF">
      <w:pPr>
        <w:pStyle w:val="a3"/>
        <w:spacing w:before="72" w:line="396" w:lineRule="auto"/>
        <w:ind w:left="273" w:right="563" w:firstLine="8"/>
        <w:jc w:val="both"/>
      </w:pPr>
      <w:r>
        <w:t>manifests.</w:t>
      </w:r>
      <w:r>
        <w:rPr>
          <w:spacing w:val="27"/>
        </w:rPr>
        <w:t xml:space="preserve"> </w:t>
      </w:r>
      <w:r>
        <w:t xml:space="preserve">Peer reviewers can regenerate alignment and benchmark tables from the same parquet </w:t>
      </w:r>
      <w:bookmarkStart w:id="268" w:name="Sampling_considerations_and_missingness"/>
      <w:bookmarkStart w:id="269" w:name="_bookmark75"/>
      <w:bookmarkEnd w:id="268"/>
      <w:bookmarkEnd w:id="269"/>
      <w:r>
        <w:t>without re-querying BigQuery.</w:t>
      </w:r>
    </w:p>
    <w:p w14:paraId="00DC1FEA" w14:textId="77777777" w:rsidR="00350CFB" w:rsidRDefault="00350CFB">
      <w:pPr>
        <w:pStyle w:val="a3"/>
        <w:spacing w:before="160"/>
      </w:pPr>
    </w:p>
    <w:p w14:paraId="00DC1FEB" w14:textId="77777777" w:rsidR="00350CFB" w:rsidRDefault="00283FFF">
      <w:pPr>
        <w:pStyle w:val="2"/>
        <w:numPr>
          <w:ilvl w:val="1"/>
          <w:numId w:val="26"/>
        </w:numPr>
        <w:tabs>
          <w:tab w:val="left" w:pos="927"/>
        </w:tabs>
        <w:spacing w:before="1"/>
        <w:ind w:left="927" w:hanging="645"/>
      </w:pPr>
      <w:r>
        <w:t>Sampling</w:t>
      </w:r>
      <w:r>
        <w:rPr>
          <w:spacing w:val="18"/>
        </w:rPr>
        <w:t xml:space="preserve"> </w:t>
      </w:r>
      <w:r>
        <w:t>considerations</w:t>
      </w:r>
      <w:r>
        <w:rPr>
          <w:spacing w:val="18"/>
        </w:rPr>
        <w:t xml:space="preserve"> </w:t>
      </w:r>
      <w:r>
        <w:t>and</w:t>
      </w:r>
      <w:r>
        <w:rPr>
          <w:spacing w:val="18"/>
        </w:rPr>
        <w:t xml:space="preserve"> </w:t>
      </w:r>
      <w:r>
        <w:rPr>
          <w:spacing w:val="-2"/>
        </w:rPr>
        <w:t>missingness</w:t>
      </w:r>
    </w:p>
    <w:p w14:paraId="00DC1FEC" w14:textId="77777777" w:rsidR="00350CFB" w:rsidRDefault="00350CFB">
      <w:pPr>
        <w:pStyle w:val="a3"/>
        <w:spacing w:before="23"/>
        <w:rPr>
          <w:b/>
          <w:sz w:val="28"/>
        </w:rPr>
      </w:pPr>
    </w:p>
    <w:p w14:paraId="00DC1FED" w14:textId="77777777" w:rsidR="00350CFB" w:rsidRDefault="00283FFF">
      <w:pPr>
        <w:pStyle w:val="a3"/>
        <w:spacing w:before="1" w:line="396" w:lineRule="auto"/>
        <w:ind w:left="282" w:right="524" w:hanging="8"/>
        <w:jc w:val="both"/>
      </w:pPr>
      <w:r>
        <w:rPr>
          <w:color w:val="FF0000"/>
        </w:rPr>
        <w:t>The matched cohort is a purposeful sample, not a random sample of all Arbitrum addresses. Eligibility requires reputation-subgraph connectivity, so results speak to wallets with observable approval or transfer structure. Idle wallets, pure holders, and addresses that interact only through non-ERC-20 mechanisms are out of scope by design.</w:t>
      </w:r>
    </w:p>
    <w:p w14:paraId="00DC1FEE" w14:textId="77777777" w:rsidR="00350CFB" w:rsidRDefault="00283FFF">
      <w:pPr>
        <w:pStyle w:val="a3"/>
        <w:spacing w:before="18" w:line="396" w:lineRule="auto"/>
        <w:ind w:left="282" w:right="560"/>
        <w:jc w:val="both"/>
      </w:pPr>
      <w:r>
        <w:t>Missingness</w:t>
      </w:r>
      <w:r>
        <w:rPr>
          <w:spacing w:val="-8"/>
        </w:rPr>
        <w:t xml:space="preserve"> </w:t>
      </w:r>
      <w:r>
        <w:t>arises</w:t>
      </w:r>
      <w:r>
        <w:rPr>
          <w:spacing w:val="-7"/>
        </w:rPr>
        <w:t xml:space="preserve"> </w:t>
      </w:r>
      <w:r>
        <w:t>in</w:t>
      </w:r>
      <w:r>
        <w:rPr>
          <w:spacing w:val="-7"/>
        </w:rPr>
        <w:t xml:space="preserve"> </w:t>
      </w:r>
      <w:r>
        <w:t>several</w:t>
      </w:r>
      <w:r>
        <w:rPr>
          <w:spacing w:val="-7"/>
        </w:rPr>
        <w:t xml:space="preserve"> </w:t>
      </w:r>
      <w:r>
        <w:t>forms. Tokens</w:t>
      </w:r>
      <w:r>
        <w:rPr>
          <w:spacing w:val="-8"/>
        </w:rPr>
        <w:t xml:space="preserve"> </w:t>
      </w:r>
      <w:r>
        <w:t>with</w:t>
      </w:r>
      <w:r>
        <w:rPr>
          <w:spacing w:val="-7"/>
        </w:rPr>
        <w:t xml:space="preserve"> </w:t>
      </w:r>
      <w:r>
        <w:t>unknown</w:t>
      </w:r>
      <w:r>
        <w:rPr>
          <w:spacing w:val="-7"/>
        </w:rPr>
        <w:t xml:space="preserve"> </w:t>
      </w:r>
      <w:r>
        <w:t>decimals</w:t>
      </w:r>
      <w:r>
        <w:rPr>
          <w:spacing w:val="-7"/>
        </w:rPr>
        <w:t xml:space="preserve"> </w:t>
      </w:r>
      <w:r>
        <w:t>may</w:t>
      </w:r>
      <w:r>
        <w:rPr>
          <w:spacing w:val="-8"/>
        </w:rPr>
        <w:t xml:space="preserve"> </w:t>
      </w:r>
      <w:r>
        <w:t>be</w:t>
      </w:r>
      <w:r>
        <w:rPr>
          <w:spacing w:val="-7"/>
        </w:rPr>
        <w:t xml:space="preserve"> </w:t>
      </w:r>
      <w:r>
        <w:t>dropped</w:t>
      </w:r>
      <w:r>
        <w:rPr>
          <w:spacing w:val="-7"/>
        </w:rPr>
        <w:t xml:space="preserve"> </w:t>
      </w:r>
      <w:r>
        <w:t>or</w:t>
      </w:r>
      <w:r>
        <w:rPr>
          <w:spacing w:val="-7"/>
        </w:rPr>
        <w:t xml:space="preserve"> </w:t>
      </w:r>
      <w:r>
        <w:t>defaulted during</w:t>
      </w:r>
      <w:r>
        <w:rPr>
          <w:spacing w:val="-15"/>
        </w:rPr>
        <w:t xml:space="preserve"> </w:t>
      </w:r>
      <w:r>
        <w:t>preprocessing;</w:t>
      </w:r>
      <w:r>
        <w:rPr>
          <w:spacing w:val="-15"/>
        </w:rPr>
        <w:t xml:space="preserve"> </w:t>
      </w:r>
      <w:r>
        <w:t>such</w:t>
      </w:r>
      <w:r>
        <w:rPr>
          <w:spacing w:val="-15"/>
        </w:rPr>
        <w:t xml:space="preserve"> </w:t>
      </w:r>
      <w:r>
        <w:t>decisions</w:t>
      </w:r>
      <w:r>
        <w:rPr>
          <w:spacing w:val="-15"/>
        </w:rPr>
        <w:t xml:space="preserve"> </w:t>
      </w:r>
      <w:r>
        <w:t>are</w:t>
      </w:r>
      <w:r>
        <w:rPr>
          <w:spacing w:val="-15"/>
        </w:rPr>
        <w:t xml:space="preserve"> </w:t>
      </w:r>
      <w:r>
        <w:t>logged</w:t>
      </w:r>
      <w:r>
        <w:rPr>
          <w:spacing w:val="-15"/>
        </w:rPr>
        <w:t xml:space="preserve"> </w:t>
      </w:r>
      <w:r>
        <w:t>in</w:t>
      </w:r>
      <w:r>
        <w:rPr>
          <w:spacing w:val="-15"/>
        </w:rPr>
        <w:t xml:space="preserve"> </w:t>
      </w:r>
      <w:r>
        <w:t>the</w:t>
      </w:r>
      <w:r>
        <w:rPr>
          <w:spacing w:val="-15"/>
        </w:rPr>
        <w:t xml:space="preserve"> </w:t>
      </w:r>
      <w:r>
        <w:t>pipeline.</w:t>
      </w:r>
      <w:r>
        <w:rPr>
          <w:spacing w:val="-15"/>
        </w:rPr>
        <w:t xml:space="preserve"> </w:t>
      </w:r>
      <w:r>
        <w:t>Approvals</w:t>
      </w:r>
      <w:r>
        <w:rPr>
          <w:spacing w:val="-15"/>
        </w:rPr>
        <w:t xml:space="preserve"> </w:t>
      </w:r>
      <w:r>
        <w:t>that</w:t>
      </w:r>
      <w:r>
        <w:rPr>
          <w:spacing w:val="-15"/>
        </w:rPr>
        <w:t xml:space="preserve"> </w:t>
      </w:r>
      <w:r>
        <w:t>never</w:t>
      </w:r>
      <w:r>
        <w:rPr>
          <w:spacing w:val="-15"/>
        </w:rPr>
        <w:t xml:space="preserve"> </w:t>
      </w:r>
      <w:r>
        <w:t>emit</w:t>
      </w:r>
      <w:r>
        <w:rPr>
          <w:spacing w:val="-15"/>
        </w:rPr>
        <w:t xml:space="preserve"> </w:t>
      </w:r>
      <w:r>
        <w:t>standard ERC-20</w:t>
      </w:r>
      <w:r>
        <w:rPr>
          <w:spacing w:val="-15"/>
        </w:rPr>
        <w:t xml:space="preserve"> </w:t>
      </w:r>
      <w:r>
        <w:t>logs</w:t>
      </w:r>
      <w:r>
        <w:rPr>
          <w:spacing w:val="-15"/>
        </w:rPr>
        <w:t xml:space="preserve"> </w:t>
      </w:r>
      <w:r>
        <w:t>(non-standard</w:t>
      </w:r>
      <w:r>
        <w:rPr>
          <w:spacing w:val="-15"/>
        </w:rPr>
        <w:t xml:space="preserve"> </w:t>
      </w:r>
      <w:r>
        <w:t>tokens)</w:t>
      </w:r>
      <w:r>
        <w:rPr>
          <w:spacing w:val="-15"/>
        </w:rPr>
        <w:t xml:space="preserve"> </w:t>
      </w:r>
      <w:r>
        <w:t>are</w:t>
      </w:r>
      <w:r>
        <w:rPr>
          <w:spacing w:val="-15"/>
        </w:rPr>
        <w:t xml:space="preserve"> </w:t>
      </w:r>
      <w:r>
        <w:t>invisible</w:t>
      </w:r>
      <w:r>
        <w:rPr>
          <w:spacing w:val="-15"/>
        </w:rPr>
        <w:t xml:space="preserve"> </w:t>
      </w:r>
      <w:r>
        <w:t>to</w:t>
      </w:r>
      <w:r>
        <w:rPr>
          <w:spacing w:val="-15"/>
        </w:rPr>
        <w:t xml:space="preserve"> </w:t>
      </w:r>
      <w:r>
        <w:t>EndorseRank.</w:t>
      </w:r>
      <w:r>
        <w:rPr>
          <w:spacing w:val="8"/>
        </w:rPr>
        <w:t xml:space="preserve"> </w:t>
      </w:r>
      <w:r>
        <w:t>Transfers</w:t>
      </w:r>
      <w:r>
        <w:rPr>
          <w:spacing w:val="-15"/>
        </w:rPr>
        <w:t xml:space="preserve"> </w:t>
      </w:r>
      <w:r>
        <w:t>that</w:t>
      </w:r>
      <w:r>
        <w:rPr>
          <w:spacing w:val="-15"/>
        </w:rPr>
        <w:t xml:space="preserve"> </w:t>
      </w:r>
      <w:r>
        <w:t>occur</w:t>
      </w:r>
      <w:r>
        <w:rPr>
          <w:spacing w:val="-15"/>
        </w:rPr>
        <w:t xml:space="preserve"> </w:t>
      </w:r>
      <w:r>
        <w:t>off-chain</w:t>
      </w:r>
      <w:r>
        <w:rPr>
          <w:spacing w:val="-15"/>
        </w:rPr>
        <w:t xml:space="preserve"> </w:t>
      </w:r>
      <w:r>
        <w:t>or through</w:t>
      </w:r>
      <w:r>
        <w:rPr>
          <w:spacing w:val="-14"/>
        </w:rPr>
        <w:t xml:space="preserve"> </w:t>
      </w:r>
      <w:r>
        <w:t>custodial</w:t>
      </w:r>
      <w:r>
        <w:rPr>
          <w:spacing w:val="-13"/>
        </w:rPr>
        <w:t xml:space="preserve"> </w:t>
      </w:r>
      <w:r>
        <w:t>systems</w:t>
      </w:r>
      <w:r>
        <w:rPr>
          <w:spacing w:val="-14"/>
        </w:rPr>
        <w:t xml:space="preserve"> </w:t>
      </w:r>
      <w:r>
        <w:t>never</w:t>
      </w:r>
      <w:r>
        <w:rPr>
          <w:spacing w:val="-14"/>
        </w:rPr>
        <w:t xml:space="preserve"> </w:t>
      </w:r>
      <w:r>
        <w:t>enter</w:t>
      </w:r>
      <w:r>
        <w:rPr>
          <w:spacing w:val="-14"/>
        </w:rPr>
        <w:t xml:space="preserve"> </w:t>
      </w:r>
      <w:r>
        <w:t>AWP.</w:t>
      </w:r>
      <w:r>
        <w:rPr>
          <w:spacing w:val="-14"/>
        </w:rPr>
        <w:t xml:space="preserve"> </w:t>
      </w:r>
      <w:r>
        <w:t>These</w:t>
      </w:r>
      <w:r>
        <w:rPr>
          <w:spacing w:val="-14"/>
        </w:rPr>
        <w:t xml:space="preserve"> </w:t>
      </w:r>
      <w:r>
        <w:t>missingness</w:t>
      </w:r>
      <w:r>
        <w:rPr>
          <w:spacing w:val="-14"/>
        </w:rPr>
        <w:t xml:space="preserve"> </w:t>
      </w:r>
      <w:r>
        <w:t>patterns</w:t>
      </w:r>
      <w:r>
        <w:rPr>
          <w:spacing w:val="-14"/>
        </w:rPr>
        <w:t xml:space="preserve"> </w:t>
      </w:r>
      <w:r>
        <w:t>bias</w:t>
      </w:r>
      <w:r>
        <w:rPr>
          <w:spacing w:val="-14"/>
        </w:rPr>
        <w:t xml:space="preserve"> </w:t>
      </w:r>
      <w:r>
        <w:t>both</w:t>
      </w:r>
      <w:r>
        <w:rPr>
          <w:spacing w:val="-14"/>
        </w:rPr>
        <w:t xml:space="preserve"> </w:t>
      </w:r>
      <w:r>
        <w:t>methods</w:t>
      </w:r>
      <w:r>
        <w:rPr>
          <w:spacing w:val="-14"/>
        </w:rPr>
        <w:t xml:space="preserve"> </w:t>
      </w:r>
      <w:r>
        <w:t>toward on-chain,</w:t>
      </w:r>
      <w:r>
        <w:rPr>
          <w:spacing w:val="-7"/>
        </w:rPr>
        <w:t xml:space="preserve"> </w:t>
      </w:r>
      <w:r>
        <w:t>standard-token</w:t>
      </w:r>
      <w:r>
        <w:rPr>
          <w:spacing w:val="-7"/>
        </w:rPr>
        <w:t xml:space="preserve"> </w:t>
      </w:r>
      <w:r>
        <w:t>activity—acceptable</w:t>
      </w:r>
      <w:r>
        <w:rPr>
          <w:spacing w:val="-7"/>
        </w:rPr>
        <w:t xml:space="preserve"> </w:t>
      </w:r>
      <w:r>
        <w:t>for</w:t>
      </w:r>
      <w:r>
        <w:rPr>
          <w:spacing w:val="-7"/>
        </w:rPr>
        <w:t xml:space="preserve"> </w:t>
      </w:r>
      <w:r>
        <w:t>an</w:t>
      </w:r>
      <w:r>
        <w:rPr>
          <w:spacing w:val="-7"/>
        </w:rPr>
        <w:t xml:space="preserve"> </w:t>
      </w:r>
      <w:r>
        <w:t>on-chain</w:t>
      </w:r>
      <w:r>
        <w:rPr>
          <w:spacing w:val="-7"/>
        </w:rPr>
        <w:t xml:space="preserve"> </w:t>
      </w:r>
      <w:r>
        <w:t>reputation</w:t>
      </w:r>
      <w:r>
        <w:rPr>
          <w:spacing w:val="-7"/>
        </w:rPr>
        <w:t xml:space="preserve"> </w:t>
      </w:r>
      <w:r>
        <w:t>study,</w:t>
      </w:r>
      <w:r>
        <w:rPr>
          <w:spacing w:val="-7"/>
        </w:rPr>
        <w:t xml:space="preserve"> </w:t>
      </w:r>
      <w:r>
        <w:t>but</w:t>
      </w:r>
      <w:r>
        <w:rPr>
          <w:spacing w:val="-7"/>
        </w:rPr>
        <w:t xml:space="preserve"> </w:t>
      </w:r>
      <w:r>
        <w:t>relevant</w:t>
      </w:r>
      <w:r>
        <w:rPr>
          <w:spacing w:val="-7"/>
        </w:rPr>
        <w:t xml:space="preserve"> </w:t>
      </w:r>
      <w:r>
        <w:t>when generalizing to the full user population of a protocol.</w:t>
      </w:r>
    </w:p>
    <w:p w14:paraId="00DC1FEF" w14:textId="77777777" w:rsidR="00350CFB" w:rsidRDefault="00283FFF">
      <w:pPr>
        <w:pStyle w:val="a3"/>
        <w:spacing w:before="20" w:line="396" w:lineRule="auto"/>
        <w:ind w:left="282" w:right="563"/>
        <w:jc w:val="both"/>
      </w:pPr>
      <w:bookmarkStart w:id="270" w:name="Implementation_notes"/>
      <w:bookmarkStart w:id="271" w:name="_bookmark76"/>
      <w:r>
        <w:rPr>
          <w:color w:val="FF0000"/>
        </w:rPr>
        <w:t>Supplemental addresses in the expanded wallet pool (N = 31,612) increase coverage for runtime tests. Alignment claims remain anchored to the matched cohort (n = 5,521), while scaling claims use the pool.</w:t>
      </w:r>
      <w:bookmarkEnd w:id="270"/>
      <w:bookmarkEnd w:id="271"/>
    </w:p>
    <w:p w14:paraId="00DC1FF0" w14:textId="77777777" w:rsidR="00350CFB" w:rsidRDefault="00350CFB">
      <w:pPr>
        <w:pStyle w:val="a3"/>
        <w:spacing w:before="161"/>
      </w:pPr>
    </w:p>
    <w:p w14:paraId="00DC1FF1" w14:textId="77777777" w:rsidR="00350CFB" w:rsidRDefault="00283FFF">
      <w:pPr>
        <w:pStyle w:val="2"/>
        <w:numPr>
          <w:ilvl w:val="1"/>
          <w:numId w:val="26"/>
        </w:numPr>
        <w:tabs>
          <w:tab w:val="left" w:pos="927"/>
        </w:tabs>
        <w:spacing w:before="1"/>
        <w:ind w:left="927" w:hanging="645"/>
      </w:pPr>
      <w:r>
        <w:t>Implementation</w:t>
      </w:r>
      <w:r>
        <w:rPr>
          <w:spacing w:val="26"/>
        </w:rPr>
        <w:t xml:space="preserve"> </w:t>
      </w:r>
      <w:r>
        <w:rPr>
          <w:spacing w:val="-2"/>
        </w:rPr>
        <w:t>notes</w:t>
      </w:r>
    </w:p>
    <w:p w14:paraId="00DC1FF2" w14:textId="77777777" w:rsidR="00350CFB" w:rsidRDefault="00350CFB">
      <w:pPr>
        <w:pStyle w:val="a3"/>
        <w:spacing w:before="23"/>
        <w:rPr>
          <w:b/>
          <w:sz w:val="28"/>
        </w:rPr>
      </w:pPr>
    </w:p>
    <w:p w14:paraId="00DC1FF3" w14:textId="77777777" w:rsidR="00350CFB" w:rsidRDefault="00283FFF">
      <w:pPr>
        <w:pStyle w:val="a3"/>
        <w:spacing w:before="1" w:line="396" w:lineRule="auto"/>
        <w:ind w:left="282" w:right="523"/>
        <w:jc w:val="both"/>
      </w:pPr>
      <w:r>
        <w:t>PageRank</w:t>
      </w:r>
      <w:r>
        <w:rPr>
          <w:spacing w:val="-5"/>
        </w:rPr>
        <w:t xml:space="preserve"> </w:t>
      </w:r>
      <w:r>
        <w:t>is</w:t>
      </w:r>
      <w:r>
        <w:rPr>
          <w:spacing w:val="-5"/>
        </w:rPr>
        <w:t xml:space="preserve"> </w:t>
      </w:r>
      <w:r>
        <w:t>implemented</w:t>
      </w:r>
      <w:r>
        <w:rPr>
          <w:spacing w:val="-5"/>
        </w:rPr>
        <w:t xml:space="preserve"> </w:t>
      </w:r>
      <w:r>
        <w:t>with</w:t>
      </w:r>
      <w:r>
        <w:rPr>
          <w:spacing w:val="-5"/>
        </w:rPr>
        <w:t xml:space="preserve"> </w:t>
      </w:r>
      <w:r>
        <w:t>sparse</w:t>
      </w:r>
      <w:r>
        <w:rPr>
          <w:spacing w:val="-5"/>
        </w:rPr>
        <w:t xml:space="preserve"> </w:t>
      </w:r>
      <w:r>
        <w:t>adjacency</w:t>
      </w:r>
      <w:r>
        <w:rPr>
          <w:spacing w:val="-5"/>
        </w:rPr>
        <w:t xml:space="preserve"> </w:t>
      </w:r>
      <w:r>
        <w:t>lists</w:t>
      </w:r>
      <w:r>
        <w:rPr>
          <w:spacing w:val="-5"/>
        </w:rPr>
        <w:t xml:space="preserve"> </w:t>
      </w:r>
      <w:r>
        <w:t>and</w:t>
      </w:r>
      <w:r>
        <w:rPr>
          <w:spacing w:val="-5"/>
        </w:rPr>
        <w:t xml:space="preserve"> </w:t>
      </w:r>
      <w:r>
        <w:t>power</w:t>
      </w:r>
      <w:r>
        <w:rPr>
          <w:spacing w:val="-5"/>
        </w:rPr>
        <w:t xml:space="preserve"> </w:t>
      </w:r>
      <w:r>
        <w:t>iteration</w:t>
      </w:r>
      <w:r>
        <w:rPr>
          <w:spacing w:val="-5"/>
        </w:rPr>
        <w:t xml:space="preserve"> </w:t>
      </w:r>
      <w:r>
        <w:t>in</w:t>
      </w:r>
      <w:r>
        <w:rPr>
          <w:spacing w:val="-5"/>
        </w:rPr>
        <w:t xml:space="preserve"> </w:t>
      </w:r>
      <w:r>
        <w:t>Python,</w:t>
      </w:r>
      <w:r>
        <w:rPr>
          <w:spacing w:val="-5"/>
        </w:rPr>
        <w:t xml:space="preserve"> </w:t>
      </w:r>
      <w:r>
        <w:t>with</w:t>
      </w:r>
      <w:r>
        <w:rPr>
          <w:spacing w:val="-5"/>
        </w:rPr>
        <w:t xml:space="preserve"> </w:t>
      </w:r>
      <w:r>
        <w:t>optional NumPy</w:t>
      </w:r>
      <w:r>
        <w:rPr>
          <w:spacing w:val="-15"/>
        </w:rPr>
        <w:t xml:space="preserve"> </w:t>
      </w:r>
      <w:r>
        <w:t>vectorization</w:t>
      </w:r>
      <w:r>
        <w:rPr>
          <w:spacing w:val="-15"/>
        </w:rPr>
        <w:t xml:space="preserve"> </w:t>
      </w:r>
      <w:r>
        <w:t>for</w:t>
      </w:r>
      <w:r>
        <w:rPr>
          <w:spacing w:val="-15"/>
        </w:rPr>
        <w:t xml:space="preserve"> </w:t>
      </w:r>
      <w:r>
        <w:t>score</w:t>
      </w:r>
      <w:r>
        <w:rPr>
          <w:spacing w:val="-15"/>
        </w:rPr>
        <w:t xml:space="preserve"> </w:t>
      </w:r>
      <w:r>
        <w:t>updates.</w:t>
      </w:r>
      <w:r>
        <w:rPr>
          <w:spacing w:val="-10"/>
        </w:rPr>
        <w:t xml:space="preserve"> </w:t>
      </w:r>
      <w:r>
        <w:t>Graphs</w:t>
      </w:r>
      <w:r>
        <w:rPr>
          <w:spacing w:val="-15"/>
        </w:rPr>
        <w:t xml:space="preserve"> </w:t>
      </w:r>
      <w:r>
        <w:t>are</w:t>
      </w:r>
      <w:r>
        <w:rPr>
          <w:spacing w:val="-15"/>
        </w:rPr>
        <w:t xml:space="preserve"> </w:t>
      </w:r>
      <w:r>
        <w:t>built</w:t>
      </w:r>
      <w:r>
        <w:rPr>
          <w:spacing w:val="-15"/>
        </w:rPr>
        <w:t xml:space="preserve"> </w:t>
      </w:r>
      <w:r>
        <w:t>once</w:t>
      </w:r>
      <w:r>
        <w:rPr>
          <w:spacing w:val="-15"/>
        </w:rPr>
        <w:t xml:space="preserve"> </w:t>
      </w:r>
      <w:r>
        <w:t>per</w:t>
      </w:r>
      <w:r>
        <w:rPr>
          <w:spacing w:val="-15"/>
        </w:rPr>
        <w:t xml:space="preserve"> </w:t>
      </w:r>
      <w:r>
        <w:t>configuration;</w:t>
      </w:r>
      <w:r>
        <w:rPr>
          <w:spacing w:val="-13"/>
        </w:rPr>
        <w:t xml:space="preserve"> </w:t>
      </w:r>
      <w:r>
        <w:t>timed</w:t>
      </w:r>
      <w:r>
        <w:rPr>
          <w:spacing w:val="-15"/>
        </w:rPr>
        <w:t xml:space="preserve"> </w:t>
      </w:r>
      <w:r>
        <w:t>benchmarks exclude</w:t>
      </w:r>
      <w:r>
        <w:rPr>
          <w:spacing w:val="-4"/>
        </w:rPr>
        <w:t xml:space="preserve"> </w:t>
      </w:r>
      <w:r>
        <w:t>I/O</w:t>
      </w:r>
      <w:r>
        <w:rPr>
          <w:spacing w:val="-4"/>
        </w:rPr>
        <w:t xml:space="preserve"> </w:t>
      </w:r>
      <w:r>
        <w:t>and</w:t>
      </w:r>
      <w:r>
        <w:rPr>
          <w:spacing w:val="-4"/>
        </w:rPr>
        <w:t xml:space="preserve"> </w:t>
      </w:r>
      <w:r>
        <w:t>preprocessing.</w:t>
      </w:r>
      <w:r>
        <w:rPr>
          <w:spacing w:val="19"/>
        </w:rPr>
        <w:t xml:space="preserve"> </w:t>
      </w:r>
      <w:r>
        <w:t>Randomness</w:t>
      </w:r>
      <w:r>
        <w:rPr>
          <w:spacing w:val="-4"/>
        </w:rPr>
        <w:t xml:space="preserve"> </w:t>
      </w:r>
      <w:r>
        <w:t>enters</w:t>
      </w:r>
      <w:r>
        <w:rPr>
          <w:spacing w:val="-4"/>
        </w:rPr>
        <w:t xml:space="preserve"> </w:t>
      </w:r>
      <w:r>
        <w:t>only</w:t>
      </w:r>
      <w:r>
        <w:rPr>
          <w:spacing w:val="-4"/>
        </w:rPr>
        <w:t xml:space="preserve"> </w:t>
      </w:r>
      <w:r>
        <w:t>through</w:t>
      </w:r>
      <w:r>
        <w:rPr>
          <w:spacing w:val="-4"/>
        </w:rPr>
        <w:t xml:space="preserve"> </w:t>
      </w:r>
      <w:r>
        <w:t>optional</w:t>
      </w:r>
      <w:r>
        <w:rPr>
          <w:spacing w:val="-4"/>
        </w:rPr>
        <w:t xml:space="preserve"> </w:t>
      </w:r>
      <w:r>
        <w:t>fixture</w:t>
      </w:r>
      <w:r>
        <w:rPr>
          <w:spacing w:val="-4"/>
        </w:rPr>
        <w:t xml:space="preserve"> </w:t>
      </w:r>
      <w:r>
        <w:t>generation;</w:t>
      </w:r>
      <w:r>
        <w:rPr>
          <w:spacing w:val="-3"/>
        </w:rPr>
        <w:t xml:space="preserve"> </w:t>
      </w:r>
      <w:r>
        <w:t>real-data evaluation is deterministic given parquet inputs and configuration seeds.</w:t>
      </w:r>
      <w:r>
        <w:rPr>
          <w:spacing w:val="40"/>
        </w:rPr>
        <w:t xml:space="preserve"> </w:t>
      </w:r>
      <w:r>
        <w:t xml:space="preserve">Floating-point dif-ferences across machines are expected to be negligible relative to the reported </w:t>
      </w:r>
      <w:r>
        <w:rPr>
          <w:i/>
        </w:rPr>
        <w:t xml:space="preserve">τ </w:t>
      </w:r>
      <w:r>
        <w:t>precision (three decimal places).</w:t>
      </w:r>
    </w:p>
    <w:p w14:paraId="00DC1FF4" w14:textId="77777777" w:rsidR="00350CFB" w:rsidRDefault="00283FFF">
      <w:pPr>
        <w:pStyle w:val="a3"/>
        <w:spacing w:before="20"/>
        <w:ind w:left="282"/>
        <w:jc w:val="both"/>
      </w:pPr>
      <w:r>
        <w:t>Figures</w:t>
      </w:r>
      <w:r>
        <w:rPr>
          <w:spacing w:val="7"/>
        </w:rPr>
        <w:t xml:space="preserve"> </w:t>
      </w:r>
      <w:r>
        <w:t>are</w:t>
      </w:r>
      <w:r>
        <w:rPr>
          <w:spacing w:val="8"/>
        </w:rPr>
        <w:t xml:space="preserve"> </w:t>
      </w:r>
      <w:r>
        <w:t>generated</w:t>
      </w:r>
      <w:r>
        <w:rPr>
          <w:spacing w:val="8"/>
        </w:rPr>
        <w:t xml:space="preserve"> </w:t>
      </w:r>
      <w:r>
        <w:t>from</w:t>
      </w:r>
      <w:r>
        <w:rPr>
          <w:spacing w:val="8"/>
        </w:rPr>
        <w:t xml:space="preserve"> </w:t>
      </w:r>
      <w:r>
        <w:t>the</w:t>
      </w:r>
      <w:r>
        <w:rPr>
          <w:spacing w:val="7"/>
        </w:rPr>
        <w:t xml:space="preserve"> </w:t>
      </w:r>
      <w:r>
        <w:t>same</w:t>
      </w:r>
      <w:r>
        <w:rPr>
          <w:spacing w:val="8"/>
        </w:rPr>
        <w:t xml:space="preserve"> </w:t>
      </w:r>
      <w:r>
        <w:t>evaluation</w:t>
      </w:r>
      <w:r>
        <w:rPr>
          <w:spacing w:val="8"/>
        </w:rPr>
        <w:t xml:space="preserve"> </w:t>
      </w:r>
      <w:r>
        <w:t>artifacts</w:t>
      </w:r>
      <w:r>
        <w:rPr>
          <w:spacing w:val="8"/>
        </w:rPr>
        <w:t xml:space="preserve"> </w:t>
      </w:r>
      <w:r>
        <w:t>as</w:t>
      </w:r>
      <w:r>
        <w:rPr>
          <w:spacing w:val="7"/>
        </w:rPr>
        <w:t xml:space="preserve"> </w:t>
      </w:r>
      <w:r>
        <w:t>the</w:t>
      </w:r>
      <w:r>
        <w:rPr>
          <w:spacing w:val="8"/>
        </w:rPr>
        <w:t xml:space="preserve"> </w:t>
      </w:r>
      <w:r>
        <w:t>tables,</w:t>
      </w:r>
      <w:r>
        <w:rPr>
          <w:spacing w:val="11"/>
        </w:rPr>
        <w:t xml:space="preserve"> </w:t>
      </w:r>
      <w:r>
        <w:t>so</w:t>
      </w:r>
      <w:r>
        <w:rPr>
          <w:spacing w:val="8"/>
        </w:rPr>
        <w:t xml:space="preserve"> </w:t>
      </w:r>
      <w:r>
        <w:t>reported</w:t>
      </w:r>
      <w:r>
        <w:rPr>
          <w:spacing w:val="8"/>
        </w:rPr>
        <w:t xml:space="preserve"> </w:t>
      </w:r>
      <w:r>
        <w:t>numerics</w:t>
      </w:r>
      <w:r>
        <w:rPr>
          <w:spacing w:val="8"/>
        </w:rPr>
        <w:t xml:space="preserve"> </w:t>
      </w:r>
      <w:r>
        <w:rPr>
          <w:spacing w:val="-5"/>
        </w:rPr>
        <w:t>and</w:t>
      </w:r>
    </w:p>
    <w:p w14:paraId="00DC1FF5" w14:textId="77777777" w:rsidR="00350CFB" w:rsidRDefault="00350CFB">
      <w:pPr>
        <w:pStyle w:val="a3"/>
        <w:jc w:val="both"/>
        <w:sectPr w:rsidR="00350CFB">
          <w:pgSz w:w="11910" w:h="16840"/>
          <w:pgMar w:top="1840" w:right="708" w:bottom="2300" w:left="992" w:header="0" w:footer="2115" w:gutter="0"/>
          <w:cols w:space="720"/>
        </w:sectPr>
      </w:pPr>
    </w:p>
    <w:p w14:paraId="00DC1FF6" w14:textId="77777777" w:rsidR="00350CFB" w:rsidRDefault="00283FFF">
      <w:pPr>
        <w:pStyle w:val="a3"/>
        <w:spacing w:before="72"/>
        <w:ind w:left="282"/>
        <w:jc w:val="both"/>
      </w:pPr>
      <w:bookmarkStart w:id="272" w:name="Ethics"/>
      <w:bookmarkStart w:id="273" w:name="_bookmark77"/>
      <w:bookmarkEnd w:id="272"/>
      <w:bookmarkEnd w:id="273"/>
      <w:r>
        <w:t>plots</w:t>
      </w:r>
      <w:r>
        <w:rPr>
          <w:spacing w:val="-9"/>
        </w:rPr>
        <w:t xml:space="preserve"> </w:t>
      </w:r>
      <w:r>
        <w:t>remain</w:t>
      </w:r>
      <w:r>
        <w:rPr>
          <w:spacing w:val="-9"/>
        </w:rPr>
        <w:t xml:space="preserve"> </w:t>
      </w:r>
      <w:r>
        <w:rPr>
          <w:spacing w:val="-2"/>
        </w:rPr>
        <w:t>consistent.</w:t>
      </w:r>
    </w:p>
    <w:p w14:paraId="00DC1FF7" w14:textId="77777777" w:rsidR="00350CFB" w:rsidRDefault="00350CFB">
      <w:pPr>
        <w:pStyle w:val="a3"/>
      </w:pPr>
    </w:p>
    <w:p w14:paraId="00DC1FF8" w14:textId="77777777" w:rsidR="00350CFB" w:rsidRDefault="00350CFB">
      <w:pPr>
        <w:pStyle w:val="a3"/>
        <w:spacing w:before="63"/>
      </w:pPr>
    </w:p>
    <w:p w14:paraId="00DC1FF9" w14:textId="77777777" w:rsidR="00350CFB" w:rsidRDefault="00283FFF">
      <w:pPr>
        <w:pStyle w:val="2"/>
        <w:numPr>
          <w:ilvl w:val="1"/>
          <w:numId w:val="26"/>
        </w:numPr>
        <w:tabs>
          <w:tab w:val="left" w:pos="927"/>
        </w:tabs>
        <w:ind w:left="927" w:hanging="645"/>
      </w:pPr>
      <w:r>
        <w:rPr>
          <w:spacing w:val="-2"/>
        </w:rPr>
        <w:t>Ethics</w:t>
      </w:r>
    </w:p>
    <w:p w14:paraId="00DC1FFA" w14:textId="77777777" w:rsidR="00350CFB" w:rsidRDefault="00350CFB">
      <w:pPr>
        <w:pStyle w:val="a3"/>
        <w:spacing w:before="24"/>
        <w:rPr>
          <w:b/>
          <w:sz w:val="28"/>
        </w:rPr>
      </w:pPr>
    </w:p>
    <w:p w14:paraId="00DC1FFB" w14:textId="77777777" w:rsidR="00350CFB" w:rsidRDefault="00283FFF">
      <w:pPr>
        <w:pStyle w:val="a3"/>
        <w:spacing w:line="396" w:lineRule="auto"/>
        <w:ind w:left="282" w:right="560" w:hanging="8"/>
        <w:jc w:val="both"/>
      </w:pPr>
      <w:commentRangeStart w:id="274"/>
      <w:commentRangeStart w:id="275"/>
      <w:r>
        <w:rPr>
          <w:color w:val="FF0000"/>
        </w:rPr>
        <w:t>This study uses exclusively publicly available blockchain data and does not intervene with human participants. Institutional ethics review was completed before empirical data collection. The exact Unisa (SoC/CAES) certificate number and date will be cited here, and the certificate appended, once I have confirmed the file; those identifiers are not invented in this draft.</w:t>
      </w:r>
      <w:commentRangeEnd w:id="274"/>
      <w:r>
        <w:rPr>
          <w:rStyle w:val="a5"/>
          <w:sz w:val="24"/>
          <w:szCs w:val="24"/>
        </w:rPr>
        <w:commentReference w:id="274"/>
      </w:r>
      <w:commentRangeEnd w:id="275"/>
      <w:r w:rsidR="00F50D42">
        <w:rPr>
          <w:rStyle w:val="a5"/>
          <w:sz w:val="24"/>
          <w:szCs w:val="24"/>
        </w:rPr>
        <w:commentReference w:id="275"/>
      </w:r>
    </w:p>
    <w:p w14:paraId="00DC1FFC" w14:textId="77777777" w:rsidR="00350CFB" w:rsidRDefault="00283FFF">
      <w:pPr>
        <w:pStyle w:val="a4"/>
        <w:numPr>
          <w:ilvl w:val="0"/>
          <w:numId w:val="10"/>
        </w:numPr>
        <w:tabs>
          <w:tab w:val="left" w:pos="806"/>
          <w:tab w:val="left" w:pos="808"/>
        </w:tabs>
        <w:spacing w:before="123" w:line="393" w:lineRule="auto"/>
        <w:ind w:right="523"/>
        <w:jc w:val="both"/>
        <w:rPr>
          <w:sz w:val="24"/>
        </w:rPr>
      </w:pPr>
      <w:bookmarkStart w:id="276" w:name="_bookmark78"/>
      <w:r>
        <w:rPr>
          <w:sz w:val="24"/>
          <w:color w:val="FF0000"/>
        </w:rPr>
        <w:t>Privacy and anonymity: Arbitrum One addresses are pseudonymous identifiers, not inherently linked to real-world identities [48]. Pseudonymity is not anonymity: determined adversaries can sometimes link addresses to persons through exchange deposits, public profiles, or clustering heuristics. This study deliberately refrains from such linkage. Collection is restricted to on-chain events—Approval and Transfer—with no scraping or integration of off-chain personal data such as IP addresses, exchange KYC records, social-media handles, or deanonymization graphs. No attempt was made to cluster addresses into real-world entities, to publish address-level rankings that could reasonably</w:t>
      </w:r>
      <w:bookmarkEnd w:id="276"/>
    </w:p>
    <w:p w14:paraId="00DC1FFD" w14:textId="77777777" w:rsidR="00350CFB" w:rsidRDefault="00283FFF">
      <w:pPr>
        <w:pStyle w:val="a3"/>
        <w:spacing w:before="11" w:line="396" w:lineRule="auto"/>
        <w:ind w:left="776" w:right="534" w:firstLine="31"/>
        <w:jc w:val="both"/>
      </w:pPr>
      <w:r>
        <w:t>identify</w:t>
      </w:r>
      <w:r>
        <w:rPr>
          <w:spacing w:val="-12"/>
        </w:rPr>
        <w:t xml:space="preserve"> </w:t>
      </w:r>
      <w:r>
        <w:t>individuals,</w:t>
      </w:r>
      <w:r>
        <w:rPr>
          <w:spacing w:val="-10"/>
        </w:rPr>
        <w:t xml:space="preserve"> </w:t>
      </w:r>
      <w:r>
        <w:t>or</w:t>
      </w:r>
      <w:r>
        <w:rPr>
          <w:spacing w:val="-12"/>
        </w:rPr>
        <w:t xml:space="preserve"> </w:t>
      </w:r>
      <w:r>
        <w:t>to</w:t>
      </w:r>
      <w:r>
        <w:rPr>
          <w:spacing w:val="-12"/>
        </w:rPr>
        <w:t xml:space="preserve"> </w:t>
      </w:r>
      <w:r>
        <w:t>combine</w:t>
      </w:r>
      <w:r>
        <w:rPr>
          <w:spacing w:val="-12"/>
        </w:rPr>
        <w:t xml:space="preserve"> </w:t>
      </w:r>
      <w:r>
        <w:t>wallet</w:t>
      </w:r>
      <w:r>
        <w:rPr>
          <w:spacing w:val="-12"/>
        </w:rPr>
        <w:t xml:space="preserve"> </w:t>
      </w:r>
      <w:r>
        <w:t>histories</w:t>
      </w:r>
      <w:r>
        <w:rPr>
          <w:spacing w:val="-12"/>
        </w:rPr>
        <w:t xml:space="preserve"> </w:t>
      </w:r>
      <w:r>
        <w:t>with</w:t>
      </w:r>
      <w:r>
        <w:rPr>
          <w:spacing w:val="-12"/>
        </w:rPr>
        <w:t xml:space="preserve"> </w:t>
      </w:r>
      <w:r>
        <w:t>external</w:t>
      </w:r>
      <w:r>
        <w:rPr>
          <w:spacing w:val="-12"/>
        </w:rPr>
        <w:t xml:space="preserve"> </w:t>
      </w:r>
      <w:r>
        <w:t>identity</w:t>
      </w:r>
      <w:r>
        <w:rPr>
          <w:spacing w:val="-12"/>
        </w:rPr>
        <w:t xml:space="preserve"> </w:t>
      </w:r>
      <w:r>
        <w:t>providers.</w:t>
      </w:r>
      <w:r>
        <w:rPr>
          <w:spacing w:val="13"/>
        </w:rPr>
        <w:t xml:space="preserve"> </w:t>
      </w:r>
      <w:r>
        <w:t>Reported results are cohort-level aggregates (correlations, runtimes, family means), not leaderboards of named users.</w:t>
      </w:r>
      <w:r>
        <w:rPr>
          <w:spacing w:val="40"/>
        </w:rPr>
        <w:t xml:space="preserve"> </w:t>
      </w:r>
      <w:r>
        <w:t>Where examples are discussed in prose, they refer to abstract roles (e.g., “high-allowance spenders”) rather than concrete addresses.</w:t>
      </w:r>
    </w:p>
    <w:p w14:paraId="00DC1FFE" w14:textId="77777777" w:rsidR="00350CFB" w:rsidRDefault="00283FFF">
      <w:pPr>
        <w:pStyle w:val="a4"/>
        <w:numPr>
          <w:ilvl w:val="0"/>
          <w:numId w:val="10"/>
        </w:numPr>
        <w:tabs>
          <w:tab w:val="left" w:pos="806"/>
          <w:tab w:val="left" w:pos="808"/>
        </w:tabs>
        <w:spacing w:before="41" w:line="396" w:lineRule="auto"/>
        <w:ind w:right="522"/>
        <w:jc w:val="both"/>
        <w:rPr>
          <w:sz w:val="24"/>
        </w:rPr>
      </w:pPr>
      <w:bookmarkStart w:id="277" w:name="_bookmark79"/>
      <w:r>
        <w:rPr>
          <w:sz w:val="24"/>
          <w:color w:val="FF0000"/>
        </w:rPr>
        <w:t>Data minimization: Only fields required for graph construction and checks are retained in processed tables (addresses, token amounts, timestamps). Raw logs are stored for auditability of the research pipeline but are not redistributed as a deanonymization aid. Query filters are wallet-scoped where possible to avoid indiscriminate full-chain dumps beyond the study design.</w:t>
      </w:r>
      <w:bookmarkEnd w:id="277"/>
    </w:p>
    <w:p w14:paraId="00DC1FFF" w14:textId="77777777" w:rsidR="00350CFB" w:rsidRDefault="00283FFF">
      <w:pPr>
        <w:pStyle w:val="a4"/>
        <w:numPr>
          <w:ilvl w:val="0"/>
          <w:numId w:val="10"/>
        </w:numPr>
        <w:tabs>
          <w:tab w:val="left" w:pos="806"/>
          <w:tab w:val="left" w:pos="808"/>
        </w:tabs>
        <w:spacing w:before="43" w:line="369" w:lineRule="auto"/>
        <w:ind w:right="564"/>
        <w:jc w:val="both"/>
        <w:rPr>
          <w:sz w:val="24"/>
        </w:rPr>
      </w:pPr>
      <w:bookmarkStart w:id="278" w:name="_bookmark80"/>
      <w:bookmarkEnd w:id="278"/>
      <w:r>
        <w:rPr>
          <w:b/>
          <w:spacing w:val="-2"/>
          <w:sz w:val="24"/>
        </w:rPr>
        <w:t>Data</w:t>
      </w:r>
      <w:r>
        <w:rPr>
          <w:b/>
          <w:spacing w:val="-7"/>
          <w:sz w:val="24"/>
        </w:rPr>
        <w:t xml:space="preserve"> </w:t>
      </w:r>
      <w:r>
        <w:rPr>
          <w:b/>
          <w:spacing w:val="-2"/>
          <w:sz w:val="24"/>
        </w:rPr>
        <w:t>usage</w:t>
      </w:r>
      <w:r>
        <w:rPr>
          <w:b/>
          <w:spacing w:val="-7"/>
          <w:sz w:val="24"/>
        </w:rPr>
        <w:t xml:space="preserve"> </w:t>
      </w:r>
      <w:r>
        <w:rPr>
          <w:b/>
          <w:spacing w:val="-2"/>
          <w:sz w:val="24"/>
        </w:rPr>
        <w:t>and</w:t>
      </w:r>
      <w:r>
        <w:rPr>
          <w:b/>
          <w:spacing w:val="-7"/>
          <w:sz w:val="24"/>
        </w:rPr>
        <w:t xml:space="preserve"> </w:t>
      </w:r>
      <w:r>
        <w:rPr>
          <w:b/>
          <w:spacing w:val="-2"/>
          <w:sz w:val="24"/>
        </w:rPr>
        <w:t>compliance:</w:t>
      </w:r>
      <w:r>
        <w:rPr>
          <w:b/>
          <w:spacing w:val="17"/>
          <w:sz w:val="24"/>
        </w:rPr>
        <w:t xml:space="preserve"> </w:t>
      </w:r>
      <w:r>
        <w:rPr>
          <w:spacing w:val="-2"/>
          <w:sz w:val="24"/>
        </w:rPr>
        <w:t>All</w:t>
      </w:r>
      <w:r>
        <w:rPr>
          <w:spacing w:val="-7"/>
          <w:sz w:val="24"/>
        </w:rPr>
        <w:t xml:space="preserve"> </w:t>
      </w:r>
      <w:r>
        <w:rPr>
          <w:spacing w:val="-2"/>
          <w:sz w:val="24"/>
        </w:rPr>
        <w:t>queries</w:t>
      </w:r>
      <w:r>
        <w:rPr>
          <w:spacing w:val="-7"/>
          <w:sz w:val="24"/>
        </w:rPr>
        <w:t xml:space="preserve"> </w:t>
      </w:r>
      <w:r>
        <w:rPr>
          <w:spacing w:val="-2"/>
          <w:sz w:val="24"/>
        </w:rPr>
        <w:t>targeted</w:t>
      </w:r>
      <w:r>
        <w:rPr>
          <w:spacing w:val="-7"/>
          <w:sz w:val="24"/>
        </w:rPr>
        <w:t xml:space="preserve"> </w:t>
      </w:r>
      <w:r>
        <w:rPr>
          <w:spacing w:val="-2"/>
          <w:sz w:val="24"/>
        </w:rPr>
        <w:t>public</w:t>
      </w:r>
      <w:r>
        <w:rPr>
          <w:spacing w:val="-7"/>
          <w:sz w:val="24"/>
        </w:rPr>
        <w:t xml:space="preserve"> </w:t>
      </w:r>
      <w:r>
        <w:rPr>
          <w:spacing w:val="-2"/>
          <w:sz w:val="24"/>
        </w:rPr>
        <w:t>datasets</w:t>
      </w:r>
      <w:r>
        <w:rPr>
          <w:spacing w:val="-7"/>
          <w:sz w:val="24"/>
        </w:rPr>
        <w:t xml:space="preserve"> </w:t>
      </w:r>
      <w:r>
        <w:rPr>
          <w:spacing w:val="-2"/>
          <w:sz w:val="24"/>
        </w:rPr>
        <w:t>under</w:t>
      </w:r>
      <w:r>
        <w:rPr>
          <w:spacing w:val="-6"/>
          <w:sz w:val="24"/>
        </w:rPr>
        <w:t xml:space="preserve"> </w:t>
      </w:r>
      <w:r>
        <w:rPr>
          <w:rFonts w:ascii="Courier New" w:hAnsi="Courier New"/>
          <w:spacing w:val="-2"/>
          <w:sz w:val="24"/>
        </w:rPr>
        <w:t xml:space="preserve">bigquery-publi </w:t>
      </w:r>
      <w:r>
        <w:rPr>
          <w:rFonts w:ascii="Courier New" w:hAnsi="Courier New"/>
          <w:w w:val="90"/>
          <w:sz w:val="24"/>
        </w:rPr>
        <w:t>c-data.goog_blockchain_arbitrum_one_us</w:t>
      </w:r>
      <w:r>
        <w:rPr>
          <w:rFonts w:ascii="Courier New" w:hAnsi="Courier New"/>
          <w:spacing w:val="-54"/>
          <w:w w:val="90"/>
          <w:sz w:val="24"/>
        </w:rPr>
        <w:t xml:space="preserve"> </w:t>
      </w:r>
      <w:r>
        <w:rPr>
          <w:w w:val="90"/>
          <w:sz w:val="24"/>
        </w:rPr>
        <w:t>in accordance with Google Cloud terms of</w:t>
      </w:r>
    </w:p>
    <w:p w14:paraId="00DC2000" w14:textId="77777777" w:rsidR="00350CFB" w:rsidRDefault="00350CFB">
      <w:pPr>
        <w:pStyle w:val="a4"/>
        <w:spacing w:line="369" w:lineRule="auto"/>
        <w:jc w:val="both"/>
        <w:rPr>
          <w:sz w:val="24"/>
        </w:rPr>
        <w:sectPr w:rsidR="00350CFB">
          <w:pgSz w:w="11910" w:h="16840"/>
          <w:pgMar w:top="1840" w:right="708" w:bottom="2300" w:left="992" w:header="0" w:footer="2115" w:gutter="0"/>
          <w:cols w:space="720"/>
        </w:sectPr>
      </w:pPr>
    </w:p>
    <w:p w14:paraId="00DC2001" w14:textId="77777777" w:rsidR="00350CFB" w:rsidRDefault="00283FFF">
      <w:pPr>
        <w:pStyle w:val="a3"/>
        <w:spacing w:before="72" w:line="396" w:lineRule="auto"/>
        <w:ind w:left="808" w:right="522"/>
        <w:jc w:val="both"/>
      </w:pPr>
      <w:r>
        <w:t>service</w:t>
      </w:r>
      <w:r>
        <w:rPr>
          <w:spacing w:val="-15"/>
        </w:rPr>
        <w:t xml:space="preserve"> </w:t>
      </w:r>
      <w:r>
        <w:t>and</w:t>
      </w:r>
      <w:r>
        <w:rPr>
          <w:spacing w:val="-15"/>
        </w:rPr>
        <w:t xml:space="preserve"> </w:t>
      </w:r>
      <w:r>
        <w:t>rate</w:t>
      </w:r>
      <w:r>
        <w:rPr>
          <w:spacing w:val="-15"/>
        </w:rPr>
        <w:t xml:space="preserve"> </w:t>
      </w:r>
      <w:r>
        <w:t>limits.</w:t>
      </w:r>
      <w:r>
        <w:rPr>
          <w:spacing w:val="-15"/>
        </w:rPr>
        <w:t xml:space="preserve"> </w:t>
      </w:r>
      <w:r>
        <w:t>Dry-run</w:t>
      </w:r>
      <w:r>
        <w:rPr>
          <w:spacing w:val="-15"/>
        </w:rPr>
        <w:t xml:space="preserve"> </w:t>
      </w:r>
      <w:r>
        <w:t>byte</w:t>
      </w:r>
      <w:r>
        <w:rPr>
          <w:spacing w:val="-15"/>
        </w:rPr>
        <w:t xml:space="preserve"> </w:t>
      </w:r>
      <w:r>
        <w:t>estimates</w:t>
      </w:r>
      <w:r>
        <w:rPr>
          <w:spacing w:val="-15"/>
        </w:rPr>
        <w:t xml:space="preserve"> </w:t>
      </w:r>
      <w:r>
        <w:t>and</w:t>
      </w:r>
      <w:r>
        <w:rPr>
          <w:spacing w:val="-15"/>
        </w:rPr>
        <w:t xml:space="preserve"> </w:t>
      </w:r>
      <w:r>
        <w:t>per-query</w:t>
      </w:r>
      <w:r>
        <w:rPr>
          <w:spacing w:val="-15"/>
        </w:rPr>
        <w:t xml:space="preserve"> </w:t>
      </w:r>
      <w:r>
        <w:t>caps</w:t>
      </w:r>
      <w:r>
        <w:rPr>
          <w:spacing w:val="-15"/>
        </w:rPr>
        <w:t xml:space="preserve"> </w:t>
      </w:r>
      <w:r>
        <w:t>limit</w:t>
      </w:r>
      <w:r>
        <w:rPr>
          <w:spacing w:val="-15"/>
        </w:rPr>
        <w:t xml:space="preserve"> </w:t>
      </w:r>
      <w:r>
        <w:t>unnecessary</w:t>
      </w:r>
      <w:r>
        <w:rPr>
          <w:spacing w:val="-15"/>
        </w:rPr>
        <w:t xml:space="preserve"> </w:t>
      </w:r>
      <w:r>
        <w:t>scanning. No transactions were broadcast, no smart contracts were called in ways that could disrupt network operations, and no privileged or non-public indexer access was used.</w:t>
      </w:r>
    </w:p>
    <w:p w14:paraId="00DC2002" w14:textId="77777777" w:rsidR="00350CFB" w:rsidRDefault="00283FFF">
      <w:pPr>
        <w:pStyle w:val="a4"/>
        <w:numPr>
          <w:ilvl w:val="0"/>
          <w:numId w:val="10"/>
        </w:numPr>
        <w:tabs>
          <w:tab w:val="left" w:pos="799"/>
          <w:tab w:val="left" w:pos="806"/>
        </w:tabs>
        <w:spacing w:before="40" w:line="396" w:lineRule="auto"/>
        <w:ind w:left="799" w:right="524" w:hanging="207"/>
        <w:jc w:val="both"/>
        <w:rPr>
          <w:sz w:val="24"/>
        </w:rPr>
      </w:pPr>
      <w:bookmarkStart w:id="279" w:name="_bookmark81"/>
      <w:r>
        <w:rPr>
          <w:sz w:val="24"/>
          <w:color w:val="FF0000"/>
        </w:rPr>
        <w:t>Fairness and transparency: Graph reputation systems can systematically undervalue new entrants, low-volume participants, or wallets that avoid public approvals [48]. EndorseRank and AWP were therefore audited for such structural biases: allowance graphs favor addresses that receive spending authority; transfer graphs favor addresses embedded in value-flow networks. Limitations—including cold-start effects and Sybil susceptibility of approval graphs—are discussed in Chapter 5. All code paths, parameter choices, and evaluation metrics are documented in the open pipeline (Appendix 8.1) to enable peer review and independent replication.</w:t>
      </w:r>
      <w:bookmarkEnd w:id="279"/>
    </w:p>
    <w:p w14:paraId="00DC2003" w14:textId="77777777" w:rsidR="00350CFB" w:rsidRDefault="00283FFF">
      <w:pPr>
        <w:pStyle w:val="a4"/>
        <w:numPr>
          <w:ilvl w:val="0"/>
          <w:numId w:val="10"/>
        </w:numPr>
        <w:tabs>
          <w:tab w:val="left" w:pos="806"/>
          <w:tab w:val="left" w:pos="808"/>
        </w:tabs>
        <w:spacing w:before="46" w:line="396" w:lineRule="auto"/>
        <w:ind w:right="523"/>
        <w:jc w:val="both"/>
        <w:rPr>
          <w:sz w:val="24"/>
        </w:rPr>
      </w:pPr>
      <w:bookmarkStart w:id="280" w:name="_bookmark82"/>
      <w:r>
        <w:rPr>
          <w:color w:val="FF0000"/>
          <w:sz w:val="24"/>
        </w:rPr>
        <w:t>Responsible disclosure and impact: Although EndorseRank may inform risk assessment in DeFi contexts, it is not financial advice, credit advice, or a consumer reporting product. Hu-man oversight remains necessary for lending, trading, and compliance decisions. Potential adversarial manipulation (for example, Sybil attacks on Gapprove or wash transfers on Gtransfer) is acknowledged and discussed in Chapter 5. The study reports aggregated cohort-level find-ings rather than wallet-level rankings intended for targeting individual users. Any future op-erational deployment would require additional governance, appeal mechanisms, and fairness monitoring beyond the scope of this research.</w:t>
      </w:r>
      <w:bookmarkEnd w:id="280"/>
    </w:p>
    <w:p w14:paraId="00DC2004" w14:textId="77777777" w:rsidR="00350CFB" w:rsidRDefault="00283FFF">
      <w:pPr>
        <w:pStyle w:val="a4"/>
        <w:numPr>
          <w:ilvl w:val="0"/>
          <w:numId w:val="10"/>
        </w:numPr>
        <w:tabs>
          <w:tab w:val="left" w:pos="806"/>
          <w:tab w:val="left" w:pos="808"/>
        </w:tabs>
        <w:spacing w:before="45" w:line="396" w:lineRule="auto"/>
        <w:ind w:right="523"/>
        <w:jc w:val="both"/>
        <w:rPr>
          <w:sz w:val="24"/>
        </w:rPr>
      </w:pPr>
      <w:bookmarkStart w:id="281" w:name="_bookmark83"/>
      <w:r>
        <w:rPr>
          <w:sz w:val="24"/>
          <w:color w:val="FF0000"/>
        </w:rPr>
        <w:t>Summary of methodological commitments: The design fixes the chain, window, cohort rules, graph formulas, check definitions, and statistical tests before interpreting results. Primary claims compare only EndorseRank and AWP on the matched wallet cohort and the spender holdout; the expanded pool and robustness sweeps test efficiency and stability. Chapter 4 reports the empirical outcomes of this protocol.</w:t>
      </w:r>
      <w:bookmarkEnd w:id="281"/>
    </w:p>
    <w:p w14:paraId="00DC2005" w14:textId="77777777" w:rsidR="00350CFB" w:rsidRDefault="00350CFB">
      <w:pPr>
        <w:pStyle w:val="a4"/>
        <w:spacing w:line="396" w:lineRule="auto"/>
        <w:jc w:val="both"/>
        <w:rPr>
          <w:sz w:val="24"/>
        </w:rPr>
        <w:sectPr w:rsidR="00350CFB">
          <w:pgSz w:w="11910" w:h="16840"/>
          <w:pgMar w:top="1840" w:right="708" w:bottom="2300" w:left="992" w:header="0" w:footer="2115" w:gutter="0"/>
          <w:cols w:space="720"/>
        </w:sectPr>
      </w:pPr>
    </w:p>
    <w:p w14:paraId="00DC2006" w14:textId="77777777" w:rsidR="00350CFB" w:rsidRDefault="00350CFB">
      <w:pPr>
        <w:pStyle w:val="a3"/>
        <w:rPr>
          <w:sz w:val="34"/>
        </w:rPr>
      </w:pPr>
    </w:p>
    <w:p w14:paraId="00DC2007" w14:textId="77777777" w:rsidR="00350CFB" w:rsidRDefault="00350CFB">
      <w:pPr>
        <w:pStyle w:val="a3"/>
        <w:spacing w:before="197"/>
        <w:rPr>
          <w:sz w:val="34"/>
        </w:rPr>
      </w:pPr>
    </w:p>
    <w:p w14:paraId="00DC2008" w14:textId="77777777" w:rsidR="00350CFB" w:rsidRDefault="00283FFF">
      <w:pPr>
        <w:pStyle w:val="1"/>
        <w:numPr>
          <w:ilvl w:val="0"/>
          <w:numId w:val="26"/>
        </w:numPr>
        <w:tabs>
          <w:tab w:val="left" w:pos="625"/>
        </w:tabs>
        <w:ind w:left="625" w:hanging="343"/>
        <w:jc w:val="both"/>
      </w:pPr>
      <w:bookmarkStart w:id="282" w:name="Implementation_and_Empirical_Results"/>
      <w:bookmarkStart w:id="283" w:name="_bookmark84"/>
      <w:bookmarkEnd w:id="282"/>
      <w:bookmarkEnd w:id="283"/>
      <w:r>
        <w:t>Implementation</w:t>
      </w:r>
      <w:r>
        <w:rPr>
          <w:spacing w:val="10"/>
        </w:rPr>
        <w:t xml:space="preserve"> </w:t>
      </w:r>
      <w:r>
        <w:t>and</w:t>
      </w:r>
      <w:r>
        <w:rPr>
          <w:spacing w:val="10"/>
        </w:rPr>
        <w:t xml:space="preserve"> </w:t>
      </w:r>
      <w:r>
        <w:t>Empirical</w:t>
      </w:r>
      <w:r>
        <w:rPr>
          <w:spacing w:val="11"/>
        </w:rPr>
        <w:t xml:space="preserve"> </w:t>
      </w:r>
      <w:r>
        <w:rPr>
          <w:spacing w:val="-2"/>
        </w:rPr>
        <w:t>Results</w:t>
      </w:r>
    </w:p>
    <w:p w14:paraId="00DC2009" w14:textId="77777777" w:rsidR="00350CFB" w:rsidRDefault="00350CFB">
      <w:pPr>
        <w:pStyle w:val="a3"/>
        <w:spacing w:before="28"/>
        <w:rPr>
          <w:b/>
          <w:sz w:val="34"/>
        </w:rPr>
      </w:pPr>
    </w:p>
    <w:p w14:paraId="00DC200A" w14:textId="77777777" w:rsidR="00350CFB" w:rsidRDefault="00283FFF">
      <w:pPr>
        <w:pStyle w:val="a3"/>
        <w:spacing w:line="396" w:lineRule="auto"/>
        <w:ind w:left="282" w:right="523" w:hanging="8"/>
        <w:jc w:val="both"/>
      </w:pPr>
      <w:r>
        <w:rPr>
          <w:color w:val="FF0000"/>
        </w:rPr>
        <w:t>This chapter reports the empirical evaluation of EndorseRank against Adaptive Weighted PageRank (AWP) on Arbitrum One. The analysis proceeds from cohort construction, through computational benchmarks and robustness checks, to contemporaneous allowance and transfer checks, inter-method rank divergence, and a temporal holdout of future new approvals. Primary claims C1–C4 address the EndorseRank–AWP comparison.</w:t>
      </w:r>
    </w:p>
    <w:p w14:paraId="00DC200B" w14:textId="77777777" w:rsidR="00350CFB" w:rsidRDefault="00283FFF">
      <w:pPr>
        <w:pStyle w:val="a3"/>
        <w:spacing w:before="22" w:line="396" w:lineRule="auto"/>
        <w:ind w:left="282" w:right="544" w:hanging="9"/>
        <w:jc w:val="both"/>
      </w:pPr>
      <w:bookmarkStart w:id="284" w:name="Dataset"/>
      <w:bookmarkStart w:id="285" w:name="_bookmark85"/>
      <w:r>
        <w:rPr>
          <w:color w:val="FF0000"/>
        </w:rPr>
        <w:t>All same-window results use an identical matched cohort of n = 5,521 wallets with non-zero connectivity in the reputation subgraphs. The holdout uses t1 inbound spenders (n = 1,335). Runtime scaling is evaluated on an expanded wallet pool of N = 31,612 addresses. Robustness checks vary PageRank damping, restrict the reputation graph to high-volume tokens, and recompute alignment at staged subsample sizes. Methodological definitions appear in Chapter 3. Claims are summarized in Section 4.8 and mapped to hypotheses and research questions in Table 1.3.</w:t>
      </w:r>
      <w:bookmarkEnd w:id="284"/>
      <w:bookmarkEnd w:id="285"/>
    </w:p>
    <w:p w14:paraId="00DC200C" w14:textId="77777777" w:rsidR="00350CFB" w:rsidRDefault="00350CFB">
      <w:pPr>
        <w:pStyle w:val="a3"/>
        <w:spacing w:before="165"/>
      </w:pPr>
    </w:p>
    <w:p w14:paraId="00DC200D" w14:textId="77777777" w:rsidR="00350CFB" w:rsidRDefault="00283FFF">
      <w:pPr>
        <w:pStyle w:val="2"/>
        <w:numPr>
          <w:ilvl w:val="1"/>
          <w:numId w:val="26"/>
        </w:numPr>
        <w:tabs>
          <w:tab w:val="left" w:pos="783"/>
        </w:tabs>
        <w:spacing w:before="1"/>
        <w:ind w:left="783" w:hanging="501"/>
      </w:pPr>
      <w:r>
        <w:rPr>
          <w:spacing w:val="-2"/>
        </w:rPr>
        <w:t>Dataset</w:t>
      </w:r>
    </w:p>
    <w:p w14:paraId="00DC200E" w14:textId="77777777" w:rsidR="00350CFB" w:rsidRDefault="00350CFB">
      <w:pPr>
        <w:pStyle w:val="a3"/>
        <w:spacing w:before="23"/>
        <w:rPr>
          <w:b/>
          <w:sz w:val="28"/>
        </w:rPr>
      </w:pPr>
    </w:p>
    <w:p w14:paraId="00DC200F" w14:textId="77777777" w:rsidR="00350CFB" w:rsidRDefault="00283FFF">
      <w:pPr>
        <w:pStyle w:val="a3"/>
        <w:spacing w:before="1" w:line="386" w:lineRule="auto"/>
        <w:ind w:left="282" w:right="524" w:hanging="8"/>
        <w:jc w:val="both"/>
      </w:pPr>
      <w:r>
        <w:rPr>
          <w:spacing w:val="-2"/>
          <w:color w:val="FF0000"/>
        </w:rPr>
        <w:t>The matched cohort comprises n = 5,521 wallets with non-zero endorsement- and transfer-graph connectivity, drawn from six months of Arbitrum One BigQuery logs spanning 2025-12-01 through 2026-05-31. EndorseRank scores are computed on the latest-allowance endorsement graph Gapprove; AWP scores are computed on the time-decayed transfer graph Gtransfer. Same-window claims use transfer and allowance local statistics.</w:t>
      </w:r>
    </w:p>
    <w:p w14:paraId="00DC2010" w14:textId="77777777" w:rsidR="00350CFB" w:rsidRDefault="00350CFB">
      <w:pPr>
        <w:pStyle w:val="a3"/>
        <w:spacing w:line="386" w:lineRule="auto"/>
        <w:jc w:val="both"/>
        <w:sectPr w:rsidR="00350CFB">
          <w:pgSz w:w="11910" w:h="16840"/>
          <w:pgMar w:top="1920" w:right="708" w:bottom="2300" w:left="992" w:header="0" w:footer="2115" w:gutter="0"/>
          <w:cols w:space="720"/>
        </w:sectPr>
      </w:pPr>
    </w:p>
    <w:p w14:paraId="00DC2011" w14:textId="77777777" w:rsidR="00350CFB" w:rsidRDefault="00283FFF">
      <w:pPr>
        <w:pStyle w:val="a3"/>
        <w:spacing w:before="72"/>
        <w:ind w:left="282"/>
        <w:jc w:val="both"/>
      </w:pPr>
      <w:r>
        <w:t>from</w:t>
      </w:r>
      <w:r>
        <w:rPr>
          <w:spacing w:val="-8"/>
        </w:rPr>
        <w:t xml:space="preserve"> </w:t>
      </w:r>
      <w:r>
        <w:t>the</w:t>
      </w:r>
      <w:r>
        <w:rPr>
          <w:spacing w:val="-8"/>
        </w:rPr>
        <w:t xml:space="preserve"> </w:t>
      </w:r>
      <w:r>
        <w:t>same</w:t>
      </w:r>
      <w:r>
        <w:rPr>
          <w:spacing w:val="-8"/>
        </w:rPr>
        <w:t xml:space="preserve"> </w:t>
      </w:r>
      <w:r>
        <w:t>cohort</w:t>
      </w:r>
      <w:r>
        <w:rPr>
          <w:spacing w:val="-8"/>
        </w:rPr>
        <w:t xml:space="preserve"> </w:t>
      </w:r>
      <w:r>
        <w:t>for</w:t>
      </w:r>
      <w:r>
        <w:rPr>
          <w:spacing w:val="-8"/>
        </w:rPr>
        <w:t xml:space="preserve"> </w:t>
      </w:r>
      <w:r>
        <w:t>supplementary</w:t>
      </w:r>
      <w:r>
        <w:rPr>
          <w:spacing w:val="-8"/>
        </w:rPr>
        <w:t xml:space="preserve"> </w:t>
      </w:r>
      <w:r>
        <w:t>analysis</w:t>
      </w:r>
      <w:r>
        <w:rPr>
          <w:spacing w:val="-8"/>
        </w:rPr>
        <w:t xml:space="preserve"> </w:t>
      </w:r>
      <w:r>
        <w:t>only</w:t>
      </w:r>
      <w:r>
        <w:rPr>
          <w:spacing w:val="-8"/>
        </w:rPr>
        <w:t xml:space="preserve"> </w:t>
      </w:r>
      <w:r>
        <w:t>(Section</w:t>
      </w:r>
      <w:r>
        <w:rPr>
          <w:spacing w:val="-8"/>
        </w:rPr>
        <w:t xml:space="preserve"> </w:t>
      </w:r>
      <w:hyperlink w:anchor="_bookmark112" w:history="1">
        <w:r>
          <w:rPr>
            <w:spacing w:val="-2"/>
          </w:rPr>
          <w:t>4.7</w:t>
        </w:r>
      </w:hyperlink>
      <w:r>
        <w:rPr>
          <w:spacing w:val="-2"/>
        </w:rPr>
        <w:t>).</w:t>
      </w:r>
    </w:p>
    <w:p w14:paraId="00DC2012" w14:textId="77777777" w:rsidR="00350CFB" w:rsidRDefault="00283FFF">
      <w:pPr>
        <w:pStyle w:val="a3"/>
        <w:spacing w:before="194" w:line="396" w:lineRule="auto"/>
        <w:ind w:left="282" w:right="523" w:hanging="8"/>
        <w:jc w:val="both"/>
      </w:pPr>
      <w:r>
        <w:t>Table</w:t>
      </w:r>
      <w:r>
        <w:rPr>
          <w:spacing w:val="-15"/>
        </w:rPr>
        <w:t xml:space="preserve"> </w:t>
      </w:r>
      <w:hyperlink w:anchor="_bookmark86" w:history="1">
        <w:r>
          <w:t>4.1</w:t>
        </w:r>
      </w:hyperlink>
      <w:r>
        <w:rPr>
          <w:spacing w:val="-15"/>
        </w:rPr>
        <w:t xml:space="preserve"> </w:t>
      </w:r>
      <w:r>
        <w:t>summarizes</w:t>
      </w:r>
      <w:r>
        <w:rPr>
          <w:spacing w:val="-15"/>
        </w:rPr>
        <w:t xml:space="preserve"> </w:t>
      </w:r>
      <w:r>
        <w:t>cohort</w:t>
      </w:r>
      <w:r>
        <w:rPr>
          <w:spacing w:val="-15"/>
        </w:rPr>
        <w:t xml:space="preserve"> </w:t>
      </w:r>
      <w:r>
        <w:t>size,</w:t>
      </w:r>
      <w:r>
        <w:rPr>
          <w:spacing w:val="-15"/>
        </w:rPr>
        <w:t xml:space="preserve"> </w:t>
      </w:r>
      <w:r>
        <w:t>event</w:t>
      </w:r>
      <w:r>
        <w:rPr>
          <w:spacing w:val="-15"/>
        </w:rPr>
        <w:t xml:space="preserve"> </w:t>
      </w:r>
      <w:r>
        <w:t>counts,</w:t>
      </w:r>
      <w:r>
        <w:rPr>
          <w:spacing w:val="-13"/>
        </w:rPr>
        <w:t xml:space="preserve"> </w:t>
      </w:r>
      <w:r>
        <w:t>and</w:t>
      </w:r>
      <w:r>
        <w:rPr>
          <w:spacing w:val="-15"/>
        </w:rPr>
        <w:t xml:space="preserve"> </w:t>
      </w:r>
      <w:r>
        <w:t>subgraph</w:t>
      </w:r>
      <w:r>
        <w:rPr>
          <w:spacing w:val="-15"/>
        </w:rPr>
        <w:t xml:space="preserve"> </w:t>
      </w:r>
      <w:r>
        <w:t>edge</w:t>
      </w:r>
      <w:r>
        <w:rPr>
          <w:spacing w:val="-15"/>
        </w:rPr>
        <w:t xml:space="preserve"> </w:t>
      </w:r>
      <w:r>
        <w:t>counts.</w:t>
      </w:r>
      <w:r>
        <w:rPr>
          <w:spacing w:val="10"/>
        </w:rPr>
        <w:t xml:space="preserve"> </w:t>
      </w:r>
      <w:r>
        <w:t>The</w:t>
      </w:r>
      <w:r>
        <w:rPr>
          <w:spacing w:val="-15"/>
        </w:rPr>
        <w:t xml:space="preserve"> </w:t>
      </w:r>
      <w:r>
        <w:t>endorsement</w:t>
      </w:r>
      <w:r>
        <w:rPr>
          <w:spacing w:val="-15"/>
        </w:rPr>
        <w:t xml:space="preserve"> </w:t>
      </w:r>
      <w:r>
        <w:t>graph is substantially sparser than the transfer graph (14,727 vs. 137,087 edges), a structural difference that</w:t>
      </w:r>
      <w:r>
        <w:rPr>
          <w:spacing w:val="-6"/>
        </w:rPr>
        <w:t xml:space="preserve"> </w:t>
      </w:r>
      <w:r>
        <w:t>underpins</w:t>
      </w:r>
      <w:r>
        <w:rPr>
          <w:spacing w:val="-6"/>
        </w:rPr>
        <w:t xml:space="preserve"> </w:t>
      </w:r>
      <w:r>
        <w:t>both</w:t>
      </w:r>
      <w:r>
        <w:rPr>
          <w:spacing w:val="-6"/>
        </w:rPr>
        <w:t xml:space="preserve"> </w:t>
      </w:r>
      <w:r>
        <w:t>the</w:t>
      </w:r>
      <w:r>
        <w:rPr>
          <w:spacing w:val="-6"/>
        </w:rPr>
        <w:t xml:space="preserve"> </w:t>
      </w:r>
      <w:r>
        <w:t>runtime</w:t>
      </w:r>
      <w:r>
        <w:rPr>
          <w:spacing w:val="-6"/>
        </w:rPr>
        <w:t xml:space="preserve"> </w:t>
      </w:r>
      <w:r>
        <w:t>advantage</w:t>
      </w:r>
      <w:r>
        <w:rPr>
          <w:spacing w:val="-6"/>
        </w:rPr>
        <w:t xml:space="preserve"> </w:t>
      </w:r>
      <w:r>
        <w:t>reported</w:t>
      </w:r>
      <w:r>
        <w:rPr>
          <w:spacing w:val="-6"/>
        </w:rPr>
        <w:t xml:space="preserve"> </w:t>
      </w:r>
      <w:r>
        <w:t>in</w:t>
      </w:r>
      <w:r>
        <w:rPr>
          <w:spacing w:val="-6"/>
        </w:rPr>
        <w:t xml:space="preserve"> </w:t>
      </w:r>
      <w:r>
        <w:t>Section</w:t>
      </w:r>
      <w:r>
        <w:rPr>
          <w:spacing w:val="-6"/>
        </w:rPr>
        <w:t xml:space="preserve"> </w:t>
      </w:r>
      <w:hyperlink w:anchor="_bookmark90" w:history="1">
        <w:r>
          <w:t>4.2</w:t>
        </w:r>
      </w:hyperlink>
      <w:r>
        <w:rPr>
          <w:spacing w:val="-6"/>
        </w:rPr>
        <w:t xml:space="preserve"> </w:t>
      </w:r>
      <w:r>
        <w:t>and</w:t>
      </w:r>
      <w:r>
        <w:rPr>
          <w:spacing w:val="-6"/>
        </w:rPr>
        <w:t xml:space="preserve"> </w:t>
      </w:r>
      <w:r>
        <w:t>the</w:t>
      </w:r>
      <w:r>
        <w:rPr>
          <w:spacing w:val="-6"/>
        </w:rPr>
        <w:t xml:space="preserve"> </w:t>
      </w:r>
      <w:r>
        <w:t>construct-specific</w:t>
      </w:r>
      <w:r>
        <w:rPr>
          <w:spacing w:val="-6"/>
        </w:rPr>
        <w:t xml:space="preserve"> </w:t>
      </w:r>
      <w:r>
        <w:t xml:space="preserve">align-ment patterns in Sections </w:t>
      </w:r>
      <w:hyperlink w:anchor="_bookmark100" w:history="1">
        <w:r>
          <w:t>4.4</w:t>
        </w:r>
      </w:hyperlink>
      <w:r>
        <w:t>–</w:t>
      </w:r>
      <w:hyperlink w:anchor="_bookmark103" w:history="1">
        <w:r>
          <w:t>4.5</w:t>
        </w:r>
      </w:hyperlink>
      <w:r>
        <w:t>.</w:t>
      </w:r>
    </w:p>
    <w:p w14:paraId="00DC2013" w14:textId="77777777" w:rsidR="00350CFB" w:rsidRDefault="00283FFF">
      <w:pPr>
        <w:pStyle w:val="a3"/>
        <w:spacing w:before="43" w:line="206" w:lineRule="auto"/>
        <w:ind w:left="282" w:right="564" w:hanging="8"/>
        <w:jc w:val="both"/>
      </w:pPr>
      <w:bookmarkStart w:id="286" w:name="_bookmark86"/>
      <w:r>
        <w:rPr>
          <w:color w:val="FF0000"/>
        </w:rPr>
        <w:t>Table 4.1: Dataset characteristics for the matched cohort (n = 5,521 wallets with non-zero reputation-subgraph connectivity).</w:t>
      </w:r>
      <w:bookmarkEnd w:id="286"/>
    </w:p>
    <w:p w14:paraId="00DC2014" w14:textId="77777777" w:rsidR="00350CFB" w:rsidRDefault="00350CFB">
      <w:pPr>
        <w:pStyle w:val="a3"/>
        <w:spacing w:before="19"/>
        <w:rPr>
          <w:sz w:val="20"/>
        </w:rPr>
      </w:pPr>
    </w:p>
    <w:tbl>
      <w:tblPr>
        <w:tblW w:w="0" w:type="auto"/>
        <w:tblInd w:w="1356" w:type="dxa"/>
        <w:tblLayout w:type="fixed"/>
        <w:tblCellMar>
          <w:left w:w="0" w:type="dxa"/>
          <w:right w:w="0" w:type="dxa"/>
        </w:tblCellMar>
        <w:tblLook w:val="01E0" w:firstRow="1" w:lastRow="1" w:firstColumn="1" w:lastColumn="1" w:noHBand="0" w:noVBand="0"/>
      </w:tblPr>
      <w:tblGrid>
        <w:gridCol w:w="4513"/>
        <w:gridCol w:w="2710"/>
      </w:tblGrid>
      <w:tr w:rsidR="00350CFB" w14:paraId="00DC2017" w14:textId="77777777">
        <w:trPr>
          <w:trHeight w:val="399"/>
        </w:trPr>
        <w:tc>
          <w:tcPr>
            <w:tcW w:w="4513" w:type="dxa"/>
            <w:tcBorders>
              <w:top w:val="single" w:sz="8" w:space="0" w:color="000000"/>
              <w:bottom w:val="single" w:sz="6" w:space="0" w:color="000000"/>
            </w:tcBorders>
          </w:tcPr>
          <w:p w14:paraId="00DC2015" w14:textId="77777777" w:rsidR="00350CFB" w:rsidRDefault="00283FFF">
            <w:pPr>
              <w:pStyle w:val="TableParagraph"/>
              <w:spacing w:before="47"/>
              <w:ind w:left="119"/>
              <w:jc w:val="left"/>
              <w:rPr>
                <w:sz w:val="24"/>
              </w:rPr>
            </w:pPr>
            <w:r>
              <w:rPr>
                <w:spacing w:val="-2"/>
                <w:sz w:val="24"/>
              </w:rPr>
              <w:t>Statistic</w:t>
            </w:r>
          </w:p>
        </w:tc>
        <w:tc>
          <w:tcPr>
            <w:tcW w:w="2710" w:type="dxa"/>
            <w:tcBorders>
              <w:top w:val="single" w:sz="8" w:space="0" w:color="000000"/>
              <w:bottom w:val="single" w:sz="6" w:space="0" w:color="000000"/>
            </w:tcBorders>
          </w:tcPr>
          <w:p w14:paraId="00DC2016" w14:textId="77777777" w:rsidR="00350CFB" w:rsidRDefault="00283FFF">
            <w:pPr>
              <w:pStyle w:val="TableParagraph"/>
              <w:spacing w:before="47"/>
              <w:ind w:right="117"/>
              <w:jc w:val="right"/>
              <w:rPr>
                <w:sz w:val="24"/>
              </w:rPr>
            </w:pPr>
            <w:r>
              <w:rPr>
                <w:spacing w:val="-2"/>
                <w:sz w:val="24"/>
              </w:rPr>
              <w:t>Value</w:t>
            </w:r>
          </w:p>
        </w:tc>
      </w:tr>
      <w:tr w:rsidR="00350CFB" w14:paraId="00DC201A" w14:textId="77777777">
        <w:trPr>
          <w:trHeight w:val="318"/>
        </w:trPr>
        <w:tc>
          <w:tcPr>
            <w:tcW w:w="4513" w:type="dxa"/>
            <w:tcBorders>
              <w:top w:val="single" w:sz="6" w:space="0" w:color="000000"/>
            </w:tcBorders>
          </w:tcPr>
          <w:p w14:paraId="00DC2018" w14:textId="77777777" w:rsidR="00350CFB" w:rsidRDefault="00283FFF">
            <w:pPr>
              <w:pStyle w:val="TableParagraph"/>
              <w:spacing w:before="46" w:line="253" w:lineRule="exact"/>
              <w:ind w:left="119"/>
              <w:jc w:val="left"/>
              <w:rPr>
                <w:sz w:val="24"/>
              </w:rPr>
            </w:pPr>
            <w:r>
              <w:rPr>
                <w:sz w:val="24"/>
              </w:rPr>
              <w:t>Matched</w:t>
            </w:r>
            <w:r>
              <w:rPr>
                <w:spacing w:val="-10"/>
                <w:sz w:val="24"/>
              </w:rPr>
              <w:t xml:space="preserve"> </w:t>
            </w:r>
            <w:r>
              <w:rPr>
                <w:spacing w:val="-2"/>
                <w:sz w:val="24"/>
              </w:rPr>
              <w:t>wallets</w:t>
            </w:r>
          </w:p>
        </w:tc>
        <w:tc>
          <w:tcPr>
            <w:tcW w:w="2710" w:type="dxa"/>
            <w:tcBorders>
              <w:top w:val="single" w:sz="6" w:space="0" w:color="000000"/>
            </w:tcBorders>
          </w:tcPr>
          <w:p w14:paraId="00DC2019" w14:textId="77777777" w:rsidR="00350CFB" w:rsidRDefault="00283FFF">
            <w:pPr>
              <w:pStyle w:val="TableParagraph"/>
              <w:spacing w:before="46" w:line="253" w:lineRule="exact"/>
              <w:ind w:right="117"/>
              <w:jc w:val="right"/>
              <w:rPr>
                <w:sz w:val="24"/>
              </w:rPr>
            </w:pPr>
            <w:r>
              <w:rPr>
                <w:spacing w:val="-2"/>
                <w:sz w:val="24"/>
              </w:rPr>
              <w:t>5,521</w:t>
            </w:r>
          </w:p>
        </w:tc>
      </w:tr>
      <w:tr w:rsidR="00350CFB" w14:paraId="00DC201D" w14:textId="77777777">
        <w:trPr>
          <w:trHeight w:val="315"/>
        </w:trPr>
        <w:tc>
          <w:tcPr>
            <w:tcW w:w="4513" w:type="dxa"/>
          </w:tcPr>
          <w:p w14:paraId="00DC201B" w14:textId="77777777" w:rsidR="00350CFB" w:rsidRDefault="00283FFF">
            <w:pPr>
              <w:pStyle w:val="TableParagraph"/>
              <w:spacing w:before="16" w:line="279" w:lineRule="exact"/>
              <w:ind w:left="119"/>
              <w:jc w:val="left"/>
              <w:rPr>
                <w:sz w:val="24"/>
              </w:rPr>
            </w:pPr>
            <w:r>
              <w:rPr>
                <w:w w:val="90"/>
                <w:sz w:val="24"/>
                <w:color w:val="FF0000"/>
              </w:rPr>
              <w:t>—</w:t>
            </w:r>
          </w:p>
        </w:tc>
        <w:tc>
          <w:tcPr>
            <w:tcW w:w="2710" w:type="dxa"/>
          </w:tcPr>
          <w:p w14:paraId="00DC201C" w14:textId="77777777" w:rsidR="00350CFB" w:rsidRDefault="00283FFF">
            <w:pPr>
              <w:pStyle w:val="TableParagraph"/>
              <w:spacing w:before="16"/>
              <w:ind w:right="117"/>
              <w:jc w:val="right"/>
              <w:rPr>
                <w:sz w:val="24"/>
              </w:rPr>
            </w:pPr>
            <w:r>
              <w:rPr>
                <w:spacing w:val="-2"/>
                <w:sz w:val="24"/>
                <w:color w:val="FF0000"/>
              </w:rPr>
              <w:t>—</w:t>
            </w:r>
          </w:p>
        </w:tc>
      </w:tr>
      <w:tr w:rsidR="00350CFB" w14:paraId="00DC2020" w14:textId="77777777">
        <w:trPr>
          <w:trHeight w:val="277"/>
        </w:trPr>
        <w:tc>
          <w:tcPr>
            <w:tcW w:w="4513" w:type="dxa"/>
          </w:tcPr>
          <w:p w14:paraId="00DC201E" w14:textId="77777777" w:rsidR="00350CFB" w:rsidRDefault="00283FFF">
            <w:pPr>
              <w:pStyle w:val="TableParagraph"/>
              <w:spacing w:before="0" w:line="258" w:lineRule="exact"/>
              <w:ind w:left="119"/>
              <w:jc w:val="left"/>
              <w:rPr>
                <w:sz w:val="24"/>
              </w:rPr>
            </w:pPr>
            <w:r>
              <w:rPr>
                <w:sz w:val="24"/>
              </w:rPr>
              <w:t>EndorseRank</w:t>
            </w:r>
            <w:r>
              <w:rPr>
                <w:spacing w:val="-13"/>
                <w:sz w:val="24"/>
              </w:rPr>
              <w:t xml:space="preserve"> </w:t>
            </w:r>
            <w:r>
              <w:rPr>
                <w:sz w:val="24"/>
              </w:rPr>
              <w:t>edges</w:t>
            </w:r>
            <w:r>
              <w:rPr>
                <w:spacing w:val="-12"/>
                <w:sz w:val="24"/>
              </w:rPr>
              <w:t xml:space="preserve"> </w:t>
            </w:r>
            <w:r>
              <w:rPr>
                <w:spacing w:val="-2"/>
                <w:sz w:val="24"/>
              </w:rPr>
              <w:t>(subgraph)</w:t>
            </w:r>
          </w:p>
        </w:tc>
        <w:tc>
          <w:tcPr>
            <w:tcW w:w="2710" w:type="dxa"/>
          </w:tcPr>
          <w:p w14:paraId="00DC201F" w14:textId="77777777" w:rsidR="00350CFB" w:rsidRDefault="00283FFF">
            <w:pPr>
              <w:pStyle w:val="TableParagraph"/>
              <w:spacing w:before="0" w:line="258" w:lineRule="exact"/>
              <w:ind w:right="117"/>
              <w:jc w:val="right"/>
              <w:rPr>
                <w:sz w:val="24"/>
              </w:rPr>
            </w:pPr>
            <w:r>
              <w:rPr>
                <w:spacing w:val="-2"/>
                <w:sz w:val="24"/>
              </w:rPr>
              <w:t>14,727</w:t>
            </w:r>
          </w:p>
        </w:tc>
      </w:tr>
      <w:tr w:rsidR="00350CFB" w14:paraId="00DC2023" w14:textId="77777777">
        <w:trPr>
          <w:trHeight w:val="288"/>
        </w:trPr>
        <w:tc>
          <w:tcPr>
            <w:tcW w:w="4513" w:type="dxa"/>
          </w:tcPr>
          <w:p w14:paraId="00DC2021" w14:textId="77777777" w:rsidR="00350CFB" w:rsidRDefault="00283FFF">
            <w:pPr>
              <w:pStyle w:val="TableParagraph"/>
              <w:spacing w:before="1" w:line="268" w:lineRule="exact"/>
              <w:ind w:left="119"/>
              <w:jc w:val="left"/>
              <w:rPr>
                <w:sz w:val="24"/>
              </w:rPr>
            </w:pPr>
            <w:r>
              <w:rPr>
                <w:spacing w:val="-2"/>
                <w:sz w:val="24"/>
              </w:rPr>
              <w:t>AWP</w:t>
            </w:r>
            <w:r>
              <w:rPr>
                <w:spacing w:val="-11"/>
                <w:sz w:val="24"/>
              </w:rPr>
              <w:t xml:space="preserve"> </w:t>
            </w:r>
            <w:r>
              <w:rPr>
                <w:spacing w:val="-2"/>
                <w:sz w:val="24"/>
              </w:rPr>
              <w:t>edges</w:t>
            </w:r>
            <w:r>
              <w:rPr>
                <w:spacing w:val="-11"/>
                <w:sz w:val="24"/>
              </w:rPr>
              <w:t xml:space="preserve"> </w:t>
            </w:r>
            <w:r>
              <w:rPr>
                <w:spacing w:val="-2"/>
                <w:sz w:val="24"/>
              </w:rPr>
              <w:t>(subgraph)</w:t>
            </w:r>
          </w:p>
        </w:tc>
        <w:tc>
          <w:tcPr>
            <w:tcW w:w="2710" w:type="dxa"/>
          </w:tcPr>
          <w:p w14:paraId="00DC2022" w14:textId="77777777" w:rsidR="00350CFB" w:rsidRDefault="00283FFF">
            <w:pPr>
              <w:pStyle w:val="TableParagraph"/>
              <w:spacing w:before="1" w:line="268" w:lineRule="exact"/>
              <w:ind w:right="117"/>
              <w:jc w:val="right"/>
              <w:rPr>
                <w:sz w:val="24"/>
              </w:rPr>
            </w:pPr>
            <w:r>
              <w:rPr>
                <w:spacing w:val="-2"/>
                <w:sz w:val="24"/>
              </w:rPr>
              <w:t>137,087</w:t>
            </w:r>
          </w:p>
        </w:tc>
      </w:tr>
      <w:tr w:rsidR="00350CFB" w14:paraId="00DC2026" w14:textId="77777777">
        <w:trPr>
          <w:trHeight w:val="288"/>
        </w:trPr>
        <w:tc>
          <w:tcPr>
            <w:tcW w:w="4513" w:type="dxa"/>
          </w:tcPr>
          <w:p w14:paraId="00DC2024" w14:textId="77777777" w:rsidR="00350CFB" w:rsidRDefault="00283FFF">
            <w:pPr>
              <w:pStyle w:val="TableParagraph"/>
              <w:spacing w:before="1" w:line="268" w:lineRule="exact"/>
              <w:ind w:left="119"/>
              <w:jc w:val="left"/>
              <w:rPr>
                <w:sz w:val="24"/>
              </w:rPr>
            </w:pPr>
            <w:r>
              <w:rPr>
                <w:sz w:val="24"/>
              </w:rPr>
              <w:t>Observation</w:t>
            </w:r>
            <w:r>
              <w:rPr>
                <w:spacing w:val="-13"/>
                <w:sz w:val="24"/>
              </w:rPr>
              <w:t xml:space="preserve"> </w:t>
            </w:r>
            <w:r>
              <w:rPr>
                <w:spacing w:val="-2"/>
                <w:sz w:val="24"/>
              </w:rPr>
              <w:t>window</w:t>
            </w:r>
          </w:p>
        </w:tc>
        <w:tc>
          <w:tcPr>
            <w:tcW w:w="2710" w:type="dxa"/>
          </w:tcPr>
          <w:p w14:paraId="00DC2025" w14:textId="77777777" w:rsidR="00350CFB" w:rsidRDefault="00283FFF">
            <w:pPr>
              <w:pStyle w:val="TableParagraph"/>
              <w:spacing w:before="1" w:line="268" w:lineRule="exact"/>
              <w:ind w:right="117"/>
              <w:jc w:val="right"/>
              <w:rPr>
                <w:sz w:val="24"/>
              </w:rPr>
            </w:pPr>
            <w:r>
              <w:rPr>
                <w:sz w:val="24"/>
              </w:rPr>
              <w:t>2025-12-01</w:t>
            </w:r>
            <w:r>
              <w:rPr>
                <w:spacing w:val="-12"/>
                <w:sz w:val="24"/>
              </w:rPr>
              <w:t xml:space="preserve"> </w:t>
            </w:r>
            <w:r>
              <w:rPr>
                <w:sz w:val="24"/>
              </w:rPr>
              <w:t>–</w:t>
            </w:r>
            <w:r>
              <w:rPr>
                <w:spacing w:val="-12"/>
                <w:sz w:val="24"/>
              </w:rPr>
              <w:t xml:space="preserve"> </w:t>
            </w:r>
            <w:r>
              <w:rPr>
                <w:sz w:val="24"/>
              </w:rPr>
              <w:t>2026-05-</w:t>
            </w:r>
            <w:r>
              <w:rPr>
                <w:spacing w:val="-5"/>
                <w:sz w:val="24"/>
              </w:rPr>
              <w:t>31</w:t>
            </w:r>
          </w:p>
        </w:tc>
      </w:tr>
      <w:tr w:rsidR="00350CFB" w14:paraId="00DC2029" w14:textId="77777777">
        <w:trPr>
          <w:trHeight w:val="354"/>
        </w:trPr>
        <w:tc>
          <w:tcPr>
            <w:tcW w:w="4513" w:type="dxa"/>
            <w:tcBorders>
              <w:bottom w:val="single" w:sz="8" w:space="0" w:color="000000"/>
            </w:tcBorders>
          </w:tcPr>
          <w:p w14:paraId="00DC2027" w14:textId="77777777" w:rsidR="00350CFB" w:rsidRDefault="00283FFF">
            <w:pPr>
              <w:pStyle w:val="TableParagraph"/>
              <w:spacing w:before="1"/>
              <w:ind w:left="119"/>
              <w:jc w:val="left"/>
              <w:rPr>
                <w:sz w:val="24"/>
              </w:rPr>
            </w:pPr>
            <w:r>
              <w:rPr>
                <w:sz w:val="24"/>
                <w:color w:val="FF0000"/>
              </w:rPr>
              <w:t>—</w:t>
            </w:r>
          </w:p>
        </w:tc>
        <w:tc>
          <w:tcPr>
            <w:tcW w:w="2710" w:type="dxa"/>
            <w:tcBorders>
              <w:bottom w:val="single" w:sz="8" w:space="0" w:color="000000"/>
            </w:tcBorders>
          </w:tcPr>
          <w:p w14:paraId="00DC2028" w14:textId="77777777" w:rsidR="00350CFB" w:rsidRDefault="00283FFF">
            <w:pPr>
              <w:pStyle w:val="TableParagraph"/>
              <w:spacing w:before="1"/>
              <w:ind w:right="117"/>
              <w:jc w:val="right"/>
              <w:rPr>
                <w:sz w:val="24"/>
              </w:rPr>
            </w:pPr>
            <w:r>
              <w:rPr>
                <w:spacing w:val="-10"/>
                <w:sz w:val="24"/>
              </w:rPr>
              <w:t>3</w:t>
            </w:r>
          </w:p>
        </w:tc>
      </w:tr>
    </w:tbl>
    <w:p w14:paraId="00DC202A" w14:textId="77777777" w:rsidR="00350CFB" w:rsidRDefault="00350CFB">
      <w:pPr>
        <w:pStyle w:val="a3"/>
        <w:spacing w:before="177"/>
      </w:pPr>
    </w:p>
    <w:p w14:paraId="00DC202B" w14:textId="77777777" w:rsidR="00350CFB" w:rsidRDefault="00283FFF">
      <w:pPr>
        <w:pStyle w:val="a3"/>
        <w:spacing w:before="1" w:line="396" w:lineRule="auto"/>
        <w:ind w:left="282" w:right="562" w:hanging="8"/>
        <w:jc w:val="both"/>
      </w:pPr>
      <w:r>
        <w:t>The edge-count asymmetry is not an artifact of incomplete extraction:</w:t>
      </w:r>
      <w:r>
        <w:rPr>
          <w:spacing w:val="27"/>
        </w:rPr>
        <w:t xml:space="preserve"> </w:t>
      </w:r>
      <w:r>
        <w:t>both graphs are built from the same wallet seed set and the same observation window.</w:t>
      </w:r>
      <w:r>
        <w:rPr>
          <w:spacing w:val="40"/>
        </w:rPr>
        <w:t xml:space="preserve"> </w:t>
      </w:r>
      <w:r>
        <w:t>EndorseRank retains only the latest decimal-adjusted allowance per owner–spender pair, so repeated approvals collapse to a single directed edge.</w:t>
      </w:r>
      <w:r>
        <w:rPr>
          <w:spacing w:val="40"/>
        </w:rPr>
        <w:t xml:space="preserve"> </w:t>
      </w:r>
      <w:r>
        <w:t>AWP aggregates transfer history with logistic time-decay, producing many more directed edges among the same wallets.</w:t>
      </w:r>
      <w:r>
        <w:rPr>
          <w:spacing w:val="40"/>
        </w:rPr>
        <w:t xml:space="preserve"> </w:t>
      </w:r>
      <w:r>
        <w:t>Consequently, differences in scores and alignment are attributable to ranking logic and graph semantics, not to inconsistent sampling.</w:t>
      </w:r>
    </w:p>
    <w:p w14:paraId="00DC202C" w14:textId="77777777" w:rsidR="00350CFB" w:rsidRDefault="00283FFF">
      <w:pPr>
        <w:pStyle w:val="a3"/>
        <w:spacing w:line="358" w:lineRule="exact"/>
        <w:ind w:left="274"/>
        <w:jc w:val="both"/>
      </w:pPr>
      <w:r>
        <w:rPr>
          <w:color w:val="FF0000"/>
        </w:rPr>
        <w:t>The matched-cohort design requires non-zero reputation-subgraph connectivity so that both EndorseRank and AWP produce non-degenerate scores. The sample is large enough for stable Kendall τ estimates, yet small enough that full PageRank solves remain interactive on commodity hardware.</w:t>
      </w:r>
    </w:p>
    <w:p w14:paraId="00DC202D" w14:textId="77777777" w:rsidR="00350CFB" w:rsidRDefault="00283FFF">
      <w:pPr>
        <w:pStyle w:val="a3"/>
        <w:spacing w:before="118" w:line="393" w:lineRule="auto"/>
        <w:ind w:left="282" w:right="525"/>
        <w:jc w:val="both"/>
      </w:pPr>
      <w:r>
        <w:rPr>
          <w:color w:val="FF0000"/>
        </w:rPr>
        <w:t>Wallets with no approval edges and no transfer edges cannot be ranked meaningfully by either social method. The connectivity filter yields n = 5,521 wallets over the six-month window.</w:t>
      </w:r>
    </w:p>
    <w:p w14:paraId="00DC202E" w14:textId="77777777" w:rsidR="00350CFB" w:rsidRDefault="00350CFB">
      <w:pPr>
        <w:pStyle w:val="a3"/>
        <w:spacing w:line="393" w:lineRule="auto"/>
        <w:jc w:val="both"/>
        <w:sectPr w:rsidR="00350CFB">
          <w:pgSz w:w="11910" w:h="16840"/>
          <w:pgMar w:top="1840" w:right="708" w:bottom="2300" w:left="992" w:header="0" w:footer="2115" w:gutter="0"/>
          <w:cols w:space="720"/>
        </w:sectPr>
      </w:pPr>
    </w:p>
    <w:p w14:paraId="00DC202F" w14:textId="77777777" w:rsidR="00350CFB" w:rsidRDefault="00283FFF">
      <w:pPr>
        <w:pStyle w:val="a3"/>
        <w:spacing w:before="72"/>
        <w:ind w:left="282"/>
        <w:jc w:val="both"/>
      </w:pPr>
      <w:r>
        <w:t>advantage</w:t>
      </w:r>
      <w:r>
        <w:rPr>
          <w:spacing w:val="-9"/>
        </w:rPr>
        <w:t xml:space="preserve"> </w:t>
      </w:r>
      <w:r>
        <w:t>when</w:t>
      </w:r>
      <w:r>
        <w:rPr>
          <w:spacing w:val="-8"/>
        </w:rPr>
        <w:t xml:space="preserve"> </w:t>
      </w:r>
      <w:r>
        <w:t>iterating</w:t>
      </w:r>
      <w:r>
        <w:rPr>
          <w:spacing w:val="-8"/>
        </w:rPr>
        <w:t xml:space="preserve"> </w:t>
      </w:r>
      <w:r>
        <w:t>on</w:t>
      </w:r>
      <w:r>
        <w:rPr>
          <w:spacing w:val="-8"/>
        </w:rPr>
        <w:t xml:space="preserve"> </w:t>
      </w:r>
      <w:r>
        <w:t>evaluation</w:t>
      </w:r>
      <w:r>
        <w:rPr>
          <w:spacing w:val="-8"/>
        </w:rPr>
        <w:t xml:space="preserve"> </w:t>
      </w:r>
      <w:r>
        <w:rPr>
          <w:spacing w:val="-2"/>
        </w:rPr>
        <w:t>design.</w:t>
      </w:r>
    </w:p>
    <w:p w14:paraId="00DC2030" w14:textId="77777777" w:rsidR="00350CFB" w:rsidRDefault="00283FFF">
      <w:pPr>
        <w:pStyle w:val="a3"/>
        <w:spacing w:before="194" w:line="396" w:lineRule="auto"/>
        <w:ind w:left="273" w:right="563" w:firstLine="1"/>
        <w:jc w:val="both"/>
      </w:pPr>
      <w:r>
        <w:t>The observation window (2025-12-01 – 2026-05-31) is long enough to capture multiple market regimes within a single perpetual-futures venue, but short enough that latest-allowance snapshots remain contemporaneous with transfer histories used by AWP. Longer windows would increase AWP’s historical edge accumulation and could further widen the runtime gap; shorter windows would</w:t>
      </w:r>
      <w:r>
        <w:rPr>
          <w:spacing w:val="-9"/>
        </w:rPr>
        <w:t xml:space="preserve"> </w:t>
      </w:r>
      <w:r>
        <w:t>reduce</w:t>
      </w:r>
      <w:r>
        <w:rPr>
          <w:spacing w:val="-9"/>
        </w:rPr>
        <w:t xml:space="preserve"> </w:t>
      </w:r>
      <w:r>
        <w:t>proxy</w:t>
      </w:r>
      <w:r>
        <w:rPr>
          <w:spacing w:val="-9"/>
        </w:rPr>
        <w:t xml:space="preserve"> </w:t>
      </w:r>
      <w:r>
        <w:t>stability</w:t>
      </w:r>
      <w:r>
        <w:rPr>
          <w:spacing w:val="-9"/>
        </w:rPr>
        <w:t xml:space="preserve"> </w:t>
      </w:r>
      <w:r>
        <w:t>for</w:t>
      </w:r>
      <w:r>
        <w:rPr>
          <w:spacing w:val="-9"/>
        </w:rPr>
        <w:t xml:space="preserve"> </w:t>
      </w:r>
      <w:r>
        <w:t>tenure</w:t>
      </w:r>
      <w:r>
        <w:rPr>
          <w:spacing w:val="-9"/>
        </w:rPr>
        <w:t xml:space="preserve"> </w:t>
      </w:r>
      <w:r>
        <w:t>and</w:t>
      </w:r>
      <w:r>
        <w:rPr>
          <w:spacing w:val="-9"/>
        </w:rPr>
        <w:t xml:space="preserve"> </w:t>
      </w:r>
      <w:r>
        <w:t>active-month</w:t>
      </w:r>
      <w:r>
        <w:rPr>
          <w:spacing w:val="-9"/>
        </w:rPr>
        <w:t xml:space="preserve"> </w:t>
      </w:r>
      <w:r>
        <w:t>measures.</w:t>
      </w:r>
      <w:r>
        <w:rPr>
          <w:spacing w:val="11"/>
        </w:rPr>
        <w:t xml:space="preserve"> </w:t>
      </w:r>
      <w:r>
        <w:t>The</w:t>
      </w:r>
      <w:r>
        <w:rPr>
          <w:spacing w:val="-9"/>
        </w:rPr>
        <w:t xml:space="preserve"> </w:t>
      </w:r>
      <w:r>
        <w:t>chosen</w:t>
      </w:r>
      <w:r>
        <w:rPr>
          <w:spacing w:val="-9"/>
        </w:rPr>
        <w:t xml:space="preserve"> </w:t>
      </w:r>
      <w:r>
        <w:t>window</w:t>
      </w:r>
      <w:r>
        <w:rPr>
          <w:spacing w:val="-9"/>
        </w:rPr>
        <w:t xml:space="preserve"> </w:t>
      </w:r>
      <w:r>
        <w:t xml:space="preserve">therefore balances recency, activity volume, and comparability between snapshot-based and history-based </w:t>
      </w:r>
      <w:bookmarkStart w:id="287" w:name="GMX_trading_activity_in_the_matched_coho"/>
      <w:bookmarkEnd w:id="287"/>
      <w:r>
        <w:rPr>
          <w:spacing w:val="-2"/>
        </w:rPr>
        <w:t>graphs.</w:t>
      </w:r>
    </w:p>
    <w:p w14:paraId="00DC2031" w14:textId="77777777" w:rsidR="00350CFB" w:rsidRDefault="00350CFB">
      <w:pPr>
        <w:pStyle w:val="a3"/>
        <w:spacing w:before="13"/>
      </w:pPr>
    </w:p>
    <w:p w14:paraId="00DC2032" w14:textId="77777777" w:rsidR="00350CFB" w:rsidRDefault="00283FFF">
      <w:pPr>
        <w:pStyle w:val="3"/>
        <w:numPr>
          <w:ilvl w:val="2"/>
          <w:numId w:val="26"/>
        </w:numPr>
        <w:tabs>
          <w:tab w:val="left" w:pos="879"/>
        </w:tabs>
        <w:ind w:left="879" w:hanging="597"/>
      </w:pPr>
      <w:r>
        <w:rPr>
          <w:color w:val="FF0000"/>
        </w:rPr>
        <w:t>Matched cohort connectivity</w:t>
      </w:r>
    </w:p>
    <w:p w14:paraId="00DC2033" w14:textId="77777777" w:rsidR="00350CFB" w:rsidRDefault="00350CFB">
      <w:pPr>
        <w:pStyle w:val="a3"/>
        <w:spacing w:before="47"/>
        <w:rPr>
          <w:b/>
        </w:rPr>
      </w:pPr>
    </w:p>
    <w:p w14:paraId="00DC2034" w14:textId="77777777" w:rsidR="00350CFB" w:rsidRDefault="00283FFF">
      <w:pPr>
        <w:pStyle w:val="a3"/>
        <w:spacing w:line="396" w:lineRule="auto"/>
        <w:ind w:left="282" w:right="523"/>
        <w:jc w:val="both"/>
      </w:pPr>
      <w:r>
        <w:rPr>
          <w:color w:val="FF0000"/>
        </w:rPr>
        <w:t>The matched cohort (n = 5,521) is wallets with non-zero endorsement- and transfer-graph connectivity. Endorsement and transfer graphs differ by nearly an order of magnitude in edge count (14,727 versus 137,087).</w:t>
      </w:r>
    </w:p>
    <w:p w14:paraId="00DC2036" w14:textId="77777777" w:rsidR="00350CFB" w:rsidRDefault="00350CFB">
      <w:pPr>
        <w:pStyle w:val="a3"/>
        <w:spacing w:line="398" w:lineRule="auto"/>
        <w:sectPr w:rsidR="00350CFB">
          <w:pgSz w:w="11910" w:h="16840"/>
          <w:pgMar w:top="1840" w:right="708" w:bottom="2300" w:left="992" w:header="0" w:footer="2115" w:gutter="0"/>
          <w:cols w:space="720"/>
        </w:sectPr>
      </w:pPr>
    </w:p>
    <w:p w14:paraId="00DC2037" w14:textId="77777777" w:rsidR="00350CFB" w:rsidRDefault="00350CFB">
      <w:pPr>
        <w:pStyle w:val="a3"/>
        <w:rPr>
          <w:sz w:val="23"/>
        </w:rPr>
      </w:pPr>
    </w:p>
    <w:p w14:paraId="00DC2038" w14:textId="77777777" w:rsidR="00350CFB" w:rsidRDefault="00350CFB">
      <w:pPr>
        <w:pStyle w:val="a3"/>
        <w:rPr>
          <w:sz w:val="23"/>
        </w:rPr>
      </w:pPr>
    </w:p>
    <w:p w14:paraId="00DC2039" w14:textId="77777777" w:rsidR="00350CFB" w:rsidRDefault="00350CFB">
      <w:pPr>
        <w:pStyle w:val="a3"/>
        <w:rPr>
          <w:sz w:val="23"/>
        </w:rPr>
      </w:pPr>
    </w:p>
    <w:p w14:paraId="00DC203A" w14:textId="77777777" w:rsidR="00350CFB" w:rsidRDefault="00350CFB">
      <w:pPr>
        <w:pStyle w:val="a3"/>
        <w:rPr>
          <w:sz w:val="23"/>
        </w:rPr>
      </w:pPr>
    </w:p>
    <w:p w14:paraId="00DC203B" w14:textId="77777777" w:rsidR="00350CFB" w:rsidRDefault="00350CFB">
      <w:pPr>
        <w:pStyle w:val="a3"/>
        <w:rPr>
          <w:sz w:val="23"/>
        </w:rPr>
      </w:pPr>
    </w:p>
    <w:p w14:paraId="00DC203C" w14:textId="77777777" w:rsidR="00350CFB" w:rsidRDefault="00350CFB">
      <w:pPr>
        <w:pStyle w:val="a3"/>
        <w:rPr>
          <w:sz w:val="23"/>
        </w:rPr>
      </w:pPr>
    </w:p>
    <w:p w14:paraId="00DC203D" w14:textId="77777777" w:rsidR="00350CFB" w:rsidRDefault="00350CFB">
      <w:pPr>
        <w:pStyle w:val="a3"/>
        <w:rPr>
          <w:sz w:val="23"/>
        </w:rPr>
      </w:pPr>
    </w:p>
    <w:p w14:paraId="00DC203E" w14:textId="77777777" w:rsidR="00350CFB" w:rsidRDefault="00350CFB">
      <w:pPr>
        <w:pStyle w:val="a3"/>
        <w:rPr>
          <w:sz w:val="23"/>
        </w:rPr>
      </w:pPr>
    </w:p>
    <w:p w14:paraId="00DC203F" w14:textId="77777777" w:rsidR="00350CFB" w:rsidRDefault="00350CFB">
      <w:pPr>
        <w:pStyle w:val="a3"/>
        <w:rPr>
          <w:sz w:val="23"/>
        </w:rPr>
      </w:pPr>
    </w:p>
    <w:p w14:paraId="00DC2040" w14:textId="77777777" w:rsidR="00350CFB" w:rsidRDefault="00350CFB">
      <w:pPr>
        <w:pStyle w:val="a3"/>
        <w:rPr>
          <w:sz w:val="23"/>
        </w:rPr>
      </w:pPr>
    </w:p>
    <w:p w14:paraId="00DC2041" w14:textId="77777777" w:rsidR="00350CFB" w:rsidRDefault="00350CFB">
      <w:pPr>
        <w:pStyle w:val="a3"/>
        <w:spacing w:before="104"/>
        <w:rPr>
          <w:sz w:val="23"/>
        </w:rPr>
      </w:pPr>
    </w:p>
    <w:p w14:paraId="00DC2042" w14:textId="77777777" w:rsidR="00350CFB" w:rsidRDefault="00283FFF">
      <w:pPr>
        <w:ind w:left="1257"/>
        <w:rPr>
          <w:rFonts w:ascii="Arial"/>
          <w:sz w:val="25"/>
        </w:rPr>
      </w:pPr>
      <w:r>
        <w:rPr>
          <w:rFonts w:ascii="Arial"/>
          <w:noProof/>
          <w:sz w:val="25"/>
        </w:rPr>
        <mc:AlternateContent>
          <mc:Choice Requires="wpg">
            <w:drawing>
              <wp:anchor distT="0" distB="0" distL="0" distR="0" simplePos="0" relativeHeight="15768576" behindDoc="0" locked="0" layoutInCell="1" allowOverlap="1" wp14:anchorId="00DC2774" wp14:editId="00DC2775">
                <wp:simplePos x="0" y="0"/>
                <wp:positionH relativeFrom="page">
                  <wp:posOffset>1847993</wp:posOffset>
                </wp:positionH>
                <wp:positionV relativeFrom="paragraph">
                  <wp:posOffset>-70714</wp:posOffset>
                </wp:positionV>
                <wp:extent cx="4507865" cy="2951480"/>
                <wp:effectExtent l="0" t="0" r="0" b="0"/>
                <wp:wrapNone/>
                <wp:docPr id="233" name="Group 2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07865" cy="2951480"/>
                          <a:chOff x="0" y="0"/>
                          <a:chExt cx="4507865" cy="2951480"/>
                        </a:xfrm>
                      </wpg:grpSpPr>
                      <wps:wsp>
                        <wps:cNvPr id="234" name="Graphic 234"/>
                        <wps:cNvSpPr/>
                        <wps:spPr>
                          <a:xfrm>
                            <a:off x="253068" y="143641"/>
                            <a:ext cx="202565" cy="2757170"/>
                          </a:xfrm>
                          <a:custGeom>
                            <a:avLst/>
                            <a:gdLst/>
                            <a:ahLst/>
                            <a:cxnLst/>
                            <a:rect l="l" t="t" r="r" b="b"/>
                            <a:pathLst>
                              <a:path w="202565" h="2757170">
                                <a:moveTo>
                                  <a:pt x="202311" y="2222830"/>
                                </a:moveTo>
                                <a:lnTo>
                                  <a:pt x="101155" y="2222830"/>
                                </a:lnTo>
                                <a:lnTo>
                                  <a:pt x="101155" y="0"/>
                                </a:lnTo>
                                <a:lnTo>
                                  <a:pt x="0" y="0"/>
                                </a:lnTo>
                                <a:lnTo>
                                  <a:pt x="0" y="2756662"/>
                                </a:lnTo>
                                <a:lnTo>
                                  <a:pt x="101155" y="2756662"/>
                                </a:lnTo>
                                <a:lnTo>
                                  <a:pt x="202311" y="2756662"/>
                                </a:lnTo>
                                <a:lnTo>
                                  <a:pt x="202311" y="2222830"/>
                                </a:lnTo>
                                <a:close/>
                              </a:path>
                            </a:pathLst>
                          </a:custGeom>
                          <a:solidFill>
                            <a:srgbClr val="2B5E8A"/>
                          </a:solidFill>
                        </wps:spPr>
                        <wps:bodyPr wrap="square" lIns="0" tIns="0" rIns="0" bIns="0" rtlCol="0">
                          <a:prstTxWarp prst="textNoShape">
                            <a:avLst/>
                          </a:prstTxWarp>
                          <a:noAutofit/>
                        </wps:bodyPr>
                      </wps:wsp>
                      <wps:wsp>
                        <wps:cNvPr id="235" name="Graphic 235"/>
                        <wps:cNvSpPr/>
                        <wps:spPr>
                          <a:xfrm>
                            <a:off x="354226" y="2366470"/>
                            <a:ext cx="101600" cy="534035"/>
                          </a:xfrm>
                          <a:custGeom>
                            <a:avLst/>
                            <a:gdLst/>
                            <a:ahLst/>
                            <a:cxnLst/>
                            <a:rect l="l" t="t" r="r" b="b"/>
                            <a:pathLst>
                              <a:path w="101600" h="534035">
                                <a:moveTo>
                                  <a:pt x="0" y="533824"/>
                                </a:moveTo>
                                <a:lnTo>
                                  <a:pt x="101155" y="533824"/>
                                </a:lnTo>
                                <a:lnTo>
                                  <a:pt x="101155" y="0"/>
                                </a:lnTo>
                                <a:lnTo>
                                  <a:pt x="0" y="0"/>
                                </a:lnTo>
                                <a:lnTo>
                                  <a:pt x="0" y="533824"/>
                                </a:lnTo>
                                <a:close/>
                              </a:path>
                            </a:pathLst>
                          </a:custGeom>
                          <a:ln w="5801">
                            <a:solidFill>
                              <a:srgbClr val="FFFFFF"/>
                            </a:solidFill>
                            <a:prstDash val="solid"/>
                          </a:ln>
                        </wps:spPr>
                        <wps:bodyPr wrap="square" lIns="0" tIns="0" rIns="0" bIns="0" rtlCol="0">
                          <a:prstTxWarp prst="textNoShape">
                            <a:avLst/>
                          </a:prstTxWarp>
                          <a:noAutofit/>
                        </wps:bodyPr>
                      </wps:wsp>
                      <wps:wsp>
                        <wps:cNvPr id="236" name="Graphic 236"/>
                        <wps:cNvSpPr/>
                        <wps:spPr>
                          <a:xfrm>
                            <a:off x="455382" y="2649405"/>
                            <a:ext cx="101600" cy="251460"/>
                          </a:xfrm>
                          <a:custGeom>
                            <a:avLst/>
                            <a:gdLst/>
                            <a:ahLst/>
                            <a:cxnLst/>
                            <a:rect l="l" t="t" r="r" b="b"/>
                            <a:pathLst>
                              <a:path w="101600" h="251460">
                                <a:moveTo>
                                  <a:pt x="101155" y="0"/>
                                </a:moveTo>
                                <a:lnTo>
                                  <a:pt x="0" y="0"/>
                                </a:lnTo>
                                <a:lnTo>
                                  <a:pt x="0" y="250889"/>
                                </a:lnTo>
                                <a:lnTo>
                                  <a:pt x="101155" y="250889"/>
                                </a:lnTo>
                                <a:lnTo>
                                  <a:pt x="101155" y="0"/>
                                </a:lnTo>
                                <a:close/>
                              </a:path>
                            </a:pathLst>
                          </a:custGeom>
                          <a:solidFill>
                            <a:srgbClr val="2B5E8A"/>
                          </a:solidFill>
                        </wps:spPr>
                        <wps:bodyPr wrap="square" lIns="0" tIns="0" rIns="0" bIns="0" rtlCol="0">
                          <a:prstTxWarp prst="textNoShape">
                            <a:avLst/>
                          </a:prstTxWarp>
                          <a:noAutofit/>
                        </wps:bodyPr>
                      </wps:wsp>
                      <wps:wsp>
                        <wps:cNvPr id="237" name="Graphic 237"/>
                        <wps:cNvSpPr/>
                        <wps:spPr>
                          <a:xfrm>
                            <a:off x="455382" y="2649405"/>
                            <a:ext cx="101600" cy="251460"/>
                          </a:xfrm>
                          <a:custGeom>
                            <a:avLst/>
                            <a:gdLst/>
                            <a:ahLst/>
                            <a:cxnLst/>
                            <a:rect l="l" t="t" r="r" b="b"/>
                            <a:pathLst>
                              <a:path w="101600" h="251460">
                                <a:moveTo>
                                  <a:pt x="0" y="250889"/>
                                </a:moveTo>
                                <a:lnTo>
                                  <a:pt x="101155" y="250889"/>
                                </a:lnTo>
                                <a:lnTo>
                                  <a:pt x="101155" y="0"/>
                                </a:lnTo>
                                <a:lnTo>
                                  <a:pt x="0" y="0"/>
                                </a:lnTo>
                                <a:lnTo>
                                  <a:pt x="0" y="250889"/>
                                </a:lnTo>
                                <a:close/>
                              </a:path>
                            </a:pathLst>
                          </a:custGeom>
                          <a:ln w="5801">
                            <a:solidFill>
                              <a:srgbClr val="FFFFFF"/>
                            </a:solidFill>
                            <a:prstDash val="solid"/>
                          </a:ln>
                        </wps:spPr>
                        <wps:bodyPr wrap="square" lIns="0" tIns="0" rIns="0" bIns="0" rtlCol="0">
                          <a:prstTxWarp prst="textNoShape">
                            <a:avLst/>
                          </a:prstTxWarp>
                          <a:noAutofit/>
                        </wps:bodyPr>
                      </wps:wsp>
                      <wps:wsp>
                        <wps:cNvPr id="238" name="Graphic 238"/>
                        <wps:cNvSpPr/>
                        <wps:spPr>
                          <a:xfrm>
                            <a:off x="556538" y="2739288"/>
                            <a:ext cx="101600" cy="161290"/>
                          </a:xfrm>
                          <a:custGeom>
                            <a:avLst/>
                            <a:gdLst/>
                            <a:ahLst/>
                            <a:cxnLst/>
                            <a:rect l="l" t="t" r="r" b="b"/>
                            <a:pathLst>
                              <a:path w="101600" h="161290">
                                <a:moveTo>
                                  <a:pt x="101155" y="0"/>
                                </a:moveTo>
                                <a:lnTo>
                                  <a:pt x="0" y="0"/>
                                </a:lnTo>
                                <a:lnTo>
                                  <a:pt x="0" y="161007"/>
                                </a:lnTo>
                                <a:lnTo>
                                  <a:pt x="101155" y="161007"/>
                                </a:lnTo>
                                <a:lnTo>
                                  <a:pt x="101155" y="0"/>
                                </a:lnTo>
                                <a:close/>
                              </a:path>
                            </a:pathLst>
                          </a:custGeom>
                          <a:solidFill>
                            <a:srgbClr val="2B5E8A"/>
                          </a:solidFill>
                        </wps:spPr>
                        <wps:bodyPr wrap="square" lIns="0" tIns="0" rIns="0" bIns="0" rtlCol="0">
                          <a:prstTxWarp prst="textNoShape">
                            <a:avLst/>
                          </a:prstTxWarp>
                          <a:noAutofit/>
                        </wps:bodyPr>
                      </wps:wsp>
                      <wps:wsp>
                        <wps:cNvPr id="239" name="Graphic 239"/>
                        <wps:cNvSpPr/>
                        <wps:spPr>
                          <a:xfrm>
                            <a:off x="556538" y="2739288"/>
                            <a:ext cx="101600" cy="161290"/>
                          </a:xfrm>
                          <a:custGeom>
                            <a:avLst/>
                            <a:gdLst/>
                            <a:ahLst/>
                            <a:cxnLst/>
                            <a:rect l="l" t="t" r="r" b="b"/>
                            <a:pathLst>
                              <a:path w="101600" h="161290">
                                <a:moveTo>
                                  <a:pt x="0" y="161007"/>
                                </a:moveTo>
                                <a:lnTo>
                                  <a:pt x="101155" y="161007"/>
                                </a:lnTo>
                                <a:lnTo>
                                  <a:pt x="101155" y="0"/>
                                </a:lnTo>
                                <a:lnTo>
                                  <a:pt x="0" y="0"/>
                                </a:lnTo>
                                <a:lnTo>
                                  <a:pt x="0" y="161007"/>
                                </a:lnTo>
                                <a:close/>
                              </a:path>
                            </a:pathLst>
                          </a:custGeom>
                          <a:ln w="5801">
                            <a:solidFill>
                              <a:srgbClr val="FFFFFF"/>
                            </a:solidFill>
                            <a:prstDash val="solid"/>
                          </a:ln>
                        </wps:spPr>
                        <wps:bodyPr wrap="square" lIns="0" tIns="0" rIns="0" bIns="0" rtlCol="0">
                          <a:prstTxWarp prst="textNoShape">
                            <a:avLst/>
                          </a:prstTxWarp>
                          <a:noAutofit/>
                        </wps:bodyPr>
                      </wps:wsp>
                      <wps:wsp>
                        <wps:cNvPr id="240" name="Graphic 240"/>
                        <wps:cNvSpPr/>
                        <wps:spPr>
                          <a:xfrm>
                            <a:off x="657694" y="2777586"/>
                            <a:ext cx="101600" cy="123189"/>
                          </a:xfrm>
                          <a:custGeom>
                            <a:avLst/>
                            <a:gdLst/>
                            <a:ahLst/>
                            <a:cxnLst/>
                            <a:rect l="l" t="t" r="r" b="b"/>
                            <a:pathLst>
                              <a:path w="101600" h="123189">
                                <a:moveTo>
                                  <a:pt x="101155" y="0"/>
                                </a:moveTo>
                                <a:lnTo>
                                  <a:pt x="0" y="0"/>
                                </a:lnTo>
                                <a:lnTo>
                                  <a:pt x="0" y="122709"/>
                                </a:lnTo>
                                <a:lnTo>
                                  <a:pt x="101155" y="122709"/>
                                </a:lnTo>
                                <a:lnTo>
                                  <a:pt x="101155" y="0"/>
                                </a:lnTo>
                                <a:close/>
                              </a:path>
                            </a:pathLst>
                          </a:custGeom>
                          <a:solidFill>
                            <a:srgbClr val="2B5E8A"/>
                          </a:solidFill>
                        </wps:spPr>
                        <wps:bodyPr wrap="square" lIns="0" tIns="0" rIns="0" bIns="0" rtlCol="0">
                          <a:prstTxWarp prst="textNoShape">
                            <a:avLst/>
                          </a:prstTxWarp>
                          <a:noAutofit/>
                        </wps:bodyPr>
                      </wps:wsp>
                      <wps:wsp>
                        <wps:cNvPr id="241" name="Graphic 241"/>
                        <wps:cNvSpPr/>
                        <wps:spPr>
                          <a:xfrm>
                            <a:off x="657694" y="2777586"/>
                            <a:ext cx="101600" cy="123189"/>
                          </a:xfrm>
                          <a:custGeom>
                            <a:avLst/>
                            <a:gdLst/>
                            <a:ahLst/>
                            <a:cxnLst/>
                            <a:rect l="l" t="t" r="r" b="b"/>
                            <a:pathLst>
                              <a:path w="101600" h="123189">
                                <a:moveTo>
                                  <a:pt x="0" y="122709"/>
                                </a:moveTo>
                                <a:lnTo>
                                  <a:pt x="101155" y="122709"/>
                                </a:lnTo>
                                <a:lnTo>
                                  <a:pt x="101155" y="0"/>
                                </a:lnTo>
                                <a:lnTo>
                                  <a:pt x="0" y="0"/>
                                </a:lnTo>
                                <a:lnTo>
                                  <a:pt x="0" y="122709"/>
                                </a:lnTo>
                                <a:close/>
                              </a:path>
                            </a:pathLst>
                          </a:custGeom>
                          <a:ln w="5801">
                            <a:solidFill>
                              <a:srgbClr val="FFFFFF"/>
                            </a:solidFill>
                            <a:prstDash val="solid"/>
                          </a:ln>
                        </wps:spPr>
                        <wps:bodyPr wrap="square" lIns="0" tIns="0" rIns="0" bIns="0" rtlCol="0">
                          <a:prstTxWarp prst="textNoShape">
                            <a:avLst/>
                          </a:prstTxWarp>
                          <a:noAutofit/>
                        </wps:bodyPr>
                      </wps:wsp>
                      <wps:wsp>
                        <wps:cNvPr id="242" name="Graphic 242"/>
                        <wps:cNvSpPr/>
                        <wps:spPr>
                          <a:xfrm>
                            <a:off x="758850" y="2816665"/>
                            <a:ext cx="101600" cy="83820"/>
                          </a:xfrm>
                          <a:custGeom>
                            <a:avLst/>
                            <a:gdLst/>
                            <a:ahLst/>
                            <a:cxnLst/>
                            <a:rect l="l" t="t" r="r" b="b"/>
                            <a:pathLst>
                              <a:path w="101600" h="83820">
                                <a:moveTo>
                                  <a:pt x="101155" y="0"/>
                                </a:moveTo>
                                <a:lnTo>
                                  <a:pt x="0" y="0"/>
                                </a:lnTo>
                                <a:lnTo>
                                  <a:pt x="0" y="83629"/>
                                </a:lnTo>
                                <a:lnTo>
                                  <a:pt x="101155" y="83629"/>
                                </a:lnTo>
                                <a:lnTo>
                                  <a:pt x="101155" y="0"/>
                                </a:lnTo>
                                <a:close/>
                              </a:path>
                            </a:pathLst>
                          </a:custGeom>
                          <a:solidFill>
                            <a:srgbClr val="2B5E8A"/>
                          </a:solidFill>
                        </wps:spPr>
                        <wps:bodyPr wrap="square" lIns="0" tIns="0" rIns="0" bIns="0" rtlCol="0">
                          <a:prstTxWarp prst="textNoShape">
                            <a:avLst/>
                          </a:prstTxWarp>
                          <a:noAutofit/>
                        </wps:bodyPr>
                      </wps:wsp>
                      <wps:wsp>
                        <wps:cNvPr id="243" name="Graphic 243"/>
                        <wps:cNvSpPr/>
                        <wps:spPr>
                          <a:xfrm>
                            <a:off x="758850" y="2816665"/>
                            <a:ext cx="101600" cy="83820"/>
                          </a:xfrm>
                          <a:custGeom>
                            <a:avLst/>
                            <a:gdLst/>
                            <a:ahLst/>
                            <a:cxnLst/>
                            <a:rect l="l" t="t" r="r" b="b"/>
                            <a:pathLst>
                              <a:path w="101600" h="83820">
                                <a:moveTo>
                                  <a:pt x="0" y="83629"/>
                                </a:moveTo>
                                <a:lnTo>
                                  <a:pt x="101155" y="83629"/>
                                </a:lnTo>
                                <a:lnTo>
                                  <a:pt x="101155" y="0"/>
                                </a:lnTo>
                                <a:lnTo>
                                  <a:pt x="0" y="0"/>
                                </a:lnTo>
                                <a:lnTo>
                                  <a:pt x="0" y="83629"/>
                                </a:lnTo>
                                <a:close/>
                              </a:path>
                            </a:pathLst>
                          </a:custGeom>
                          <a:ln w="5801">
                            <a:solidFill>
                              <a:srgbClr val="FFFFFF"/>
                            </a:solidFill>
                            <a:prstDash val="solid"/>
                          </a:ln>
                        </wps:spPr>
                        <wps:bodyPr wrap="square" lIns="0" tIns="0" rIns="0" bIns="0" rtlCol="0">
                          <a:prstTxWarp prst="textNoShape">
                            <a:avLst/>
                          </a:prstTxWarp>
                          <a:noAutofit/>
                        </wps:bodyPr>
                      </wps:wsp>
                      <wps:wsp>
                        <wps:cNvPr id="244" name="Graphic 244"/>
                        <wps:cNvSpPr/>
                        <wps:spPr>
                          <a:xfrm>
                            <a:off x="860006" y="2843239"/>
                            <a:ext cx="101600" cy="57150"/>
                          </a:xfrm>
                          <a:custGeom>
                            <a:avLst/>
                            <a:gdLst/>
                            <a:ahLst/>
                            <a:cxnLst/>
                            <a:rect l="l" t="t" r="r" b="b"/>
                            <a:pathLst>
                              <a:path w="101600" h="57150">
                                <a:moveTo>
                                  <a:pt x="101155" y="0"/>
                                </a:moveTo>
                                <a:lnTo>
                                  <a:pt x="0" y="0"/>
                                </a:lnTo>
                                <a:lnTo>
                                  <a:pt x="0" y="57055"/>
                                </a:lnTo>
                                <a:lnTo>
                                  <a:pt x="101155" y="57055"/>
                                </a:lnTo>
                                <a:lnTo>
                                  <a:pt x="101155" y="0"/>
                                </a:lnTo>
                                <a:close/>
                              </a:path>
                            </a:pathLst>
                          </a:custGeom>
                          <a:solidFill>
                            <a:srgbClr val="2B5E8A"/>
                          </a:solidFill>
                        </wps:spPr>
                        <wps:bodyPr wrap="square" lIns="0" tIns="0" rIns="0" bIns="0" rtlCol="0">
                          <a:prstTxWarp prst="textNoShape">
                            <a:avLst/>
                          </a:prstTxWarp>
                          <a:noAutofit/>
                        </wps:bodyPr>
                      </wps:wsp>
                      <wps:wsp>
                        <wps:cNvPr id="245" name="Graphic 245"/>
                        <wps:cNvSpPr/>
                        <wps:spPr>
                          <a:xfrm>
                            <a:off x="860006" y="2843239"/>
                            <a:ext cx="101600" cy="57150"/>
                          </a:xfrm>
                          <a:custGeom>
                            <a:avLst/>
                            <a:gdLst/>
                            <a:ahLst/>
                            <a:cxnLst/>
                            <a:rect l="l" t="t" r="r" b="b"/>
                            <a:pathLst>
                              <a:path w="101600" h="57150">
                                <a:moveTo>
                                  <a:pt x="0" y="57055"/>
                                </a:moveTo>
                                <a:lnTo>
                                  <a:pt x="101155" y="57055"/>
                                </a:lnTo>
                                <a:lnTo>
                                  <a:pt x="101155" y="0"/>
                                </a:lnTo>
                                <a:lnTo>
                                  <a:pt x="0" y="0"/>
                                </a:lnTo>
                                <a:lnTo>
                                  <a:pt x="0" y="57055"/>
                                </a:lnTo>
                                <a:close/>
                              </a:path>
                            </a:pathLst>
                          </a:custGeom>
                          <a:ln w="5801">
                            <a:solidFill>
                              <a:srgbClr val="FFFFFF"/>
                            </a:solidFill>
                            <a:prstDash val="solid"/>
                          </a:ln>
                        </wps:spPr>
                        <wps:bodyPr wrap="square" lIns="0" tIns="0" rIns="0" bIns="0" rtlCol="0">
                          <a:prstTxWarp prst="textNoShape">
                            <a:avLst/>
                          </a:prstTxWarp>
                          <a:noAutofit/>
                        </wps:bodyPr>
                      </wps:wsp>
                      <wps:wsp>
                        <wps:cNvPr id="246" name="Graphic 246"/>
                        <wps:cNvSpPr/>
                        <wps:spPr>
                          <a:xfrm>
                            <a:off x="961162" y="2846365"/>
                            <a:ext cx="101600" cy="53975"/>
                          </a:xfrm>
                          <a:custGeom>
                            <a:avLst/>
                            <a:gdLst/>
                            <a:ahLst/>
                            <a:cxnLst/>
                            <a:rect l="l" t="t" r="r" b="b"/>
                            <a:pathLst>
                              <a:path w="101600" h="53975">
                                <a:moveTo>
                                  <a:pt x="101155" y="0"/>
                                </a:moveTo>
                                <a:lnTo>
                                  <a:pt x="0" y="0"/>
                                </a:lnTo>
                                <a:lnTo>
                                  <a:pt x="0" y="53929"/>
                                </a:lnTo>
                                <a:lnTo>
                                  <a:pt x="101155" y="53929"/>
                                </a:lnTo>
                                <a:lnTo>
                                  <a:pt x="101155" y="0"/>
                                </a:lnTo>
                                <a:close/>
                              </a:path>
                            </a:pathLst>
                          </a:custGeom>
                          <a:solidFill>
                            <a:srgbClr val="2B5E8A"/>
                          </a:solidFill>
                        </wps:spPr>
                        <wps:bodyPr wrap="square" lIns="0" tIns="0" rIns="0" bIns="0" rtlCol="0">
                          <a:prstTxWarp prst="textNoShape">
                            <a:avLst/>
                          </a:prstTxWarp>
                          <a:noAutofit/>
                        </wps:bodyPr>
                      </wps:wsp>
                      <wps:wsp>
                        <wps:cNvPr id="247" name="Graphic 247"/>
                        <wps:cNvSpPr/>
                        <wps:spPr>
                          <a:xfrm>
                            <a:off x="961162" y="2846365"/>
                            <a:ext cx="101600" cy="53975"/>
                          </a:xfrm>
                          <a:custGeom>
                            <a:avLst/>
                            <a:gdLst/>
                            <a:ahLst/>
                            <a:cxnLst/>
                            <a:rect l="l" t="t" r="r" b="b"/>
                            <a:pathLst>
                              <a:path w="101600" h="53975">
                                <a:moveTo>
                                  <a:pt x="0" y="53929"/>
                                </a:moveTo>
                                <a:lnTo>
                                  <a:pt x="101155" y="53929"/>
                                </a:lnTo>
                                <a:lnTo>
                                  <a:pt x="101155" y="0"/>
                                </a:lnTo>
                                <a:lnTo>
                                  <a:pt x="0" y="0"/>
                                </a:lnTo>
                                <a:lnTo>
                                  <a:pt x="0" y="53929"/>
                                </a:lnTo>
                                <a:close/>
                              </a:path>
                            </a:pathLst>
                          </a:custGeom>
                          <a:ln w="5801">
                            <a:solidFill>
                              <a:srgbClr val="FFFFFF"/>
                            </a:solidFill>
                            <a:prstDash val="solid"/>
                          </a:ln>
                        </wps:spPr>
                        <wps:bodyPr wrap="square" lIns="0" tIns="0" rIns="0" bIns="0" rtlCol="0">
                          <a:prstTxWarp prst="textNoShape">
                            <a:avLst/>
                          </a:prstTxWarp>
                          <a:noAutofit/>
                        </wps:bodyPr>
                      </wps:wsp>
                      <wps:wsp>
                        <wps:cNvPr id="248" name="Graphic 248"/>
                        <wps:cNvSpPr/>
                        <wps:spPr>
                          <a:xfrm>
                            <a:off x="1062318" y="2865905"/>
                            <a:ext cx="101600" cy="34925"/>
                          </a:xfrm>
                          <a:custGeom>
                            <a:avLst/>
                            <a:gdLst/>
                            <a:ahLst/>
                            <a:cxnLst/>
                            <a:rect l="l" t="t" r="r" b="b"/>
                            <a:pathLst>
                              <a:path w="101600" h="34925">
                                <a:moveTo>
                                  <a:pt x="101155" y="0"/>
                                </a:moveTo>
                                <a:lnTo>
                                  <a:pt x="0" y="0"/>
                                </a:lnTo>
                                <a:lnTo>
                                  <a:pt x="0" y="34389"/>
                                </a:lnTo>
                                <a:lnTo>
                                  <a:pt x="101155" y="34389"/>
                                </a:lnTo>
                                <a:lnTo>
                                  <a:pt x="101155" y="0"/>
                                </a:lnTo>
                                <a:close/>
                              </a:path>
                            </a:pathLst>
                          </a:custGeom>
                          <a:solidFill>
                            <a:srgbClr val="2B5E8A"/>
                          </a:solidFill>
                        </wps:spPr>
                        <wps:bodyPr wrap="square" lIns="0" tIns="0" rIns="0" bIns="0" rtlCol="0">
                          <a:prstTxWarp prst="textNoShape">
                            <a:avLst/>
                          </a:prstTxWarp>
                          <a:noAutofit/>
                        </wps:bodyPr>
                      </wps:wsp>
                      <wps:wsp>
                        <wps:cNvPr id="249" name="Graphic 249"/>
                        <wps:cNvSpPr/>
                        <wps:spPr>
                          <a:xfrm>
                            <a:off x="1062318" y="2865905"/>
                            <a:ext cx="101600" cy="34925"/>
                          </a:xfrm>
                          <a:custGeom>
                            <a:avLst/>
                            <a:gdLst/>
                            <a:ahLst/>
                            <a:cxnLst/>
                            <a:rect l="l" t="t" r="r" b="b"/>
                            <a:pathLst>
                              <a:path w="101600" h="34925">
                                <a:moveTo>
                                  <a:pt x="0" y="34389"/>
                                </a:moveTo>
                                <a:lnTo>
                                  <a:pt x="101155" y="34389"/>
                                </a:lnTo>
                                <a:lnTo>
                                  <a:pt x="101155" y="0"/>
                                </a:lnTo>
                                <a:lnTo>
                                  <a:pt x="0" y="0"/>
                                </a:lnTo>
                                <a:lnTo>
                                  <a:pt x="0" y="34389"/>
                                </a:lnTo>
                                <a:close/>
                              </a:path>
                            </a:pathLst>
                          </a:custGeom>
                          <a:ln w="5801">
                            <a:solidFill>
                              <a:srgbClr val="FFFFFF"/>
                            </a:solidFill>
                            <a:prstDash val="solid"/>
                          </a:ln>
                        </wps:spPr>
                        <wps:bodyPr wrap="square" lIns="0" tIns="0" rIns="0" bIns="0" rtlCol="0">
                          <a:prstTxWarp prst="textNoShape">
                            <a:avLst/>
                          </a:prstTxWarp>
                          <a:noAutofit/>
                        </wps:bodyPr>
                      </wps:wsp>
                      <wps:wsp>
                        <wps:cNvPr id="250" name="Graphic 250"/>
                        <wps:cNvSpPr/>
                        <wps:spPr>
                          <a:xfrm>
                            <a:off x="1163474" y="2874503"/>
                            <a:ext cx="101600" cy="26034"/>
                          </a:xfrm>
                          <a:custGeom>
                            <a:avLst/>
                            <a:gdLst/>
                            <a:ahLst/>
                            <a:cxnLst/>
                            <a:rect l="l" t="t" r="r" b="b"/>
                            <a:pathLst>
                              <a:path w="101600" h="26034">
                                <a:moveTo>
                                  <a:pt x="101155" y="0"/>
                                </a:moveTo>
                                <a:lnTo>
                                  <a:pt x="0" y="0"/>
                                </a:lnTo>
                                <a:lnTo>
                                  <a:pt x="0" y="25792"/>
                                </a:lnTo>
                                <a:lnTo>
                                  <a:pt x="101155" y="25792"/>
                                </a:lnTo>
                                <a:lnTo>
                                  <a:pt x="101155" y="0"/>
                                </a:lnTo>
                                <a:close/>
                              </a:path>
                            </a:pathLst>
                          </a:custGeom>
                          <a:solidFill>
                            <a:srgbClr val="2B5E8A"/>
                          </a:solidFill>
                        </wps:spPr>
                        <wps:bodyPr wrap="square" lIns="0" tIns="0" rIns="0" bIns="0" rtlCol="0">
                          <a:prstTxWarp prst="textNoShape">
                            <a:avLst/>
                          </a:prstTxWarp>
                          <a:noAutofit/>
                        </wps:bodyPr>
                      </wps:wsp>
                      <wps:wsp>
                        <wps:cNvPr id="251" name="Graphic 251"/>
                        <wps:cNvSpPr/>
                        <wps:spPr>
                          <a:xfrm>
                            <a:off x="1163474" y="2874503"/>
                            <a:ext cx="101600" cy="26034"/>
                          </a:xfrm>
                          <a:custGeom>
                            <a:avLst/>
                            <a:gdLst/>
                            <a:ahLst/>
                            <a:cxnLst/>
                            <a:rect l="l" t="t" r="r" b="b"/>
                            <a:pathLst>
                              <a:path w="101600" h="26034">
                                <a:moveTo>
                                  <a:pt x="0" y="25792"/>
                                </a:moveTo>
                                <a:lnTo>
                                  <a:pt x="101155" y="25792"/>
                                </a:lnTo>
                                <a:lnTo>
                                  <a:pt x="101155" y="0"/>
                                </a:lnTo>
                                <a:lnTo>
                                  <a:pt x="0" y="0"/>
                                </a:lnTo>
                                <a:lnTo>
                                  <a:pt x="0" y="25792"/>
                                </a:lnTo>
                                <a:close/>
                              </a:path>
                            </a:pathLst>
                          </a:custGeom>
                          <a:ln w="5801">
                            <a:solidFill>
                              <a:srgbClr val="FFFFFF"/>
                            </a:solidFill>
                            <a:prstDash val="solid"/>
                          </a:ln>
                        </wps:spPr>
                        <wps:bodyPr wrap="square" lIns="0" tIns="0" rIns="0" bIns="0" rtlCol="0">
                          <a:prstTxWarp prst="textNoShape">
                            <a:avLst/>
                          </a:prstTxWarp>
                          <a:noAutofit/>
                        </wps:bodyPr>
                      </wps:wsp>
                      <wps:wsp>
                        <wps:cNvPr id="252" name="Graphic 252"/>
                        <wps:cNvSpPr/>
                        <wps:spPr>
                          <a:xfrm>
                            <a:off x="1264630" y="2876847"/>
                            <a:ext cx="101600" cy="23495"/>
                          </a:xfrm>
                          <a:custGeom>
                            <a:avLst/>
                            <a:gdLst/>
                            <a:ahLst/>
                            <a:cxnLst/>
                            <a:rect l="l" t="t" r="r" b="b"/>
                            <a:pathLst>
                              <a:path w="101600" h="23495">
                                <a:moveTo>
                                  <a:pt x="101155" y="0"/>
                                </a:moveTo>
                                <a:lnTo>
                                  <a:pt x="0" y="0"/>
                                </a:lnTo>
                                <a:lnTo>
                                  <a:pt x="0" y="23447"/>
                                </a:lnTo>
                                <a:lnTo>
                                  <a:pt x="101155" y="23447"/>
                                </a:lnTo>
                                <a:lnTo>
                                  <a:pt x="101155" y="0"/>
                                </a:lnTo>
                                <a:close/>
                              </a:path>
                            </a:pathLst>
                          </a:custGeom>
                          <a:solidFill>
                            <a:srgbClr val="2B5E8A"/>
                          </a:solidFill>
                        </wps:spPr>
                        <wps:bodyPr wrap="square" lIns="0" tIns="0" rIns="0" bIns="0" rtlCol="0">
                          <a:prstTxWarp prst="textNoShape">
                            <a:avLst/>
                          </a:prstTxWarp>
                          <a:noAutofit/>
                        </wps:bodyPr>
                      </wps:wsp>
                      <wps:wsp>
                        <wps:cNvPr id="253" name="Graphic 253"/>
                        <wps:cNvSpPr/>
                        <wps:spPr>
                          <a:xfrm>
                            <a:off x="1264630" y="2876847"/>
                            <a:ext cx="101600" cy="23495"/>
                          </a:xfrm>
                          <a:custGeom>
                            <a:avLst/>
                            <a:gdLst/>
                            <a:ahLst/>
                            <a:cxnLst/>
                            <a:rect l="l" t="t" r="r" b="b"/>
                            <a:pathLst>
                              <a:path w="101600" h="23495">
                                <a:moveTo>
                                  <a:pt x="0" y="23447"/>
                                </a:moveTo>
                                <a:lnTo>
                                  <a:pt x="101155" y="23447"/>
                                </a:lnTo>
                                <a:lnTo>
                                  <a:pt x="101155" y="0"/>
                                </a:lnTo>
                                <a:lnTo>
                                  <a:pt x="0" y="0"/>
                                </a:lnTo>
                                <a:lnTo>
                                  <a:pt x="0" y="23447"/>
                                </a:lnTo>
                                <a:close/>
                              </a:path>
                            </a:pathLst>
                          </a:custGeom>
                          <a:ln w="5801">
                            <a:solidFill>
                              <a:srgbClr val="FFFFFF"/>
                            </a:solidFill>
                            <a:prstDash val="solid"/>
                          </a:ln>
                        </wps:spPr>
                        <wps:bodyPr wrap="square" lIns="0" tIns="0" rIns="0" bIns="0" rtlCol="0">
                          <a:prstTxWarp prst="textNoShape">
                            <a:avLst/>
                          </a:prstTxWarp>
                          <a:noAutofit/>
                        </wps:bodyPr>
                      </wps:wsp>
                      <wps:wsp>
                        <wps:cNvPr id="254" name="Graphic 254"/>
                        <wps:cNvSpPr/>
                        <wps:spPr>
                          <a:xfrm>
                            <a:off x="1365785" y="2879192"/>
                            <a:ext cx="101600" cy="21590"/>
                          </a:xfrm>
                          <a:custGeom>
                            <a:avLst/>
                            <a:gdLst/>
                            <a:ahLst/>
                            <a:cxnLst/>
                            <a:rect l="l" t="t" r="r" b="b"/>
                            <a:pathLst>
                              <a:path w="101600" h="21590">
                                <a:moveTo>
                                  <a:pt x="101155" y="0"/>
                                </a:moveTo>
                                <a:lnTo>
                                  <a:pt x="0" y="0"/>
                                </a:lnTo>
                                <a:lnTo>
                                  <a:pt x="0" y="21102"/>
                                </a:lnTo>
                                <a:lnTo>
                                  <a:pt x="101155" y="21102"/>
                                </a:lnTo>
                                <a:lnTo>
                                  <a:pt x="101155" y="0"/>
                                </a:lnTo>
                                <a:close/>
                              </a:path>
                            </a:pathLst>
                          </a:custGeom>
                          <a:solidFill>
                            <a:srgbClr val="2B5E8A"/>
                          </a:solidFill>
                        </wps:spPr>
                        <wps:bodyPr wrap="square" lIns="0" tIns="0" rIns="0" bIns="0" rtlCol="0">
                          <a:prstTxWarp prst="textNoShape">
                            <a:avLst/>
                          </a:prstTxWarp>
                          <a:noAutofit/>
                        </wps:bodyPr>
                      </wps:wsp>
                      <wps:wsp>
                        <wps:cNvPr id="255" name="Graphic 255"/>
                        <wps:cNvSpPr/>
                        <wps:spPr>
                          <a:xfrm>
                            <a:off x="1365785" y="2879192"/>
                            <a:ext cx="101600" cy="21590"/>
                          </a:xfrm>
                          <a:custGeom>
                            <a:avLst/>
                            <a:gdLst/>
                            <a:ahLst/>
                            <a:cxnLst/>
                            <a:rect l="l" t="t" r="r" b="b"/>
                            <a:pathLst>
                              <a:path w="101600" h="21590">
                                <a:moveTo>
                                  <a:pt x="0" y="21102"/>
                                </a:moveTo>
                                <a:lnTo>
                                  <a:pt x="101155" y="21102"/>
                                </a:lnTo>
                                <a:lnTo>
                                  <a:pt x="101155" y="0"/>
                                </a:lnTo>
                                <a:lnTo>
                                  <a:pt x="0" y="0"/>
                                </a:lnTo>
                                <a:lnTo>
                                  <a:pt x="0" y="21102"/>
                                </a:lnTo>
                                <a:close/>
                              </a:path>
                            </a:pathLst>
                          </a:custGeom>
                          <a:ln w="5801">
                            <a:solidFill>
                              <a:srgbClr val="FFFFFF"/>
                            </a:solidFill>
                            <a:prstDash val="solid"/>
                          </a:ln>
                        </wps:spPr>
                        <wps:bodyPr wrap="square" lIns="0" tIns="0" rIns="0" bIns="0" rtlCol="0">
                          <a:prstTxWarp prst="textNoShape">
                            <a:avLst/>
                          </a:prstTxWarp>
                          <a:noAutofit/>
                        </wps:bodyPr>
                      </wps:wsp>
                      <wps:wsp>
                        <wps:cNvPr id="256" name="Graphic 256"/>
                        <wps:cNvSpPr/>
                        <wps:spPr>
                          <a:xfrm>
                            <a:off x="1466941" y="2888571"/>
                            <a:ext cx="101600" cy="12065"/>
                          </a:xfrm>
                          <a:custGeom>
                            <a:avLst/>
                            <a:gdLst/>
                            <a:ahLst/>
                            <a:cxnLst/>
                            <a:rect l="l" t="t" r="r" b="b"/>
                            <a:pathLst>
                              <a:path w="101600" h="12065">
                                <a:moveTo>
                                  <a:pt x="101155" y="0"/>
                                </a:moveTo>
                                <a:lnTo>
                                  <a:pt x="0" y="0"/>
                                </a:lnTo>
                                <a:lnTo>
                                  <a:pt x="0" y="11723"/>
                                </a:lnTo>
                                <a:lnTo>
                                  <a:pt x="101155" y="11723"/>
                                </a:lnTo>
                                <a:lnTo>
                                  <a:pt x="101155" y="0"/>
                                </a:lnTo>
                                <a:close/>
                              </a:path>
                            </a:pathLst>
                          </a:custGeom>
                          <a:solidFill>
                            <a:srgbClr val="2B5E8A"/>
                          </a:solidFill>
                        </wps:spPr>
                        <wps:bodyPr wrap="square" lIns="0" tIns="0" rIns="0" bIns="0" rtlCol="0">
                          <a:prstTxWarp prst="textNoShape">
                            <a:avLst/>
                          </a:prstTxWarp>
                          <a:noAutofit/>
                        </wps:bodyPr>
                      </wps:wsp>
                      <wps:wsp>
                        <wps:cNvPr id="257" name="Graphic 257"/>
                        <wps:cNvSpPr/>
                        <wps:spPr>
                          <a:xfrm>
                            <a:off x="1466941" y="2888571"/>
                            <a:ext cx="101600" cy="12065"/>
                          </a:xfrm>
                          <a:custGeom>
                            <a:avLst/>
                            <a:gdLst/>
                            <a:ahLst/>
                            <a:cxnLst/>
                            <a:rect l="l" t="t" r="r" b="b"/>
                            <a:pathLst>
                              <a:path w="101600" h="12065">
                                <a:moveTo>
                                  <a:pt x="0" y="11723"/>
                                </a:moveTo>
                                <a:lnTo>
                                  <a:pt x="101155" y="11723"/>
                                </a:lnTo>
                                <a:lnTo>
                                  <a:pt x="101155" y="0"/>
                                </a:lnTo>
                                <a:lnTo>
                                  <a:pt x="0" y="0"/>
                                </a:lnTo>
                                <a:lnTo>
                                  <a:pt x="0" y="11723"/>
                                </a:lnTo>
                                <a:close/>
                              </a:path>
                            </a:pathLst>
                          </a:custGeom>
                          <a:ln w="5801">
                            <a:solidFill>
                              <a:srgbClr val="FFFFFF"/>
                            </a:solidFill>
                            <a:prstDash val="solid"/>
                          </a:ln>
                        </wps:spPr>
                        <wps:bodyPr wrap="square" lIns="0" tIns="0" rIns="0" bIns="0" rtlCol="0">
                          <a:prstTxWarp prst="textNoShape">
                            <a:avLst/>
                          </a:prstTxWarp>
                          <a:noAutofit/>
                        </wps:bodyPr>
                      </wps:wsp>
                      <wps:wsp>
                        <wps:cNvPr id="258" name="Graphic 258"/>
                        <wps:cNvSpPr/>
                        <wps:spPr>
                          <a:xfrm>
                            <a:off x="1568097" y="2880755"/>
                            <a:ext cx="101600" cy="19685"/>
                          </a:xfrm>
                          <a:custGeom>
                            <a:avLst/>
                            <a:gdLst/>
                            <a:ahLst/>
                            <a:cxnLst/>
                            <a:rect l="l" t="t" r="r" b="b"/>
                            <a:pathLst>
                              <a:path w="101600" h="19685">
                                <a:moveTo>
                                  <a:pt x="101155" y="0"/>
                                </a:moveTo>
                                <a:lnTo>
                                  <a:pt x="0" y="0"/>
                                </a:lnTo>
                                <a:lnTo>
                                  <a:pt x="0" y="19539"/>
                                </a:lnTo>
                                <a:lnTo>
                                  <a:pt x="101155" y="19539"/>
                                </a:lnTo>
                                <a:lnTo>
                                  <a:pt x="101155" y="0"/>
                                </a:lnTo>
                                <a:close/>
                              </a:path>
                            </a:pathLst>
                          </a:custGeom>
                          <a:solidFill>
                            <a:srgbClr val="2B5E8A"/>
                          </a:solidFill>
                        </wps:spPr>
                        <wps:bodyPr wrap="square" lIns="0" tIns="0" rIns="0" bIns="0" rtlCol="0">
                          <a:prstTxWarp prst="textNoShape">
                            <a:avLst/>
                          </a:prstTxWarp>
                          <a:noAutofit/>
                        </wps:bodyPr>
                      </wps:wsp>
                      <wps:wsp>
                        <wps:cNvPr id="259" name="Graphic 259"/>
                        <wps:cNvSpPr/>
                        <wps:spPr>
                          <a:xfrm>
                            <a:off x="1568097" y="2880755"/>
                            <a:ext cx="101600" cy="19685"/>
                          </a:xfrm>
                          <a:custGeom>
                            <a:avLst/>
                            <a:gdLst/>
                            <a:ahLst/>
                            <a:cxnLst/>
                            <a:rect l="l" t="t" r="r" b="b"/>
                            <a:pathLst>
                              <a:path w="101600" h="19685">
                                <a:moveTo>
                                  <a:pt x="0" y="19539"/>
                                </a:moveTo>
                                <a:lnTo>
                                  <a:pt x="101155" y="19539"/>
                                </a:lnTo>
                                <a:lnTo>
                                  <a:pt x="101155" y="0"/>
                                </a:lnTo>
                                <a:lnTo>
                                  <a:pt x="0" y="0"/>
                                </a:lnTo>
                                <a:lnTo>
                                  <a:pt x="0" y="19539"/>
                                </a:lnTo>
                                <a:close/>
                              </a:path>
                            </a:pathLst>
                          </a:custGeom>
                          <a:ln w="5801">
                            <a:solidFill>
                              <a:srgbClr val="FFFFFF"/>
                            </a:solidFill>
                            <a:prstDash val="solid"/>
                          </a:ln>
                        </wps:spPr>
                        <wps:bodyPr wrap="square" lIns="0" tIns="0" rIns="0" bIns="0" rtlCol="0">
                          <a:prstTxWarp prst="textNoShape">
                            <a:avLst/>
                          </a:prstTxWarp>
                          <a:noAutofit/>
                        </wps:bodyPr>
                      </wps:wsp>
                      <wps:wsp>
                        <wps:cNvPr id="260" name="Graphic 260"/>
                        <wps:cNvSpPr/>
                        <wps:spPr>
                          <a:xfrm>
                            <a:off x="1669253" y="2890134"/>
                            <a:ext cx="101600" cy="10160"/>
                          </a:xfrm>
                          <a:custGeom>
                            <a:avLst/>
                            <a:gdLst/>
                            <a:ahLst/>
                            <a:cxnLst/>
                            <a:rect l="l" t="t" r="r" b="b"/>
                            <a:pathLst>
                              <a:path w="101600" h="10160">
                                <a:moveTo>
                                  <a:pt x="101155" y="0"/>
                                </a:moveTo>
                                <a:lnTo>
                                  <a:pt x="0" y="0"/>
                                </a:lnTo>
                                <a:lnTo>
                                  <a:pt x="0" y="10160"/>
                                </a:lnTo>
                                <a:lnTo>
                                  <a:pt x="101155" y="10160"/>
                                </a:lnTo>
                                <a:lnTo>
                                  <a:pt x="101155" y="0"/>
                                </a:lnTo>
                                <a:close/>
                              </a:path>
                            </a:pathLst>
                          </a:custGeom>
                          <a:solidFill>
                            <a:srgbClr val="2B5E8A"/>
                          </a:solidFill>
                        </wps:spPr>
                        <wps:bodyPr wrap="square" lIns="0" tIns="0" rIns="0" bIns="0" rtlCol="0">
                          <a:prstTxWarp prst="textNoShape">
                            <a:avLst/>
                          </a:prstTxWarp>
                          <a:noAutofit/>
                        </wps:bodyPr>
                      </wps:wsp>
                      <wps:wsp>
                        <wps:cNvPr id="261" name="Graphic 261"/>
                        <wps:cNvSpPr/>
                        <wps:spPr>
                          <a:xfrm>
                            <a:off x="1669253" y="2890134"/>
                            <a:ext cx="101600" cy="10160"/>
                          </a:xfrm>
                          <a:custGeom>
                            <a:avLst/>
                            <a:gdLst/>
                            <a:ahLst/>
                            <a:cxnLst/>
                            <a:rect l="l" t="t" r="r" b="b"/>
                            <a:pathLst>
                              <a:path w="101600" h="10160">
                                <a:moveTo>
                                  <a:pt x="0" y="10160"/>
                                </a:moveTo>
                                <a:lnTo>
                                  <a:pt x="101155" y="10160"/>
                                </a:lnTo>
                                <a:lnTo>
                                  <a:pt x="101155" y="0"/>
                                </a:lnTo>
                                <a:lnTo>
                                  <a:pt x="0" y="0"/>
                                </a:lnTo>
                                <a:lnTo>
                                  <a:pt x="0" y="10160"/>
                                </a:lnTo>
                                <a:close/>
                              </a:path>
                            </a:pathLst>
                          </a:custGeom>
                          <a:ln w="5801">
                            <a:solidFill>
                              <a:srgbClr val="FFFFFF"/>
                            </a:solidFill>
                            <a:prstDash val="solid"/>
                          </a:ln>
                        </wps:spPr>
                        <wps:bodyPr wrap="square" lIns="0" tIns="0" rIns="0" bIns="0" rtlCol="0">
                          <a:prstTxWarp prst="textNoShape">
                            <a:avLst/>
                          </a:prstTxWarp>
                          <a:noAutofit/>
                        </wps:bodyPr>
                      </wps:wsp>
                      <wps:wsp>
                        <wps:cNvPr id="262" name="Graphic 262"/>
                        <wps:cNvSpPr/>
                        <wps:spPr>
                          <a:xfrm>
                            <a:off x="1770409" y="2890916"/>
                            <a:ext cx="101600" cy="9525"/>
                          </a:xfrm>
                          <a:custGeom>
                            <a:avLst/>
                            <a:gdLst/>
                            <a:ahLst/>
                            <a:cxnLst/>
                            <a:rect l="l" t="t" r="r" b="b"/>
                            <a:pathLst>
                              <a:path w="101600" h="9525">
                                <a:moveTo>
                                  <a:pt x="101155" y="0"/>
                                </a:moveTo>
                                <a:lnTo>
                                  <a:pt x="0" y="0"/>
                                </a:lnTo>
                                <a:lnTo>
                                  <a:pt x="0" y="9379"/>
                                </a:lnTo>
                                <a:lnTo>
                                  <a:pt x="101155" y="9379"/>
                                </a:lnTo>
                                <a:lnTo>
                                  <a:pt x="101155" y="0"/>
                                </a:lnTo>
                                <a:close/>
                              </a:path>
                            </a:pathLst>
                          </a:custGeom>
                          <a:solidFill>
                            <a:srgbClr val="2B5E8A"/>
                          </a:solidFill>
                        </wps:spPr>
                        <wps:bodyPr wrap="square" lIns="0" tIns="0" rIns="0" bIns="0" rtlCol="0">
                          <a:prstTxWarp prst="textNoShape">
                            <a:avLst/>
                          </a:prstTxWarp>
                          <a:noAutofit/>
                        </wps:bodyPr>
                      </wps:wsp>
                      <wps:wsp>
                        <wps:cNvPr id="263" name="Graphic 263"/>
                        <wps:cNvSpPr/>
                        <wps:spPr>
                          <a:xfrm>
                            <a:off x="1770409" y="2890916"/>
                            <a:ext cx="101600" cy="9525"/>
                          </a:xfrm>
                          <a:custGeom>
                            <a:avLst/>
                            <a:gdLst/>
                            <a:ahLst/>
                            <a:cxnLst/>
                            <a:rect l="l" t="t" r="r" b="b"/>
                            <a:pathLst>
                              <a:path w="101600" h="9525">
                                <a:moveTo>
                                  <a:pt x="0" y="9379"/>
                                </a:moveTo>
                                <a:lnTo>
                                  <a:pt x="101155" y="9379"/>
                                </a:lnTo>
                                <a:lnTo>
                                  <a:pt x="101155" y="0"/>
                                </a:lnTo>
                                <a:lnTo>
                                  <a:pt x="0" y="0"/>
                                </a:lnTo>
                                <a:lnTo>
                                  <a:pt x="0" y="9379"/>
                                </a:lnTo>
                                <a:close/>
                              </a:path>
                            </a:pathLst>
                          </a:custGeom>
                          <a:ln w="5801">
                            <a:solidFill>
                              <a:srgbClr val="FFFFFF"/>
                            </a:solidFill>
                            <a:prstDash val="solid"/>
                          </a:ln>
                        </wps:spPr>
                        <wps:bodyPr wrap="square" lIns="0" tIns="0" rIns="0" bIns="0" rtlCol="0">
                          <a:prstTxWarp prst="textNoShape">
                            <a:avLst/>
                          </a:prstTxWarp>
                          <a:noAutofit/>
                        </wps:bodyPr>
                      </wps:wsp>
                      <wps:wsp>
                        <wps:cNvPr id="264" name="Graphic 264"/>
                        <wps:cNvSpPr/>
                        <wps:spPr>
                          <a:xfrm>
                            <a:off x="1871565" y="2891698"/>
                            <a:ext cx="101600" cy="8890"/>
                          </a:xfrm>
                          <a:custGeom>
                            <a:avLst/>
                            <a:gdLst/>
                            <a:ahLst/>
                            <a:cxnLst/>
                            <a:rect l="l" t="t" r="r" b="b"/>
                            <a:pathLst>
                              <a:path w="101600" h="8890">
                                <a:moveTo>
                                  <a:pt x="101155" y="0"/>
                                </a:moveTo>
                                <a:lnTo>
                                  <a:pt x="0" y="0"/>
                                </a:lnTo>
                                <a:lnTo>
                                  <a:pt x="0" y="8597"/>
                                </a:lnTo>
                                <a:lnTo>
                                  <a:pt x="101155" y="8597"/>
                                </a:lnTo>
                                <a:lnTo>
                                  <a:pt x="101155" y="0"/>
                                </a:lnTo>
                                <a:close/>
                              </a:path>
                            </a:pathLst>
                          </a:custGeom>
                          <a:solidFill>
                            <a:srgbClr val="2B5E8A"/>
                          </a:solidFill>
                        </wps:spPr>
                        <wps:bodyPr wrap="square" lIns="0" tIns="0" rIns="0" bIns="0" rtlCol="0">
                          <a:prstTxWarp prst="textNoShape">
                            <a:avLst/>
                          </a:prstTxWarp>
                          <a:noAutofit/>
                        </wps:bodyPr>
                      </wps:wsp>
                      <wps:wsp>
                        <wps:cNvPr id="265" name="Graphic 265"/>
                        <wps:cNvSpPr/>
                        <wps:spPr>
                          <a:xfrm>
                            <a:off x="1871565" y="2891698"/>
                            <a:ext cx="101600" cy="8890"/>
                          </a:xfrm>
                          <a:custGeom>
                            <a:avLst/>
                            <a:gdLst/>
                            <a:ahLst/>
                            <a:cxnLst/>
                            <a:rect l="l" t="t" r="r" b="b"/>
                            <a:pathLst>
                              <a:path w="101600" h="8890">
                                <a:moveTo>
                                  <a:pt x="0" y="8597"/>
                                </a:moveTo>
                                <a:lnTo>
                                  <a:pt x="101155" y="8597"/>
                                </a:lnTo>
                                <a:lnTo>
                                  <a:pt x="101155" y="0"/>
                                </a:lnTo>
                                <a:lnTo>
                                  <a:pt x="0" y="0"/>
                                </a:lnTo>
                                <a:lnTo>
                                  <a:pt x="0" y="8597"/>
                                </a:lnTo>
                                <a:close/>
                              </a:path>
                            </a:pathLst>
                          </a:custGeom>
                          <a:ln w="5801">
                            <a:solidFill>
                              <a:srgbClr val="FFFFFF"/>
                            </a:solidFill>
                            <a:prstDash val="solid"/>
                          </a:ln>
                        </wps:spPr>
                        <wps:bodyPr wrap="square" lIns="0" tIns="0" rIns="0" bIns="0" rtlCol="0">
                          <a:prstTxWarp prst="textNoShape">
                            <a:avLst/>
                          </a:prstTxWarp>
                          <a:noAutofit/>
                        </wps:bodyPr>
                      </wps:wsp>
                      <wps:wsp>
                        <wps:cNvPr id="266" name="Graphic 266"/>
                        <wps:cNvSpPr/>
                        <wps:spPr>
                          <a:xfrm>
                            <a:off x="1972721" y="2889353"/>
                            <a:ext cx="101600" cy="11430"/>
                          </a:xfrm>
                          <a:custGeom>
                            <a:avLst/>
                            <a:gdLst/>
                            <a:ahLst/>
                            <a:cxnLst/>
                            <a:rect l="l" t="t" r="r" b="b"/>
                            <a:pathLst>
                              <a:path w="101600" h="11430">
                                <a:moveTo>
                                  <a:pt x="101155" y="0"/>
                                </a:moveTo>
                                <a:lnTo>
                                  <a:pt x="0" y="0"/>
                                </a:lnTo>
                                <a:lnTo>
                                  <a:pt x="0" y="10942"/>
                                </a:lnTo>
                                <a:lnTo>
                                  <a:pt x="101155" y="10942"/>
                                </a:lnTo>
                                <a:lnTo>
                                  <a:pt x="101155" y="0"/>
                                </a:lnTo>
                                <a:close/>
                              </a:path>
                            </a:pathLst>
                          </a:custGeom>
                          <a:solidFill>
                            <a:srgbClr val="2B5E8A"/>
                          </a:solidFill>
                        </wps:spPr>
                        <wps:bodyPr wrap="square" lIns="0" tIns="0" rIns="0" bIns="0" rtlCol="0">
                          <a:prstTxWarp prst="textNoShape">
                            <a:avLst/>
                          </a:prstTxWarp>
                          <a:noAutofit/>
                        </wps:bodyPr>
                      </wps:wsp>
                      <wps:wsp>
                        <wps:cNvPr id="267" name="Graphic 267"/>
                        <wps:cNvSpPr/>
                        <wps:spPr>
                          <a:xfrm>
                            <a:off x="1972721" y="2889353"/>
                            <a:ext cx="101600" cy="11430"/>
                          </a:xfrm>
                          <a:custGeom>
                            <a:avLst/>
                            <a:gdLst/>
                            <a:ahLst/>
                            <a:cxnLst/>
                            <a:rect l="l" t="t" r="r" b="b"/>
                            <a:pathLst>
                              <a:path w="101600" h="11430">
                                <a:moveTo>
                                  <a:pt x="0" y="10942"/>
                                </a:moveTo>
                                <a:lnTo>
                                  <a:pt x="101155" y="10942"/>
                                </a:lnTo>
                                <a:lnTo>
                                  <a:pt x="101155" y="0"/>
                                </a:lnTo>
                                <a:lnTo>
                                  <a:pt x="0" y="0"/>
                                </a:lnTo>
                                <a:lnTo>
                                  <a:pt x="0" y="10942"/>
                                </a:lnTo>
                                <a:close/>
                              </a:path>
                            </a:pathLst>
                          </a:custGeom>
                          <a:ln w="5801">
                            <a:solidFill>
                              <a:srgbClr val="FFFFFF"/>
                            </a:solidFill>
                            <a:prstDash val="solid"/>
                          </a:ln>
                        </wps:spPr>
                        <wps:bodyPr wrap="square" lIns="0" tIns="0" rIns="0" bIns="0" rtlCol="0">
                          <a:prstTxWarp prst="textNoShape">
                            <a:avLst/>
                          </a:prstTxWarp>
                          <a:noAutofit/>
                        </wps:bodyPr>
                      </wps:wsp>
                      <wps:wsp>
                        <wps:cNvPr id="268" name="Graphic 268"/>
                        <wps:cNvSpPr/>
                        <wps:spPr>
                          <a:xfrm>
                            <a:off x="2073877" y="2892479"/>
                            <a:ext cx="101600" cy="8255"/>
                          </a:xfrm>
                          <a:custGeom>
                            <a:avLst/>
                            <a:gdLst/>
                            <a:ahLst/>
                            <a:cxnLst/>
                            <a:rect l="l" t="t" r="r" b="b"/>
                            <a:pathLst>
                              <a:path w="101600" h="8255">
                                <a:moveTo>
                                  <a:pt x="101155" y="0"/>
                                </a:moveTo>
                                <a:lnTo>
                                  <a:pt x="0" y="0"/>
                                </a:lnTo>
                                <a:lnTo>
                                  <a:pt x="0" y="7815"/>
                                </a:lnTo>
                                <a:lnTo>
                                  <a:pt x="101155" y="7815"/>
                                </a:lnTo>
                                <a:lnTo>
                                  <a:pt x="101155" y="0"/>
                                </a:lnTo>
                                <a:close/>
                              </a:path>
                            </a:pathLst>
                          </a:custGeom>
                          <a:solidFill>
                            <a:srgbClr val="2B5E8A"/>
                          </a:solidFill>
                        </wps:spPr>
                        <wps:bodyPr wrap="square" lIns="0" tIns="0" rIns="0" bIns="0" rtlCol="0">
                          <a:prstTxWarp prst="textNoShape">
                            <a:avLst/>
                          </a:prstTxWarp>
                          <a:noAutofit/>
                        </wps:bodyPr>
                      </wps:wsp>
                      <wps:wsp>
                        <wps:cNvPr id="269" name="Graphic 269"/>
                        <wps:cNvSpPr/>
                        <wps:spPr>
                          <a:xfrm>
                            <a:off x="2073877" y="2892479"/>
                            <a:ext cx="101600" cy="8255"/>
                          </a:xfrm>
                          <a:custGeom>
                            <a:avLst/>
                            <a:gdLst/>
                            <a:ahLst/>
                            <a:cxnLst/>
                            <a:rect l="l" t="t" r="r" b="b"/>
                            <a:pathLst>
                              <a:path w="101600" h="8255">
                                <a:moveTo>
                                  <a:pt x="0" y="7815"/>
                                </a:moveTo>
                                <a:lnTo>
                                  <a:pt x="101155" y="7815"/>
                                </a:lnTo>
                                <a:lnTo>
                                  <a:pt x="101155" y="0"/>
                                </a:lnTo>
                                <a:lnTo>
                                  <a:pt x="0" y="0"/>
                                </a:lnTo>
                                <a:lnTo>
                                  <a:pt x="0" y="7815"/>
                                </a:lnTo>
                                <a:close/>
                              </a:path>
                            </a:pathLst>
                          </a:custGeom>
                          <a:ln w="5801">
                            <a:solidFill>
                              <a:srgbClr val="FFFFFF"/>
                            </a:solidFill>
                            <a:prstDash val="solid"/>
                          </a:ln>
                        </wps:spPr>
                        <wps:bodyPr wrap="square" lIns="0" tIns="0" rIns="0" bIns="0" rtlCol="0">
                          <a:prstTxWarp prst="textNoShape">
                            <a:avLst/>
                          </a:prstTxWarp>
                          <a:noAutofit/>
                        </wps:bodyPr>
                      </wps:wsp>
                      <wps:wsp>
                        <wps:cNvPr id="270" name="Graphic 270"/>
                        <wps:cNvSpPr/>
                        <wps:spPr>
                          <a:xfrm>
                            <a:off x="2175033" y="2894042"/>
                            <a:ext cx="101600" cy="6350"/>
                          </a:xfrm>
                          <a:custGeom>
                            <a:avLst/>
                            <a:gdLst/>
                            <a:ahLst/>
                            <a:cxnLst/>
                            <a:rect l="l" t="t" r="r" b="b"/>
                            <a:pathLst>
                              <a:path w="101600" h="6350">
                                <a:moveTo>
                                  <a:pt x="101155" y="0"/>
                                </a:moveTo>
                                <a:lnTo>
                                  <a:pt x="0" y="0"/>
                                </a:lnTo>
                                <a:lnTo>
                                  <a:pt x="0" y="6252"/>
                                </a:lnTo>
                                <a:lnTo>
                                  <a:pt x="101155" y="6252"/>
                                </a:lnTo>
                                <a:lnTo>
                                  <a:pt x="101155" y="0"/>
                                </a:lnTo>
                                <a:close/>
                              </a:path>
                            </a:pathLst>
                          </a:custGeom>
                          <a:solidFill>
                            <a:srgbClr val="2B5E8A"/>
                          </a:solidFill>
                        </wps:spPr>
                        <wps:bodyPr wrap="square" lIns="0" tIns="0" rIns="0" bIns="0" rtlCol="0">
                          <a:prstTxWarp prst="textNoShape">
                            <a:avLst/>
                          </a:prstTxWarp>
                          <a:noAutofit/>
                        </wps:bodyPr>
                      </wps:wsp>
                      <wps:wsp>
                        <wps:cNvPr id="271" name="Graphic 271"/>
                        <wps:cNvSpPr/>
                        <wps:spPr>
                          <a:xfrm>
                            <a:off x="2175033" y="2894042"/>
                            <a:ext cx="101600" cy="6350"/>
                          </a:xfrm>
                          <a:custGeom>
                            <a:avLst/>
                            <a:gdLst/>
                            <a:ahLst/>
                            <a:cxnLst/>
                            <a:rect l="l" t="t" r="r" b="b"/>
                            <a:pathLst>
                              <a:path w="101600" h="6350">
                                <a:moveTo>
                                  <a:pt x="0" y="6252"/>
                                </a:moveTo>
                                <a:lnTo>
                                  <a:pt x="101155" y="6252"/>
                                </a:lnTo>
                                <a:lnTo>
                                  <a:pt x="101155" y="0"/>
                                </a:lnTo>
                                <a:lnTo>
                                  <a:pt x="0" y="0"/>
                                </a:lnTo>
                                <a:lnTo>
                                  <a:pt x="0" y="6252"/>
                                </a:lnTo>
                                <a:close/>
                              </a:path>
                            </a:pathLst>
                          </a:custGeom>
                          <a:ln w="5801">
                            <a:solidFill>
                              <a:srgbClr val="FFFFFF"/>
                            </a:solidFill>
                            <a:prstDash val="solid"/>
                          </a:ln>
                        </wps:spPr>
                        <wps:bodyPr wrap="square" lIns="0" tIns="0" rIns="0" bIns="0" rtlCol="0">
                          <a:prstTxWarp prst="textNoShape">
                            <a:avLst/>
                          </a:prstTxWarp>
                          <a:noAutofit/>
                        </wps:bodyPr>
                      </wps:wsp>
                      <wps:wsp>
                        <wps:cNvPr id="272" name="Graphic 272"/>
                        <wps:cNvSpPr/>
                        <wps:spPr>
                          <a:xfrm>
                            <a:off x="2276188" y="2894042"/>
                            <a:ext cx="101600" cy="6350"/>
                          </a:xfrm>
                          <a:custGeom>
                            <a:avLst/>
                            <a:gdLst/>
                            <a:ahLst/>
                            <a:cxnLst/>
                            <a:rect l="l" t="t" r="r" b="b"/>
                            <a:pathLst>
                              <a:path w="101600" h="6350">
                                <a:moveTo>
                                  <a:pt x="101155" y="0"/>
                                </a:moveTo>
                                <a:lnTo>
                                  <a:pt x="0" y="0"/>
                                </a:lnTo>
                                <a:lnTo>
                                  <a:pt x="0" y="6252"/>
                                </a:lnTo>
                                <a:lnTo>
                                  <a:pt x="101155" y="6252"/>
                                </a:lnTo>
                                <a:lnTo>
                                  <a:pt x="101155" y="0"/>
                                </a:lnTo>
                                <a:close/>
                              </a:path>
                            </a:pathLst>
                          </a:custGeom>
                          <a:solidFill>
                            <a:srgbClr val="2B5E8A"/>
                          </a:solidFill>
                        </wps:spPr>
                        <wps:bodyPr wrap="square" lIns="0" tIns="0" rIns="0" bIns="0" rtlCol="0">
                          <a:prstTxWarp prst="textNoShape">
                            <a:avLst/>
                          </a:prstTxWarp>
                          <a:noAutofit/>
                        </wps:bodyPr>
                      </wps:wsp>
                      <wps:wsp>
                        <wps:cNvPr id="273" name="Graphic 273"/>
                        <wps:cNvSpPr/>
                        <wps:spPr>
                          <a:xfrm>
                            <a:off x="2276188" y="2894042"/>
                            <a:ext cx="101600" cy="6350"/>
                          </a:xfrm>
                          <a:custGeom>
                            <a:avLst/>
                            <a:gdLst/>
                            <a:ahLst/>
                            <a:cxnLst/>
                            <a:rect l="l" t="t" r="r" b="b"/>
                            <a:pathLst>
                              <a:path w="101600" h="6350">
                                <a:moveTo>
                                  <a:pt x="0" y="6252"/>
                                </a:moveTo>
                                <a:lnTo>
                                  <a:pt x="101155" y="6252"/>
                                </a:lnTo>
                                <a:lnTo>
                                  <a:pt x="101155" y="0"/>
                                </a:lnTo>
                                <a:lnTo>
                                  <a:pt x="0" y="0"/>
                                </a:lnTo>
                                <a:lnTo>
                                  <a:pt x="0" y="6252"/>
                                </a:lnTo>
                                <a:close/>
                              </a:path>
                            </a:pathLst>
                          </a:custGeom>
                          <a:ln w="5801">
                            <a:solidFill>
                              <a:srgbClr val="FFFFFF"/>
                            </a:solidFill>
                            <a:prstDash val="solid"/>
                          </a:ln>
                        </wps:spPr>
                        <wps:bodyPr wrap="square" lIns="0" tIns="0" rIns="0" bIns="0" rtlCol="0">
                          <a:prstTxWarp prst="textNoShape">
                            <a:avLst/>
                          </a:prstTxWarp>
                          <a:noAutofit/>
                        </wps:bodyPr>
                      </wps:wsp>
                      <wps:wsp>
                        <wps:cNvPr id="274" name="Graphic 274"/>
                        <wps:cNvSpPr/>
                        <wps:spPr>
                          <a:xfrm>
                            <a:off x="2377345" y="2893261"/>
                            <a:ext cx="101600" cy="7620"/>
                          </a:xfrm>
                          <a:custGeom>
                            <a:avLst/>
                            <a:gdLst/>
                            <a:ahLst/>
                            <a:cxnLst/>
                            <a:rect l="l" t="t" r="r" b="b"/>
                            <a:pathLst>
                              <a:path w="101600" h="7620">
                                <a:moveTo>
                                  <a:pt x="101155" y="0"/>
                                </a:moveTo>
                                <a:lnTo>
                                  <a:pt x="0" y="0"/>
                                </a:lnTo>
                                <a:lnTo>
                                  <a:pt x="0" y="7034"/>
                                </a:lnTo>
                                <a:lnTo>
                                  <a:pt x="101155" y="7034"/>
                                </a:lnTo>
                                <a:lnTo>
                                  <a:pt x="101155" y="0"/>
                                </a:lnTo>
                                <a:close/>
                              </a:path>
                            </a:pathLst>
                          </a:custGeom>
                          <a:solidFill>
                            <a:srgbClr val="2B5E8A"/>
                          </a:solidFill>
                        </wps:spPr>
                        <wps:bodyPr wrap="square" lIns="0" tIns="0" rIns="0" bIns="0" rtlCol="0">
                          <a:prstTxWarp prst="textNoShape">
                            <a:avLst/>
                          </a:prstTxWarp>
                          <a:noAutofit/>
                        </wps:bodyPr>
                      </wps:wsp>
                      <wps:wsp>
                        <wps:cNvPr id="275" name="Graphic 275"/>
                        <wps:cNvSpPr/>
                        <wps:spPr>
                          <a:xfrm>
                            <a:off x="2377345" y="2893261"/>
                            <a:ext cx="101600" cy="7620"/>
                          </a:xfrm>
                          <a:custGeom>
                            <a:avLst/>
                            <a:gdLst/>
                            <a:ahLst/>
                            <a:cxnLst/>
                            <a:rect l="l" t="t" r="r" b="b"/>
                            <a:pathLst>
                              <a:path w="101600" h="7620">
                                <a:moveTo>
                                  <a:pt x="0" y="7034"/>
                                </a:moveTo>
                                <a:lnTo>
                                  <a:pt x="101155" y="7034"/>
                                </a:lnTo>
                                <a:lnTo>
                                  <a:pt x="101155" y="0"/>
                                </a:lnTo>
                                <a:lnTo>
                                  <a:pt x="0" y="0"/>
                                </a:lnTo>
                                <a:lnTo>
                                  <a:pt x="0" y="7034"/>
                                </a:lnTo>
                                <a:close/>
                              </a:path>
                            </a:pathLst>
                          </a:custGeom>
                          <a:ln w="5801">
                            <a:solidFill>
                              <a:srgbClr val="FFFFFF"/>
                            </a:solidFill>
                            <a:prstDash val="solid"/>
                          </a:ln>
                        </wps:spPr>
                        <wps:bodyPr wrap="square" lIns="0" tIns="0" rIns="0" bIns="0" rtlCol="0">
                          <a:prstTxWarp prst="textNoShape">
                            <a:avLst/>
                          </a:prstTxWarp>
                          <a:noAutofit/>
                        </wps:bodyPr>
                      </wps:wsp>
                      <wps:wsp>
                        <wps:cNvPr id="276" name="Graphic 276"/>
                        <wps:cNvSpPr/>
                        <wps:spPr>
                          <a:xfrm>
                            <a:off x="2478500" y="2893261"/>
                            <a:ext cx="101600" cy="7620"/>
                          </a:xfrm>
                          <a:custGeom>
                            <a:avLst/>
                            <a:gdLst/>
                            <a:ahLst/>
                            <a:cxnLst/>
                            <a:rect l="l" t="t" r="r" b="b"/>
                            <a:pathLst>
                              <a:path w="101600" h="7620">
                                <a:moveTo>
                                  <a:pt x="101155" y="0"/>
                                </a:moveTo>
                                <a:lnTo>
                                  <a:pt x="0" y="0"/>
                                </a:lnTo>
                                <a:lnTo>
                                  <a:pt x="0" y="7034"/>
                                </a:lnTo>
                                <a:lnTo>
                                  <a:pt x="101155" y="7034"/>
                                </a:lnTo>
                                <a:lnTo>
                                  <a:pt x="101155" y="0"/>
                                </a:lnTo>
                                <a:close/>
                              </a:path>
                            </a:pathLst>
                          </a:custGeom>
                          <a:solidFill>
                            <a:srgbClr val="2B5E8A"/>
                          </a:solidFill>
                        </wps:spPr>
                        <wps:bodyPr wrap="square" lIns="0" tIns="0" rIns="0" bIns="0" rtlCol="0">
                          <a:prstTxWarp prst="textNoShape">
                            <a:avLst/>
                          </a:prstTxWarp>
                          <a:noAutofit/>
                        </wps:bodyPr>
                      </wps:wsp>
                      <wps:wsp>
                        <wps:cNvPr id="277" name="Graphic 277"/>
                        <wps:cNvSpPr/>
                        <wps:spPr>
                          <a:xfrm>
                            <a:off x="2478500" y="2893261"/>
                            <a:ext cx="101600" cy="7620"/>
                          </a:xfrm>
                          <a:custGeom>
                            <a:avLst/>
                            <a:gdLst/>
                            <a:ahLst/>
                            <a:cxnLst/>
                            <a:rect l="l" t="t" r="r" b="b"/>
                            <a:pathLst>
                              <a:path w="101600" h="7620">
                                <a:moveTo>
                                  <a:pt x="0" y="7034"/>
                                </a:moveTo>
                                <a:lnTo>
                                  <a:pt x="101155" y="7034"/>
                                </a:lnTo>
                                <a:lnTo>
                                  <a:pt x="101155" y="0"/>
                                </a:lnTo>
                                <a:lnTo>
                                  <a:pt x="0" y="0"/>
                                </a:lnTo>
                                <a:lnTo>
                                  <a:pt x="0" y="7034"/>
                                </a:lnTo>
                                <a:close/>
                              </a:path>
                            </a:pathLst>
                          </a:custGeom>
                          <a:ln w="5801">
                            <a:solidFill>
                              <a:srgbClr val="FFFFFF"/>
                            </a:solidFill>
                            <a:prstDash val="solid"/>
                          </a:ln>
                        </wps:spPr>
                        <wps:bodyPr wrap="square" lIns="0" tIns="0" rIns="0" bIns="0" rtlCol="0">
                          <a:prstTxWarp prst="textNoShape">
                            <a:avLst/>
                          </a:prstTxWarp>
                          <a:noAutofit/>
                        </wps:bodyPr>
                      </wps:wsp>
                      <wps:wsp>
                        <wps:cNvPr id="278" name="Graphic 278"/>
                        <wps:cNvSpPr/>
                        <wps:spPr>
                          <a:xfrm>
                            <a:off x="2579656" y="2895606"/>
                            <a:ext cx="101600" cy="5080"/>
                          </a:xfrm>
                          <a:custGeom>
                            <a:avLst/>
                            <a:gdLst/>
                            <a:ahLst/>
                            <a:cxnLst/>
                            <a:rect l="l" t="t" r="r" b="b"/>
                            <a:pathLst>
                              <a:path w="101600" h="5080">
                                <a:moveTo>
                                  <a:pt x="101155" y="0"/>
                                </a:moveTo>
                                <a:lnTo>
                                  <a:pt x="0" y="0"/>
                                </a:lnTo>
                                <a:lnTo>
                                  <a:pt x="0" y="4689"/>
                                </a:lnTo>
                                <a:lnTo>
                                  <a:pt x="101155" y="4689"/>
                                </a:lnTo>
                                <a:lnTo>
                                  <a:pt x="101155" y="0"/>
                                </a:lnTo>
                                <a:close/>
                              </a:path>
                            </a:pathLst>
                          </a:custGeom>
                          <a:solidFill>
                            <a:srgbClr val="2B5E8A"/>
                          </a:solidFill>
                        </wps:spPr>
                        <wps:bodyPr wrap="square" lIns="0" tIns="0" rIns="0" bIns="0" rtlCol="0">
                          <a:prstTxWarp prst="textNoShape">
                            <a:avLst/>
                          </a:prstTxWarp>
                          <a:noAutofit/>
                        </wps:bodyPr>
                      </wps:wsp>
                      <wps:wsp>
                        <wps:cNvPr id="279" name="Graphic 279"/>
                        <wps:cNvSpPr/>
                        <wps:spPr>
                          <a:xfrm>
                            <a:off x="2579656" y="2895606"/>
                            <a:ext cx="101600" cy="5080"/>
                          </a:xfrm>
                          <a:custGeom>
                            <a:avLst/>
                            <a:gdLst/>
                            <a:ahLst/>
                            <a:cxnLst/>
                            <a:rect l="l" t="t" r="r" b="b"/>
                            <a:pathLst>
                              <a:path w="101600" h="5080">
                                <a:moveTo>
                                  <a:pt x="0" y="4689"/>
                                </a:moveTo>
                                <a:lnTo>
                                  <a:pt x="101155" y="4689"/>
                                </a:lnTo>
                                <a:lnTo>
                                  <a:pt x="101155" y="0"/>
                                </a:lnTo>
                                <a:lnTo>
                                  <a:pt x="0" y="0"/>
                                </a:lnTo>
                                <a:lnTo>
                                  <a:pt x="0" y="4689"/>
                                </a:lnTo>
                                <a:close/>
                              </a:path>
                            </a:pathLst>
                          </a:custGeom>
                          <a:ln w="5801">
                            <a:solidFill>
                              <a:srgbClr val="FFFFFF"/>
                            </a:solidFill>
                            <a:prstDash val="solid"/>
                          </a:ln>
                        </wps:spPr>
                        <wps:bodyPr wrap="square" lIns="0" tIns="0" rIns="0" bIns="0" rtlCol="0">
                          <a:prstTxWarp prst="textNoShape">
                            <a:avLst/>
                          </a:prstTxWarp>
                          <a:noAutofit/>
                        </wps:bodyPr>
                      </wps:wsp>
                      <wps:wsp>
                        <wps:cNvPr id="280" name="Graphic 280"/>
                        <wps:cNvSpPr/>
                        <wps:spPr>
                          <a:xfrm>
                            <a:off x="2680812" y="2897169"/>
                            <a:ext cx="101600" cy="3175"/>
                          </a:xfrm>
                          <a:custGeom>
                            <a:avLst/>
                            <a:gdLst/>
                            <a:ahLst/>
                            <a:cxnLst/>
                            <a:rect l="l" t="t" r="r" b="b"/>
                            <a:pathLst>
                              <a:path w="101600" h="3175">
                                <a:moveTo>
                                  <a:pt x="101155" y="0"/>
                                </a:moveTo>
                                <a:lnTo>
                                  <a:pt x="0" y="0"/>
                                </a:lnTo>
                                <a:lnTo>
                                  <a:pt x="0" y="3126"/>
                                </a:lnTo>
                                <a:lnTo>
                                  <a:pt x="101155" y="3126"/>
                                </a:lnTo>
                                <a:lnTo>
                                  <a:pt x="101155" y="0"/>
                                </a:lnTo>
                                <a:close/>
                              </a:path>
                            </a:pathLst>
                          </a:custGeom>
                          <a:solidFill>
                            <a:srgbClr val="2B5E8A"/>
                          </a:solidFill>
                        </wps:spPr>
                        <wps:bodyPr wrap="square" lIns="0" tIns="0" rIns="0" bIns="0" rtlCol="0">
                          <a:prstTxWarp prst="textNoShape">
                            <a:avLst/>
                          </a:prstTxWarp>
                          <a:noAutofit/>
                        </wps:bodyPr>
                      </wps:wsp>
                      <wps:wsp>
                        <wps:cNvPr id="281" name="Graphic 281"/>
                        <wps:cNvSpPr/>
                        <wps:spPr>
                          <a:xfrm>
                            <a:off x="2680812" y="2897169"/>
                            <a:ext cx="101600" cy="3175"/>
                          </a:xfrm>
                          <a:custGeom>
                            <a:avLst/>
                            <a:gdLst/>
                            <a:ahLst/>
                            <a:cxnLst/>
                            <a:rect l="l" t="t" r="r" b="b"/>
                            <a:pathLst>
                              <a:path w="101600" h="3175">
                                <a:moveTo>
                                  <a:pt x="0" y="3126"/>
                                </a:moveTo>
                                <a:lnTo>
                                  <a:pt x="101155" y="3126"/>
                                </a:lnTo>
                                <a:lnTo>
                                  <a:pt x="101155" y="0"/>
                                </a:lnTo>
                                <a:lnTo>
                                  <a:pt x="0" y="0"/>
                                </a:lnTo>
                                <a:lnTo>
                                  <a:pt x="0" y="3126"/>
                                </a:lnTo>
                                <a:close/>
                              </a:path>
                            </a:pathLst>
                          </a:custGeom>
                          <a:ln w="5801">
                            <a:solidFill>
                              <a:srgbClr val="FFFFFF"/>
                            </a:solidFill>
                            <a:prstDash val="solid"/>
                          </a:ln>
                        </wps:spPr>
                        <wps:bodyPr wrap="square" lIns="0" tIns="0" rIns="0" bIns="0" rtlCol="0">
                          <a:prstTxWarp prst="textNoShape">
                            <a:avLst/>
                          </a:prstTxWarp>
                          <a:noAutofit/>
                        </wps:bodyPr>
                      </wps:wsp>
                      <wps:wsp>
                        <wps:cNvPr id="282" name="Graphic 282"/>
                        <wps:cNvSpPr/>
                        <wps:spPr>
                          <a:xfrm>
                            <a:off x="2781968" y="2897950"/>
                            <a:ext cx="101600" cy="2540"/>
                          </a:xfrm>
                          <a:custGeom>
                            <a:avLst/>
                            <a:gdLst/>
                            <a:ahLst/>
                            <a:cxnLst/>
                            <a:rect l="l" t="t" r="r" b="b"/>
                            <a:pathLst>
                              <a:path w="101600" h="2540">
                                <a:moveTo>
                                  <a:pt x="101155" y="0"/>
                                </a:moveTo>
                                <a:lnTo>
                                  <a:pt x="0" y="0"/>
                                </a:lnTo>
                                <a:lnTo>
                                  <a:pt x="0" y="2344"/>
                                </a:lnTo>
                                <a:lnTo>
                                  <a:pt x="101155" y="2344"/>
                                </a:lnTo>
                                <a:lnTo>
                                  <a:pt x="101155" y="0"/>
                                </a:lnTo>
                                <a:close/>
                              </a:path>
                            </a:pathLst>
                          </a:custGeom>
                          <a:solidFill>
                            <a:srgbClr val="2B5E8A"/>
                          </a:solidFill>
                        </wps:spPr>
                        <wps:bodyPr wrap="square" lIns="0" tIns="0" rIns="0" bIns="0" rtlCol="0">
                          <a:prstTxWarp prst="textNoShape">
                            <a:avLst/>
                          </a:prstTxWarp>
                          <a:noAutofit/>
                        </wps:bodyPr>
                      </wps:wsp>
                      <wps:wsp>
                        <wps:cNvPr id="283" name="Graphic 283"/>
                        <wps:cNvSpPr/>
                        <wps:spPr>
                          <a:xfrm>
                            <a:off x="2781968" y="2897950"/>
                            <a:ext cx="101600" cy="2540"/>
                          </a:xfrm>
                          <a:custGeom>
                            <a:avLst/>
                            <a:gdLst/>
                            <a:ahLst/>
                            <a:cxnLst/>
                            <a:rect l="l" t="t" r="r" b="b"/>
                            <a:pathLst>
                              <a:path w="101600" h="2540">
                                <a:moveTo>
                                  <a:pt x="0" y="2344"/>
                                </a:moveTo>
                                <a:lnTo>
                                  <a:pt x="101155" y="2344"/>
                                </a:lnTo>
                                <a:lnTo>
                                  <a:pt x="101155" y="0"/>
                                </a:lnTo>
                                <a:lnTo>
                                  <a:pt x="0" y="0"/>
                                </a:lnTo>
                                <a:lnTo>
                                  <a:pt x="0" y="2344"/>
                                </a:lnTo>
                                <a:close/>
                              </a:path>
                            </a:pathLst>
                          </a:custGeom>
                          <a:ln w="5801">
                            <a:solidFill>
                              <a:srgbClr val="FFFFFF"/>
                            </a:solidFill>
                            <a:prstDash val="solid"/>
                          </a:ln>
                        </wps:spPr>
                        <wps:bodyPr wrap="square" lIns="0" tIns="0" rIns="0" bIns="0" rtlCol="0">
                          <a:prstTxWarp prst="textNoShape">
                            <a:avLst/>
                          </a:prstTxWarp>
                          <a:noAutofit/>
                        </wps:bodyPr>
                      </wps:wsp>
                      <wps:wsp>
                        <wps:cNvPr id="284" name="Graphic 284"/>
                        <wps:cNvSpPr/>
                        <wps:spPr>
                          <a:xfrm>
                            <a:off x="2883124" y="2895606"/>
                            <a:ext cx="101600" cy="5080"/>
                          </a:xfrm>
                          <a:custGeom>
                            <a:avLst/>
                            <a:gdLst/>
                            <a:ahLst/>
                            <a:cxnLst/>
                            <a:rect l="l" t="t" r="r" b="b"/>
                            <a:pathLst>
                              <a:path w="101600" h="5080">
                                <a:moveTo>
                                  <a:pt x="101155" y="0"/>
                                </a:moveTo>
                                <a:lnTo>
                                  <a:pt x="0" y="0"/>
                                </a:lnTo>
                                <a:lnTo>
                                  <a:pt x="0" y="4689"/>
                                </a:lnTo>
                                <a:lnTo>
                                  <a:pt x="101155" y="4689"/>
                                </a:lnTo>
                                <a:lnTo>
                                  <a:pt x="101155" y="0"/>
                                </a:lnTo>
                                <a:close/>
                              </a:path>
                            </a:pathLst>
                          </a:custGeom>
                          <a:solidFill>
                            <a:srgbClr val="2B5E8A"/>
                          </a:solidFill>
                        </wps:spPr>
                        <wps:bodyPr wrap="square" lIns="0" tIns="0" rIns="0" bIns="0" rtlCol="0">
                          <a:prstTxWarp prst="textNoShape">
                            <a:avLst/>
                          </a:prstTxWarp>
                          <a:noAutofit/>
                        </wps:bodyPr>
                      </wps:wsp>
                      <wps:wsp>
                        <wps:cNvPr id="285" name="Graphic 285"/>
                        <wps:cNvSpPr/>
                        <wps:spPr>
                          <a:xfrm>
                            <a:off x="2883124" y="2895606"/>
                            <a:ext cx="101600" cy="5080"/>
                          </a:xfrm>
                          <a:custGeom>
                            <a:avLst/>
                            <a:gdLst/>
                            <a:ahLst/>
                            <a:cxnLst/>
                            <a:rect l="l" t="t" r="r" b="b"/>
                            <a:pathLst>
                              <a:path w="101600" h="5080">
                                <a:moveTo>
                                  <a:pt x="0" y="4689"/>
                                </a:moveTo>
                                <a:lnTo>
                                  <a:pt x="101155" y="4689"/>
                                </a:lnTo>
                                <a:lnTo>
                                  <a:pt x="101155" y="0"/>
                                </a:lnTo>
                                <a:lnTo>
                                  <a:pt x="0" y="0"/>
                                </a:lnTo>
                                <a:lnTo>
                                  <a:pt x="0" y="4689"/>
                                </a:lnTo>
                                <a:close/>
                              </a:path>
                            </a:pathLst>
                          </a:custGeom>
                          <a:ln w="5801">
                            <a:solidFill>
                              <a:srgbClr val="FFFFFF"/>
                            </a:solidFill>
                            <a:prstDash val="solid"/>
                          </a:ln>
                        </wps:spPr>
                        <wps:bodyPr wrap="square" lIns="0" tIns="0" rIns="0" bIns="0" rtlCol="0">
                          <a:prstTxWarp prst="textNoShape">
                            <a:avLst/>
                          </a:prstTxWarp>
                          <a:noAutofit/>
                        </wps:bodyPr>
                      </wps:wsp>
                      <wps:wsp>
                        <wps:cNvPr id="286" name="Graphic 286"/>
                        <wps:cNvSpPr/>
                        <wps:spPr>
                          <a:xfrm>
                            <a:off x="2984280" y="2897950"/>
                            <a:ext cx="101600" cy="2540"/>
                          </a:xfrm>
                          <a:custGeom>
                            <a:avLst/>
                            <a:gdLst/>
                            <a:ahLst/>
                            <a:cxnLst/>
                            <a:rect l="l" t="t" r="r" b="b"/>
                            <a:pathLst>
                              <a:path w="101600" h="2540">
                                <a:moveTo>
                                  <a:pt x="101155" y="0"/>
                                </a:moveTo>
                                <a:lnTo>
                                  <a:pt x="0" y="0"/>
                                </a:lnTo>
                                <a:lnTo>
                                  <a:pt x="0" y="2344"/>
                                </a:lnTo>
                                <a:lnTo>
                                  <a:pt x="101155" y="2344"/>
                                </a:lnTo>
                                <a:lnTo>
                                  <a:pt x="101155" y="0"/>
                                </a:lnTo>
                                <a:close/>
                              </a:path>
                            </a:pathLst>
                          </a:custGeom>
                          <a:solidFill>
                            <a:srgbClr val="2B5E8A"/>
                          </a:solidFill>
                        </wps:spPr>
                        <wps:bodyPr wrap="square" lIns="0" tIns="0" rIns="0" bIns="0" rtlCol="0">
                          <a:prstTxWarp prst="textNoShape">
                            <a:avLst/>
                          </a:prstTxWarp>
                          <a:noAutofit/>
                        </wps:bodyPr>
                      </wps:wsp>
                      <wps:wsp>
                        <wps:cNvPr id="287" name="Graphic 287"/>
                        <wps:cNvSpPr/>
                        <wps:spPr>
                          <a:xfrm>
                            <a:off x="2984280" y="2897950"/>
                            <a:ext cx="101600" cy="2540"/>
                          </a:xfrm>
                          <a:custGeom>
                            <a:avLst/>
                            <a:gdLst/>
                            <a:ahLst/>
                            <a:cxnLst/>
                            <a:rect l="l" t="t" r="r" b="b"/>
                            <a:pathLst>
                              <a:path w="101600" h="2540">
                                <a:moveTo>
                                  <a:pt x="0" y="2344"/>
                                </a:moveTo>
                                <a:lnTo>
                                  <a:pt x="101155" y="2344"/>
                                </a:lnTo>
                                <a:lnTo>
                                  <a:pt x="101155" y="0"/>
                                </a:lnTo>
                                <a:lnTo>
                                  <a:pt x="0" y="0"/>
                                </a:lnTo>
                                <a:lnTo>
                                  <a:pt x="0" y="2344"/>
                                </a:lnTo>
                                <a:close/>
                              </a:path>
                            </a:pathLst>
                          </a:custGeom>
                          <a:ln w="5801">
                            <a:solidFill>
                              <a:srgbClr val="FFFFFF"/>
                            </a:solidFill>
                            <a:prstDash val="solid"/>
                          </a:ln>
                        </wps:spPr>
                        <wps:bodyPr wrap="square" lIns="0" tIns="0" rIns="0" bIns="0" rtlCol="0">
                          <a:prstTxWarp prst="textNoShape">
                            <a:avLst/>
                          </a:prstTxWarp>
                          <a:noAutofit/>
                        </wps:bodyPr>
                      </wps:wsp>
                      <wps:wsp>
                        <wps:cNvPr id="288" name="Graphic 288"/>
                        <wps:cNvSpPr/>
                        <wps:spPr>
                          <a:xfrm>
                            <a:off x="3085436" y="2894824"/>
                            <a:ext cx="101600" cy="5715"/>
                          </a:xfrm>
                          <a:custGeom>
                            <a:avLst/>
                            <a:gdLst/>
                            <a:ahLst/>
                            <a:cxnLst/>
                            <a:rect l="l" t="t" r="r" b="b"/>
                            <a:pathLst>
                              <a:path w="101600" h="5715">
                                <a:moveTo>
                                  <a:pt x="101155" y="0"/>
                                </a:moveTo>
                                <a:lnTo>
                                  <a:pt x="0" y="0"/>
                                </a:lnTo>
                                <a:lnTo>
                                  <a:pt x="0" y="5471"/>
                                </a:lnTo>
                                <a:lnTo>
                                  <a:pt x="101155" y="5471"/>
                                </a:lnTo>
                                <a:lnTo>
                                  <a:pt x="101155" y="0"/>
                                </a:lnTo>
                                <a:close/>
                              </a:path>
                            </a:pathLst>
                          </a:custGeom>
                          <a:solidFill>
                            <a:srgbClr val="2B5E8A"/>
                          </a:solidFill>
                        </wps:spPr>
                        <wps:bodyPr wrap="square" lIns="0" tIns="0" rIns="0" bIns="0" rtlCol="0">
                          <a:prstTxWarp prst="textNoShape">
                            <a:avLst/>
                          </a:prstTxWarp>
                          <a:noAutofit/>
                        </wps:bodyPr>
                      </wps:wsp>
                      <wps:wsp>
                        <wps:cNvPr id="289" name="Graphic 289"/>
                        <wps:cNvSpPr/>
                        <wps:spPr>
                          <a:xfrm>
                            <a:off x="3085436" y="2894824"/>
                            <a:ext cx="101600" cy="5715"/>
                          </a:xfrm>
                          <a:custGeom>
                            <a:avLst/>
                            <a:gdLst/>
                            <a:ahLst/>
                            <a:cxnLst/>
                            <a:rect l="l" t="t" r="r" b="b"/>
                            <a:pathLst>
                              <a:path w="101600" h="5715">
                                <a:moveTo>
                                  <a:pt x="0" y="5471"/>
                                </a:moveTo>
                                <a:lnTo>
                                  <a:pt x="101155" y="5471"/>
                                </a:lnTo>
                                <a:lnTo>
                                  <a:pt x="101155" y="0"/>
                                </a:lnTo>
                                <a:lnTo>
                                  <a:pt x="0" y="0"/>
                                </a:lnTo>
                                <a:lnTo>
                                  <a:pt x="0" y="5471"/>
                                </a:lnTo>
                                <a:close/>
                              </a:path>
                            </a:pathLst>
                          </a:custGeom>
                          <a:ln w="5801">
                            <a:solidFill>
                              <a:srgbClr val="FFFFFF"/>
                            </a:solidFill>
                            <a:prstDash val="solid"/>
                          </a:ln>
                        </wps:spPr>
                        <wps:bodyPr wrap="square" lIns="0" tIns="0" rIns="0" bIns="0" rtlCol="0">
                          <a:prstTxWarp prst="textNoShape">
                            <a:avLst/>
                          </a:prstTxWarp>
                          <a:noAutofit/>
                        </wps:bodyPr>
                      </wps:wsp>
                      <wps:wsp>
                        <wps:cNvPr id="290" name="Graphic 290"/>
                        <wps:cNvSpPr/>
                        <wps:spPr>
                          <a:xfrm>
                            <a:off x="3186592" y="2899513"/>
                            <a:ext cx="101600" cy="1270"/>
                          </a:xfrm>
                          <a:custGeom>
                            <a:avLst/>
                            <a:gdLst/>
                            <a:ahLst/>
                            <a:cxnLst/>
                            <a:rect l="l" t="t" r="r" b="b"/>
                            <a:pathLst>
                              <a:path w="101600" h="1270">
                                <a:moveTo>
                                  <a:pt x="101155" y="0"/>
                                </a:moveTo>
                                <a:lnTo>
                                  <a:pt x="0" y="0"/>
                                </a:lnTo>
                                <a:lnTo>
                                  <a:pt x="0" y="781"/>
                                </a:lnTo>
                                <a:lnTo>
                                  <a:pt x="101155" y="781"/>
                                </a:lnTo>
                                <a:lnTo>
                                  <a:pt x="101155" y="0"/>
                                </a:lnTo>
                                <a:close/>
                              </a:path>
                            </a:pathLst>
                          </a:custGeom>
                          <a:solidFill>
                            <a:srgbClr val="2B5E8A"/>
                          </a:solidFill>
                        </wps:spPr>
                        <wps:bodyPr wrap="square" lIns="0" tIns="0" rIns="0" bIns="0" rtlCol="0">
                          <a:prstTxWarp prst="textNoShape">
                            <a:avLst/>
                          </a:prstTxWarp>
                          <a:noAutofit/>
                        </wps:bodyPr>
                      </wps:wsp>
                      <wps:wsp>
                        <wps:cNvPr id="291" name="Graphic 291"/>
                        <wps:cNvSpPr/>
                        <wps:spPr>
                          <a:xfrm>
                            <a:off x="3186592" y="2899513"/>
                            <a:ext cx="101600" cy="1270"/>
                          </a:xfrm>
                          <a:custGeom>
                            <a:avLst/>
                            <a:gdLst/>
                            <a:ahLst/>
                            <a:cxnLst/>
                            <a:rect l="l" t="t" r="r" b="b"/>
                            <a:pathLst>
                              <a:path w="101600" h="1270">
                                <a:moveTo>
                                  <a:pt x="0" y="781"/>
                                </a:moveTo>
                                <a:lnTo>
                                  <a:pt x="101155" y="781"/>
                                </a:lnTo>
                                <a:lnTo>
                                  <a:pt x="101155" y="0"/>
                                </a:lnTo>
                                <a:lnTo>
                                  <a:pt x="0" y="0"/>
                                </a:lnTo>
                                <a:lnTo>
                                  <a:pt x="0" y="781"/>
                                </a:lnTo>
                                <a:close/>
                              </a:path>
                            </a:pathLst>
                          </a:custGeom>
                          <a:ln w="5801">
                            <a:solidFill>
                              <a:srgbClr val="FFFFFF"/>
                            </a:solidFill>
                            <a:prstDash val="solid"/>
                          </a:ln>
                        </wps:spPr>
                        <wps:bodyPr wrap="square" lIns="0" tIns="0" rIns="0" bIns="0" rtlCol="0">
                          <a:prstTxWarp prst="textNoShape">
                            <a:avLst/>
                          </a:prstTxWarp>
                          <a:noAutofit/>
                        </wps:bodyPr>
                      </wps:wsp>
                      <wps:wsp>
                        <wps:cNvPr id="292" name="Graphic 292"/>
                        <wps:cNvSpPr/>
                        <wps:spPr>
                          <a:xfrm>
                            <a:off x="3287748" y="2897950"/>
                            <a:ext cx="101600" cy="2540"/>
                          </a:xfrm>
                          <a:custGeom>
                            <a:avLst/>
                            <a:gdLst/>
                            <a:ahLst/>
                            <a:cxnLst/>
                            <a:rect l="l" t="t" r="r" b="b"/>
                            <a:pathLst>
                              <a:path w="101600" h="2540">
                                <a:moveTo>
                                  <a:pt x="101155" y="0"/>
                                </a:moveTo>
                                <a:lnTo>
                                  <a:pt x="0" y="0"/>
                                </a:lnTo>
                                <a:lnTo>
                                  <a:pt x="0" y="2344"/>
                                </a:lnTo>
                                <a:lnTo>
                                  <a:pt x="101155" y="2344"/>
                                </a:lnTo>
                                <a:lnTo>
                                  <a:pt x="101155" y="0"/>
                                </a:lnTo>
                                <a:close/>
                              </a:path>
                            </a:pathLst>
                          </a:custGeom>
                          <a:solidFill>
                            <a:srgbClr val="2B5E8A"/>
                          </a:solidFill>
                        </wps:spPr>
                        <wps:bodyPr wrap="square" lIns="0" tIns="0" rIns="0" bIns="0" rtlCol="0">
                          <a:prstTxWarp prst="textNoShape">
                            <a:avLst/>
                          </a:prstTxWarp>
                          <a:noAutofit/>
                        </wps:bodyPr>
                      </wps:wsp>
                      <wps:wsp>
                        <wps:cNvPr id="293" name="Graphic 293"/>
                        <wps:cNvSpPr/>
                        <wps:spPr>
                          <a:xfrm>
                            <a:off x="3287748" y="2897950"/>
                            <a:ext cx="101600" cy="2540"/>
                          </a:xfrm>
                          <a:custGeom>
                            <a:avLst/>
                            <a:gdLst/>
                            <a:ahLst/>
                            <a:cxnLst/>
                            <a:rect l="l" t="t" r="r" b="b"/>
                            <a:pathLst>
                              <a:path w="101600" h="2540">
                                <a:moveTo>
                                  <a:pt x="0" y="2344"/>
                                </a:moveTo>
                                <a:lnTo>
                                  <a:pt x="101155" y="2344"/>
                                </a:lnTo>
                                <a:lnTo>
                                  <a:pt x="101155" y="0"/>
                                </a:lnTo>
                                <a:lnTo>
                                  <a:pt x="0" y="0"/>
                                </a:lnTo>
                                <a:lnTo>
                                  <a:pt x="0" y="2344"/>
                                </a:lnTo>
                                <a:close/>
                              </a:path>
                            </a:pathLst>
                          </a:custGeom>
                          <a:ln w="5801">
                            <a:solidFill>
                              <a:srgbClr val="FFFFFF"/>
                            </a:solidFill>
                            <a:prstDash val="solid"/>
                          </a:ln>
                        </wps:spPr>
                        <wps:bodyPr wrap="square" lIns="0" tIns="0" rIns="0" bIns="0" rtlCol="0">
                          <a:prstTxWarp prst="textNoShape">
                            <a:avLst/>
                          </a:prstTxWarp>
                          <a:noAutofit/>
                        </wps:bodyPr>
                      </wps:wsp>
                      <wps:wsp>
                        <wps:cNvPr id="294" name="Graphic 294"/>
                        <wps:cNvSpPr/>
                        <wps:spPr>
                          <a:xfrm>
                            <a:off x="3388903" y="2897950"/>
                            <a:ext cx="101600" cy="2540"/>
                          </a:xfrm>
                          <a:custGeom>
                            <a:avLst/>
                            <a:gdLst/>
                            <a:ahLst/>
                            <a:cxnLst/>
                            <a:rect l="l" t="t" r="r" b="b"/>
                            <a:pathLst>
                              <a:path w="101600" h="2540">
                                <a:moveTo>
                                  <a:pt x="101155" y="0"/>
                                </a:moveTo>
                                <a:lnTo>
                                  <a:pt x="0" y="0"/>
                                </a:lnTo>
                                <a:lnTo>
                                  <a:pt x="0" y="2344"/>
                                </a:lnTo>
                                <a:lnTo>
                                  <a:pt x="101155" y="2344"/>
                                </a:lnTo>
                                <a:lnTo>
                                  <a:pt x="101155" y="0"/>
                                </a:lnTo>
                                <a:close/>
                              </a:path>
                            </a:pathLst>
                          </a:custGeom>
                          <a:solidFill>
                            <a:srgbClr val="2B5E8A"/>
                          </a:solidFill>
                        </wps:spPr>
                        <wps:bodyPr wrap="square" lIns="0" tIns="0" rIns="0" bIns="0" rtlCol="0">
                          <a:prstTxWarp prst="textNoShape">
                            <a:avLst/>
                          </a:prstTxWarp>
                          <a:noAutofit/>
                        </wps:bodyPr>
                      </wps:wsp>
                      <wps:wsp>
                        <wps:cNvPr id="295" name="Graphic 295"/>
                        <wps:cNvSpPr/>
                        <wps:spPr>
                          <a:xfrm>
                            <a:off x="3388903" y="2897950"/>
                            <a:ext cx="101600" cy="2540"/>
                          </a:xfrm>
                          <a:custGeom>
                            <a:avLst/>
                            <a:gdLst/>
                            <a:ahLst/>
                            <a:cxnLst/>
                            <a:rect l="l" t="t" r="r" b="b"/>
                            <a:pathLst>
                              <a:path w="101600" h="2540">
                                <a:moveTo>
                                  <a:pt x="0" y="2344"/>
                                </a:moveTo>
                                <a:lnTo>
                                  <a:pt x="101155" y="2344"/>
                                </a:lnTo>
                                <a:lnTo>
                                  <a:pt x="101155" y="0"/>
                                </a:lnTo>
                                <a:lnTo>
                                  <a:pt x="0" y="0"/>
                                </a:lnTo>
                                <a:lnTo>
                                  <a:pt x="0" y="2344"/>
                                </a:lnTo>
                                <a:close/>
                              </a:path>
                            </a:pathLst>
                          </a:custGeom>
                          <a:ln w="5801">
                            <a:solidFill>
                              <a:srgbClr val="FFFFFF"/>
                            </a:solidFill>
                            <a:prstDash val="solid"/>
                          </a:ln>
                        </wps:spPr>
                        <wps:bodyPr wrap="square" lIns="0" tIns="0" rIns="0" bIns="0" rtlCol="0">
                          <a:prstTxWarp prst="textNoShape">
                            <a:avLst/>
                          </a:prstTxWarp>
                          <a:noAutofit/>
                        </wps:bodyPr>
                      </wps:wsp>
                      <wps:wsp>
                        <wps:cNvPr id="296" name="Graphic 296"/>
                        <wps:cNvSpPr/>
                        <wps:spPr>
                          <a:xfrm>
                            <a:off x="3490059" y="2898732"/>
                            <a:ext cx="101600" cy="1905"/>
                          </a:xfrm>
                          <a:custGeom>
                            <a:avLst/>
                            <a:gdLst/>
                            <a:ahLst/>
                            <a:cxnLst/>
                            <a:rect l="l" t="t" r="r" b="b"/>
                            <a:pathLst>
                              <a:path w="101600" h="1905">
                                <a:moveTo>
                                  <a:pt x="101155" y="0"/>
                                </a:moveTo>
                                <a:lnTo>
                                  <a:pt x="0" y="0"/>
                                </a:lnTo>
                                <a:lnTo>
                                  <a:pt x="0" y="1563"/>
                                </a:lnTo>
                                <a:lnTo>
                                  <a:pt x="101155" y="1563"/>
                                </a:lnTo>
                                <a:lnTo>
                                  <a:pt x="101155" y="0"/>
                                </a:lnTo>
                                <a:close/>
                              </a:path>
                            </a:pathLst>
                          </a:custGeom>
                          <a:solidFill>
                            <a:srgbClr val="2B5E8A"/>
                          </a:solidFill>
                        </wps:spPr>
                        <wps:bodyPr wrap="square" lIns="0" tIns="0" rIns="0" bIns="0" rtlCol="0">
                          <a:prstTxWarp prst="textNoShape">
                            <a:avLst/>
                          </a:prstTxWarp>
                          <a:noAutofit/>
                        </wps:bodyPr>
                      </wps:wsp>
                      <wps:wsp>
                        <wps:cNvPr id="297" name="Graphic 297"/>
                        <wps:cNvSpPr/>
                        <wps:spPr>
                          <a:xfrm>
                            <a:off x="3490059" y="2898732"/>
                            <a:ext cx="101600" cy="1905"/>
                          </a:xfrm>
                          <a:custGeom>
                            <a:avLst/>
                            <a:gdLst/>
                            <a:ahLst/>
                            <a:cxnLst/>
                            <a:rect l="l" t="t" r="r" b="b"/>
                            <a:pathLst>
                              <a:path w="101600" h="1905">
                                <a:moveTo>
                                  <a:pt x="0" y="1563"/>
                                </a:moveTo>
                                <a:lnTo>
                                  <a:pt x="101155" y="1563"/>
                                </a:lnTo>
                                <a:lnTo>
                                  <a:pt x="101155" y="0"/>
                                </a:lnTo>
                                <a:lnTo>
                                  <a:pt x="0" y="0"/>
                                </a:lnTo>
                                <a:lnTo>
                                  <a:pt x="0" y="1563"/>
                                </a:lnTo>
                                <a:close/>
                              </a:path>
                            </a:pathLst>
                          </a:custGeom>
                          <a:ln w="5801">
                            <a:solidFill>
                              <a:srgbClr val="FFFFFF"/>
                            </a:solidFill>
                            <a:prstDash val="solid"/>
                          </a:ln>
                        </wps:spPr>
                        <wps:bodyPr wrap="square" lIns="0" tIns="0" rIns="0" bIns="0" rtlCol="0">
                          <a:prstTxWarp prst="textNoShape">
                            <a:avLst/>
                          </a:prstTxWarp>
                          <a:noAutofit/>
                        </wps:bodyPr>
                      </wps:wsp>
                      <wps:wsp>
                        <wps:cNvPr id="298" name="Graphic 298"/>
                        <wps:cNvSpPr/>
                        <wps:spPr>
                          <a:xfrm>
                            <a:off x="3591215" y="2895606"/>
                            <a:ext cx="101600" cy="5080"/>
                          </a:xfrm>
                          <a:custGeom>
                            <a:avLst/>
                            <a:gdLst/>
                            <a:ahLst/>
                            <a:cxnLst/>
                            <a:rect l="l" t="t" r="r" b="b"/>
                            <a:pathLst>
                              <a:path w="101600" h="5080">
                                <a:moveTo>
                                  <a:pt x="101155" y="0"/>
                                </a:moveTo>
                                <a:lnTo>
                                  <a:pt x="0" y="0"/>
                                </a:lnTo>
                                <a:lnTo>
                                  <a:pt x="0" y="4689"/>
                                </a:lnTo>
                                <a:lnTo>
                                  <a:pt x="101155" y="4689"/>
                                </a:lnTo>
                                <a:lnTo>
                                  <a:pt x="101155" y="0"/>
                                </a:lnTo>
                                <a:close/>
                              </a:path>
                            </a:pathLst>
                          </a:custGeom>
                          <a:solidFill>
                            <a:srgbClr val="2B5E8A"/>
                          </a:solidFill>
                        </wps:spPr>
                        <wps:bodyPr wrap="square" lIns="0" tIns="0" rIns="0" bIns="0" rtlCol="0">
                          <a:prstTxWarp prst="textNoShape">
                            <a:avLst/>
                          </a:prstTxWarp>
                          <a:noAutofit/>
                        </wps:bodyPr>
                      </wps:wsp>
                      <wps:wsp>
                        <wps:cNvPr id="299" name="Graphic 299"/>
                        <wps:cNvSpPr/>
                        <wps:spPr>
                          <a:xfrm>
                            <a:off x="3591215" y="2895606"/>
                            <a:ext cx="101600" cy="5080"/>
                          </a:xfrm>
                          <a:custGeom>
                            <a:avLst/>
                            <a:gdLst/>
                            <a:ahLst/>
                            <a:cxnLst/>
                            <a:rect l="l" t="t" r="r" b="b"/>
                            <a:pathLst>
                              <a:path w="101600" h="5080">
                                <a:moveTo>
                                  <a:pt x="0" y="4689"/>
                                </a:moveTo>
                                <a:lnTo>
                                  <a:pt x="101155" y="4689"/>
                                </a:lnTo>
                                <a:lnTo>
                                  <a:pt x="101155" y="0"/>
                                </a:lnTo>
                                <a:lnTo>
                                  <a:pt x="0" y="0"/>
                                </a:lnTo>
                                <a:lnTo>
                                  <a:pt x="0" y="4689"/>
                                </a:lnTo>
                                <a:close/>
                              </a:path>
                            </a:pathLst>
                          </a:custGeom>
                          <a:ln w="5801">
                            <a:solidFill>
                              <a:srgbClr val="FFFFFF"/>
                            </a:solidFill>
                            <a:prstDash val="solid"/>
                          </a:ln>
                        </wps:spPr>
                        <wps:bodyPr wrap="square" lIns="0" tIns="0" rIns="0" bIns="0" rtlCol="0">
                          <a:prstTxWarp prst="textNoShape">
                            <a:avLst/>
                          </a:prstTxWarp>
                          <a:noAutofit/>
                        </wps:bodyPr>
                      </wps:wsp>
                      <wps:wsp>
                        <wps:cNvPr id="300" name="Graphic 300"/>
                        <wps:cNvSpPr/>
                        <wps:spPr>
                          <a:xfrm>
                            <a:off x="3692371" y="2899513"/>
                            <a:ext cx="101600" cy="1270"/>
                          </a:xfrm>
                          <a:custGeom>
                            <a:avLst/>
                            <a:gdLst/>
                            <a:ahLst/>
                            <a:cxnLst/>
                            <a:rect l="l" t="t" r="r" b="b"/>
                            <a:pathLst>
                              <a:path w="101600" h="1270">
                                <a:moveTo>
                                  <a:pt x="101155" y="0"/>
                                </a:moveTo>
                                <a:lnTo>
                                  <a:pt x="0" y="0"/>
                                </a:lnTo>
                                <a:lnTo>
                                  <a:pt x="0" y="781"/>
                                </a:lnTo>
                                <a:lnTo>
                                  <a:pt x="101155" y="781"/>
                                </a:lnTo>
                                <a:lnTo>
                                  <a:pt x="101155" y="0"/>
                                </a:lnTo>
                                <a:close/>
                              </a:path>
                            </a:pathLst>
                          </a:custGeom>
                          <a:solidFill>
                            <a:srgbClr val="2B5E8A"/>
                          </a:solidFill>
                        </wps:spPr>
                        <wps:bodyPr wrap="square" lIns="0" tIns="0" rIns="0" bIns="0" rtlCol="0">
                          <a:prstTxWarp prst="textNoShape">
                            <a:avLst/>
                          </a:prstTxWarp>
                          <a:noAutofit/>
                        </wps:bodyPr>
                      </wps:wsp>
                      <wps:wsp>
                        <wps:cNvPr id="301" name="Graphic 301"/>
                        <wps:cNvSpPr/>
                        <wps:spPr>
                          <a:xfrm>
                            <a:off x="3692371" y="2899513"/>
                            <a:ext cx="101600" cy="1270"/>
                          </a:xfrm>
                          <a:custGeom>
                            <a:avLst/>
                            <a:gdLst/>
                            <a:ahLst/>
                            <a:cxnLst/>
                            <a:rect l="l" t="t" r="r" b="b"/>
                            <a:pathLst>
                              <a:path w="101600" h="1270">
                                <a:moveTo>
                                  <a:pt x="0" y="781"/>
                                </a:moveTo>
                                <a:lnTo>
                                  <a:pt x="101155" y="781"/>
                                </a:lnTo>
                                <a:lnTo>
                                  <a:pt x="101155" y="0"/>
                                </a:lnTo>
                                <a:lnTo>
                                  <a:pt x="0" y="0"/>
                                </a:lnTo>
                                <a:lnTo>
                                  <a:pt x="0" y="781"/>
                                </a:lnTo>
                                <a:close/>
                              </a:path>
                            </a:pathLst>
                          </a:custGeom>
                          <a:ln w="5801">
                            <a:solidFill>
                              <a:srgbClr val="FFFFFF"/>
                            </a:solidFill>
                            <a:prstDash val="solid"/>
                          </a:ln>
                        </wps:spPr>
                        <wps:bodyPr wrap="square" lIns="0" tIns="0" rIns="0" bIns="0" rtlCol="0">
                          <a:prstTxWarp prst="textNoShape">
                            <a:avLst/>
                          </a:prstTxWarp>
                          <a:noAutofit/>
                        </wps:bodyPr>
                      </wps:wsp>
                      <wps:wsp>
                        <wps:cNvPr id="302" name="Graphic 302"/>
                        <wps:cNvSpPr/>
                        <wps:spPr>
                          <a:xfrm>
                            <a:off x="3793527" y="2897169"/>
                            <a:ext cx="101600" cy="3175"/>
                          </a:xfrm>
                          <a:custGeom>
                            <a:avLst/>
                            <a:gdLst/>
                            <a:ahLst/>
                            <a:cxnLst/>
                            <a:rect l="l" t="t" r="r" b="b"/>
                            <a:pathLst>
                              <a:path w="101600" h="3175">
                                <a:moveTo>
                                  <a:pt x="101155" y="0"/>
                                </a:moveTo>
                                <a:lnTo>
                                  <a:pt x="0" y="0"/>
                                </a:lnTo>
                                <a:lnTo>
                                  <a:pt x="0" y="3126"/>
                                </a:lnTo>
                                <a:lnTo>
                                  <a:pt x="101155" y="3126"/>
                                </a:lnTo>
                                <a:lnTo>
                                  <a:pt x="101155" y="0"/>
                                </a:lnTo>
                                <a:close/>
                              </a:path>
                            </a:pathLst>
                          </a:custGeom>
                          <a:solidFill>
                            <a:srgbClr val="2B5E8A"/>
                          </a:solidFill>
                        </wps:spPr>
                        <wps:bodyPr wrap="square" lIns="0" tIns="0" rIns="0" bIns="0" rtlCol="0">
                          <a:prstTxWarp prst="textNoShape">
                            <a:avLst/>
                          </a:prstTxWarp>
                          <a:noAutofit/>
                        </wps:bodyPr>
                      </wps:wsp>
                      <wps:wsp>
                        <wps:cNvPr id="303" name="Graphic 303"/>
                        <wps:cNvSpPr/>
                        <wps:spPr>
                          <a:xfrm>
                            <a:off x="3793527" y="2897169"/>
                            <a:ext cx="101600" cy="3175"/>
                          </a:xfrm>
                          <a:custGeom>
                            <a:avLst/>
                            <a:gdLst/>
                            <a:ahLst/>
                            <a:cxnLst/>
                            <a:rect l="l" t="t" r="r" b="b"/>
                            <a:pathLst>
                              <a:path w="101600" h="3175">
                                <a:moveTo>
                                  <a:pt x="0" y="3126"/>
                                </a:moveTo>
                                <a:lnTo>
                                  <a:pt x="101155" y="3126"/>
                                </a:lnTo>
                                <a:lnTo>
                                  <a:pt x="101155" y="0"/>
                                </a:lnTo>
                                <a:lnTo>
                                  <a:pt x="0" y="0"/>
                                </a:lnTo>
                                <a:lnTo>
                                  <a:pt x="0" y="3126"/>
                                </a:lnTo>
                                <a:close/>
                              </a:path>
                            </a:pathLst>
                          </a:custGeom>
                          <a:ln w="5801">
                            <a:solidFill>
                              <a:srgbClr val="FFFFFF"/>
                            </a:solidFill>
                            <a:prstDash val="solid"/>
                          </a:ln>
                        </wps:spPr>
                        <wps:bodyPr wrap="square" lIns="0" tIns="0" rIns="0" bIns="0" rtlCol="0">
                          <a:prstTxWarp prst="textNoShape">
                            <a:avLst/>
                          </a:prstTxWarp>
                          <a:noAutofit/>
                        </wps:bodyPr>
                      </wps:wsp>
                      <wps:wsp>
                        <wps:cNvPr id="304" name="Graphic 304"/>
                        <wps:cNvSpPr/>
                        <wps:spPr>
                          <a:xfrm>
                            <a:off x="3894683" y="2898732"/>
                            <a:ext cx="101600" cy="1905"/>
                          </a:xfrm>
                          <a:custGeom>
                            <a:avLst/>
                            <a:gdLst/>
                            <a:ahLst/>
                            <a:cxnLst/>
                            <a:rect l="l" t="t" r="r" b="b"/>
                            <a:pathLst>
                              <a:path w="101600" h="1905">
                                <a:moveTo>
                                  <a:pt x="101155" y="0"/>
                                </a:moveTo>
                                <a:lnTo>
                                  <a:pt x="0" y="0"/>
                                </a:lnTo>
                                <a:lnTo>
                                  <a:pt x="0" y="1563"/>
                                </a:lnTo>
                                <a:lnTo>
                                  <a:pt x="101155" y="1563"/>
                                </a:lnTo>
                                <a:lnTo>
                                  <a:pt x="101155" y="0"/>
                                </a:lnTo>
                                <a:close/>
                              </a:path>
                            </a:pathLst>
                          </a:custGeom>
                          <a:solidFill>
                            <a:srgbClr val="2B5E8A"/>
                          </a:solidFill>
                        </wps:spPr>
                        <wps:bodyPr wrap="square" lIns="0" tIns="0" rIns="0" bIns="0" rtlCol="0">
                          <a:prstTxWarp prst="textNoShape">
                            <a:avLst/>
                          </a:prstTxWarp>
                          <a:noAutofit/>
                        </wps:bodyPr>
                      </wps:wsp>
                      <wps:wsp>
                        <wps:cNvPr id="305" name="Graphic 305"/>
                        <wps:cNvSpPr/>
                        <wps:spPr>
                          <a:xfrm>
                            <a:off x="3894683" y="2898732"/>
                            <a:ext cx="101600" cy="1905"/>
                          </a:xfrm>
                          <a:custGeom>
                            <a:avLst/>
                            <a:gdLst/>
                            <a:ahLst/>
                            <a:cxnLst/>
                            <a:rect l="l" t="t" r="r" b="b"/>
                            <a:pathLst>
                              <a:path w="101600" h="1905">
                                <a:moveTo>
                                  <a:pt x="0" y="1563"/>
                                </a:moveTo>
                                <a:lnTo>
                                  <a:pt x="101155" y="1563"/>
                                </a:lnTo>
                                <a:lnTo>
                                  <a:pt x="101155" y="0"/>
                                </a:lnTo>
                                <a:lnTo>
                                  <a:pt x="0" y="0"/>
                                </a:lnTo>
                                <a:lnTo>
                                  <a:pt x="0" y="1563"/>
                                </a:lnTo>
                                <a:close/>
                              </a:path>
                            </a:pathLst>
                          </a:custGeom>
                          <a:ln w="5801">
                            <a:solidFill>
                              <a:srgbClr val="FFFFFF"/>
                            </a:solidFill>
                            <a:prstDash val="solid"/>
                          </a:ln>
                        </wps:spPr>
                        <wps:bodyPr wrap="square" lIns="0" tIns="0" rIns="0" bIns="0" rtlCol="0">
                          <a:prstTxWarp prst="textNoShape">
                            <a:avLst/>
                          </a:prstTxWarp>
                          <a:noAutofit/>
                        </wps:bodyPr>
                      </wps:wsp>
                      <wps:wsp>
                        <wps:cNvPr id="306" name="Graphic 306"/>
                        <wps:cNvSpPr/>
                        <wps:spPr>
                          <a:xfrm>
                            <a:off x="3995839" y="2898732"/>
                            <a:ext cx="101600" cy="1905"/>
                          </a:xfrm>
                          <a:custGeom>
                            <a:avLst/>
                            <a:gdLst/>
                            <a:ahLst/>
                            <a:cxnLst/>
                            <a:rect l="l" t="t" r="r" b="b"/>
                            <a:pathLst>
                              <a:path w="101600" h="1905">
                                <a:moveTo>
                                  <a:pt x="101155" y="0"/>
                                </a:moveTo>
                                <a:lnTo>
                                  <a:pt x="0" y="0"/>
                                </a:lnTo>
                                <a:lnTo>
                                  <a:pt x="0" y="1563"/>
                                </a:lnTo>
                                <a:lnTo>
                                  <a:pt x="101155" y="1563"/>
                                </a:lnTo>
                                <a:lnTo>
                                  <a:pt x="101155" y="0"/>
                                </a:lnTo>
                                <a:close/>
                              </a:path>
                            </a:pathLst>
                          </a:custGeom>
                          <a:solidFill>
                            <a:srgbClr val="2B5E8A"/>
                          </a:solidFill>
                        </wps:spPr>
                        <wps:bodyPr wrap="square" lIns="0" tIns="0" rIns="0" bIns="0" rtlCol="0">
                          <a:prstTxWarp prst="textNoShape">
                            <a:avLst/>
                          </a:prstTxWarp>
                          <a:noAutofit/>
                        </wps:bodyPr>
                      </wps:wsp>
                      <wps:wsp>
                        <wps:cNvPr id="307" name="Graphic 307"/>
                        <wps:cNvSpPr/>
                        <wps:spPr>
                          <a:xfrm>
                            <a:off x="3995839" y="2898732"/>
                            <a:ext cx="101600" cy="1905"/>
                          </a:xfrm>
                          <a:custGeom>
                            <a:avLst/>
                            <a:gdLst/>
                            <a:ahLst/>
                            <a:cxnLst/>
                            <a:rect l="l" t="t" r="r" b="b"/>
                            <a:pathLst>
                              <a:path w="101600" h="1905">
                                <a:moveTo>
                                  <a:pt x="0" y="1563"/>
                                </a:moveTo>
                                <a:lnTo>
                                  <a:pt x="101155" y="1563"/>
                                </a:lnTo>
                                <a:lnTo>
                                  <a:pt x="101155" y="0"/>
                                </a:lnTo>
                                <a:lnTo>
                                  <a:pt x="0" y="0"/>
                                </a:lnTo>
                                <a:lnTo>
                                  <a:pt x="0" y="1563"/>
                                </a:lnTo>
                                <a:close/>
                              </a:path>
                            </a:pathLst>
                          </a:custGeom>
                          <a:ln w="5801">
                            <a:solidFill>
                              <a:srgbClr val="FFFFFF"/>
                            </a:solidFill>
                            <a:prstDash val="solid"/>
                          </a:ln>
                        </wps:spPr>
                        <wps:bodyPr wrap="square" lIns="0" tIns="0" rIns="0" bIns="0" rtlCol="0">
                          <a:prstTxWarp prst="textNoShape">
                            <a:avLst/>
                          </a:prstTxWarp>
                          <a:noAutofit/>
                        </wps:bodyPr>
                      </wps:wsp>
                      <wps:wsp>
                        <wps:cNvPr id="308" name="Graphic 308"/>
                        <wps:cNvSpPr/>
                        <wps:spPr>
                          <a:xfrm>
                            <a:off x="4096995" y="2900295"/>
                            <a:ext cx="101600" cy="1270"/>
                          </a:xfrm>
                          <a:custGeom>
                            <a:avLst/>
                            <a:gdLst/>
                            <a:ahLst/>
                            <a:cxnLst/>
                            <a:rect l="l" t="t" r="r" b="b"/>
                            <a:pathLst>
                              <a:path w="101600">
                                <a:moveTo>
                                  <a:pt x="101155" y="0"/>
                                </a:moveTo>
                                <a:lnTo>
                                  <a:pt x="0" y="0"/>
                                </a:lnTo>
                                <a:lnTo>
                                  <a:pt x="101155" y="0"/>
                                </a:lnTo>
                                <a:close/>
                              </a:path>
                            </a:pathLst>
                          </a:custGeom>
                          <a:solidFill>
                            <a:srgbClr val="2B5E8A"/>
                          </a:solidFill>
                        </wps:spPr>
                        <wps:bodyPr wrap="square" lIns="0" tIns="0" rIns="0" bIns="0" rtlCol="0">
                          <a:prstTxWarp prst="textNoShape">
                            <a:avLst/>
                          </a:prstTxWarp>
                          <a:noAutofit/>
                        </wps:bodyPr>
                      </wps:wsp>
                      <wps:wsp>
                        <wps:cNvPr id="309" name="Graphic 309"/>
                        <wps:cNvSpPr/>
                        <wps:spPr>
                          <a:xfrm>
                            <a:off x="4096995" y="2900295"/>
                            <a:ext cx="101600" cy="1270"/>
                          </a:xfrm>
                          <a:custGeom>
                            <a:avLst/>
                            <a:gdLst/>
                            <a:ahLst/>
                            <a:cxnLst/>
                            <a:rect l="l" t="t" r="r" b="b"/>
                            <a:pathLst>
                              <a:path w="101600">
                                <a:moveTo>
                                  <a:pt x="0" y="0"/>
                                </a:moveTo>
                                <a:lnTo>
                                  <a:pt x="101155" y="0"/>
                                </a:lnTo>
                                <a:lnTo>
                                  <a:pt x="0" y="0"/>
                                </a:lnTo>
                                <a:close/>
                              </a:path>
                            </a:pathLst>
                          </a:custGeom>
                          <a:ln w="5801">
                            <a:solidFill>
                              <a:srgbClr val="FFFFFF"/>
                            </a:solidFill>
                            <a:prstDash val="solid"/>
                          </a:ln>
                        </wps:spPr>
                        <wps:bodyPr wrap="square" lIns="0" tIns="0" rIns="0" bIns="0" rtlCol="0">
                          <a:prstTxWarp prst="textNoShape">
                            <a:avLst/>
                          </a:prstTxWarp>
                          <a:noAutofit/>
                        </wps:bodyPr>
                      </wps:wsp>
                      <wps:wsp>
                        <wps:cNvPr id="310" name="Graphic 310"/>
                        <wps:cNvSpPr/>
                        <wps:spPr>
                          <a:xfrm>
                            <a:off x="4198151" y="2855745"/>
                            <a:ext cx="101600" cy="45085"/>
                          </a:xfrm>
                          <a:custGeom>
                            <a:avLst/>
                            <a:gdLst/>
                            <a:ahLst/>
                            <a:cxnLst/>
                            <a:rect l="l" t="t" r="r" b="b"/>
                            <a:pathLst>
                              <a:path w="101600" h="45085">
                                <a:moveTo>
                                  <a:pt x="101155" y="0"/>
                                </a:moveTo>
                                <a:lnTo>
                                  <a:pt x="0" y="0"/>
                                </a:lnTo>
                                <a:lnTo>
                                  <a:pt x="0" y="44550"/>
                                </a:lnTo>
                                <a:lnTo>
                                  <a:pt x="101155" y="44550"/>
                                </a:lnTo>
                                <a:lnTo>
                                  <a:pt x="101155" y="0"/>
                                </a:lnTo>
                                <a:close/>
                              </a:path>
                            </a:pathLst>
                          </a:custGeom>
                          <a:solidFill>
                            <a:srgbClr val="2B5E8A"/>
                          </a:solidFill>
                        </wps:spPr>
                        <wps:bodyPr wrap="square" lIns="0" tIns="0" rIns="0" bIns="0" rtlCol="0">
                          <a:prstTxWarp prst="textNoShape">
                            <a:avLst/>
                          </a:prstTxWarp>
                          <a:noAutofit/>
                        </wps:bodyPr>
                      </wps:wsp>
                      <wps:wsp>
                        <wps:cNvPr id="311" name="Graphic 311"/>
                        <wps:cNvSpPr/>
                        <wps:spPr>
                          <a:xfrm>
                            <a:off x="4198151" y="2855745"/>
                            <a:ext cx="101600" cy="45085"/>
                          </a:xfrm>
                          <a:custGeom>
                            <a:avLst/>
                            <a:gdLst/>
                            <a:ahLst/>
                            <a:cxnLst/>
                            <a:rect l="l" t="t" r="r" b="b"/>
                            <a:pathLst>
                              <a:path w="101600" h="45085">
                                <a:moveTo>
                                  <a:pt x="0" y="44550"/>
                                </a:moveTo>
                                <a:lnTo>
                                  <a:pt x="101155" y="44550"/>
                                </a:lnTo>
                                <a:lnTo>
                                  <a:pt x="101155" y="0"/>
                                </a:lnTo>
                                <a:lnTo>
                                  <a:pt x="0" y="0"/>
                                </a:lnTo>
                                <a:lnTo>
                                  <a:pt x="0" y="44550"/>
                                </a:lnTo>
                                <a:close/>
                              </a:path>
                            </a:pathLst>
                          </a:custGeom>
                          <a:ln w="5801">
                            <a:solidFill>
                              <a:srgbClr val="FFFFFF"/>
                            </a:solidFill>
                            <a:prstDash val="solid"/>
                          </a:ln>
                        </wps:spPr>
                        <wps:bodyPr wrap="square" lIns="0" tIns="0" rIns="0" bIns="0" rtlCol="0">
                          <a:prstTxWarp prst="textNoShape">
                            <a:avLst/>
                          </a:prstTxWarp>
                          <a:noAutofit/>
                        </wps:bodyPr>
                      </wps:wsp>
                      <wps:wsp>
                        <wps:cNvPr id="312" name="Graphic 312"/>
                        <wps:cNvSpPr/>
                        <wps:spPr>
                          <a:xfrm>
                            <a:off x="237748" y="5801"/>
                            <a:ext cx="1270" cy="2894965"/>
                          </a:xfrm>
                          <a:custGeom>
                            <a:avLst/>
                            <a:gdLst/>
                            <a:ahLst/>
                            <a:cxnLst/>
                            <a:rect l="l" t="t" r="r" b="b"/>
                            <a:pathLst>
                              <a:path h="2894965">
                                <a:moveTo>
                                  <a:pt x="0" y="2894494"/>
                                </a:moveTo>
                                <a:lnTo>
                                  <a:pt x="0" y="0"/>
                                </a:lnTo>
                              </a:path>
                            </a:pathLst>
                          </a:custGeom>
                          <a:ln w="11602">
                            <a:solidFill>
                              <a:srgbClr val="AFAFAF"/>
                            </a:solidFill>
                            <a:prstDash val="solid"/>
                          </a:ln>
                        </wps:spPr>
                        <wps:bodyPr wrap="square" lIns="0" tIns="0" rIns="0" bIns="0" rtlCol="0">
                          <a:prstTxWarp prst="textNoShape">
                            <a:avLst/>
                          </a:prstTxWarp>
                          <a:noAutofit/>
                        </wps:bodyPr>
                      </wps:wsp>
                      <wps:wsp>
                        <wps:cNvPr id="313" name="Graphic 313"/>
                        <wps:cNvSpPr/>
                        <wps:spPr>
                          <a:xfrm>
                            <a:off x="237748" y="2900295"/>
                            <a:ext cx="1270" cy="50800"/>
                          </a:xfrm>
                          <a:custGeom>
                            <a:avLst/>
                            <a:gdLst/>
                            <a:ahLst/>
                            <a:cxnLst/>
                            <a:rect l="l" t="t" r="r" b="b"/>
                            <a:pathLst>
                              <a:path h="50800">
                                <a:moveTo>
                                  <a:pt x="0" y="0"/>
                                </a:moveTo>
                                <a:lnTo>
                                  <a:pt x="0" y="50759"/>
                                </a:lnTo>
                              </a:path>
                            </a:pathLst>
                          </a:custGeom>
                          <a:solidFill>
                            <a:srgbClr val="000000"/>
                          </a:solidFill>
                        </wps:spPr>
                        <wps:bodyPr wrap="square" lIns="0" tIns="0" rIns="0" bIns="0" rtlCol="0">
                          <a:prstTxWarp prst="textNoShape">
                            <a:avLst/>
                          </a:prstTxWarp>
                          <a:noAutofit/>
                        </wps:bodyPr>
                      </wps:wsp>
                      <wps:wsp>
                        <wps:cNvPr id="314" name="Graphic 314"/>
                        <wps:cNvSpPr/>
                        <wps:spPr>
                          <a:xfrm>
                            <a:off x="237748" y="2900295"/>
                            <a:ext cx="1270" cy="50800"/>
                          </a:xfrm>
                          <a:custGeom>
                            <a:avLst/>
                            <a:gdLst/>
                            <a:ahLst/>
                            <a:cxnLst/>
                            <a:rect l="l" t="t" r="r" b="b"/>
                            <a:pathLst>
                              <a:path h="50800">
                                <a:moveTo>
                                  <a:pt x="0" y="0"/>
                                </a:moveTo>
                                <a:lnTo>
                                  <a:pt x="0" y="50759"/>
                                </a:lnTo>
                              </a:path>
                            </a:pathLst>
                          </a:custGeom>
                          <a:ln w="11602">
                            <a:solidFill>
                              <a:srgbClr val="000000"/>
                            </a:solidFill>
                            <a:prstDash val="solid"/>
                          </a:ln>
                        </wps:spPr>
                        <wps:bodyPr wrap="square" lIns="0" tIns="0" rIns="0" bIns="0" rtlCol="0">
                          <a:prstTxWarp prst="textNoShape">
                            <a:avLst/>
                          </a:prstTxWarp>
                          <a:noAutofit/>
                        </wps:bodyPr>
                      </wps:wsp>
                      <wps:wsp>
                        <wps:cNvPr id="315" name="Graphic 315"/>
                        <wps:cNvSpPr/>
                        <wps:spPr>
                          <a:xfrm>
                            <a:off x="748507" y="5801"/>
                            <a:ext cx="1270" cy="2894965"/>
                          </a:xfrm>
                          <a:custGeom>
                            <a:avLst/>
                            <a:gdLst/>
                            <a:ahLst/>
                            <a:cxnLst/>
                            <a:rect l="l" t="t" r="r" b="b"/>
                            <a:pathLst>
                              <a:path h="2894965">
                                <a:moveTo>
                                  <a:pt x="0" y="2894494"/>
                                </a:moveTo>
                                <a:lnTo>
                                  <a:pt x="0" y="0"/>
                                </a:lnTo>
                              </a:path>
                            </a:pathLst>
                          </a:custGeom>
                          <a:ln w="11602">
                            <a:solidFill>
                              <a:srgbClr val="AFAFAF"/>
                            </a:solidFill>
                            <a:prstDash val="solid"/>
                          </a:ln>
                        </wps:spPr>
                        <wps:bodyPr wrap="square" lIns="0" tIns="0" rIns="0" bIns="0" rtlCol="0">
                          <a:prstTxWarp prst="textNoShape">
                            <a:avLst/>
                          </a:prstTxWarp>
                          <a:noAutofit/>
                        </wps:bodyPr>
                      </wps:wsp>
                      <wps:wsp>
                        <wps:cNvPr id="316" name="Graphic 316"/>
                        <wps:cNvSpPr/>
                        <wps:spPr>
                          <a:xfrm>
                            <a:off x="748507" y="2900295"/>
                            <a:ext cx="1270" cy="50800"/>
                          </a:xfrm>
                          <a:custGeom>
                            <a:avLst/>
                            <a:gdLst/>
                            <a:ahLst/>
                            <a:cxnLst/>
                            <a:rect l="l" t="t" r="r" b="b"/>
                            <a:pathLst>
                              <a:path h="50800">
                                <a:moveTo>
                                  <a:pt x="0" y="0"/>
                                </a:moveTo>
                                <a:lnTo>
                                  <a:pt x="0" y="50759"/>
                                </a:lnTo>
                              </a:path>
                            </a:pathLst>
                          </a:custGeom>
                          <a:solidFill>
                            <a:srgbClr val="000000"/>
                          </a:solidFill>
                        </wps:spPr>
                        <wps:bodyPr wrap="square" lIns="0" tIns="0" rIns="0" bIns="0" rtlCol="0">
                          <a:prstTxWarp prst="textNoShape">
                            <a:avLst/>
                          </a:prstTxWarp>
                          <a:noAutofit/>
                        </wps:bodyPr>
                      </wps:wsp>
                      <wps:wsp>
                        <wps:cNvPr id="317" name="Graphic 317"/>
                        <wps:cNvSpPr/>
                        <wps:spPr>
                          <a:xfrm>
                            <a:off x="748507" y="2900295"/>
                            <a:ext cx="1270" cy="50800"/>
                          </a:xfrm>
                          <a:custGeom>
                            <a:avLst/>
                            <a:gdLst/>
                            <a:ahLst/>
                            <a:cxnLst/>
                            <a:rect l="l" t="t" r="r" b="b"/>
                            <a:pathLst>
                              <a:path h="50800">
                                <a:moveTo>
                                  <a:pt x="0" y="0"/>
                                </a:moveTo>
                                <a:lnTo>
                                  <a:pt x="0" y="50759"/>
                                </a:lnTo>
                              </a:path>
                            </a:pathLst>
                          </a:custGeom>
                          <a:ln w="11602">
                            <a:solidFill>
                              <a:srgbClr val="000000"/>
                            </a:solidFill>
                            <a:prstDash val="solid"/>
                          </a:ln>
                        </wps:spPr>
                        <wps:bodyPr wrap="square" lIns="0" tIns="0" rIns="0" bIns="0" rtlCol="0">
                          <a:prstTxWarp prst="textNoShape">
                            <a:avLst/>
                          </a:prstTxWarp>
                          <a:noAutofit/>
                        </wps:bodyPr>
                      </wps:wsp>
                      <wps:wsp>
                        <wps:cNvPr id="318" name="Graphic 318"/>
                        <wps:cNvSpPr/>
                        <wps:spPr>
                          <a:xfrm>
                            <a:off x="1259267" y="5801"/>
                            <a:ext cx="1270" cy="2894965"/>
                          </a:xfrm>
                          <a:custGeom>
                            <a:avLst/>
                            <a:gdLst/>
                            <a:ahLst/>
                            <a:cxnLst/>
                            <a:rect l="l" t="t" r="r" b="b"/>
                            <a:pathLst>
                              <a:path h="2894965">
                                <a:moveTo>
                                  <a:pt x="0" y="2894494"/>
                                </a:moveTo>
                                <a:lnTo>
                                  <a:pt x="0" y="0"/>
                                </a:lnTo>
                              </a:path>
                            </a:pathLst>
                          </a:custGeom>
                          <a:ln w="11602">
                            <a:solidFill>
                              <a:srgbClr val="AFAFAF"/>
                            </a:solidFill>
                            <a:prstDash val="solid"/>
                          </a:ln>
                        </wps:spPr>
                        <wps:bodyPr wrap="square" lIns="0" tIns="0" rIns="0" bIns="0" rtlCol="0">
                          <a:prstTxWarp prst="textNoShape">
                            <a:avLst/>
                          </a:prstTxWarp>
                          <a:noAutofit/>
                        </wps:bodyPr>
                      </wps:wsp>
                      <wps:wsp>
                        <wps:cNvPr id="319" name="Graphic 319"/>
                        <wps:cNvSpPr/>
                        <wps:spPr>
                          <a:xfrm>
                            <a:off x="1259267" y="2900295"/>
                            <a:ext cx="1270" cy="50800"/>
                          </a:xfrm>
                          <a:custGeom>
                            <a:avLst/>
                            <a:gdLst/>
                            <a:ahLst/>
                            <a:cxnLst/>
                            <a:rect l="l" t="t" r="r" b="b"/>
                            <a:pathLst>
                              <a:path h="50800">
                                <a:moveTo>
                                  <a:pt x="0" y="0"/>
                                </a:moveTo>
                                <a:lnTo>
                                  <a:pt x="0" y="50759"/>
                                </a:lnTo>
                              </a:path>
                            </a:pathLst>
                          </a:custGeom>
                          <a:solidFill>
                            <a:srgbClr val="000000"/>
                          </a:solidFill>
                        </wps:spPr>
                        <wps:bodyPr wrap="square" lIns="0" tIns="0" rIns="0" bIns="0" rtlCol="0">
                          <a:prstTxWarp prst="textNoShape">
                            <a:avLst/>
                          </a:prstTxWarp>
                          <a:noAutofit/>
                        </wps:bodyPr>
                      </wps:wsp>
                      <wps:wsp>
                        <wps:cNvPr id="320" name="Graphic 320"/>
                        <wps:cNvSpPr/>
                        <wps:spPr>
                          <a:xfrm>
                            <a:off x="1259267" y="2900295"/>
                            <a:ext cx="1270" cy="50800"/>
                          </a:xfrm>
                          <a:custGeom>
                            <a:avLst/>
                            <a:gdLst/>
                            <a:ahLst/>
                            <a:cxnLst/>
                            <a:rect l="l" t="t" r="r" b="b"/>
                            <a:pathLst>
                              <a:path h="50800">
                                <a:moveTo>
                                  <a:pt x="0" y="0"/>
                                </a:moveTo>
                                <a:lnTo>
                                  <a:pt x="0" y="50759"/>
                                </a:lnTo>
                              </a:path>
                            </a:pathLst>
                          </a:custGeom>
                          <a:ln w="11602">
                            <a:solidFill>
                              <a:srgbClr val="000000"/>
                            </a:solidFill>
                            <a:prstDash val="solid"/>
                          </a:ln>
                        </wps:spPr>
                        <wps:bodyPr wrap="square" lIns="0" tIns="0" rIns="0" bIns="0" rtlCol="0">
                          <a:prstTxWarp prst="textNoShape">
                            <a:avLst/>
                          </a:prstTxWarp>
                          <a:noAutofit/>
                        </wps:bodyPr>
                      </wps:wsp>
                      <wps:wsp>
                        <wps:cNvPr id="321" name="Graphic 321"/>
                        <wps:cNvSpPr/>
                        <wps:spPr>
                          <a:xfrm>
                            <a:off x="1770026" y="5801"/>
                            <a:ext cx="1270" cy="2894965"/>
                          </a:xfrm>
                          <a:custGeom>
                            <a:avLst/>
                            <a:gdLst/>
                            <a:ahLst/>
                            <a:cxnLst/>
                            <a:rect l="l" t="t" r="r" b="b"/>
                            <a:pathLst>
                              <a:path h="2894965">
                                <a:moveTo>
                                  <a:pt x="0" y="2894494"/>
                                </a:moveTo>
                                <a:lnTo>
                                  <a:pt x="0" y="0"/>
                                </a:lnTo>
                              </a:path>
                            </a:pathLst>
                          </a:custGeom>
                          <a:ln w="11602">
                            <a:solidFill>
                              <a:srgbClr val="AFAFAF"/>
                            </a:solidFill>
                            <a:prstDash val="solid"/>
                          </a:ln>
                        </wps:spPr>
                        <wps:bodyPr wrap="square" lIns="0" tIns="0" rIns="0" bIns="0" rtlCol="0">
                          <a:prstTxWarp prst="textNoShape">
                            <a:avLst/>
                          </a:prstTxWarp>
                          <a:noAutofit/>
                        </wps:bodyPr>
                      </wps:wsp>
                      <wps:wsp>
                        <wps:cNvPr id="322" name="Graphic 322"/>
                        <wps:cNvSpPr/>
                        <wps:spPr>
                          <a:xfrm>
                            <a:off x="1770026" y="2900295"/>
                            <a:ext cx="1270" cy="50800"/>
                          </a:xfrm>
                          <a:custGeom>
                            <a:avLst/>
                            <a:gdLst/>
                            <a:ahLst/>
                            <a:cxnLst/>
                            <a:rect l="l" t="t" r="r" b="b"/>
                            <a:pathLst>
                              <a:path h="50800">
                                <a:moveTo>
                                  <a:pt x="0" y="0"/>
                                </a:moveTo>
                                <a:lnTo>
                                  <a:pt x="0" y="50759"/>
                                </a:lnTo>
                              </a:path>
                            </a:pathLst>
                          </a:custGeom>
                          <a:solidFill>
                            <a:srgbClr val="000000"/>
                          </a:solidFill>
                        </wps:spPr>
                        <wps:bodyPr wrap="square" lIns="0" tIns="0" rIns="0" bIns="0" rtlCol="0">
                          <a:prstTxWarp prst="textNoShape">
                            <a:avLst/>
                          </a:prstTxWarp>
                          <a:noAutofit/>
                        </wps:bodyPr>
                      </wps:wsp>
                      <wps:wsp>
                        <wps:cNvPr id="323" name="Graphic 323"/>
                        <wps:cNvSpPr/>
                        <wps:spPr>
                          <a:xfrm>
                            <a:off x="1770026" y="2900295"/>
                            <a:ext cx="1270" cy="50800"/>
                          </a:xfrm>
                          <a:custGeom>
                            <a:avLst/>
                            <a:gdLst/>
                            <a:ahLst/>
                            <a:cxnLst/>
                            <a:rect l="l" t="t" r="r" b="b"/>
                            <a:pathLst>
                              <a:path h="50800">
                                <a:moveTo>
                                  <a:pt x="0" y="0"/>
                                </a:moveTo>
                                <a:lnTo>
                                  <a:pt x="0" y="50759"/>
                                </a:lnTo>
                              </a:path>
                            </a:pathLst>
                          </a:custGeom>
                          <a:ln w="11602">
                            <a:solidFill>
                              <a:srgbClr val="000000"/>
                            </a:solidFill>
                            <a:prstDash val="solid"/>
                          </a:ln>
                        </wps:spPr>
                        <wps:bodyPr wrap="square" lIns="0" tIns="0" rIns="0" bIns="0" rtlCol="0">
                          <a:prstTxWarp prst="textNoShape">
                            <a:avLst/>
                          </a:prstTxWarp>
                          <a:noAutofit/>
                        </wps:bodyPr>
                      </wps:wsp>
                      <wps:wsp>
                        <wps:cNvPr id="324" name="Graphic 324"/>
                        <wps:cNvSpPr/>
                        <wps:spPr>
                          <a:xfrm>
                            <a:off x="2280785" y="5801"/>
                            <a:ext cx="1270" cy="2894965"/>
                          </a:xfrm>
                          <a:custGeom>
                            <a:avLst/>
                            <a:gdLst/>
                            <a:ahLst/>
                            <a:cxnLst/>
                            <a:rect l="l" t="t" r="r" b="b"/>
                            <a:pathLst>
                              <a:path h="2894965">
                                <a:moveTo>
                                  <a:pt x="0" y="2894494"/>
                                </a:moveTo>
                                <a:lnTo>
                                  <a:pt x="0" y="0"/>
                                </a:lnTo>
                              </a:path>
                            </a:pathLst>
                          </a:custGeom>
                          <a:ln w="11602">
                            <a:solidFill>
                              <a:srgbClr val="AFAFAF"/>
                            </a:solidFill>
                            <a:prstDash val="solid"/>
                          </a:ln>
                        </wps:spPr>
                        <wps:bodyPr wrap="square" lIns="0" tIns="0" rIns="0" bIns="0" rtlCol="0">
                          <a:prstTxWarp prst="textNoShape">
                            <a:avLst/>
                          </a:prstTxWarp>
                          <a:noAutofit/>
                        </wps:bodyPr>
                      </wps:wsp>
                      <wps:wsp>
                        <wps:cNvPr id="325" name="Graphic 325"/>
                        <wps:cNvSpPr/>
                        <wps:spPr>
                          <a:xfrm>
                            <a:off x="2280785" y="2900295"/>
                            <a:ext cx="1270" cy="50800"/>
                          </a:xfrm>
                          <a:custGeom>
                            <a:avLst/>
                            <a:gdLst/>
                            <a:ahLst/>
                            <a:cxnLst/>
                            <a:rect l="l" t="t" r="r" b="b"/>
                            <a:pathLst>
                              <a:path h="50800">
                                <a:moveTo>
                                  <a:pt x="0" y="0"/>
                                </a:moveTo>
                                <a:lnTo>
                                  <a:pt x="0" y="50759"/>
                                </a:lnTo>
                              </a:path>
                            </a:pathLst>
                          </a:custGeom>
                          <a:solidFill>
                            <a:srgbClr val="000000"/>
                          </a:solidFill>
                        </wps:spPr>
                        <wps:bodyPr wrap="square" lIns="0" tIns="0" rIns="0" bIns="0" rtlCol="0">
                          <a:prstTxWarp prst="textNoShape">
                            <a:avLst/>
                          </a:prstTxWarp>
                          <a:noAutofit/>
                        </wps:bodyPr>
                      </wps:wsp>
                      <wps:wsp>
                        <wps:cNvPr id="326" name="Graphic 326"/>
                        <wps:cNvSpPr/>
                        <wps:spPr>
                          <a:xfrm>
                            <a:off x="2280785" y="2900295"/>
                            <a:ext cx="1270" cy="50800"/>
                          </a:xfrm>
                          <a:custGeom>
                            <a:avLst/>
                            <a:gdLst/>
                            <a:ahLst/>
                            <a:cxnLst/>
                            <a:rect l="l" t="t" r="r" b="b"/>
                            <a:pathLst>
                              <a:path h="50800">
                                <a:moveTo>
                                  <a:pt x="0" y="0"/>
                                </a:moveTo>
                                <a:lnTo>
                                  <a:pt x="0" y="50759"/>
                                </a:lnTo>
                              </a:path>
                            </a:pathLst>
                          </a:custGeom>
                          <a:ln w="11602">
                            <a:solidFill>
                              <a:srgbClr val="000000"/>
                            </a:solidFill>
                            <a:prstDash val="solid"/>
                          </a:ln>
                        </wps:spPr>
                        <wps:bodyPr wrap="square" lIns="0" tIns="0" rIns="0" bIns="0" rtlCol="0">
                          <a:prstTxWarp prst="textNoShape">
                            <a:avLst/>
                          </a:prstTxWarp>
                          <a:noAutofit/>
                        </wps:bodyPr>
                      </wps:wsp>
                      <wps:wsp>
                        <wps:cNvPr id="327" name="Graphic 327"/>
                        <wps:cNvSpPr/>
                        <wps:spPr>
                          <a:xfrm>
                            <a:off x="2791545" y="5801"/>
                            <a:ext cx="1270" cy="2894965"/>
                          </a:xfrm>
                          <a:custGeom>
                            <a:avLst/>
                            <a:gdLst/>
                            <a:ahLst/>
                            <a:cxnLst/>
                            <a:rect l="l" t="t" r="r" b="b"/>
                            <a:pathLst>
                              <a:path h="2894965">
                                <a:moveTo>
                                  <a:pt x="0" y="2894494"/>
                                </a:moveTo>
                                <a:lnTo>
                                  <a:pt x="0" y="0"/>
                                </a:lnTo>
                              </a:path>
                            </a:pathLst>
                          </a:custGeom>
                          <a:ln w="11602">
                            <a:solidFill>
                              <a:srgbClr val="AFAFAF"/>
                            </a:solidFill>
                            <a:prstDash val="solid"/>
                          </a:ln>
                        </wps:spPr>
                        <wps:bodyPr wrap="square" lIns="0" tIns="0" rIns="0" bIns="0" rtlCol="0">
                          <a:prstTxWarp prst="textNoShape">
                            <a:avLst/>
                          </a:prstTxWarp>
                          <a:noAutofit/>
                        </wps:bodyPr>
                      </wps:wsp>
                      <wps:wsp>
                        <wps:cNvPr id="328" name="Graphic 328"/>
                        <wps:cNvSpPr/>
                        <wps:spPr>
                          <a:xfrm>
                            <a:off x="2791545" y="2900295"/>
                            <a:ext cx="1270" cy="50800"/>
                          </a:xfrm>
                          <a:custGeom>
                            <a:avLst/>
                            <a:gdLst/>
                            <a:ahLst/>
                            <a:cxnLst/>
                            <a:rect l="l" t="t" r="r" b="b"/>
                            <a:pathLst>
                              <a:path h="50800">
                                <a:moveTo>
                                  <a:pt x="0" y="0"/>
                                </a:moveTo>
                                <a:lnTo>
                                  <a:pt x="0" y="50759"/>
                                </a:lnTo>
                              </a:path>
                            </a:pathLst>
                          </a:custGeom>
                          <a:solidFill>
                            <a:srgbClr val="000000"/>
                          </a:solidFill>
                        </wps:spPr>
                        <wps:bodyPr wrap="square" lIns="0" tIns="0" rIns="0" bIns="0" rtlCol="0">
                          <a:prstTxWarp prst="textNoShape">
                            <a:avLst/>
                          </a:prstTxWarp>
                          <a:noAutofit/>
                        </wps:bodyPr>
                      </wps:wsp>
                      <wps:wsp>
                        <wps:cNvPr id="329" name="Graphic 329"/>
                        <wps:cNvSpPr/>
                        <wps:spPr>
                          <a:xfrm>
                            <a:off x="2791545" y="2900295"/>
                            <a:ext cx="1270" cy="50800"/>
                          </a:xfrm>
                          <a:custGeom>
                            <a:avLst/>
                            <a:gdLst/>
                            <a:ahLst/>
                            <a:cxnLst/>
                            <a:rect l="l" t="t" r="r" b="b"/>
                            <a:pathLst>
                              <a:path h="50800">
                                <a:moveTo>
                                  <a:pt x="0" y="0"/>
                                </a:moveTo>
                                <a:lnTo>
                                  <a:pt x="0" y="50759"/>
                                </a:lnTo>
                              </a:path>
                            </a:pathLst>
                          </a:custGeom>
                          <a:ln w="11602">
                            <a:solidFill>
                              <a:srgbClr val="000000"/>
                            </a:solidFill>
                            <a:prstDash val="solid"/>
                          </a:ln>
                        </wps:spPr>
                        <wps:bodyPr wrap="square" lIns="0" tIns="0" rIns="0" bIns="0" rtlCol="0">
                          <a:prstTxWarp prst="textNoShape">
                            <a:avLst/>
                          </a:prstTxWarp>
                          <a:noAutofit/>
                        </wps:bodyPr>
                      </wps:wsp>
                      <wps:wsp>
                        <wps:cNvPr id="330" name="Graphic 330"/>
                        <wps:cNvSpPr/>
                        <wps:spPr>
                          <a:xfrm>
                            <a:off x="3302304" y="5801"/>
                            <a:ext cx="1270" cy="2894965"/>
                          </a:xfrm>
                          <a:custGeom>
                            <a:avLst/>
                            <a:gdLst/>
                            <a:ahLst/>
                            <a:cxnLst/>
                            <a:rect l="l" t="t" r="r" b="b"/>
                            <a:pathLst>
                              <a:path h="2894965">
                                <a:moveTo>
                                  <a:pt x="0" y="2894494"/>
                                </a:moveTo>
                                <a:lnTo>
                                  <a:pt x="0" y="0"/>
                                </a:lnTo>
                              </a:path>
                            </a:pathLst>
                          </a:custGeom>
                          <a:ln w="11602">
                            <a:solidFill>
                              <a:srgbClr val="AFAFAF"/>
                            </a:solidFill>
                            <a:prstDash val="solid"/>
                          </a:ln>
                        </wps:spPr>
                        <wps:bodyPr wrap="square" lIns="0" tIns="0" rIns="0" bIns="0" rtlCol="0">
                          <a:prstTxWarp prst="textNoShape">
                            <a:avLst/>
                          </a:prstTxWarp>
                          <a:noAutofit/>
                        </wps:bodyPr>
                      </wps:wsp>
                      <wps:wsp>
                        <wps:cNvPr id="331" name="Graphic 331"/>
                        <wps:cNvSpPr/>
                        <wps:spPr>
                          <a:xfrm>
                            <a:off x="3302304" y="2900295"/>
                            <a:ext cx="1270" cy="50800"/>
                          </a:xfrm>
                          <a:custGeom>
                            <a:avLst/>
                            <a:gdLst/>
                            <a:ahLst/>
                            <a:cxnLst/>
                            <a:rect l="l" t="t" r="r" b="b"/>
                            <a:pathLst>
                              <a:path h="50800">
                                <a:moveTo>
                                  <a:pt x="0" y="0"/>
                                </a:moveTo>
                                <a:lnTo>
                                  <a:pt x="0" y="50759"/>
                                </a:lnTo>
                              </a:path>
                            </a:pathLst>
                          </a:custGeom>
                          <a:solidFill>
                            <a:srgbClr val="000000"/>
                          </a:solidFill>
                        </wps:spPr>
                        <wps:bodyPr wrap="square" lIns="0" tIns="0" rIns="0" bIns="0" rtlCol="0">
                          <a:prstTxWarp prst="textNoShape">
                            <a:avLst/>
                          </a:prstTxWarp>
                          <a:noAutofit/>
                        </wps:bodyPr>
                      </wps:wsp>
                      <wps:wsp>
                        <wps:cNvPr id="332" name="Graphic 332"/>
                        <wps:cNvSpPr/>
                        <wps:spPr>
                          <a:xfrm>
                            <a:off x="3302304" y="2900295"/>
                            <a:ext cx="1270" cy="50800"/>
                          </a:xfrm>
                          <a:custGeom>
                            <a:avLst/>
                            <a:gdLst/>
                            <a:ahLst/>
                            <a:cxnLst/>
                            <a:rect l="l" t="t" r="r" b="b"/>
                            <a:pathLst>
                              <a:path h="50800">
                                <a:moveTo>
                                  <a:pt x="0" y="0"/>
                                </a:moveTo>
                                <a:lnTo>
                                  <a:pt x="0" y="50759"/>
                                </a:lnTo>
                              </a:path>
                            </a:pathLst>
                          </a:custGeom>
                          <a:ln w="11602">
                            <a:solidFill>
                              <a:srgbClr val="000000"/>
                            </a:solidFill>
                            <a:prstDash val="solid"/>
                          </a:ln>
                        </wps:spPr>
                        <wps:bodyPr wrap="square" lIns="0" tIns="0" rIns="0" bIns="0" rtlCol="0">
                          <a:prstTxWarp prst="textNoShape">
                            <a:avLst/>
                          </a:prstTxWarp>
                          <a:noAutofit/>
                        </wps:bodyPr>
                      </wps:wsp>
                      <wps:wsp>
                        <wps:cNvPr id="333" name="Graphic 333"/>
                        <wps:cNvSpPr/>
                        <wps:spPr>
                          <a:xfrm>
                            <a:off x="3813064" y="5801"/>
                            <a:ext cx="1270" cy="2894965"/>
                          </a:xfrm>
                          <a:custGeom>
                            <a:avLst/>
                            <a:gdLst/>
                            <a:ahLst/>
                            <a:cxnLst/>
                            <a:rect l="l" t="t" r="r" b="b"/>
                            <a:pathLst>
                              <a:path h="2894965">
                                <a:moveTo>
                                  <a:pt x="0" y="2894494"/>
                                </a:moveTo>
                                <a:lnTo>
                                  <a:pt x="0" y="0"/>
                                </a:lnTo>
                              </a:path>
                            </a:pathLst>
                          </a:custGeom>
                          <a:ln w="11602">
                            <a:solidFill>
                              <a:srgbClr val="AFAFAF"/>
                            </a:solidFill>
                            <a:prstDash val="solid"/>
                          </a:ln>
                        </wps:spPr>
                        <wps:bodyPr wrap="square" lIns="0" tIns="0" rIns="0" bIns="0" rtlCol="0">
                          <a:prstTxWarp prst="textNoShape">
                            <a:avLst/>
                          </a:prstTxWarp>
                          <a:noAutofit/>
                        </wps:bodyPr>
                      </wps:wsp>
                      <wps:wsp>
                        <wps:cNvPr id="334" name="Graphic 334"/>
                        <wps:cNvSpPr/>
                        <wps:spPr>
                          <a:xfrm>
                            <a:off x="3813064" y="2900295"/>
                            <a:ext cx="1270" cy="50800"/>
                          </a:xfrm>
                          <a:custGeom>
                            <a:avLst/>
                            <a:gdLst/>
                            <a:ahLst/>
                            <a:cxnLst/>
                            <a:rect l="l" t="t" r="r" b="b"/>
                            <a:pathLst>
                              <a:path h="50800">
                                <a:moveTo>
                                  <a:pt x="0" y="0"/>
                                </a:moveTo>
                                <a:lnTo>
                                  <a:pt x="0" y="50759"/>
                                </a:lnTo>
                              </a:path>
                            </a:pathLst>
                          </a:custGeom>
                          <a:solidFill>
                            <a:srgbClr val="000000"/>
                          </a:solidFill>
                        </wps:spPr>
                        <wps:bodyPr wrap="square" lIns="0" tIns="0" rIns="0" bIns="0" rtlCol="0">
                          <a:prstTxWarp prst="textNoShape">
                            <a:avLst/>
                          </a:prstTxWarp>
                          <a:noAutofit/>
                        </wps:bodyPr>
                      </wps:wsp>
                      <wps:wsp>
                        <wps:cNvPr id="335" name="Graphic 335"/>
                        <wps:cNvSpPr/>
                        <wps:spPr>
                          <a:xfrm>
                            <a:off x="3813064" y="2900295"/>
                            <a:ext cx="1270" cy="50800"/>
                          </a:xfrm>
                          <a:custGeom>
                            <a:avLst/>
                            <a:gdLst/>
                            <a:ahLst/>
                            <a:cxnLst/>
                            <a:rect l="l" t="t" r="r" b="b"/>
                            <a:pathLst>
                              <a:path h="50800">
                                <a:moveTo>
                                  <a:pt x="0" y="0"/>
                                </a:moveTo>
                                <a:lnTo>
                                  <a:pt x="0" y="50759"/>
                                </a:lnTo>
                              </a:path>
                            </a:pathLst>
                          </a:custGeom>
                          <a:ln w="11602">
                            <a:solidFill>
                              <a:srgbClr val="000000"/>
                            </a:solidFill>
                            <a:prstDash val="solid"/>
                          </a:ln>
                        </wps:spPr>
                        <wps:bodyPr wrap="square" lIns="0" tIns="0" rIns="0" bIns="0" rtlCol="0">
                          <a:prstTxWarp prst="textNoShape">
                            <a:avLst/>
                          </a:prstTxWarp>
                          <a:noAutofit/>
                        </wps:bodyPr>
                      </wps:wsp>
                      <wps:wsp>
                        <wps:cNvPr id="336" name="Graphic 336"/>
                        <wps:cNvSpPr/>
                        <wps:spPr>
                          <a:xfrm>
                            <a:off x="4323823" y="5801"/>
                            <a:ext cx="1270" cy="2894965"/>
                          </a:xfrm>
                          <a:custGeom>
                            <a:avLst/>
                            <a:gdLst/>
                            <a:ahLst/>
                            <a:cxnLst/>
                            <a:rect l="l" t="t" r="r" b="b"/>
                            <a:pathLst>
                              <a:path h="2894965">
                                <a:moveTo>
                                  <a:pt x="0" y="2894494"/>
                                </a:moveTo>
                                <a:lnTo>
                                  <a:pt x="0" y="0"/>
                                </a:lnTo>
                              </a:path>
                            </a:pathLst>
                          </a:custGeom>
                          <a:ln w="11602">
                            <a:solidFill>
                              <a:srgbClr val="AFAFAF"/>
                            </a:solidFill>
                            <a:prstDash val="solid"/>
                          </a:ln>
                        </wps:spPr>
                        <wps:bodyPr wrap="square" lIns="0" tIns="0" rIns="0" bIns="0" rtlCol="0">
                          <a:prstTxWarp prst="textNoShape">
                            <a:avLst/>
                          </a:prstTxWarp>
                          <a:noAutofit/>
                        </wps:bodyPr>
                      </wps:wsp>
                      <wps:wsp>
                        <wps:cNvPr id="337" name="Graphic 337"/>
                        <wps:cNvSpPr/>
                        <wps:spPr>
                          <a:xfrm>
                            <a:off x="4323823" y="2900295"/>
                            <a:ext cx="1270" cy="50800"/>
                          </a:xfrm>
                          <a:custGeom>
                            <a:avLst/>
                            <a:gdLst/>
                            <a:ahLst/>
                            <a:cxnLst/>
                            <a:rect l="l" t="t" r="r" b="b"/>
                            <a:pathLst>
                              <a:path h="50800">
                                <a:moveTo>
                                  <a:pt x="0" y="0"/>
                                </a:moveTo>
                                <a:lnTo>
                                  <a:pt x="0" y="50759"/>
                                </a:lnTo>
                              </a:path>
                            </a:pathLst>
                          </a:custGeom>
                          <a:solidFill>
                            <a:srgbClr val="000000"/>
                          </a:solidFill>
                        </wps:spPr>
                        <wps:bodyPr wrap="square" lIns="0" tIns="0" rIns="0" bIns="0" rtlCol="0">
                          <a:prstTxWarp prst="textNoShape">
                            <a:avLst/>
                          </a:prstTxWarp>
                          <a:noAutofit/>
                        </wps:bodyPr>
                      </wps:wsp>
                      <wps:wsp>
                        <wps:cNvPr id="338" name="Graphic 338"/>
                        <wps:cNvSpPr/>
                        <wps:spPr>
                          <a:xfrm>
                            <a:off x="4323823" y="2900295"/>
                            <a:ext cx="1270" cy="50800"/>
                          </a:xfrm>
                          <a:custGeom>
                            <a:avLst/>
                            <a:gdLst/>
                            <a:ahLst/>
                            <a:cxnLst/>
                            <a:rect l="l" t="t" r="r" b="b"/>
                            <a:pathLst>
                              <a:path h="50800">
                                <a:moveTo>
                                  <a:pt x="0" y="0"/>
                                </a:moveTo>
                                <a:lnTo>
                                  <a:pt x="0" y="50759"/>
                                </a:lnTo>
                              </a:path>
                            </a:pathLst>
                          </a:custGeom>
                          <a:ln w="11602">
                            <a:solidFill>
                              <a:srgbClr val="000000"/>
                            </a:solidFill>
                            <a:prstDash val="solid"/>
                          </a:ln>
                        </wps:spPr>
                        <wps:bodyPr wrap="square" lIns="0" tIns="0" rIns="0" bIns="0" rtlCol="0">
                          <a:prstTxWarp prst="textNoShape">
                            <a:avLst/>
                          </a:prstTxWarp>
                          <a:noAutofit/>
                        </wps:bodyPr>
                      </wps:wsp>
                      <wps:wsp>
                        <wps:cNvPr id="339" name="Graphic 339"/>
                        <wps:cNvSpPr/>
                        <wps:spPr>
                          <a:xfrm>
                            <a:off x="50759" y="2894494"/>
                            <a:ext cx="4451350" cy="12065"/>
                          </a:xfrm>
                          <a:custGeom>
                            <a:avLst/>
                            <a:gdLst/>
                            <a:ahLst/>
                            <a:cxnLst/>
                            <a:rect l="l" t="t" r="r" b="b"/>
                            <a:pathLst>
                              <a:path w="4451350" h="12065">
                                <a:moveTo>
                                  <a:pt x="0" y="11602"/>
                                </a:moveTo>
                                <a:lnTo>
                                  <a:pt x="4450859" y="11602"/>
                                </a:lnTo>
                                <a:lnTo>
                                  <a:pt x="4450859" y="0"/>
                                </a:lnTo>
                                <a:lnTo>
                                  <a:pt x="0" y="0"/>
                                </a:lnTo>
                                <a:lnTo>
                                  <a:pt x="0" y="11602"/>
                                </a:lnTo>
                                <a:close/>
                              </a:path>
                            </a:pathLst>
                          </a:custGeom>
                          <a:solidFill>
                            <a:srgbClr val="AFAFAF"/>
                          </a:solidFill>
                        </wps:spPr>
                        <wps:bodyPr wrap="square" lIns="0" tIns="0" rIns="0" bIns="0" rtlCol="0">
                          <a:prstTxWarp prst="textNoShape">
                            <a:avLst/>
                          </a:prstTxWarp>
                          <a:noAutofit/>
                        </wps:bodyPr>
                      </wps:wsp>
                      <wps:wsp>
                        <wps:cNvPr id="340" name="Graphic 340"/>
                        <wps:cNvSpPr/>
                        <wps:spPr>
                          <a:xfrm>
                            <a:off x="0" y="2900295"/>
                            <a:ext cx="50800" cy="1270"/>
                          </a:xfrm>
                          <a:custGeom>
                            <a:avLst/>
                            <a:gdLst/>
                            <a:ahLst/>
                            <a:cxnLst/>
                            <a:rect l="l" t="t" r="r" b="b"/>
                            <a:pathLst>
                              <a:path w="50800">
                                <a:moveTo>
                                  <a:pt x="50759" y="0"/>
                                </a:moveTo>
                                <a:lnTo>
                                  <a:pt x="0" y="0"/>
                                </a:lnTo>
                              </a:path>
                            </a:pathLst>
                          </a:custGeom>
                          <a:solidFill>
                            <a:srgbClr val="000000"/>
                          </a:solidFill>
                        </wps:spPr>
                        <wps:bodyPr wrap="square" lIns="0" tIns="0" rIns="0" bIns="0" rtlCol="0">
                          <a:prstTxWarp prst="textNoShape">
                            <a:avLst/>
                          </a:prstTxWarp>
                          <a:noAutofit/>
                        </wps:bodyPr>
                      </wps:wsp>
                      <wps:wsp>
                        <wps:cNvPr id="341" name="Graphic 341"/>
                        <wps:cNvSpPr/>
                        <wps:spPr>
                          <a:xfrm>
                            <a:off x="0" y="2900295"/>
                            <a:ext cx="50800" cy="1270"/>
                          </a:xfrm>
                          <a:custGeom>
                            <a:avLst/>
                            <a:gdLst/>
                            <a:ahLst/>
                            <a:cxnLst/>
                            <a:rect l="l" t="t" r="r" b="b"/>
                            <a:pathLst>
                              <a:path w="50800">
                                <a:moveTo>
                                  <a:pt x="50759" y="0"/>
                                </a:moveTo>
                                <a:lnTo>
                                  <a:pt x="0" y="0"/>
                                </a:lnTo>
                              </a:path>
                            </a:pathLst>
                          </a:custGeom>
                          <a:ln w="11602">
                            <a:solidFill>
                              <a:srgbClr val="000000"/>
                            </a:solidFill>
                            <a:prstDash val="solid"/>
                          </a:ln>
                        </wps:spPr>
                        <wps:bodyPr wrap="square" lIns="0" tIns="0" rIns="0" bIns="0" rtlCol="0">
                          <a:prstTxWarp prst="textNoShape">
                            <a:avLst/>
                          </a:prstTxWarp>
                          <a:noAutofit/>
                        </wps:bodyPr>
                      </wps:wsp>
                      <wps:wsp>
                        <wps:cNvPr id="342" name="Graphic 342"/>
                        <wps:cNvSpPr/>
                        <wps:spPr>
                          <a:xfrm>
                            <a:off x="50759" y="2509501"/>
                            <a:ext cx="4451350" cy="1270"/>
                          </a:xfrm>
                          <a:custGeom>
                            <a:avLst/>
                            <a:gdLst/>
                            <a:ahLst/>
                            <a:cxnLst/>
                            <a:rect l="l" t="t" r="r" b="b"/>
                            <a:pathLst>
                              <a:path w="4451350">
                                <a:moveTo>
                                  <a:pt x="0" y="0"/>
                                </a:moveTo>
                                <a:lnTo>
                                  <a:pt x="4450859" y="0"/>
                                </a:lnTo>
                              </a:path>
                            </a:pathLst>
                          </a:custGeom>
                          <a:ln w="11602">
                            <a:solidFill>
                              <a:srgbClr val="AFAFAF"/>
                            </a:solidFill>
                            <a:prstDash val="solid"/>
                          </a:ln>
                        </wps:spPr>
                        <wps:bodyPr wrap="square" lIns="0" tIns="0" rIns="0" bIns="0" rtlCol="0">
                          <a:prstTxWarp prst="textNoShape">
                            <a:avLst/>
                          </a:prstTxWarp>
                          <a:noAutofit/>
                        </wps:bodyPr>
                      </wps:wsp>
                      <wps:wsp>
                        <wps:cNvPr id="343" name="Graphic 343"/>
                        <wps:cNvSpPr/>
                        <wps:spPr>
                          <a:xfrm>
                            <a:off x="0" y="2509501"/>
                            <a:ext cx="50800" cy="1270"/>
                          </a:xfrm>
                          <a:custGeom>
                            <a:avLst/>
                            <a:gdLst/>
                            <a:ahLst/>
                            <a:cxnLst/>
                            <a:rect l="l" t="t" r="r" b="b"/>
                            <a:pathLst>
                              <a:path w="50800">
                                <a:moveTo>
                                  <a:pt x="50759" y="0"/>
                                </a:moveTo>
                                <a:lnTo>
                                  <a:pt x="0" y="0"/>
                                </a:lnTo>
                              </a:path>
                            </a:pathLst>
                          </a:custGeom>
                          <a:solidFill>
                            <a:srgbClr val="000000"/>
                          </a:solidFill>
                        </wps:spPr>
                        <wps:bodyPr wrap="square" lIns="0" tIns="0" rIns="0" bIns="0" rtlCol="0">
                          <a:prstTxWarp prst="textNoShape">
                            <a:avLst/>
                          </a:prstTxWarp>
                          <a:noAutofit/>
                        </wps:bodyPr>
                      </wps:wsp>
                      <wps:wsp>
                        <wps:cNvPr id="344" name="Graphic 344"/>
                        <wps:cNvSpPr/>
                        <wps:spPr>
                          <a:xfrm>
                            <a:off x="0" y="2509501"/>
                            <a:ext cx="50800" cy="1270"/>
                          </a:xfrm>
                          <a:custGeom>
                            <a:avLst/>
                            <a:gdLst/>
                            <a:ahLst/>
                            <a:cxnLst/>
                            <a:rect l="l" t="t" r="r" b="b"/>
                            <a:pathLst>
                              <a:path w="50800">
                                <a:moveTo>
                                  <a:pt x="50759" y="0"/>
                                </a:moveTo>
                                <a:lnTo>
                                  <a:pt x="0" y="0"/>
                                </a:lnTo>
                              </a:path>
                            </a:pathLst>
                          </a:custGeom>
                          <a:ln w="11602">
                            <a:solidFill>
                              <a:srgbClr val="000000"/>
                            </a:solidFill>
                            <a:prstDash val="solid"/>
                          </a:ln>
                        </wps:spPr>
                        <wps:bodyPr wrap="square" lIns="0" tIns="0" rIns="0" bIns="0" rtlCol="0">
                          <a:prstTxWarp prst="textNoShape">
                            <a:avLst/>
                          </a:prstTxWarp>
                          <a:noAutofit/>
                        </wps:bodyPr>
                      </wps:wsp>
                      <wps:wsp>
                        <wps:cNvPr id="345" name="Graphic 345"/>
                        <wps:cNvSpPr/>
                        <wps:spPr>
                          <a:xfrm>
                            <a:off x="50759" y="2118707"/>
                            <a:ext cx="4451350" cy="1270"/>
                          </a:xfrm>
                          <a:custGeom>
                            <a:avLst/>
                            <a:gdLst/>
                            <a:ahLst/>
                            <a:cxnLst/>
                            <a:rect l="l" t="t" r="r" b="b"/>
                            <a:pathLst>
                              <a:path w="4451350">
                                <a:moveTo>
                                  <a:pt x="0" y="0"/>
                                </a:moveTo>
                                <a:lnTo>
                                  <a:pt x="4450859" y="0"/>
                                </a:lnTo>
                              </a:path>
                            </a:pathLst>
                          </a:custGeom>
                          <a:ln w="11602">
                            <a:solidFill>
                              <a:srgbClr val="AFAFAF"/>
                            </a:solidFill>
                            <a:prstDash val="solid"/>
                          </a:ln>
                        </wps:spPr>
                        <wps:bodyPr wrap="square" lIns="0" tIns="0" rIns="0" bIns="0" rtlCol="0">
                          <a:prstTxWarp prst="textNoShape">
                            <a:avLst/>
                          </a:prstTxWarp>
                          <a:noAutofit/>
                        </wps:bodyPr>
                      </wps:wsp>
                      <wps:wsp>
                        <wps:cNvPr id="346" name="Graphic 346"/>
                        <wps:cNvSpPr/>
                        <wps:spPr>
                          <a:xfrm>
                            <a:off x="0" y="2118707"/>
                            <a:ext cx="50800" cy="1270"/>
                          </a:xfrm>
                          <a:custGeom>
                            <a:avLst/>
                            <a:gdLst/>
                            <a:ahLst/>
                            <a:cxnLst/>
                            <a:rect l="l" t="t" r="r" b="b"/>
                            <a:pathLst>
                              <a:path w="50800">
                                <a:moveTo>
                                  <a:pt x="50759" y="0"/>
                                </a:moveTo>
                                <a:lnTo>
                                  <a:pt x="0" y="0"/>
                                </a:lnTo>
                              </a:path>
                            </a:pathLst>
                          </a:custGeom>
                          <a:solidFill>
                            <a:srgbClr val="000000"/>
                          </a:solidFill>
                        </wps:spPr>
                        <wps:bodyPr wrap="square" lIns="0" tIns="0" rIns="0" bIns="0" rtlCol="0">
                          <a:prstTxWarp prst="textNoShape">
                            <a:avLst/>
                          </a:prstTxWarp>
                          <a:noAutofit/>
                        </wps:bodyPr>
                      </wps:wsp>
                      <wps:wsp>
                        <wps:cNvPr id="347" name="Graphic 347"/>
                        <wps:cNvSpPr/>
                        <wps:spPr>
                          <a:xfrm>
                            <a:off x="0" y="2118707"/>
                            <a:ext cx="50800" cy="1270"/>
                          </a:xfrm>
                          <a:custGeom>
                            <a:avLst/>
                            <a:gdLst/>
                            <a:ahLst/>
                            <a:cxnLst/>
                            <a:rect l="l" t="t" r="r" b="b"/>
                            <a:pathLst>
                              <a:path w="50800">
                                <a:moveTo>
                                  <a:pt x="50759" y="0"/>
                                </a:moveTo>
                                <a:lnTo>
                                  <a:pt x="0" y="0"/>
                                </a:lnTo>
                              </a:path>
                            </a:pathLst>
                          </a:custGeom>
                          <a:ln w="11602">
                            <a:solidFill>
                              <a:srgbClr val="000000"/>
                            </a:solidFill>
                            <a:prstDash val="solid"/>
                          </a:ln>
                        </wps:spPr>
                        <wps:bodyPr wrap="square" lIns="0" tIns="0" rIns="0" bIns="0" rtlCol="0">
                          <a:prstTxWarp prst="textNoShape">
                            <a:avLst/>
                          </a:prstTxWarp>
                          <a:noAutofit/>
                        </wps:bodyPr>
                      </wps:wsp>
                      <wps:wsp>
                        <wps:cNvPr id="348" name="Graphic 348"/>
                        <wps:cNvSpPr/>
                        <wps:spPr>
                          <a:xfrm>
                            <a:off x="50759" y="1727913"/>
                            <a:ext cx="4451350" cy="1270"/>
                          </a:xfrm>
                          <a:custGeom>
                            <a:avLst/>
                            <a:gdLst/>
                            <a:ahLst/>
                            <a:cxnLst/>
                            <a:rect l="l" t="t" r="r" b="b"/>
                            <a:pathLst>
                              <a:path w="4451350">
                                <a:moveTo>
                                  <a:pt x="0" y="0"/>
                                </a:moveTo>
                                <a:lnTo>
                                  <a:pt x="4450859" y="0"/>
                                </a:lnTo>
                              </a:path>
                            </a:pathLst>
                          </a:custGeom>
                          <a:ln w="11602">
                            <a:solidFill>
                              <a:srgbClr val="AFAFAF"/>
                            </a:solidFill>
                            <a:prstDash val="solid"/>
                          </a:ln>
                        </wps:spPr>
                        <wps:bodyPr wrap="square" lIns="0" tIns="0" rIns="0" bIns="0" rtlCol="0">
                          <a:prstTxWarp prst="textNoShape">
                            <a:avLst/>
                          </a:prstTxWarp>
                          <a:noAutofit/>
                        </wps:bodyPr>
                      </wps:wsp>
                      <wps:wsp>
                        <wps:cNvPr id="349" name="Graphic 349"/>
                        <wps:cNvSpPr/>
                        <wps:spPr>
                          <a:xfrm>
                            <a:off x="0" y="1727913"/>
                            <a:ext cx="50800" cy="1270"/>
                          </a:xfrm>
                          <a:custGeom>
                            <a:avLst/>
                            <a:gdLst/>
                            <a:ahLst/>
                            <a:cxnLst/>
                            <a:rect l="l" t="t" r="r" b="b"/>
                            <a:pathLst>
                              <a:path w="50800">
                                <a:moveTo>
                                  <a:pt x="50759" y="0"/>
                                </a:moveTo>
                                <a:lnTo>
                                  <a:pt x="0" y="0"/>
                                </a:lnTo>
                              </a:path>
                            </a:pathLst>
                          </a:custGeom>
                          <a:solidFill>
                            <a:srgbClr val="000000"/>
                          </a:solidFill>
                        </wps:spPr>
                        <wps:bodyPr wrap="square" lIns="0" tIns="0" rIns="0" bIns="0" rtlCol="0">
                          <a:prstTxWarp prst="textNoShape">
                            <a:avLst/>
                          </a:prstTxWarp>
                          <a:noAutofit/>
                        </wps:bodyPr>
                      </wps:wsp>
                      <wps:wsp>
                        <wps:cNvPr id="350" name="Graphic 350"/>
                        <wps:cNvSpPr/>
                        <wps:spPr>
                          <a:xfrm>
                            <a:off x="0" y="1727913"/>
                            <a:ext cx="50800" cy="1270"/>
                          </a:xfrm>
                          <a:custGeom>
                            <a:avLst/>
                            <a:gdLst/>
                            <a:ahLst/>
                            <a:cxnLst/>
                            <a:rect l="l" t="t" r="r" b="b"/>
                            <a:pathLst>
                              <a:path w="50800">
                                <a:moveTo>
                                  <a:pt x="50759" y="0"/>
                                </a:moveTo>
                                <a:lnTo>
                                  <a:pt x="0" y="0"/>
                                </a:lnTo>
                              </a:path>
                            </a:pathLst>
                          </a:custGeom>
                          <a:ln w="11602">
                            <a:solidFill>
                              <a:srgbClr val="000000"/>
                            </a:solidFill>
                            <a:prstDash val="solid"/>
                          </a:ln>
                        </wps:spPr>
                        <wps:bodyPr wrap="square" lIns="0" tIns="0" rIns="0" bIns="0" rtlCol="0">
                          <a:prstTxWarp prst="textNoShape">
                            <a:avLst/>
                          </a:prstTxWarp>
                          <a:noAutofit/>
                        </wps:bodyPr>
                      </wps:wsp>
                      <wps:wsp>
                        <wps:cNvPr id="351" name="Graphic 351"/>
                        <wps:cNvSpPr/>
                        <wps:spPr>
                          <a:xfrm>
                            <a:off x="50759" y="1337119"/>
                            <a:ext cx="4451350" cy="1270"/>
                          </a:xfrm>
                          <a:custGeom>
                            <a:avLst/>
                            <a:gdLst/>
                            <a:ahLst/>
                            <a:cxnLst/>
                            <a:rect l="l" t="t" r="r" b="b"/>
                            <a:pathLst>
                              <a:path w="4451350">
                                <a:moveTo>
                                  <a:pt x="0" y="0"/>
                                </a:moveTo>
                                <a:lnTo>
                                  <a:pt x="4450859" y="0"/>
                                </a:lnTo>
                              </a:path>
                            </a:pathLst>
                          </a:custGeom>
                          <a:ln w="11602">
                            <a:solidFill>
                              <a:srgbClr val="AFAFAF"/>
                            </a:solidFill>
                            <a:prstDash val="solid"/>
                          </a:ln>
                        </wps:spPr>
                        <wps:bodyPr wrap="square" lIns="0" tIns="0" rIns="0" bIns="0" rtlCol="0">
                          <a:prstTxWarp prst="textNoShape">
                            <a:avLst/>
                          </a:prstTxWarp>
                          <a:noAutofit/>
                        </wps:bodyPr>
                      </wps:wsp>
                      <wps:wsp>
                        <wps:cNvPr id="352" name="Graphic 352"/>
                        <wps:cNvSpPr/>
                        <wps:spPr>
                          <a:xfrm>
                            <a:off x="0" y="1337119"/>
                            <a:ext cx="50800" cy="1270"/>
                          </a:xfrm>
                          <a:custGeom>
                            <a:avLst/>
                            <a:gdLst/>
                            <a:ahLst/>
                            <a:cxnLst/>
                            <a:rect l="l" t="t" r="r" b="b"/>
                            <a:pathLst>
                              <a:path w="50800">
                                <a:moveTo>
                                  <a:pt x="50759" y="0"/>
                                </a:moveTo>
                                <a:lnTo>
                                  <a:pt x="0" y="0"/>
                                </a:lnTo>
                              </a:path>
                            </a:pathLst>
                          </a:custGeom>
                          <a:solidFill>
                            <a:srgbClr val="000000"/>
                          </a:solidFill>
                        </wps:spPr>
                        <wps:bodyPr wrap="square" lIns="0" tIns="0" rIns="0" bIns="0" rtlCol="0">
                          <a:prstTxWarp prst="textNoShape">
                            <a:avLst/>
                          </a:prstTxWarp>
                          <a:noAutofit/>
                        </wps:bodyPr>
                      </wps:wsp>
                      <wps:wsp>
                        <wps:cNvPr id="353" name="Graphic 353"/>
                        <wps:cNvSpPr/>
                        <wps:spPr>
                          <a:xfrm>
                            <a:off x="0" y="1337119"/>
                            <a:ext cx="50800" cy="1270"/>
                          </a:xfrm>
                          <a:custGeom>
                            <a:avLst/>
                            <a:gdLst/>
                            <a:ahLst/>
                            <a:cxnLst/>
                            <a:rect l="l" t="t" r="r" b="b"/>
                            <a:pathLst>
                              <a:path w="50800">
                                <a:moveTo>
                                  <a:pt x="50759" y="0"/>
                                </a:moveTo>
                                <a:lnTo>
                                  <a:pt x="0" y="0"/>
                                </a:lnTo>
                              </a:path>
                            </a:pathLst>
                          </a:custGeom>
                          <a:ln w="11602">
                            <a:solidFill>
                              <a:srgbClr val="000000"/>
                            </a:solidFill>
                            <a:prstDash val="solid"/>
                          </a:ln>
                        </wps:spPr>
                        <wps:bodyPr wrap="square" lIns="0" tIns="0" rIns="0" bIns="0" rtlCol="0">
                          <a:prstTxWarp prst="textNoShape">
                            <a:avLst/>
                          </a:prstTxWarp>
                          <a:noAutofit/>
                        </wps:bodyPr>
                      </wps:wsp>
                      <wps:wsp>
                        <wps:cNvPr id="354" name="Graphic 354"/>
                        <wps:cNvSpPr/>
                        <wps:spPr>
                          <a:xfrm>
                            <a:off x="50759" y="946325"/>
                            <a:ext cx="4451350" cy="1270"/>
                          </a:xfrm>
                          <a:custGeom>
                            <a:avLst/>
                            <a:gdLst/>
                            <a:ahLst/>
                            <a:cxnLst/>
                            <a:rect l="l" t="t" r="r" b="b"/>
                            <a:pathLst>
                              <a:path w="4451350">
                                <a:moveTo>
                                  <a:pt x="0" y="0"/>
                                </a:moveTo>
                                <a:lnTo>
                                  <a:pt x="4450859" y="0"/>
                                </a:lnTo>
                              </a:path>
                            </a:pathLst>
                          </a:custGeom>
                          <a:ln w="11602">
                            <a:solidFill>
                              <a:srgbClr val="AFAFAF"/>
                            </a:solidFill>
                            <a:prstDash val="solid"/>
                          </a:ln>
                        </wps:spPr>
                        <wps:bodyPr wrap="square" lIns="0" tIns="0" rIns="0" bIns="0" rtlCol="0">
                          <a:prstTxWarp prst="textNoShape">
                            <a:avLst/>
                          </a:prstTxWarp>
                          <a:noAutofit/>
                        </wps:bodyPr>
                      </wps:wsp>
                      <wps:wsp>
                        <wps:cNvPr id="355" name="Graphic 355"/>
                        <wps:cNvSpPr/>
                        <wps:spPr>
                          <a:xfrm>
                            <a:off x="0" y="946325"/>
                            <a:ext cx="50800" cy="1270"/>
                          </a:xfrm>
                          <a:custGeom>
                            <a:avLst/>
                            <a:gdLst/>
                            <a:ahLst/>
                            <a:cxnLst/>
                            <a:rect l="l" t="t" r="r" b="b"/>
                            <a:pathLst>
                              <a:path w="50800">
                                <a:moveTo>
                                  <a:pt x="50759" y="0"/>
                                </a:moveTo>
                                <a:lnTo>
                                  <a:pt x="0" y="0"/>
                                </a:lnTo>
                              </a:path>
                            </a:pathLst>
                          </a:custGeom>
                          <a:solidFill>
                            <a:srgbClr val="000000"/>
                          </a:solidFill>
                        </wps:spPr>
                        <wps:bodyPr wrap="square" lIns="0" tIns="0" rIns="0" bIns="0" rtlCol="0">
                          <a:prstTxWarp prst="textNoShape">
                            <a:avLst/>
                          </a:prstTxWarp>
                          <a:noAutofit/>
                        </wps:bodyPr>
                      </wps:wsp>
                      <wps:wsp>
                        <wps:cNvPr id="356" name="Graphic 356"/>
                        <wps:cNvSpPr/>
                        <wps:spPr>
                          <a:xfrm>
                            <a:off x="0" y="946325"/>
                            <a:ext cx="50800" cy="1270"/>
                          </a:xfrm>
                          <a:custGeom>
                            <a:avLst/>
                            <a:gdLst/>
                            <a:ahLst/>
                            <a:cxnLst/>
                            <a:rect l="l" t="t" r="r" b="b"/>
                            <a:pathLst>
                              <a:path w="50800">
                                <a:moveTo>
                                  <a:pt x="50759" y="0"/>
                                </a:moveTo>
                                <a:lnTo>
                                  <a:pt x="0" y="0"/>
                                </a:lnTo>
                              </a:path>
                            </a:pathLst>
                          </a:custGeom>
                          <a:ln w="11602">
                            <a:solidFill>
                              <a:srgbClr val="000000"/>
                            </a:solidFill>
                            <a:prstDash val="solid"/>
                          </a:ln>
                        </wps:spPr>
                        <wps:bodyPr wrap="square" lIns="0" tIns="0" rIns="0" bIns="0" rtlCol="0">
                          <a:prstTxWarp prst="textNoShape">
                            <a:avLst/>
                          </a:prstTxWarp>
                          <a:noAutofit/>
                        </wps:bodyPr>
                      </wps:wsp>
                      <wps:wsp>
                        <wps:cNvPr id="357" name="Graphic 357"/>
                        <wps:cNvSpPr/>
                        <wps:spPr>
                          <a:xfrm>
                            <a:off x="50759" y="555531"/>
                            <a:ext cx="4451350" cy="1270"/>
                          </a:xfrm>
                          <a:custGeom>
                            <a:avLst/>
                            <a:gdLst/>
                            <a:ahLst/>
                            <a:cxnLst/>
                            <a:rect l="l" t="t" r="r" b="b"/>
                            <a:pathLst>
                              <a:path w="4451350">
                                <a:moveTo>
                                  <a:pt x="0" y="0"/>
                                </a:moveTo>
                                <a:lnTo>
                                  <a:pt x="4450859" y="0"/>
                                </a:lnTo>
                              </a:path>
                            </a:pathLst>
                          </a:custGeom>
                          <a:ln w="11602">
                            <a:solidFill>
                              <a:srgbClr val="AFAFAF"/>
                            </a:solidFill>
                            <a:prstDash val="solid"/>
                          </a:ln>
                        </wps:spPr>
                        <wps:bodyPr wrap="square" lIns="0" tIns="0" rIns="0" bIns="0" rtlCol="0">
                          <a:prstTxWarp prst="textNoShape">
                            <a:avLst/>
                          </a:prstTxWarp>
                          <a:noAutofit/>
                        </wps:bodyPr>
                      </wps:wsp>
                      <wps:wsp>
                        <wps:cNvPr id="358" name="Graphic 358"/>
                        <wps:cNvSpPr/>
                        <wps:spPr>
                          <a:xfrm>
                            <a:off x="0" y="555531"/>
                            <a:ext cx="50800" cy="1270"/>
                          </a:xfrm>
                          <a:custGeom>
                            <a:avLst/>
                            <a:gdLst/>
                            <a:ahLst/>
                            <a:cxnLst/>
                            <a:rect l="l" t="t" r="r" b="b"/>
                            <a:pathLst>
                              <a:path w="50800">
                                <a:moveTo>
                                  <a:pt x="50759" y="0"/>
                                </a:moveTo>
                                <a:lnTo>
                                  <a:pt x="0" y="0"/>
                                </a:lnTo>
                              </a:path>
                            </a:pathLst>
                          </a:custGeom>
                          <a:solidFill>
                            <a:srgbClr val="000000"/>
                          </a:solidFill>
                        </wps:spPr>
                        <wps:bodyPr wrap="square" lIns="0" tIns="0" rIns="0" bIns="0" rtlCol="0">
                          <a:prstTxWarp prst="textNoShape">
                            <a:avLst/>
                          </a:prstTxWarp>
                          <a:noAutofit/>
                        </wps:bodyPr>
                      </wps:wsp>
                      <wps:wsp>
                        <wps:cNvPr id="359" name="Graphic 359"/>
                        <wps:cNvSpPr/>
                        <wps:spPr>
                          <a:xfrm>
                            <a:off x="0" y="555531"/>
                            <a:ext cx="50800" cy="1270"/>
                          </a:xfrm>
                          <a:custGeom>
                            <a:avLst/>
                            <a:gdLst/>
                            <a:ahLst/>
                            <a:cxnLst/>
                            <a:rect l="l" t="t" r="r" b="b"/>
                            <a:pathLst>
                              <a:path w="50800">
                                <a:moveTo>
                                  <a:pt x="50759" y="0"/>
                                </a:moveTo>
                                <a:lnTo>
                                  <a:pt x="0" y="0"/>
                                </a:lnTo>
                              </a:path>
                            </a:pathLst>
                          </a:custGeom>
                          <a:ln w="11602">
                            <a:solidFill>
                              <a:srgbClr val="000000"/>
                            </a:solidFill>
                            <a:prstDash val="solid"/>
                          </a:ln>
                        </wps:spPr>
                        <wps:bodyPr wrap="square" lIns="0" tIns="0" rIns="0" bIns="0" rtlCol="0">
                          <a:prstTxWarp prst="textNoShape">
                            <a:avLst/>
                          </a:prstTxWarp>
                          <a:noAutofit/>
                        </wps:bodyPr>
                      </wps:wsp>
                      <wps:wsp>
                        <wps:cNvPr id="360" name="Graphic 360"/>
                        <wps:cNvSpPr/>
                        <wps:spPr>
                          <a:xfrm>
                            <a:off x="50759" y="164737"/>
                            <a:ext cx="4451350" cy="1270"/>
                          </a:xfrm>
                          <a:custGeom>
                            <a:avLst/>
                            <a:gdLst/>
                            <a:ahLst/>
                            <a:cxnLst/>
                            <a:rect l="l" t="t" r="r" b="b"/>
                            <a:pathLst>
                              <a:path w="4451350">
                                <a:moveTo>
                                  <a:pt x="0" y="0"/>
                                </a:moveTo>
                                <a:lnTo>
                                  <a:pt x="4450859" y="0"/>
                                </a:lnTo>
                              </a:path>
                            </a:pathLst>
                          </a:custGeom>
                          <a:ln w="11602">
                            <a:solidFill>
                              <a:srgbClr val="AFAFAF"/>
                            </a:solidFill>
                            <a:prstDash val="solid"/>
                          </a:ln>
                        </wps:spPr>
                        <wps:bodyPr wrap="square" lIns="0" tIns="0" rIns="0" bIns="0" rtlCol="0">
                          <a:prstTxWarp prst="textNoShape">
                            <a:avLst/>
                          </a:prstTxWarp>
                          <a:noAutofit/>
                        </wps:bodyPr>
                      </wps:wsp>
                      <wps:wsp>
                        <wps:cNvPr id="361" name="Graphic 361"/>
                        <wps:cNvSpPr/>
                        <wps:spPr>
                          <a:xfrm>
                            <a:off x="0" y="164737"/>
                            <a:ext cx="50800" cy="1270"/>
                          </a:xfrm>
                          <a:custGeom>
                            <a:avLst/>
                            <a:gdLst/>
                            <a:ahLst/>
                            <a:cxnLst/>
                            <a:rect l="l" t="t" r="r" b="b"/>
                            <a:pathLst>
                              <a:path w="50800">
                                <a:moveTo>
                                  <a:pt x="50759" y="0"/>
                                </a:moveTo>
                                <a:lnTo>
                                  <a:pt x="0" y="0"/>
                                </a:lnTo>
                              </a:path>
                            </a:pathLst>
                          </a:custGeom>
                          <a:solidFill>
                            <a:srgbClr val="000000"/>
                          </a:solidFill>
                        </wps:spPr>
                        <wps:bodyPr wrap="square" lIns="0" tIns="0" rIns="0" bIns="0" rtlCol="0">
                          <a:prstTxWarp prst="textNoShape">
                            <a:avLst/>
                          </a:prstTxWarp>
                          <a:noAutofit/>
                        </wps:bodyPr>
                      </wps:wsp>
                      <wps:wsp>
                        <wps:cNvPr id="362" name="Graphic 362"/>
                        <wps:cNvSpPr/>
                        <wps:spPr>
                          <a:xfrm>
                            <a:off x="0" y="164737"/>
                            <a:ext cx="50800" cy="1270"/>
                          </a:xfrm>
                          <a:custGeom>
                            <a:avLst/>
                            <a:gdLst/>
                            <a:ahLst/>
                            <a:cxnLst/>
                            <a:rect l="l" t="t" r="r" b="b"/>
                            <a:pathLst>
                              <a:path w="50800">
                                <a:moveTo>
                                  <a:pt x="50759" y="0"/>
                                </a:moveTo>
                                <a:lnTo>
                                  <a:pt x="0" y="0"/>
                                </a:lnTo>
                              </a:path>
                            </a:pathLst>
                          </a:custGeom>
                          <a:ln w="11602">
                            <a:solidFill>
                              <a:srgbClr val="000000"/>
                            </a:solidFill>
                            <a:prstDash val="solid"/>
                          </a:ln>
                        </wps:spPr>
                        <wps:bodyPr wrap="square" lIns="0" tIns="0" rIns="0" bIns="0" rtlCol="0">
                          <a:prstTxWarp prst="textNoShape">
                            <a:avLst/>
                          </a:prstTxWarp>
                          <a:noAutofit/>
                        </wps:bodyPr>
                      </wps:wsp>
                      <wps:wsp>
                        <wps:cNvPr id="363" name="Graphic 363"/>
                        <wps:cNvSpPr/>
                        <wps:spPr>
                          <a:xfrm>
                            <a:off x="50759" y="5801"/>
                            <a:ext cx="4451350" cy="2894965"/>
                          </a:xfrm>
                          <a:custGeom>
                            <a:avLst/>
                            <a:gdLst/>
                            <a:ahLst/>
                            <a:cxnLst/>
                            <a:rect l="l" t="t" r="r" b="b"/>
                            <a:pathLst>
                              <a:path w="4451350" h="2894965">
                                <a:moveTo>
                                  <a:pt x="0" y="2894494"/>
                                </a:moveTo>
                                <a:lnTo>
                                  <a:pt x="0" y="0"/>
                                </a:lnTo>
                              </a:path>
                              <a:path w="4451350" h="2894965">
                                <a:moveTo>
                                  <a:pt x="4450859" y="2894494"/>
                                </a:moveTo>
                                <a:lnTo>
                                  <a:pt x="4450859" y="0"/>
                                </a:lnTo>
                              </a:path>
                            </a:pathLst>
                          </a:custGeom>
                          <a:ln w="11602">
                            <a:solidFill>
                              <a:srgbClr val="000000"/>
                            </a:solidFill>
                            <a:prstDash val="solid"/>
                          </a:ln>
                        </wps:spPr>
                        <wps:bodyPr wrap="square" lIns="0" tIns="0" rIns="0" bIns="0" rtlCol="0">
                          <a:prstTxWarp prst="textNoShape">
                            <a:avLst/>
                          </a:prstTxWarp>
                          <a:noAutofit/>
                        </wps:bodyPr>
                      </wps:wsp>
                      <wps:wsp>
                        <wps:cNvPr id="364" name="Graphic 364"/>
                        <wps:cNvSpPr/>
                        <wps:spPr>
                          <a:xfrm>
                            <a:off x="50759" y="2894494"/>
                            <a:ext cx="4451350" cy="12065"/>
                          </a:xfrm>
                          <a:custGeom>
                            <a:avLst/>
                            <a:gdLst/>
                            <a:ahLst/>
                            <a:cxnLst/>
                            <a:rect l="l" t="t" r="r" b="b"/>
                            <a:pathLst>
                              <a:path w="4451350" h="12065">
                                <a:moveTo>
                                  <a:pt x="0" y="11602"/>
                                </a:moveTo>
                                <a:lnTo>
                                  <a:pt x="4450859" y="11602"/>
                                </a:lnTo>
                                <a:lnTo>
                                  <a:pt x="4450859" y="0"/>
                                </a:lnTo>
                                <a:lnTo>
                                  <a:pt x="0" y="0"/>
                                </a:lnTo>
                                <a:lnTo>
                                  <a:pt x="0" y="11602"/>
                                </a:lnTo>
                                <a:close/>
                              </a:path>
                            </a:pathLst>
                          </a:custGeom>
                          <a:solidFill>
                            <a:srgbClr val="000000"/>
                          </a:solidFill>
                        </wps:spPr>
                        <wps:bodyPr wrap="square" lIns="0" tIns="0" rIns="0" bIns="0" rtlCol="0">
                          <a:prstTxWarp prst="textNoShape">
                            <a:avLst/>
                          </a:prstTxWarp>
                          <a:noAutofit/>
                        </wps:bodyPr>
                      </wps:wsp>
                      <wps:wsp>
                        <wps:cNvPr id="365" name="Graphic 365"/>
                        <wps:cNvSpPr/>
                        <wps:spPr>
                          <a:xfrm>
                            <a:off x="50759" y="5801"/>
                            <a:ext cx="4451350" cy="1270"/>
                          </a:xfrm>
                          <a:custGeom>
                            <a:avLst/>
                            <a:gdLst/>
                            <a:ahLst/>
                            <a:cxnLst/>
                            <a:rect l="l" t="t" r="r" b="b"/>
                            <a:pathLst>
                              <a:path w="4451350">
                                <a:moveTo>
                                  <a:pt x="0" y="0"/>
                                </a:moveTo>
                                <a:lnTo>
                                  <a:pt x="4450859" y="0"/>
                                </a:lnTo>
                              </a:path>
                            </a:pathLst>
                          </a:custGeom>
                          <a:ln w="1160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53BD5B2" id="Group 233" o:spid="_x0000_s1026" style="position:absolute;margin-left:145.5pt;margin-top:-5.55pt;width:354.95pt;height:232.4pt;z-index:15768576;mso-wrap-distance-left:0;mso-wrap-distance-right:0;mso-position-horizontal-relative:page" coordsize="45078,29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">
                <v:shape id="Graphic 234" o:spid="_x0000_s1027" style="position:absolute;left:2530;top:1436;width:2026;height:27572;visibility:visible;mso-wrap-style:square;v-text-anchor:top" coordsize="202565,2757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" path="m202311,2222830r-101156,l101155,,,,,2756662r101155,l202311,2756662r,-533832xe" fillcolor="#2b5e8a" stroked="f">
                  <v:path arrowok="t"/>
                </v:shape>
                <v:shape id="Graphic 235" o:spid="_x0000_s1028" style="position:absolute;left:3542;top:23664;width:1016;height:5341;visibility:visible;mso-wrap-style:square;v-text-anchor:top" coordsize="101600,534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" path="m,533824r101155,l101155,,,,,533824xe" filled="f" strokecolor="white" strokeweight=".16114mm">
                  <v:path arrowok="t"/>
                </v:shape>
                <v:shape id="Graphic 236" o:spid="_x0000_s1029" style="position:absolute;left:4553;top:26494;width:1016;height:2514;visibility:visible;mso-wrap-style:square;v-text-anchor:top" coordsize="101600,25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" path="m101155,l,,,250889r101155,l101155,xe" fillcolor="#2b5e8a" stroked="f">
                  <v:path arrowok="t"/>
                </v:shape>
                <v:shape id="Graphic 237" o:spid="_x0000_s1030" style="position:absolute;left:4553;top:26494;width:1016;height:2514;visibility:visible;mso-wrap-style:square;v-text-anchor:top" coordsize="101600,25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" path="m,250889r101155,l101155,,,,,250889xe" filled="f" strokecolor="white" strokeweight=".16114mm">
                  <v:path arrowok="t"/>
                </v:shape>
                <v:shape id="Graphic 238" o:spid="_x0000_s1031" style="position:absolute;left:5565;top:27392;width:1016;height:1613;visibility:visible;mso-wrap-style:square;v-text-anchor:top" coordsize="101600,161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" path="m101155,l,,,161007r101155,l101155,xe" fillcolor="#2b5e8a" stroked="f">
                  <v:path arrowok="t"/>
                </v:shape>
                <v:shape id="Graphic 239" o:spid="_x0000_s1032" style="position:absolute;left:5565;top:27392;width:1016;height:1613;visibility:visible;mso-wrap-style:square;v-text-anchor:top" coordsize="101600,161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" path="m,161007r101155,l101155,,,,,161007xe" filled="f" strokecolor="white" strokeweight=".16114mm">
                  <v:path arrowok="t"/>
                </v:shape>
                <v:shape id="Graphic 240" o:spid="_x0000_s1033" style="position:absolute;left:6576;top:27775;width:1016;height:1232;visibility:visible;mso-wrap-style:square;v-text-anchor:top" coordsize="101600,123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" path="m101155,l,,,122709r101155,l101155,xe" fillcolor="#2b5e8a" stroked="f">
                  <v:path arrowok="t"/>
                </v:shape>
                <v:shape id="Graphic 241" o:spid="_x0000_s1034" style="position:absolute;left:6576;top:27775;width:1016;height:1232;visibility:visible;mso-wrap-style:square;v-text-anchor:top" coordsize="101600,123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" path="m,122709r101155,l101155,,,,,122709xe" filled="f" strokecolor="white" strokeweight=".16114mm">
                  <v:path arrowok="t"/>
                </v:shape>
                <v:shape id="Graphic 242" o:spid="_x0000_s1035" style="position:absolute;left:7588;top:28166;width:1016;height:838;visibility:visible;mso-wrap-style:square;v-text-anchor:top" coordsize="101600,8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" path="m101155,l,,,83629r101155,l101155,xe" fillcolor="#2b5e8a" stroked="f">
                  <v:path arrowok="t"/>
                </v:shape>
                <v:shape id="Graphic 243" o:spid="_x0000_s1036" style="position:absolute;left:7588;top:28166;width:1016;height:838;visibility:visible;mso-wrap-style:square;v-text-anchor:top" coordsize="101600,8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" path="m,83629r101155,l101155,,,,,83629xe" filled="f" strokecolor="white" strokeweight=".16114mm">
                  <v:path arrowok="t"/>
                </v:shape>
                <v:shape id="Graphic 244" o:spid="_x0000_s1037" style="position:absolute;left:8600;top:28432;width:1016;height:571;visibility:visible;mso-wrap-style:square;v-text-anchor:top" coordsize="10160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" path="m101155,l,,,57055r101155,l101155,xe" fillcolor="#2b5e8a" stroked="f">
                  <v:path arrowok="t"/>
                </v:shape>
                <v:shape id="Graphic 245" o:spid="_x0000_s1038" style="position:absolute;left:8600;top:28432;width:1016;height:571;visibility:visible;mso-wrap-style:square;v-text-anchor:top" coordsize="10160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" path="m,57055r101155,l101155,,,,,57055xe" filled="f" strokecolor="white" strokeweight=".16114mm">
                  <v:path arrowok="t"/>
                </v:shape>
                <v:shape id="Graphic 246" o:spid="_x0000_s1039" style="position:absolute;left:9611;top:28463;width:1016;height:540;visibility:visible;mso-wrap-style:square;v-text-anchor:top" coordsize="101600,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" path="m101155,l,,,53929r101155,l101155,xe" fillcolor="#2b5e8a" stroked="f">
                  <v:path arrowok="t"/>
                </v:shape>
                <v:shape id="Graphic 247" o:spid="_x0000_s1040" style="position:absolute;left:9611;top:28463;width:1016;height:540;visibility:visible;mso-wrap-style:square;v-text-anchor:top" coordsize="101600,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" path="m,53929r101155,l101155,,,,,53929xe" filled="f" strokecolor="white" strokeweight=".16114mm">
                  <v:path arrowok="t"/>
                </v:shape>
                <v:shape id="Graphic 248" o:spid="_x0000_s1041" style="position:absolute;left:10623;top:28659;width:1016;height:349;visibility:visible;mso-wrap-style:square;v-text-anchor:top" coordsize="101600,3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" path="m101155,l,,,34389r101155,l101155,xe" fillcolor="#2b5e8a" stroked="f">
                  <v:path arrowok="t"/>
                </v:shape>
                <v:shape id="Graphic 249" o:spid="_x0000_s1042" style="position:absolute;left:10623;top:28659;width:1016;height:349;visibility:visible;mso-wrap-style:square;v-text-anchor:top" coordsize="101600,3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" path="m,34389r101155,l101155,,,,,34389xe" filled="f" strokecolor="white" strokeweight=".16114mm">
                  <v:path arrowok="t"/>
                </v:shape>
                <v:shape id="Graphic 250" o:spid="_x0000_s1043" style="position:absolute;left:11634;top:28745;width:1016;height:260;visibility:visible;mso-wrap-style:square;v-text-anchor:top" coordsize="101600,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" path="m101155,l,,,25792r101155,l101155,xe" fillcolor="#2b5e8a" stroked="f">
                  <v:path arrowok="t"/>
                </v:shape>
                <v:shape id="Graphic 251" o:spid="_x0000_s1044" style="position:absolute;left:11634;top:28745;width:1016;height:260;visibility:visible;mso-wrap-style:square;v-text-anchor:top" coordsize="101600,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" path="m,25792r101155,l101155,,,,,25792xe" filled="f" strokecolor="white" strokeweight=".16114mm">
                  <v:path arrowok="t"/>
                </v:shape>
                <v:shape id="Graphic 252" o:spid="_x0000_s1045" style="position:absolute;left:12646;top:28768;width:1016;height:235;visibility:visible;mso-wrap-style:square;v-text-anchor:top" coordsize="101600,23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" path="m101155,l,,,23447r101155,l101155,xe" fillcolor="#2b5e8a" stroked="f">
                  <v:path arrowok="t"/>
                </v:shape>
                <v:shape id="Graphic 253" o:spid="_x0000_s1046" style="position:absolute;left:12646;top:28768;width:1016;height:235;visibility:visible;mso-wrap-style:square;v-text-anchor:top" coordsize="101600,23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" path="m,23447r101155,l101155,,,,,23447xe" filled="f" strokecolor="white" strokeweight=".16114mm">
                  <v:path arrowok="t"/>
                </v:shape>
                <v:shape id="Graphic 254" o:spid="_x0000_s1047" style="position:absolute;left:13657;top:28791;width:1016;height:216;visibility:visible;mso-wrap-style:square;v-text-anchor:top" coordsize="10160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" path="m101155,l,,,21102r101155,l101155,xe" fillcolor="#2b5e8a" stroked="f">
                  <v:path arrowok="t"/>
                </v:shape>
                <v:shape id="Graphic 255" o:spid="_x0000_s1048" style="position:absolute;left:13657;top:28791;width:1016;height:216;visibility:visible;mso-wrap-style:square;v-text-anchor:top" coordsize="10160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" path="m,21102r101155,l101155,,,,,21102xe" filled="f" strokecolor="white" strokeweight=".16114mm">
                  <v:path arrowok="t"/>
                </v:shape>
                <v:shape id="Graphic 256" o:spid="_x0000_s1049" style="position:absolute;left:14669;top:28885;width:1016;height:121;visibility:visible;mso-wrap-style:square;v-text-anchor:top" coordsize="10160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" path="m101155,l,,,11723r101155,l101155,xe" fillcolor="#2b5e8a" stroked="f">
                  <v:path arrowok="t"/>
                </v:shape>
                <v:shape id="Graphic 257" o:spid="_x0000_s1050" style="position:absolute;left:14669;top:28885;width:1016;height:121;visibility:visible;mso-wrap-style:square;v-text-anchor:top" coordsize="10160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" path="m,11723r101155,l101155,,,,,11723xe" filled="f" strokecolor="white" strokeweight=".16114mm">
                  <v:path arrowok="t"/>
                </v:shape>
                <v:shape id="Graphic 258" o:spid="_x0000_s1051" style="position:absolute;left:15680;top:28807;width:1016;height:197;visibility:visible;mso-wrap-style:square;v-text-anchor:top" coordsize="101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" path="m101155,l,,,19539r101155,l101155,xe" fillcolor="#2b5e8a" stroked="f">
                  <v:path arrowok="t"/>
                </v:shape>
                <v:shape id="Graphic 259" o:spid="_x0000_s1052" style="position:absolute;left:15680;top:28807;width:1016;height:197;visibility:visible;mso-wrap-style:square;v-text-anchor:top" coordsize="101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" path="m,19539r101155,l101155,,,,,19539xe" filled="f" strokecolor="white" strokeweight=".16114mm">
                  <v:path arrowok="t"/>
                </v:shape>
                <v:shape id="Graphic 260" o:spid="_x0000_s1053" style="position:absolute;left:16692;top:28901;width:1016;height:101;visibility:visible;mso-wrap-style:square;v-text-anchor:top" coordsize="10160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" path="m101155,l,,,10160r101155,l101155,xe" fillcolor="#2b5e8a" stroked="f">
                  <v:path arrowok="t"/>
                </v:shape>
                <v:shape id="Graphic 261" o:spid="_x0000_s1054" style="position:absolute;left:16692;top:28901;width:1016;height:101;visibility:visible;mso-wrap-style:square;v-text-anchor:top" coordsize="10160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" path="m,10160r101155,l101155,,,,,10160xe" filled="f" strokecolor="white" strokeweight=".16114mm">
                  <v:path arrowok="t"/>
                </v:shape>
                <v:shape id="Graphic 262" o:spid="_x0000_s1055" style="position:absolute;left:17704;top:28909;width:1016;height:95;visibility:visible;mso-wrap-style:square;v-text-anchor:top" coordsize="1016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" path="m101155,l,,,9379r101155,l101155,xe" fillcolor="#2b5e8a" stroked="f">
                  <v:path arrowok="t"/>
                </v:shape>
                <v:shape id="Graphic 263" o:spid="_x0000_s1056" style="position:absolute;left:17704;top:28909;width:1016;height:95;visibility:visible;mso-wrap-style:square;v-text-anchor:top" coordsize="1016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" path="m,9379r101155,l101155,,,,,9379xe" filled="f" strokecolor="white" strokeweight=".16114mm">
                  <v:path arrowok="t"/>
                </v:shape>
                <v:shape id="Graphic 264" o:spid="_x0000_s1057" style="position:absolute;left:18715;top:28916;width:1016;height:89;visibility:visible;mso-wrap-style:square;v-text-anchor:top" coordsize="101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" path="m101155,l,,,8597r101155,l101155,xe" fillcolor="#2b5e8a" stroked="f">
                  <v:path arrowok="t"/>
                </v:shape>
                <v:shape id="Graphic 265" o:spid="_x0000_s1058" style="position:absolute;left:18715;top:28916;width:1016;height:89;visibility:visible;mso-wrap-style:square;v-text-anchor:top" coordsize="101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" path="m,8597r101155,l101155,,,,,8597xe" filled="f" strokecolor="white" strokeweight=".16114mm">
                  <v:path arrowok="t"/>
                </v:shape>
                <v:shape id="Graphic 266" o:spid="_x0000_s1059" style="position:absolute;left:19727;top:28893;width:1016;height:114;visibility:visible;mso-wrap-style:square;v-text-anchor:top" coordsize="1016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" path="m101155,l,,,10942r101155,l101155,xe" fillcolor="#2b5e8a" stroked="f">
                  <v:path arrowok="t"/>
                </v:shape>
                <v:shape id="Graphic 267" o:spid="_x0000_s1060" style="position:absolute;left:19727;top:28893;width:1016;height:114;visibility:visible;mso-wrap-style:square;v-text-anchor:top" coordsize="1016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" path="m,10942r101155,l101155,,,,,10942xe" filled="f" strokecolor="white" strokeweight=".16114mm">
                  <v:path arrowok="t"/>
                </v:shape>
                <v:shape id="Graphic 268" o:spid="_x0000_s1061" style="position:absolute;left:20738;top:28924;width:1016;height:83;visibility:visible;mso-wrap-style:square;v-text-anchor:top" coordsize="10160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" path="m101155,l,,,7815r101155,l101155,xe" fillcolor="#2b5e8a" stroked="f">
                  <v:path arrowok="t"/>
                </v:shape>
                <v:shape id="Graphic 269" o:spid="_x0000_s1062" style="position:absolute;left:20738;top:28924;width:1016;height:83;visibility:visible;mso-wrap-style:square;v-text-anchor:top" coordsize="10160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" path="m,7815r101155,l101155,,,,,7815xe" filled="f" strokecolor="white" strokeweight=".16114mm">
                  <v:path arrowok="t"/>
                </v:shape>
                <v:shape id="Graphic 270" o:spid="_x0000_s1063" style="position:absolute;left:21750;top:28940;width:1016;height:63;visibility:visible;mso-wrap-style:square;v-text-anchor:top" coordsize="1016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" path="m101155,l,,,6252r101155,l101155,xe" fillcolor="#2b5e8a" stroked="f">
                  <v:path arrowok="t"/>
                </v:shape>
                <v:shape id="Graphic 271" o:spid="_x0000_s1064" style="position:absolute;left:21750;top:28940;width:1016;height:63;visibility:visible;mso-wrap-style:square;v-text-anchor:top" coordsize="1016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" path="m,6252r101155,l101155,,,,,6252xe" filled="f" strokecolor="white" strokeweight=".16114mm">
                  <v:path arrowok="t"/>
                </v:shape>
                <v:shape id="Graphic 272" o:spid="_x0000_s1065" style="position:absolute;left:22761;top:28940;width:1016;height:63;visibility:visible;mso-wrap-style:square;v-text-anchor:top" coordsize="1016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" path="m101155,l,,,6252r101155,l101155,xe" fillcolor="#2b5e8a" stroked="f">
                  <v:path arrowok="t"/>
                </v:shape>
                <v:shape id="Graphic 273" o:spid="_x0000_s1066" style="position:absolute;left:22761;top:28940;width:1016;height:63;visibility:visible;mso-wrap-style:square;v-text-anchor:top" coordsize="1016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" path="m,6252r101155,l101155,,,,,6252xe" filled="f" strokecolor="white" strokeweight=".16114mm">
                  <v:path arrowok="t"/>
                </v:shape>
                <v:shape id="Graphic 274" o:spid="_x0000_s1067" style="position:absolute;left:23773;top:28932;width:1016;height:76;visibility:visible;mso-wrap-style:square;v-text-anchor:top" coordsize="1016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" path="m101155,l,,,7034r101155,l101155,xe" fillcolor="#2b5e8a" stroked="f">
                  <v:path arrowok="t"/>
                </v:shape>
                <v:shape id="Graphic 275" o:spid="_x0000_s1068" style="position:absolute;left:23773;top:28932;width:1016;height:76;visibility:visible;mso-wrap-style:square;v-text-anchor:top" coordsize="1016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" path="m,7034r101155,l101155,,,,,7034xe" filled="f" strokecolor="white" strokeweight=".16114mm">
                  <v:path arrowok="t"/>
                </v:shape>
                <v:shape id="Graphic 276" o:spid="_x0000_s1069" style="position:absolute;left:24785;top:28932;width:1016;height:76;visibility:visible;mso-wrap-style:square;v-text-anchor:top" coordsize="1016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" path="m101155,l,,,7034r101155,l101155,xe" fillcolor="#2b5e8a" stroked="f">
                  <v:path arrowok="t"/>
                </v:shape>
                <v:shape id="Graphic 277" o:spid="_x0000_s1070" style="position:absolute;left:24785;top:28932;width:1016;height:76;visibility:visible;mso-wrap-style:square;v-text-anchor:top" coordsize="1016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" path="m,7034r101155,l101155,,,,,7034xe" filled="f" strokecolor="white" strokeweight=".16114mm">
                  <v:path arrowok="t"/>
                </v:shape>
                <v:shape id="Graphic 278" o:spid="_x0000_s1071" style="position:absolute;left:25796;top:28956;width:1016;height:50;visibility:visible;mso-wrap-style:square;v-text-anchor:top" coordsize="10160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" path="m101155,l,,,4689r101155,l101155,xe" fillcolor="#2b5e8a" stroked="f">
                  <v:path arrowok="t"/>
                </v:shape>
                <v:shape id="Graphic 279" o:spid="_x0000_s1072" style="position:absolute;left:25796;top:28956;width:1016;height:50;visibility:visible;mso-wrap-style:square;v-text-anchor:top" coordsize="10160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" path="m,4689r101155,l101155,,,,,4689xe" filled="f" strokecolor="white" strokeweight=".16114mm">
                  <v:path arrowok="t"/>
                </v:shape>
                <v:shape id="Graphic 280" o:spid="_x0000_s1073" style="position:absolute;left:26808;top:28971;width:1016;height:32;visibility:visible;mso-wrap-style:square;v-text-anchor:top" coordsize="101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" path="m101155,l,,,3126r101155,l101155,xe" fillcolor="#2b5e8a" stroked="f">
                  <v:path arrowok="t"/>
                </v:shape>
                <v:shape id="Graphic 281" o:spid="_x0000_s1074" style="position:absolute;left:26808;top:28971;width:1016;height:32;visibility:visible;mso-wrap-style:square;v-text-anchor:top" coordsize="101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" path="m,3126r101155,l101155,,,,,3126xe" filled="f" strokecolor="white" strokeweight=".16114mm">
                  <v:path arrowok="t"/>
                </v:shape>
                <v:shape id="Graphic 282" o:spid="_x0000_s1075" style="position:absolute;left:27819;top:28979;width:1016;height:25;visibility:visible;mso-wrap-style:square;v-text-anchor:top" coordsize="10160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" path="m101155,l,,,2344r101155,l101155,xe" fillcolor="#2b5e8a" stroked="f">
                  <v:path arrowok="t"/>
                </v:shape>
                <v:shape id="Graphic 283" o:spid="_x0000_s1076" style="position:absolute;left:27819;top:28979;width:1016;height:25;visibility:visible;mso-wrap-style:square;v-text-anchor:top" coordsize="10160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" path="m,2344r101155,l101155,,,,,2344xe" filled="f" strokecolor="white" strokeweight=".16114mm">
                  <v:path arrowok="t"/>
                </v:shape>
                <v:shape id="Graphic 284" o:spid="_x0000_s1077" style="position:absolute;left:28831;top:28956;width:1016;height:50;visibility:visible;mso-wrap-style:square;v-text-anchor:top" coordsize="10160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" path="m101155,l,,,4689r101155,l101155,xe" fillcolor="#2b5e8a" stroked="f">
                  <v:path arrowok="t"/>
                </v:shape>
                <v:shape id="Graphic 285" o:spid="_x0000_s1078" style="position:absolute;left:28831;top:28956;width:1016;height:50;visibility:visible;mso-wrap-style:square;v-text-anchor:top" coordsize="10160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" path="m,4689r101155,l101155,,,,,4689xe" filled="f" strokecolor="white" strokeweight=".16114mm">
                  <v:path arrowok="t"/>
                </v:shape>
                <v:shape id="Graphic 286" o:spid="_x0000_s1079" style="position:absolute;left:29842;top:28979;width:1016;height:25;visibility:visible;mso-wrap-style:square;v-text-anchor:top" coordsize="10160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" path="m101155,l,,,2344r101155,l101155,xe" fillcolor="#2b5e8a" stroked="f">
                  <v:path arrowok="t"/>
                </v:shape>
                <v:shape id="Graphic 287" o:spid="_x0000_s1080" style="position:absolute;left:29842;top:28979;width:1016;height:25;visibility:visible;mso-wrap-style:square;v-text-anchor:top" coordsize="10160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" path="m,2344r101155,l101155,,,,,2344xe" filled="f" strokecolor="white" strokeweight=".16114mm">
                  <v:path arrowok="t"/>
                </v:shape>
                <v:shape id="Graphic 288" o:spid="_x0000_s1081" style="position:absolute;left:30854;top:28948;width:1016;height:57;visibility:visible;mso-wrap-style:square;v-text-anchor:top" coordsize="10160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" path="m101155,l,,,5471r101155,l101155,xe" fillcolor="#2b5e8a" stroked="f">
                  <v:path arrowok="t"/>
                </v:shape>
                <v:shape id="Graphic 289" o:spid="_x0000_s1082" style="position:absolute;left:30854;top:28948;width:1016;height:57;visibility:visible;mso-wrap-style:square;v-text-anchor:top" coordsize="10160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" path="m,5471r101155,l101155,,,,,5471xe" filled="f" strokecolor="white" strokeweight=".16114mm">
                  <v:path arrowok="t"/>
                </v:shape>
                <v:shape id="Graphic 290" o:spid="_x0000_s1083" style="position:absolute;left:31865;top:28995;width:1016;height:12;visibility:visible;mso-wrap-style:square;v-text-anchor:top" coordsize="101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" path="m101155,l,,,781r101155,l101155,xe" fillcolor="#2b5e8a" stroked="f">
                  <v:path arrowok="t"/>
                </v:shape>
                <v:shape id="Graphic 291" o:spid="_x0000_s1084" style="position:absolute;left:31865;top:28995;width:1016;height:12;visibility:visible;mso-wrap-style:square;v-text-anchor:top" coordsize="101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" path="m,781r101155,l101155,,,,,781xe" filled="f" strokecolor="white" strokeweight=".16114mm">
                  <v:path arrowok="t"/>
                </v:shape>
                <v:shape id="Graphic 292" o:spid="_x0000_s1085" style="position:absolute;left:32877;top:28979;width:1016;height:25;visibility:visible;mso-wrap-style:square;v-text-anchor:top" coordsize="10160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" path="m101155,l,,,2344r101155,l101155,xe" fillcolor="#2b5e8a" stroked="f">
                  <v:path arrowok="t"/>
                </v:shape>
                <v:shape id="Graphic 293" o:spid="_x0000_s1086" style="position:absolute;left:32877;top:28979;width:1016;height:25;visibility:visible;mso-wrap-style:square;v-text-anchor:top" coordsize="10160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" path="m,2344r101155,l101155,,,,,2344xe" filled="f" strokecolor="white" strokeweight=".16114mm">
                  <v:path arrowok="t"/>
                </v:shape>
                <v:shape id="Graphic 294" o:spid="_x0000_s1087" style="position:absolute;left:33889;top:28979;width:1016;height:25;visibility:visible;mso-wrap-style:square;v-text-anchor:top" coordsize="10160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" path="m101155,l,,,2344r101155,l101155,xe" fillcolor="#2b5e8a" stroked="f">
                  <v:path arrowok="t"/>
                </v:shape>
                <v:shape id="Graphic 295" o:spid="_x0000_s1088" style="position:absolute;left:33889;top:28979;width:1016;height:25;visibility:visible;mso-wrap-style:square;v-text-anchor:top" coordsize="10160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" path="m,2344r101155,l101155,,,,,2344xe" filled="f" strokecolor="white" strokeweight=".16114mm">
                  <v:path arrowok="t"/>
                </v:shape>
                <v:shape id="Graphic 296" o:spid="_x0000_s1089" style="position:absolute;left:34900;top:28987;width:1016;height:19;visibility:visible;mso-wrap-style:square;v-text-anchor:top" coordsize="101600,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" path="m101155,l,,,1563r101155,l101155,xe" fillcolor="#2b5e8a" stroked="f">
                  <v:path arrowok="t"/>
                </v:shape>
                <v:shape id="Graphic 297" o:spid="_x0000_s1090" style="position:absolute;left:34900;top:28987;width:1016;height:19;visibility:visible;mso-wrap-style:square;v-text-anchor:top" coordsize="101600,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" path="m,1563r101155,l101155,,,,,1563xe" filled="f" strokecolor="white" strokeweight=".16114mm">
                  <v:path arrowok="t"/>
                </v:shape>
                <v:shape id="Graphic 298" o:spid="_x0000_s1091" style="position:absolute;left:35912;top:28956;width:1016;height:50;visibility:visible;mso-wrap-style:square;v-text-anchor:top" coordsize="10160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" path="m101155,l,,,4689r101155,l101155,xe" fillcolor="#2b5e8a" stroked="f">
                  <v:path arrowok="t"/>
                </v:shape>
                <v:shape id="Graphic 299" o:spid="_x0000_s1092" style="position:absolute;left:35912;top:28956;width:1016;height:50;visibility:visible;mso-wrap-style:square;v-text-anchor:top" coordsize="10160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" path="m,4689r101155,l101155,,,,,4689xe" filled="f" strokecolor="white" strokeweight=".16114mm">
                  <v:path arrowok="t"/>
                </v:shape>
                <v:shape id="Graphic 300" o:spid="_x0000_s1093" style="position:absolute;left:36923;top:28995;width:1016;height:12;visibility:visible;mso-wrap-style:square;v-text-anchor:top" coordsize="101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" path="m101155,l,,,781r101155,l101155,xe" fillcolor="#2b5e8a" stroked="f">
                  <v:path arrowok="t"/>
                </v:shape>
                <v:shape id="Graphic 301" o:spid="_x0000_s1094" style="position:absolute;left:36923;top:28995;width:1016;height:12;visibility:visible;mso-wrap-style:square;v-text-anchor:top" coordsize="101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" path="m,781r101155,l101155,,,,,781xe" filled="f" strokecolor="white" strokeweight=".16114mm">
                  <v:path arrowok="t"/>
                </v:shape>
                <v:shape id="Graphic 302" o:spid="_x0000_s1095" style="position:absolute;left:37935;top:28971;width:1016;height:32;visibility:visible;mso-wrap-style:square;v-text-anchor:top" coordsize="101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" path="m101155,l,,,3126r101155,l101155,xe" fillcolor="#2b5e8a" stroked="f">
                  <v:path arrowok="t"/>
                </v:shape>
                <v:shape id="Graphic 303" o:spid="_x0000_s1096" style="position:absolute;left:37935;top:28971;width:1016;height:32;visibility:visible;mso-wrap-style:square;v-text-anchor:top" coordsize="101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" path="m,3126r101155,l101155,,,,,3126xe" filled="f" strokecolor="white" strokeweight=".16114mm">
                  <v:path arrowok="t"/>
                </v:shape>
                <v:shape id="Graphic 304" o:spid="_x0000_s1097" style="position:absolute;left:38946;top:28987;width:1016;height:19;visibility:visible;mso-wrap-style:square;v-text-anchor:top" coordsize="101600,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" path="m101155,l,,,1563r101155,l101155,xe" fillcolor="#2b5e8a" stroked="f">
                  <v:path arrowok="t"/>
                </v:shape>
                <v:shape id="Graphic 305" o:spid="_x0000_s1098" style="position:absolute;left:38946;top:28987;width:1016;height:19;visibility:visible;mso-wrap-style:square;v-text-anchor:top" coordsize="101600,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" path="m,1563r101155,l101155,,,,,1563xe" filled="f" strokecolor="white" strokeweight=".16114mm">
                  <v:path arrowok="t"/>
                </v:shape>
                <v:shape id="Graphic 306" o:spid="_x0000_s1099" style="position:absolute;left:39958;top:28987;width:1016;height:19;visibility:visible;mso-wrap-style:square;v-text-anchor:top" coordsize="101600,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" path="m101155,l,,,1563r101155,l101155,xe" fillcolor="#2b5e8a" stroked="f">
                  <v:path arrowok="t"/>
                </v:shape>
                <v:shape id="Graphic 307" o:spid="_x0000_s1100" style="position:absolute;left:39958;top:28987;width:1016;height:19;visibility:visible;mso-wrap-style:square;v-text-anchor:top" coordsize="101600,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" path="m,1563r101155,l101155,,,,,1563xe" filled="f" strokecolor="white" strokeweight=".16114mm">
                  <v:path arrowok="t"/>
                </v:shape>
                <v:shape id="Graphic 308" o:spid="_x0000_s1101" style="position:absolute;left:40969;top:29002;width:1016;height:13;visibility:visible;mso-wrap-style:square;v-text-anchor:top" coordsize="101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" path="m101155,l,,101155,xe" fillcolor="#2b5e8a" stroked="f">
                  <v:path arrowok="t"/>
                </v:shape>
                <v:shape id="Graphic 309" o:spid="_x0000_s1102" style="position:absolute;left:40969;top:29002;width:1016;height:13;visibility:visible;mso-wrap-style:square;v-text-anchor:top" coordsize="101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" path="m,l101155,,,xe" filled="f" strokecolor="white" strokeweight=".16114mm">
                  <v:path arrowok="t"/>
                </v:shape>
                <v:shape id="Graphic 310" o:spid="_x0000_s1103" style="position:absolute;left:41981;top:28557;width:1016;height:451;visibility:visible;mso-wrap-style:square;v-text-anchor:top" coordsize="101600,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" path="m101155,l,,,44550r101155,l101155,xe" fillcolor="#2b5e8a" stroked="f">
                  <v:path arrowok="t"/>
                </v:shape>
                <v:shape id="Graphic 311" o:spid="_x0000_s1104" style="position:absolute;left:41981;top:28557;width:1016;height:451;visibility:visible;mso-wrap-style:square;v-text-anchor:top" coordsize="101600,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" path="m,44550r101155,l101155,,,,,44550xe" filled="f" strokecolor="white" strokeweight=".16114mm">
                  <v:path arrowok="t"/>
                </v:shape>
                <v:shape id="Graphic 312" o:spid="_x0000_s1105" style="position:absolute;left:2377;top:58;width:13;height:28949;visibility:visible;mso-wrap-style:square;v-text-anchor:top" coordsize="1270,2894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" path="m,2894494l,e" filled="f" strokecolor="#afafaf" strokeweight=".32228mm">
                  <v:path arrowok="t"/>
                </v:shape>
                <v:shape id="Graphic 313" o:spid="_x0000_s1106" style="position:absolute;left:2377;top:29002;width:13;height:508;visibility:visible;mso-wrap-style:square;v-text-anchor:top" coordsize="127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" path="m,l,50759e" fillcolor="black" stroked="f">
                  <v:path arrowok="t"/>
                </v:shape>
                <v:shape id="Graphic 314" o:spid="_x0000_s1107" style="position:absolute;left:2377;top:29002;width:13;height:508;visibility:visible;mso-wrap-style:square;v-text-anchor:top" coordsize="127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" path="m,l,50759e" filled="f" strokeweight=".32228mm">
                  <v:path arrowok="t"/>
                </v:shape>
                <v:shape id="Graphic 315" o:spid="_x0000_s1108" style="position:absolute;left:7485;top:58;width:12;height:28949;visibility:visible;mso-wrap-style:square;v-text-anchor:top" coordsize="1270,2894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" path="m,2894494l,e" filled="f" strokecolor="#afafaf" strokeweight=".32228mm">
                  <v:path arrowok="t"/>
                </v:shape>
                <v:shape id="Graphic 316" o:spid="_x0000_s1109" style="position:absolute;left:7485;top:29002;width:12;height:508;visibility:visible;mso-wrap-style:square;v-text-anchor:top" coordsize="127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" path="m,l,50759e" fillcolor="black" stroked="f">
                  <v:path arrowok="t"/>
                </v:shape>
                <v:shape id="Graphic 317" o:spid="_x0000_s1110" style="position:absolute;left:7485;top:29002;width:12;height:508;visibility:visible;mso-wrap-style:square;v-text-anchor:top" coordsize="127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" path="m,l,50759e" filled="f" strokeweight=".32228mm">
                  <v:path arrowok="t"/>
                </v:shape>
                <v:shape id="Graphic 318" o:spid="_x0000_s1111" style="position:absolute;left:12592;top:58;width:13;height:28949;visibility:visible;mso-wrap-style:square;v-text-anchor:top" coordsize="1270,2894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" path="m,2894494l,e" filled="f" strokecolor="#afafaf" strokeweight=".32228mm">
                  <v:path arrowok="t"/>
                </v:shape>
                <v:shape id="Graphic 319" o:spid="_x0000_s1112" style="position:absolute;left:12592;top:29002;width:13;height:508;visibility:visible;mso-wrap-style:square;v-text-anchor:top" coordsize="127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" path="m,l,50759e" fillcolor="black" stroked="f">
                  <v:path arrowok="t"/>
                </v:shape>
                <v:shape id="Graphic 320" o:spid="_x0000_s1113" style="position:absolute;left:12592;top:29002;width:13;height:508;visibility:visible;mso-wrap-style:square;v-text-anchor:top" coordsize="127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" path="m,l,50759e" filled="f" strokeweight=".32228mm">
                  <v:path arrowok="t"/>
                </v:shape>
                <v:shape id="Graphic 321" o:spid="_x0000_s1114" style="position:absolute;left:17700;top:58;width:12;height:28949;visibility:visible;mso-wrap-style:square;v-text-anchor:top" coordsize="1270,2894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" path="m,2894494l,e" filled="f" strokecolor="#afafaf" strokeweight=".32228mm">
                  <v:path arrowok="t"/>
                </v:shape>
                <v:shape id="Graphic 322" o:spid="_x0000_s1115" style="position:absolute;left:17700;top:29002;width:12;height:508;visibility:visible;mso-wrap-style:square;v-text-anchor:top" coordsize="127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" path="m,l,50759e" fillcolor="black" stroked="f">
                  <v:path arrowok="t"/>
                </v:shape>
                <v:shape id="Graphic 323" o:spid="_x0000_s1116" style="position:absolute;left:17700;top:29002;width:12;height:508;visibility:visible;mso-wrap-style:square;v-text-anchor:top" coordsize="127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" path="m,l,50759e" filled="f" strokeweight=".32228mm">
                  <v:path arrowok="t"/>
                </v:shape>
                <v:shape id="Graphic 324" o:spid="_x0000_s1117" style="position:absolute;left:22807;top:58;width:13;height:28949;visibility:visible;mso-wrap-style:square;v-text-anchor:top" coordsize="1270,2894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" path="m,2894494l,e" filled="f" strokecolor="#afafaf" strokeweight=".32228mm">
                  <v:path arrowok="t"/>
                </v:shape>
                <v:shape id="Graphic 325" o:spid="_x0000_s1118" style="position:absolute;left:22807;top:29002;width:13;height:508;visibility:visible;mso-wrap-style:square;v-text-anchor:top" coordsize="127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" path="m,l,50759e" fillcolor="black" stroked="f">
                  <v:path arrowok="t"/>
                </v:shape>
                <v:shape id="Graphic 326" o:spid="_x0000_s1119" style="position:absolute;left:22807;top:29002;width:13;height:508;visibility:visible;mso-wrap-style:square;v-text-anchor:top" coordsize="127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" path="m,l,50759e" filled="f" strokeweight=".32228mm">
                  <v:path arrowok="t"/>
                </v:shape>
                <v:shape id="Graphic 327" o:spid="_x0000_s1120" style="position:absolute;left:27915;top:58;width:13;height:28949;visibility:visible;mso-wrap-style:square;v-text-anchor:top" coordsize="1270,2894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" path="m,2894494l,e" filled="f" strokecolor="#afafaf" strokeweight=".32228mm">
                  <v:path arrowok="t"/>
                </v:shape>
                <v:shape id="Graphic 328" o:spid="_x0000_s1121" style="position:absolute;left:27915;top:29002;width:13;height:508;visibility:visible;mso-wrap-style:square;v-text-anchor:top" coordsize="127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" path="m,l,50759e" fillcolor="black" stroked="f">
                  <v:path arrowok="t"/>
                </v:shape>
                <v:shape id="Graphic 329" o:spid="_x0000_s1122" style="position:absolute;left:27915;top:29002;width:13;height:508;visibility:visible;mso-wrap-style:square;v-text-anchor:top" coordsize="127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" path="m,l,50759e" filled="f" strokeweight=".32228mm">
                  <v:path arrowok="t"/>
                </v:shape>
                <v:shape id="Graphic 330" o:spid="_x0000_s1123" style="position:absolute;left:33023;top:58;width:12;height:28949;visibility:visible;mso-wrap-style:square;v-text-anchor:top" coordsize="1270,2894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" path="m,2894494l,e" filled="f" strokecolor="#afafaf" strokeweight=".32228mm">
                  <v:path arrowok="t"/>
                </v:shape>
                <v:shape id="Graphic 331" o:spid="_x0000_s1124" style="position:absolute;left:33023;top:29002;width:12;height:508;visibility:visible;mso-wrap-style:square;v-text-anchor:top" coordsize="127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" path="m,l,50759e" fillcolor="black" stroked="f">
                  <v:path arrowok="t"/>
                </v:shape>
                <v:shape id="Graphic 332" o:spid="_x0000_s1125" style="position:absolute;left:33023;top:29002;width:12;height:508;visibility:visible;mso-wrap-style:square;v-text-anchor:top" coordsize="127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" path="m,l,50759e" filled="f" strokeweight=".32228mm">
                  <v:path arrowok="t"/>
                </v:shape>
                <v:shape id="Graphic 333" o:spid="_x0000_s1126" style="position:absolute;left:38130;top:58;width:13;height:28949;visibility:visible;mso-wrap-style:square;v-text-anchor:top" coordsize="1270,2894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" path="m,2894494l,e" filled="f" strokecolor="#afafaf" strokeweight=".32228mm">
                  <v:path arrowok="t"/>
                </v:shape>
                <v:shape id="Graphic 334" o:spid="_x0000_s1127" style="position:absolute;left:38130;top:29002;width:13;height:508;visibility:visible;mso-wrap-style:square;v-text-anchor:top" coordsize="127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" path="m,l,50759e" fillcolor="black" stroked="f">
                  <v:path arrowok="t"/>
                </v:shape>
                <v:shape id="Graphic 335" o:spid="_x0000_s1128" style="position:absolute;left:38130;top:29002;width:13;height:508;visibility:visible;mso-wrap-style:square;v-text-anchor:top" coordsize="127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" path="m,l,50759e" filled="f" strokeweight=".32228mm">
                  <v:path arrowok="t"/>
                </v:shape>
                <v:shape id="Graphic 336" o:spid="_x0000_s1129" style="position:absolute;left:43238;top:58;width:12;height:28949;visibility:visible;mso-wrap-style:square;v-text-anchor:top" coordsize="1270,2894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" path="m,2894494l,e" filled="f" strokecolor="#afafaf" strokeweight=".32228mm">
                  <v:path arrowok="t"/>
                </v:shape>
                <v:shape id="Graphic 337" o:spid="_x0000_s1130" style="position:absolute;left:43238;top:29002;width:12;height:508;visibility:visible;mso-wrap-style:square;v-text-anchor:top" coordsize="127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" path="m,l,50759e" fillcolor="black" stroked="f">
                  <v:path arrowok="t"/>
                </v:shape>
                <v:shape id="Graphic 338" o:spid="_x0000_s1131" style="position:absolute;left:43238;top:29002;width:12;height:508;visibility:visible;mso-wrap-style:square;v-text-anchor:top" coordsize="127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" path="m,l,50759e" filled="f" strokeweight=".32228mm">
                  <v:path arrowok="t"/>
                </v:shape>
                <v:shape id="Graphic 339" o:spid="_x0000_s1132" style="position:absolute;left:507;top:28944;width:44514;height:121;visibility:visible;mso-wrap-style:square;v-text-anchor:top" coordsize="445135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" path="m,11602r4450859,l4450859,,,,,11602xe" fillcolor="#afafaf" stroked="f">
                  <v:path arrowok="t"/>
                </v:shape>
                <v:shape id="Graphic 340" o:spid="_x0000_s1133" style="position:absolute;top:29002;width:508;height:13;visibility:visible;mso-wrap-style:square;v-text-anchor:top" coordsize="50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" path="m50759,l,e" fillcolor="black" stroked="f">
                  <v:path arrowok="t"/>
                </v:shape>
                <v:shape id="Graphic 341" o:spid="_x0000_s1134" style="position:absolute;top:29002;width:508;height:13;visibility:visible;mso-wrap-style:square;v-text-anchor:top" coordsize="50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" path="m50759,l,e" filled="f" strokeweight=".32228mm">
                  <v:path arrowok="t"/>
                </v:shape>
                <v:shape id="Graphic 342" o:spid="_x0000_s1135" style="position:absolute;left:507;top:25095;width:44514;height:12;visibility:visible;mso-wrap-style:square;v-text-anchor:top" coordsize="4451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" path="m,l4450859,e" filled="f" strokecolor="#afafaf" strokeweight=".32228mm">
                  <v:path arrowok="t"/>
                </v:shape>
                <v:shape id="Graphic 343" o:spid="_x0000_s1136" style="position:absolute;top:25095;width:508;height:12;visibility:visible;mso-wrap-style:square;v-text-anchor:top" coordsize="50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" path="m50759,l,e" fillcolor="black" stroked="f">
                  <v:path arrowok="t"/>
                </v:shape>
                <v:shape id="Graphic 344" o:spid="_x0000_s1137" style="position:absolute;top:25095;width:508;height:12;visibility:visible;mso-wrap-style:square;v-text-anchor:top" coordsize="50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" path="m50759,l,e" filled="f" strokeweight=".32228mm">
                  <v:path arrowok="t"/>
                </v:shape>
                <v:shape id="Graphic 345" o:spid="_x0000_s1138" style="position:absolute;left:507;top:21187;width:44514;height:12;visibility:visible;mso-wrap-style:square;v-text-anchor:top" coordsize="4451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" path="m,l4450859,e" filled="f" strokecolor="#afafaf" strokeweight=".32228mm">
                  <v:path arrowok="t"/>
                </v:shape>
                <v:shape id="Graphic 346" o:spid="_x0000_s1139" style="position:absolute;top:21187;width:508;height:12;visibility:visible;mso-wrap-style:square;v-text-anchor:top" coordsize="50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" path="m50759,l,e" fillcolor="black" stroked="f">
                  <v:path arrowok="t"/>
                </v:shape>
                <v:shape id="Graphic 347" o:spid="_x0000_s1140" style="position:absolute;top:21187;width:508;height:12;visibility:visible;mso-wrap-style:square;v-text-anchor:top" coordsize="50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" path="m50759,l,e" filled="f" strokeweight=".32228mm">
                  <v:path arrowok="t"/>
                </v:shape>
                <v:shape id="Graphic 348" o:spid="_x0000_s1141" style="position:absolute;left:507;top:17279;width:44514;height:12;visibility:visible;mso-wrap-style:square;v-text-anchor:top" coordsize="4451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" path="m,l4450859,e" filled="f" strokecolor="#afafaf" strokeweight=".32228mm">
                  <v:path arrowok="t"/>
                </v:shape>
                <v:shape id="Graphic 349" o:spid="_x0000_s1142" style="position:absolute;top:17279;width:508;height:12;visibility:visible;mso-wrap-style:square;v-text-anchor:top" coordsize="50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" path="m50759,l,e" fillcolor="black" stroked="f">
                  <v:path arrowok="t"/>
                </v:shape>
                <v:shape id="Graphic 350" o:spid="_x0000_s1143" style="position:absolute;top:17279;width:508;height:12;visibility:visible;mso-wrap-style:square;v-text-anchor:top" coordsize="50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" path="m50759,l,e" filled="f" strokeweight=".32228mm">
                  <v:path arrowok="t"/>
                </v:shape>
                <v:shape id="Graphic 351" o:spid="_x0000_s1144" style="position:absolute;left:507;top:13371;width:44514;height:12;visibility:visible;mso-wrap-style:square;v-text-anchor:top" coordsize="4451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" path="m,l4450859,e" filled="f" strokecolor="#afafaf" strokeweight=".32228mm">
                  <v:path arrowok="t"/>
                </v:shape>
                <v:shape id="Graphic 352" o:spid="_x0000_s1145" style="position:absolute;top:13371;width:508;height:12;visibility:visible;mso-wrap-style:square;v-text-anchor:top" coordsize="50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" path="m50759,l,e" fillcolor="black" stroked="f">
                  <v:path arrowok="t"/>
                </v:shape>
                <v:shape id="Graphic 353" o:spid="_x0000_s1146" style="position:absolute;top:13371;width:508;height:12;visibility:visible;mso-wrap-style:square;v-text-anchor:top" coordsize="50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" path="m50759,l,e" filled="f" strokeweight=".32228mm">
                  <v:path arrowok="t"/>
                </v:shape>
                <v:shape id="Graphic 354" o:spid="_x0000_s1147" style="position:absolute;left:507;top:9463;width:44514;height:12;visibility:visible;mso-wrap-style:square;v-text-anchor:top" coordsize="4451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" path="m,l4450859,e" filled="f" strokecolor="#afafaf" strokeweight=".32228mm">
                  <v:path arrowok="t"/>
                </v:shape>
                <v:shape id="Graphic 355" o:spid="_x0000_s1148" style="position:absolute;top:9463;width:508;height:12;visibility:visible;mso-wrap-style:square;v-text-anchor:top" coordsize="50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" path="m50759,l,e" fillcolor="black" stroked="f">
                  <v:path arrowok="t"/>
                </v:shape>
                <v:shape id="Graphic 356" o:spid="_x0000_s1149" style="position:absolute;top:9463;width:508;height:12;visibility:visible;mso-wrap-style:square;v-text-anchor:top" coordsize="50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" path="m50759,l,e" filled="f" strokeweight=".32228mm">
                  <v:path arrowok="t"/>
                </v:shape>
                <v:shape id="Graphic 357" o:spid="_x0000_s1150" style="position:absolute;left:507;top:5555;width:44514;height:13;visibility:visible;mso-wrap-style:square;v-text-anchor:top" coordsize="4451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" path="m,l4450859,e" filled="f" strokecolor="#afafaf" strokeweight=".32228mm">
                  <v:path arrowok="t"/>
                </v:shape>
                <v:shape id="Graphic 358" o:spid="_x0000_s1151" style="position:absolute;top:5555;width:508;height:13;visibility:visible;mso-wrap-style:square;v-text-anchor:top" coordsize="50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" path="m50759,l,e" fillcolor="black" stroked="f">
                  <v:path arrowok="t"/>
                </v:shape>
                <v:shape id="Graphic 359" o:spid="_x0000_s1152" style="position:absolute;top:5555;width:508;height:13;visibility:visible;mso-wrap-style:square;v-text-anchor:top" coordsize="50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" path="m50759,l,e" filled="f" strokeweight=".32228mm">
                  <v:path arrowok="t"/>
                </v:shape>
                <v:shape id="Graphic 360" o:spid="_x0000_s1153" style="position:absolute;left:507;top:1647;width:44514;height:13;visibility:visible;mso-wrap-style:square;v-text-anchor:top" coordsize="4451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" path="m,l4450859,e" filled="f" strokecolor="#afafaf" strokeweight=".32228mm">
                  <v:path arrowok="t"/>
                </v:shape>
                <v:shape id="Graphic 361" o:spid="_x0000_s1154" style="position:absolute;top:1647;width:508;height:13;visibility:visible;mso-wrap-style:square;v-text-anchor:top" coordsize="50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" path="m50759,l,e" fillcolor="black" stroked="f">
                  <v:path arrowok="t"/>
                </v:shape>
                <v:shape id="Graphic 362" o:spid="_x0000_s1155" style="position:absolute;top:1647;width:508;height:13;visibility:visible;mso-wrap-style:square;v-text-anchor:top" coordsize="50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" path="m50759,l,e" filled="f" strokeweight=".32228mm">
                  <v:path arrowok="t"/>
                </v:shape>
                <v:shape id="Graphic 363" o:spid="_x0000_s1156" style="position:absolute;left:507;top:58;width:44514;height:28949;visibility:visible;mso-wrap-style:square;v-text-anchor:top" coordsize="4451350,2894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" path="m,2894494l,em4450859,2894494l4450859,e" filled="f" strokeweight=".32228mm">
                  <v:path arrowok="t"/>
                </v:shape>
                <v:shape id="Graphic 364" o:spid="_x0000_s1157" style="position:absolute;left:507;top:28944;width:44514;height:121;visibility:visible;mso-wrap-style:square;v-text-anchor:top" coordsize="445135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" path="m,11602r4450859,l4450859,,,,,11602xe" fillcolor="black" stroked="f">
                  <v:path arrowok="t"/>
                </v:shape>
                <v:shape id="Graphic 365" o:spid="_x0000_s1158" style="position:absolute;left:507;top:58;width:44514;height:12;visibility:visible;mso-wrap-style:square;v-text-anchor:top" coordsize="4451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" path="m,l4450859,e" filled="f" strokeweight=".32228mm">
                  <v:path arrowok="t"/>
                </v:shape>
                <w10:wrap anchorx="page"/>
              </v:group>
            </w:pict>
          </mc:Fallback>
        </mc:AlternateContent>
      </w:r>
      <w:bookmarkStart w:id="288" w:name="_bookmark87"/>
      <w:bookmarkEnd w:id="288"/>
      <w:r>
        <w:rPr>
          <w:rFonts w:ascii="Arial"/>
          <w:spacing w:val="-4"/>
          <w:w w:val="105"/>
          <w:sz w:val="25"/>
        </w:rPr>
        <w:t>3500</w:t>
      </w:r>
    </w:p>
    <w:p w14:paraId="00DC2043" w14:textId="77777777" w:rsidR="00350CFB" w:rsidRDefault="00350CFB">
      <w:pPr>
        <w:pStyle w:val="a3"/>
        <w:spacing w:before="63"/>
        <w:rPr>
          <w:rFonts w:ascii="Arial"/>
          <w:sz w:val="23"/>
        </w:rPr>
      </w:pPr>
    </w:p>
    <w:p w14:paraId="00DC2044" w14:textId="77777777" w:rsidR="00350CFB" w:rsidRDefault="00283FFF">
      <w:pPr>
        <w:spacing w:before="1"/>
        <w:ind w:left="1257"/>
        <w:rPr>
          <w:rFonts w:ascii="Arial"/>
          <w:sz w:val="25"/>
        </w:rPr>
      </w:pPr>
      <w:r>
        <w:rPr>
          <w:rFonts w:ascii="Arial"/>
          <w:spacing w:val="-4"/>
          <w:w w:val="105"/>
          <w:sz w:val="25"/>
        </w:rPr>
        <w:t>3000</w:t>
      </w:r>
    </w:p>
    <w:p w14:paraId="00DC2045" w14:textId="77777777" w:rsidR="00350CFB" w:rsidRDefault="00350CFB">
      <w:pPr>
        <w:pStyle w:val="a3"/>
        <w:spacing w:before="63"/>
        <w:rPr>
          <w:rFonts w:ascii="Arial"/>
          <w:sz w:val="23"/>
        </w:rPr>
      </w:pPr>
    </w:p>
    <w:p w14:paraId="00DC2046" w14:textId="77777777" w:rsidR="00350CFB" w:rsidRDefault="00283FFF">
      <w:pPr>
        <w:ind w:left="1257"/>
        <w:rPr>
          <w:rFonts w:ascii="Arial"/>
          <w:sz w:val="25"/>
        </w:rPr>
      </w:pPr>
      <w:r>
        <w:rPr>
          <w:rFonts w:ascii="Arial"/>
          <w:noProof/>
          <w:sz w:val="25"/>
        </w:rPr>
        <mc:AlternateContent>
          <mc:Choice Requires="wps">
            <w:drawing>
              <wp:anchor distT="0" distB="0" distL="0" distR="0" simplePos="0" relativeHeight="15769088" behindDoc="0" locked="0" layoutInCell="1" allowOverlap="1" wp14:anchorId="00DC2776" wp14:editId="00DC2777">
                <wp:simplePos x="0" y="0"/>
                <wp:positionH relativeFrom="page">
                  <wp:posOffset>1198046</wp:posOffset>
                </wp:positionH>
                <wp:positionV relativeFrom="paragraph">
                  <wp:posOffset>-160900</wp:posOffset>
                </wp:positionV>
                <wp:extent cx="180340" cy="1523365"/>
                <wp:effectExtent l="0" t="0" r="0" b="0"/>
                <wp:wrapNone/>
                <wp:docPr id="366" name="Textbox 3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340" cy="1523365"/>
                        </a:xfrm>
                        <a:prstGeom prst="rect">
                          <a:avLst/>
                        </a:prstGeom>
                      </wps:spPr>
                      <wps:txbx>
                        <w:txbxContent>
                          <w:p w14:paraId="00DC284C" w14:textId="77777777" w:rsidR="00350CFB" w:rsidRDefault="00283FFF">
                            <w:pPr>
                              <w:spacing w:line="270" w:lineRule="exact"/>
                              <w:ind w:left="20"/>
                              <w:rPr>
                                <w:rFonts w:ascii="Arial"/>
                                <w:sz w:val="28"/>
                              </w:rPr>
                            </w:pPr>
                            <w:r>
                              <w:rPr>
                                <w:rFonts w:ascii="Arial"/>
                                <w:sz w:val="28"/>
                              </w:rPr>
                              <w:t>Number</w:t>
                            </w:r>
                            <w:r>
                              <w:rPr>
                                <w:rFonts w:ascii="Arial"/>
                                <w:spacing w:val="31"/>
                                <w:sz w:val="28"/>
                              </w:rPr>
                              <w:t xml:space="preserve"> </w:t>
                            </w:r>
                            <w:r>
                              <w:rPr>
                                <w:rFonts w:ascii="Arial"/>
                                <w:sz w:val="28"/>
                              </w:rPr>
                              <w:t>of</w:t>
                            </w:r>
                            <w:r>
                              <w:rPr>
                                <w:rFonts w:ascii="Arial"/>
                                <w:spacing w:val="31"/>
                                <w:sz w:val="28"/>
                              </w:rPr>
                              <w:t xml:space="preserve"> </w:t>
                            </w:r>
                            <w:r>
                              <w:rPr>
                                <w:rFonts w:ascii="Arial"/>
                                <w:spacing w:val="-2"/>
                                <w:sz w:val="28"/>
                              </w:rPr>
                              <w:t>wallets</w:t>
                            </w:r>
                          </w:p>
                        </w:txbxContent>
                      </wps:txbx>
                      <wps:bodyPr vert="vert270" wrap="square" lIns="0" tIns="0" rIns="0" bIns="0" rtlCol="0">
                        <a:noAutofit/>
                      </wps:bodyPr>
                    </wps:wsp>
                  </a:graphicData>
                </a:graphic>
              </wp:anchor>
            </w:drawing>
          </mc:Choice>
          <mc:Fallback>
            <w:pict>
              <v:shape w14:anchorId="00DC2776" id="Textbox 366" o:spid="_x0000_s1216" type="#_x0000_t202" style="position:absolute;left:0;text-align:left;margin-left:94.35pt;margin-top:-12.65pt;width:14.2pt;height:119.95pt;z-index:15769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" filled="f" stroked="f">
                <v:textbox style="layout-flow:vertical;mso-layout-flow-alt:bottom-to-top" inset="0,0,0,0">
                  <w:txbxContent>
                    <w:p w14:paraId="00DC284C" w14:textId="77777777" w:rsidR="00350CFB" w:rsidRDefault="00283FFF">
                      <w:pPr>
                        <w:spacing w:line="270" w:lineRule="exact"/>
                        <w:ind w:left="20"/>
                        <w:rPr>
                          <w:rFonts w:ascii="Arial"/>
                          <w:sz w:val="28"/>
                        </w:rPr>
                      </w:pPr>
                      <w:r>
                        <w:rPr>
                          <w:rFonts w:ascii="Arial"/>
                          <w:sz w:val="28"/>
                        </w:rPr>
                        <w:t>Number</w:t>
                      </w:r>
                      <w:r>
                        <w:rPr>
                          <w:rFonts w:ascii="Arial"/>
                          <w:spacing w:val="31"/>
                          <w:sz w:val="28"/>
                        </w:rPr>
                        <w:t xml:space="preserve"> </w:t>
                      </w:r>
                      <w:r>
                        <w:rPr>
                          <w:rFonts w:ascii="Arial"/>
                          <w:sz w:val="28"/>
                        </w:rPr>
                        <w:t>of</w:t>
                      </w:r>
                      <w:r>
                        <w:rPr>
                          <w:rFonts w:ascii="Arial"/>
                          <w:spacing w:val="31"/>
                          <w:sz w:val="28"/>
                        </w:rPr>
                        <w:t xml:space="preserve"> </w:t>
                      </w:r>
                      <w:r>
                        <w:rPr>
                          <w:rFonts w:ascii="Arial"/>
                          <w:spacing w:val="-2"/>
                          <w:sz w:val="28"/>
                        </w:rPr>
                        <w:t>wallets</w:t>
                      </w:r>
                    </w:p>
                  </w:txbxContent>
                </v:textbox>
                <w10:wrap anchorx="page"/>
              </v:shape>
            </w:pict>
          </mc:Fallback>
        </mc:AlternateContent>
      </w:r>
      <w:r>
        <w:rPr>
          <w:rFonts w:ascii="Arial"/>
          <w:spacing w:val="-4"/>
          <w:w w:val="105"/>
          <w:sz w:val="25"/>
        </w:rPr>
        <w:t>2500</w:t>
      </w:r>
    </w:p>
    <w:p w14:paraId="00DC2047" w14:textId="77777777" w:rsidR="00350CFB" w:rsidRDefault="00350CFB">
      <w:pPr>
        <w:pStyle w:val="a3"/>
        <w:spacing w:before="63"/>
        <w:rPr>
          <w:rFonts w:ascii="Arial"/>
          <w:sz w:val="23"/>
        </w:rPr>
      </w:pPr>
    </w:p>
    <w:p w14:paraId="00DC2048" w14:textId="77777777" w:rsidR="00350CFB" w:rsidRDefault="00283FFF">
      <w:pPr>
        <w:ind w:left="1257"/>
        <w:rPr>
          <w:rFonts w:ascii="Arial"/>
          <w:sz w:val="25"/>
        </w:rPr>
      </w:pPr>
      <w:r>
        <w:rPr>
          <w:rFonts w:ascii="Arial"/>
          <w:spacing w:val="-4"/>
          <w:w w:val="105"/>
          <w:sz w:val="25"/>
        </w:rPr>
        <w:t>2000</w:t>
      </w:r>
    </w:p>
    <w:p w14:paraId="00DC2049" w14:textId="77777777" w:rsidR="00350CFB" w:rsidRDefault="00350CFB">
      <w:pPr>
        <w:pStyle w:val="a3"/>
        <w:spacing w:before="64"/>
        <w:rPr>
          <w:rFonts w:ascii="Arial"/>
          <w:sz w:val="23"/>
        </w:rPr>
      </w:pPr>
    </w:p>
    <w:p w14:paraId="00DC204A" w14:textId="77777777" w:rsidR="00350CFB" w:rsidRDefault="00283FFF">
      <w:pPr>
        <w:ind w:left="1257"/>
        <w:rPr>
          <w:rFonts w:ascii="Arial"/>
          <w:sz w:val="25"/>
        </w:rPr>
      </w:pPr>
      <w:r>
        <w:rPr>
          <w:rFonts w:ascii="Arial"/>
          <w:spacing w:val="-4"/>
          <w:w w:val="105"/>
          <w:sz w:val="25"/>
        </w:rPr>
        <w:t>1500</w:t>
      </w:r>
    </w:p>
    <w:p w14:paraId="00DC204B" w14:textId="77777777" w:rsidR="00350CFB" w:rsidRDefault="00350CFB">
      <w:pPr>
        <w:pStyle w:val="a3"/>
        <w:spacing w:before="63"/>
        <w:rPr>
          <w:rFonts w:ascii="Arial"/>
          <w:sz w:val="23"/>
        </w:rPr>
      </w:pPr>
    </w:p>
    <w:p w14:paraId="00DC204C" w14:textId="77777777" w:rsidR="00350CFB" w:rsidRDefault="00283FFF">
      <w:pPr>
        <w:ind w:left="1257"/>
        <w:rPr>
          <w:rFonts w:ascii="Arial"/>
          <w:sz w:val="25"/>
        </w:rPr>
      </w:pPr>
      <w:r>
        <w:rPr>
          <w:rFonts w:ascii="Arial"/>
          <w:spacing w:val="-4"/>
          <w:w w:val="105"/>
          <w:sz w:val="25"/>
        </w:rPr>
        <w:t>1000</w:t>
      </w:r>
    </w:p>
    <w:p w14:paraId="00DC204D" w14:textId="77777777" w:rsidR="00350CFB" w:rsidRDefault="00350CFB">
      <w:pPr>
        <w:pStyle w:val="a3"/>
        <w:spacing w:before="64"/>
        <w:rPr>
          <w:rFonts w:ascii="Arial"/>
          <w:sz w:val="23"/>
        </w:rPr>
      </w:pPr>
    </w:p>
    <w:p w14:paraId="00DC204E" w14:textId="77777777" w:rsidR="00350CFB" w:rsidRDefault="00283FFF">
      <w:pPr>
        <w:ind w:left="1402"/>
        <w:rPr>
          <w:rFonts w:ascii="Arial"/>
          <w:sz w:val="25"/>
        </w:rPr>
      </w:pPr>
      <w:r>
        <w:rPr>
          <w:rFonts w:ascii="Arial"/>
          <w:spacing w:val="-5"/>
          <w:w w:val="105"/>
          <w:sz w:val="25"/>
        </w:rPr>
        <w:t>500</w:t>
      </w:r>
    </w:p>
    <w:p w14:paraId="00DC204F" w14:textId="77777777" w:rsidR="00350CFB" w:rsidRDefault="00350CFB">
      <w:pPr>
        <w:pStyle w:val="a3"/>
        <w:spacing w:before="63"/>
        <w:rPr>
          <w:rFonts w:ascii="Arial"/>
          <w:sz w:val="23"/>
        </w:rPr>
      </w:pPr>
    </w:p>
    <w:p w14:paraId="00DC2050" w14:textId="77777777" w:rsidR="00350CFB" w:rsidRDefault="00283FFF">
      <w:pPr>
        <w:spacing w:line="267" w:lineRule="exact"/>
        <w:ind w:left="1693"/>
        <w:rPr>
          <w:rFonts w:ascii="Arial"/>
          <w:sz w:val="25"/>
        </w:rPr>
      </w:pPr>
      <w:r>
        <w:rPr>
          <w:rFonts w:ascii="Arial"/>
          <w:spacing w:val="-10"/>
          <w:w w:val="105"/>
          <w:sz w:val="25"/>
        </w:rPr>
        <w:t>0</w:t>
      </w:r>
    </w:p>
    <w:p w14:paraId="00DC2051" w14:textId="77777777" w:rsidR="00350CFB" w:rsidRDefault="00283FFF">
      <w:pPr>
        <w:tabs>
          <w:tab w:val="left" w:pos="659"/>
          <w:tab w:val="left" w:pos="1463"/>
          <w:tab w:val="left" w:pos="2267"/>
          <w:tab w:val="left" w:pos="3072"/>
          <w:tab w:val="left" w:pos="3876"/>
          <w:tab w:val="left" w:pos="4680"/>
          <w:tab w:val="left" w:pos="5485"/>
          <w:tab w:val="left" w:pos="6289"/>
        </w:tabs>
        <w:spacing w:line="267" w:lineRule="exact"/>
        <w:ind w:right="1258"/>
        <w:jc w:val="right"/>
        <w:rPr>
          <w:rFonts w:ascii="Arial"/>
          <w:sz w:val="25"/>
        </w:rPr>
      </w:pPr>
      <w:r>
        <w:rPr>
          <w:rFonts w:ascii="Arial"/>
          <w:spacing w:val="-10"/>
          <w:w w:val="105"/>
          <w:sz w:val="25"/>
        </w:rPr>
        <w:t>0</w:t>
      </w:r>
      <w:r>
        <w:rPr>
          <w:rFonts w:ascii="Arial"/>
          <w:sz w:val="25"/>
        </w:rPr>
        <w:tab/>
      </w:r>
      <w:r>
        <w:rPr>
          <w:rFonts w:ascii="Arial"/>
          <w:spacing w:val="-5"/>
          <w:w w:val="105"/>
          <w:sz w:val="25"/>
        </w:rPr>
        <w:t>100</w:t>
      </w:r>
      <w:r>
        <w:rPr>
          <w:rFonts w:ascii="Arial"/>
          <w:sz w:val="25"/>
        </w:rPr>
        <w:tab/>
      </w:r>
      <w:r>
        <w:rPr>
          <w:rFonts w:ascii="Arial"/>
          <w:spacing w:val="-5"/>
          <w:w w:val="105"/>
          <w:sz w:val="25"/>
        </w:rPr>
        <w:t>200</w:t>
      </w:r>
      <w:r>
        <w:rPr>
          <w:rFonts w:ascii="Arial"/>
          <w:sz w:val="25"/>
        </w:rPr>
        <w:tab/>
      </w:r>
      <w:r>
        <w:rPr>
          <w:rFonts w:ascii="Arial"/>
          <w:spacing w:val="-5"/>
          <w:w w:val="105"/>
          <w:sz w:val="25"/>
        </w:rPr>
        <w:t>300</w:t>
      </w:r>
      <w:r>
        <w:rPr>
          <w:rFonts w:ascii="Arial"/>
          <w:sz w:val="25"/>
        </w:rPr>
        <w:tab/>
      </w:r>
      <w:r>
        <w:rPr>
          <w:rFonts w:ascii="Arial"/>
          <w:spacing w:val="-5"/>
          <w:w w:val="105"/>
          <w:sz w:val="25"/>
        </w:rPr>
        <w:t>400</w:t>
      </w:r>
      <w:r>
        <w:rPr>
          <w:rFonts w:ascii="Arial"/>
          <w:sz w:val="25"/>
        </w:rPr>
        <w:tab/>
      </w:r>
      <w:r>
        <w:rPr>
          <w:rFonts w:ascii="Arial"/>
          <w:spacing w:val="-5"/>
          <w:w w:val="105"/>
          <w:sz w:val="25"/>
        </w:rPr>
        <w:t>500</w:t>
      </w:r>
      <w:r>
        <w:rPr>
          <w:rFonts w:ascii="Arial"/>
          <w:sz w:val="25"/>
        </w:rPr>
        <w:tab/>
      </w:r>
      <w:r>
        <w:rPr>
          <w:rFonts w:ascii="Arial"/>
          <w:spacing w:val="-5"/>
          <w:w w:val="105"/>
          <w:sz w:val="25"/>
        </w:rPr>
        <w:t>600</w:t>
      </w:r>
      <w:r>
        <w:rPr>
          <w:rFonts w:ascii="Arial"/>
          <w:sz w:val="25"/>
        </w:rPr>
        <w:tab/>
      </w:r>
      <w:r>
        <w:rPr>
          <w:rFonts w:ascii="Arial"/>
          <w:spacing w:val="-5"/>
          <w:w w:val="105"/>
          <w:sz w:val="25"/>
        </w:rPr>
        <w:t>700</w:t>
      </w:r>
      <w:r>
        <w:rPr>
          <w:rFonts w:ascii="Arial"/>
          <w:sz w:val="25"/>
        </w:rPr>
        <w:tab/>
      </w:r>
      <w:r>
        <w:rPr>
          <w:rFonts w:ascii="Arial"/>
          <w:spacing w:val="-5"/>
          <w:w w:val="105"/>
          <w:sz w:val="25"/>
        </w:rPr>
        <w:t>800</w:t>
      </w:r>
    </w:p>
    <w:p w14:paraId="00DC2052" w14:textId="77777777" w:rsidR="00350CFB" w:rsidRDefault="00283FFF">
      <w:pPr>
        <w:spacing w:before="22"/>
        <w:ind w:right="1259"/>
        <w:jc w:val="right"/>
        <w:rPr>
          <w:rFonts w:ascii="Arial"/>
          <w:sz w:val="28"/>
        </w:rPr>
      </w:pPr>
      <w:r>
        <w:rPr>
          <w:rFonts w:ascii="Arial"/>
          <w:w w:val="105"/>
          <w:sz w:val="28"/>
          <w:color w:val="FF0000"/>
        </w:rPr>
        <w:t>—</w:t>
      </w:r>
    </w:p>
    <w:p w14:paraId="00DC2053" w14:textId="77777777" w:rsidR="00350CFB" w:rsidRDefault="00350CFB">
      <w:pPr>
        <w:pStyle w:val="a3"/>
        <w:spacing w:before="67"/>
        <w:rPr>
          <w:rFonts w:ascii="Arial"/>
        </w:rPr>
      </w:pPr>
    </w:p>
    <w:p w14:paraId="00DC2054" w14:textId="77777777" w:rsidR="00350CFB" w:rsidRDefault="00283FFF">
      <w:pPr>
        <w:pStyle w:val="a3"/>
        <w:spacing w:line="242" w:lineRule="auto"/>
        <w:ind w:left="282" w:right="563"/>
        <w:jc w:val="both"/>
      </w:pPr>
      <w:r>
        <w:rPr>
          <w:color w:val="FF0000"/>
          <w:spacing w:val="-2"/>
        </w:rPr>
        <w:t>The matched cohort (n = 5,521) has non-zero endorsement- and transfer-graph connectivity. Endorsement and transfer graphs differ by nearly an order of magnitude in edge count (14,727 versus 137,087), so efficiency and alignment claims are evaluated jointly.</w:t>
      </w:r>
    </w:p>
    <w:p w14:paraId="00DC208E" w14:textId="77777777" w:rsidR="00350CFB" w:rsidRDefault="00283FFF">
      <w:pPr>
        <w:pStyle w:val="2"/>
        <w:numPr>
          <w:ilvl w:val="1"/>
          <w:numId w:val="26"/>
        </w:numPr>
        <w:tabs>
          <w:tab w:val="left" w:pos="783"/>
        </w:tabs>
        <w:ind w:left="783" w:hanging="501"/>
      </w:pPr>
      <w:r>
        <w:t>EndorseRank</w:t>
      </w:r>
      <w:r>
        <w:rPr>
          <w:spacing w:val="10"/>
        </w:rPr>
        <w:t xml:space="preserve"> </w:t>
      </w:r>
      <w:r>
        <w:t>vs.</w:t>
      </w:r>
      <w:r>
        <w:rPr>
          <w:spacing w:val="10"/>
        </w:rPr>
        <w:t xml:space="preserve"> </w:t>
      </w:r>
      <w:r>
        <w:t>AWP</w:t>
      </w:r>
      <w:r>
        <w:rPr>
          <w:spacing w:val="10"/>
        </w:rPr>
        <w:t xml:space="preserve"> </w:t>
      </w:r>
      <w:r>
        <w:t>benchmark</w:t>
      </w:r>
      <w:r>
        <w:rPr>
          <w:spacing w:val="11"/>
        </w:rPr>
        <w:t xml:space="preserve"> </w:t>
      </w:r>
      <w:r>
        <w:t>(Claim</w:t>
      </w:r>
      <w:r>
        <w:rPr>
          <w:spacing w:val="10"/>
        </w:rPr>
        <w:t xml:space="preserve"> </w:t>
      </w:r>
      <w:r>
        <w:rPr>
          <w:spacing w:val="-5"/>
        </w:rPr>
        <w:t>C1)</w:t>
      </w:r>
    </w:p>
    <w:p w14:paraId="00DC208F" w14:textId="77777777" w:rsidR="00350CFB" w:rsidRDefault="00350CFB">
      <w:pPr>
        <w:pStyle w:val="a3"/>
        <w:spacing w:before="24"/>
        <w:rPr>
          <w:b/>
          <w:sz w:val="28"/>
        </w:rPr>
      </w:pPr>
    </w:p>
    <w:p w14:paraId="00DC2090" w14:textId="77777777" w:rsidR="00350CFB" w:rsidRDefault="00283FFF">
      <w:pPr>
        <w:pStyle w:val="a3"/>
        <w:spacing w:line="396" w:lineRule="auto"/>
        <w:ind w:left="282" w:right="524"/>
        <w:jc w:val="both"/>
      </w:pPr>
      <w:r>
        <w:t>Claim</w:t>
      </w:r>
      <w:r>
        <w:rPr>
          <w:spacing w:val="-6"/>
        </w:rPr>
        <w:t xml:space="preserve"> </w:t>
      </w:r>
      <w:r>
        <w:t>C1</w:t>
      </w:r>
      <w:r>
        <w:rPr>
          <w:spacing w:val="-5"/>
        </w:rPr>
        <w:t xml:space="preserve"> </w:t>
      </w:r>
      <w:r>
        <w:t>asserts</w:t>
      </w:r>
      <w:r>
        <w:rPr>
          <w:spacing w:val="-5"/>
        </w:rPr>
        <w:t xml:space="preserve"> </w:t>
      </w:r>
      <w:r>
        <w:t>that</w:t>
      </w:r>
      <w:r>
        <w:rPr>
          <w:spacing w:val="-5"/>
        </w:rPr>
        <w:t xml:space="preserve"> </w:t>
      </w:r>
      <w:r>
        <w:t>EndorseRank</w:t>
      </w:r>
      <w:r>
        <w:rPr>
          <w:spacing w:val="-5"/>
        </w:rPr>
        <w:t xml:space="preserve"> </w:t>
      </w:r>
      <w:r>
        <w:t>is</w:t>
      </w:r>
      <w:r>
        <w:rPr>
          <w:spacing w:val="-5"/>
        </w:rPr>
        <w:t xml:space="preserve"> </w:t>
      </w:r>
      <w:r>
        <w:t>computationally</w:t>
      </w:r>
      <w:r>
        <w:rPr>
          <w:spacing w:val="-5"/>
        </w:rPr>
        <w:t xml:space="preserve"> </w:t>
      </w:r>
      <w:r>
        <w:t>cheaper</w:t>
      </w:r>
      <w:r>
        <w:rPr>
          <w:spacing w:val="-5"/>
        </w:rPr>
        <w:t xml:space="preserve"> </w:t>
      </w:r>
      <w:r>
        <w:t>than</w:t>
      </w:r>
      <w:r>
        <w:rPr>
          <w:spacing w:val="-5"/>
        </w:rPr>
        <w:t xml:space="preserve"> </w:t>
      </w:r>
      <w:r>
        <w:t>AWP</w:t>
      </w:r>
      <w:r>
        <w:rPr>
          <w:spacing w:val="-6"/>
        </w:rPr>
        <w:t xml:space="preserve"> </w:t>
      </w:r>
      <w:r>
        <w:t>on</w:t>
      </w:r>
      <w:r>
        <w:rPr>
          <w:spacing w:val="-5"/>
        </w:rPr>
        <w:t xml:space="preserve"> </w:t>
      </w:r>
      <w:r>
        <w:t>identical</w:t>
      </w:r>
      <w:r>
        <w:rPr>
          <w:spacing w:val="-5"/>
        </w:rPr>
        <w:t xml:space="preserve"> </w:t>
      </w:r>
      <w:r>
        <w:t>inputs.</w:t>
      </w:r>
      <w:r>
        <w:rPr>
          <w:spacing w:val="18"/>
        </w:rPr>
        <w:t xml:space="preserve"> </w:t>
      </w:r>
      <w:r>
        <w:t>Ta-</w:t>
      </w:r>
      <w:r>
        <w:rPr>
          <w:w w:val="105"/>
        </w:rPr>
        <w:t>ble</w:t>
      </w:r>
      <w:r>
        <w:rPr>
          <w:spacing w:val="-9"/>
          <w:w w:val="105"/>
        </w:rPr>
        <w:t xml:space="preserve"> </w:t>
      </w:r>
      <w:hyperlink w:anchor="_bookmark91" w:history="1">
        <w:r>
          <w:rPr>
            <w:w w:val="105"/>
          </w:rPr>
          <w:t>4.2</w:t>
        </w:r>
      </w:hyperlink>
      <w:r>
        <w:rPr>
          <w:spacing w:val="-9"/>
          <w:w w:val="105"/>
        </w:rPr>
        <w:t xml:space="preserve"> </w:t>
      </w:r>
      <w:r>
        <w:rPr>
          <w:w w:val="105"/>
        </w:rPr>
        <w:t>reports</w:t>
      </w:r>
      <w:r>
        <w:rPr>
          <w:spacing w:val="-9"/>
          <w:w w:val="105"/>
        </w:rPr>
        <w:t xml:space="preserve"> </w:t>
      </w:r>
      <w:r>
        <w:rPr>
          <w:w w:val="105"/>
        </w:rPr>
        <w:t>PageRank</w:t>
      </w:r>
      <w:r>
        <w:rPr>
          <w:spacing w:val="-9"/>
          <w:w w:val="105"/>
        </w:rPr>
        <w:t xml:space="preserve"> </w:t>
      </w:r>
      <w:r>
        <w:rPr>
          <w:w w:val="105"/>
        </w:rPr>
        <w:t>solve</w:t>
      </w:r>
      <w:r>
        <w:rPr>
          <w:spacing w:val="-9"/>
          <w:w w:val="105"/>
        </w:rPr>
        <w:t xml:space="preserve"> </w:t>
      </w:r>
      <w:r>
        <w:rPr>
          <w:w w:val="105"/>
        </w:rPr>
        <w:t>time,</w:t>
      </w:r>
      <w:r>
        <w:rPr>
          <w:spacing w:val="-5"/>
          <w:w w:val="105"/>
        </w:rPr>
        <w:t xml:space="preserve"> </w:t>
      </w:r>
      <w:r>
        <w:rPr>
          <w:w w:val="105"/>
        </w:rPr>
        <w:t>peak</w:t>
      </w:r>
      <w:r>
        <w:rPr>
          <w:spacing w:val="-9"/>
          <w:w w:val="105"/>
        </w:rPr>
        <w:t xml:space="preserve"> </w:t>
      </w:r>
      <w:r>
        <w:rPr>
          <w:w w:val="105"/>
        </w:rPr>
        <w:t>memory,</w:t>
      </w:r>
      <w:r>
        <w:rPr>
          <w:spacing w:val="-5"/>
          <w:w w:val="105"/>
        </w:rPr>
        <w:t xml:space="preserve"> </w:t>
      </w:r>
      <w:r>
        <w:rPr>
          <w:w w:val="105"/>
        </w:rPr>
        <w:t>iteration</w:t>
      </w:r>
      <w:r>
        <w:rPr>
          <w:spacing w:val="-9"/>
          <w:w w:val="105"/>
        </w:rPr>
        <w:t xml:space="preserve"> </w:t>
      </w:r>
      <w:r>
        <w:rPr>
          <w:w w:val="105"/>
        </w:rPr>
        <w:t>count,</w:t>
      </w:r>
      <w:r>
        <w:rPr>
          <w:spacing w:val="-5"/>
          <w:w w:val="105"/>
        </w:rPr>
        <w:t xml:space="preserve"> </w:t>
      </w:r>
      <w:r>
        <w:rPr>
          <w:w w:val="105"/>
        </w:rPr>
        <w:t>and</w:t>
      </w:r>
      <w:r>
        <w:rPr>
          <w:spacing w:val="-9"/>
          <w:w w:val="105"/>
        </w:rPr>
        <w:t xml:space="preserve"> </w:t>
      </w:r>
      <w:r>
        <w:rPr>
          <w:w w:val="105"/>
        </w:rPr>
        <w:t>edge</w:t>
      </w:r>
      <w:r>
        <w:rPr>
          <w:spacing w:val="-9"/>
          <w:w w:val="105"/>
        </w:rPr>
        <w:t xml:space="preserve"> </w:t>
      </w:r>
      <w:r>
        <w:rPr>
          <w:w w:val="105"/>
        </w:rPr>
        <w:t>count</w:t>
      </w:r>
      <w:r>
        <w:rPr>
          <w:spacing w:val="-9"/>
          <w:w w:val="105"/>
        </w:rPr>
        <w:t xml:space="preserve"> </w:t>
      </w:r>
      <w:r>
        <w:rPr>
          <w:w w:val="105"/>
        </w:rPr>
        <w:t>on</w:t>
      </w:r>
      <w:r>
        <w:rPr>
          <w:spacing w:val="-9"/>
          <w:w w:val="105"/>
        </w:rPr>
        <w:t xml:space="preserve"> </w:t>
      </w:r>
      <w:r>
        <w:rPr>
          <w:w w:val="105"/>
        </w:rPr>
        <w:t>the</w:t>
      </w:r>
      <w:r>
        <w:rPr>
          <w:spacing w:val="-9"/>
          <w:w w:val="105"/>
        </w:rPr>
        <w:t xml:space="preserve"> </w:t>
      </w:r>
      <w:r>
        <w:rPr>
          <w:w w:val="105"/>
        </w:rPr>
        <w:t>full matched</w:t>
      </w:r>
      <w:r>
        <w:rPr>
          <w:spacing w:val="-11"/>
          <w:w w:val="105"/>
        </w:rPr>
        <w:t xml:space="preserve"> </w:t>
      </w:r>
      <w:r>
        <w:rPr>
          <w:w w:val="105"/>
        </w:rPr>
        <w:t>cohort</w:t>
      </w:r>
      <w:r>
        <w:rPr>
          <w:spacing w:val="-11"/>
          <w:w w:val="105"/>
        </w:rPr>
        <w:t xml:space="preserve"> </w:t>
      </w:r>
      <w:r>
        <w:rPr>
          <w:w w:val="105"/>
        </w:rPr>
        <w:t>(</w:t>
      </w:r>
      <w:r>
        <w:rPr>
          <w:i/>
          <w:w w:val="105"/>
        </w:rPr>
        <w:t xml:space="preserve">n </w:t>
      </w:r>
      <w:r>
        <w:rPr>
          <w:w w:val="105"/>
        </w:rPr>
        <w:t>= 5</w:t>
      </w:r>
      <w:r>
        <w:rPr>
          <w:i/>
          <w:w w:val="105"/>
        </w:rPr>
        <w:t>,</w:t>
      </w:r>
      <w:r>
        <w:rPr>
          <w:w w:val="105"/>
        </w:rPr>
        <w:t>521).</w:t>
      </w:r>
      <w:r>
        <w:rPr>
          <w:spacing w:val="30"/>
          <w:w w:val="105"/>
        </w:rPr>
        <w:t xml:space="preserve"> </w:t>
      </w:r>
      <w:r>
        <w:rPr>
          <w:w w:val="105"/>
        </w:rPr>
        <w:t>Timing</w:t>
      </w:r>
      <w:r>
        <w:rPr>
          <w:spacing w:val="-11"/>
          <w:w w:val="105"/>
        </w:rPr>
        <w:t xml:space="preserve"> </w:t>
      </w:r>
      <w:r>
        <w:rPr>
          <w:w w:val="105"/>
        </w:rPr>
        <w:t>excludes</w:t>
      </w:r>
      <w:r>
        <w:rPr>
          <w:spacing w:val="-11"/>
          <w:w w:val="105"/>
        </w:rPr>
        <w:t xml:space="preserve"> </w:t>
      </w:r>
      <w:r>
        <w:rPr>
          <w:w w:val="105"/>
        </w:rPr>
        <w:t>one-time</w:t>
      </w:r>
      <w:r>
        <w:rPr>
          <w:spacing w:val="-11"/>
          <w:w w:val="105"/>
        </w:rPr>
        <w:t xml:space="preserve"> </w:t>
      </w:r>
      <w:r>
        <w:rPr>
          <w:w w:val="105"/>
        </w:rPr>
        <w:t>graph</w:t>
      </w:r>
      <w:r>
        <w:rPr>
          <w:spacing w:val="-11"/>
          <w:w w:val="105"/>
        </w:rPr>
        <w:t xml:space="preserve"> </w:t>
      </w:r>
      <w:r>
        <w:rPr>
          <w:w w:val="105"/>
        </w:rPr>
        <w:t>construction</w:t>
      </w:r>
      <w:r>
        <w:rPr>
          <w:spacing w:val="-11"/>
          <w:w w:val="105"/>
        </w:rPr>
        <w:t xml:space="preserve"> </w:t>
      </w:r>
      <w:r>
        <w:rPr>
          <w:w w:val="105"/>
        </w:rPr>
        <w:t>and</w:t>
      </w:r>
      <w:r>
        <w:rPr>
          <w:spacing w:val="-11"/>
          <w:w w:val="105"/>
        </w:rPr>
        <w:t xml:space="preserve"> </w:t>
      </w:r>
      <w:r>
        <w:rPr>
          <w:w w:val="105"/>
        </w:rPr>
        <w:t>averages</w:t>
      </w:r>
      <w:r>
        <w:rPr>
          <w:spacing w:val="-11"/>
          <w:w w:val="105"/>
        </w:rPr>
        <w:t xml:space="preserve"> </w:t>
      </w:r>
      <w:r>
        <w:rPr>
          <w:w w:val="105"/>
        </w:rPr>
        <w:t>three runs at convergence tolerance 10</w:t>
      </w:r>
      <w:r>
        <w:rPr>
          <w:rFonts w:ascii="Apple Symbols" w:hAnsi="Apple Symbols"/>
          <w:w w:val="105"/>
          <w:vertAlign w:val="superscript"/>
        </w:rPr>
        <w:t>−</w:t>
      </w:r>
      <w:r>
        <w:rPr>
          <w:w w:val="105"/>
          <w:vertAlign w:val="superscript"/>
        </w:rPr>
        <w:t>8</w:t>
      </w:r>
      <w:r>
        <w:rPr>
          <w:w w:val="105"/>
        </w:rPr>
        <w:t>.</w:t>
      </w:r>
      <w:hyperlink w:anchor="_bookmark92" w:history="1">
        <w:r>
          <w:rPr>
            <w:w w:val="105"/>
            <w:vertAlign w:val="superscript"/>
          </w:rPr>
          <w:t>1</w:t>
        </w:r>
      </w:hyperlink>
    </w:p>
    <w:p w14:paraId="00DC2091" w14:textId="77777777" w:rsidR="00350CFB" w:rsidRDefault="00283FFF">
      <w:pPr>
        <w:pStyle w:val="a3"/>
        <w:spacing w:before="73"/>
        <w:ind w:left="1326"/>
        <w:jc w:val="both"/>
      </w:pPr>
      <w:bookmarkStart w:id="289" w:name="_bookmark91"/>
      <w:bookmarkEnd w:id="289"/>
      <w:r>
        <w:t>Table</w:t>
      </w:r>
      <w:r>
        <w:rPr>
          <w:spacing w:val="-3"/>
        </w:rPr>
        <w:t xml:space="preserve"> </w:t>
      </w:r>
      <w:r>
        <w:t>4.2:</w:t>
      </w:r>
      <w:r>
        <w:rPr>
          <w:spacing w:val="18"/>
        </w:rPr>
        <w:t xml:space="preserve"> </w:t>
      </w:r>
      <w:r>
        <w:t>Computational</w:t>
      </w:r>
      <w:r>
        <w:rPr>
          <w:spacing w:val="-2"/>
        </w:rPr>
        <w:t xml:space="preserve"> </w:t>
      </w:r>
      <w:r>
        <w:t>benchmark</w:t>
      </w:r>
      <w:r>
        <w:rPr>
          <w:spacing w:val="-2"/>
        </w:rPr>
        <w:t xml:space="preserve"> </w:t>
      </w:r>
      <w:r>
        <w:t>on</w:t>
      </w:r>
      <w:r>
        <w:rPr>
          <w:spacing w:val="-2"/>
        </w:rPr>
        <w:t xml:space="preserve"> </w:t>
      </w:r>
      <w:r>
        <w:t>matched</w:t>
      </w:r>
      <w:r>
        <w:rPr>
          <w:spacing w:val="-2"/>
        </w:rPr>
        <w:t xml:space="preserve"> </w:t>
      </w:r>
      <w:r>
        <w:t>wallet</w:t>
      </w:r>
      <w:r>
        <w:rPr>
          <w:spacing w:val="-2"/>
        </w:rPr>
        <w:t xml:space="preserve"> </w:t>
      </w:r>
      <w:r>
        <w:t>cohort</w:t>
      </w:r>
      <w:r>
        <w:rPr>
          <w:spacing w:val="-2"/>
        </w:rPr>
        <w:t xml:space="preserve"> </w:t>
      </w:r>
      <w:r>
        <w:t>(</w:t>
      </w:r>
      <w:r>
        <w:rPr>
          <w:i/>
        </w:rPr>
        <w:t>n</w:t>
      </w:r>
      <w:r>
        <w:rPr>
          <w:i/>
          <w:spacing w:val="5"/>
        </w:rPr>
        <w:t xml:space="preserve"> </w:t>
      </w:r>
      <w:r>
        <w:t>=</w:t>
      </w:r>
      <w:r>
        <w:rPr>
          <w:spacing w:val="4"/>
        </w:rPr>
        <w:t xml:space="preserve"> </w:t>
      </w:r>
      <w:r>
        <w:rPr>
          <w:spacing w:val="-2"/>
        </w:rPr>
        <w:t>5521).</w:t>
      </w:r>
    </w:p>
    <w:p w14:paraId="00DC2092" w14:textId="77777777" w:rsidR="00350CFB" w:rsidRDefault="00350CFB">
      <w:pPr>
        <w:pStyle w:val="a3"/>
        <w:spacing w:before="13"/>
        <w:rPr>
          <w:sz w:val="20"/>
        </w:rPr>
      </w:pPr>
    </w:p>
    <w:tbl>
      <w:tblPr>
        <w:tblW w:w="0" w:type="auto"/>
        <w:tblInd w:w="2186" w:type="dxa"/>
        <w:tblLayout w:type="fixed"/>
        <w:tblCellMar>
          <w:left w:w="0" w:type="dxa"/>
          <w:right w:w="0" w:type="dxa"/>
        </w:tblCellMar>
        <w:tblLook w:val="01E0" w:firstRow="1" w:lastRow="1" w:firstColumn="1" w:lastColumn="1" w:noHBand="0" w:noVBand="0"/>
      </w:tblPr>
      <w:tblGrid>
        <w:gridCol w:w="1315"/>
        <w:gridCol w:w="1176"/>
        <w:gridCol w:w="1648"/>
        <w:gridCol w:w="630"/>
        <w:gridCol w:w="794"/>
      </w:tblGrid>
      <w:tr w:rsidR="00350CFB" w14:paraId="00DC2098" w14:textId="77777777">
        <w:trPr>
          <w:trHeight w:val="381"/>
        </w:trPr>
        <w:tc>
          <w:tcPr>
            <w:tcW w:w="1315" w:type="dxa"/>
            <w:tcBorders>
              <w:top w:val="single" w:sz="8" w:space="0" w:color="000000"/>
              <w:bottom w:val="single" w:sz="6" w:space="0" w:color="000000"/>
            </w:tcBorders>
          </w:tcPr>
          <w:p w14:paraId="00DC2093" w14:textId="77777777" w:rsidR="00350CFB" w:rsidRDefault="00283FFF">
            <w:pPr>
              <w:pStyle w:val="TableParagraph"/>
              <w:spacing w:before="53"/>
              <w:ind w:left="69"/>
              <w:jc w:val="left"/>
            </w:pPr>
            <w:r>
              <w:rPr>
                <w:spacing w:val="-2"/>
              </w:rPr>
              <w:t>Method</w:t>
            </w:r>
          </w:p>
        </w:tc>
        <w:tc>
          <w:tcPr>
            <w:tcW w:w="1176" w:type="dxa"/>
            <w:tcBorders>
              <w:top w:val="single" w:sz="8" w:space="0" w:color="000000"/>
              <w:bottom w:val="single" w:sz="6" w:space="0" w:color="000000"/>
            </w:tcBorders>
          </w:tcPr>
          <w:p w14:paraId="00DC2094" w14:textId="77777777" w:rsidR="00350CFB" w:rsidRDefault="00283FFF">
            <w:pPr>
              <w:pStyle w:val="TableParagraph"/>
              <w:spacing w:before="53"/>
              <w:ind w:right="67"/>
              <w:jc w:val="right"/>
            </w:pPr>
            <w:r>
              <w:t>Runtime</w:t>
            </w:r>
            <w:r>
              <w:rPr>
                <w:spacing w:val="-9"/>
              </w:rPr>
              <w:t xml:space="preserve"> </w:t>
            </w:r>
            <w:r>
              <w:rPr>
                <w:spacing w:val="-5"/>
              </w:rPr>
              <w:t>(s)</w:t>
            </w:r>
          </w:p>
        </w:tc>
        <w:tc>
          <w:tcPr>
            <w:tcW w:w="1648" w:type="dxa"/>
            <w:tcBorders>
              <w:top w:val="single" w:sz="8" w:space="0" w:color="000000"/>
              <w:bottom w:val="single" w:sz="6" w:space="0" w:color="000000"/>
            </w:tcBorders>
          </w:tcPr>
          <w:p w14:paraId="00DC2095" w14:textId="77777777" w:rsidR="00350CFB" w:rsidRDefault="00283FFF">
            <w:pPr>
              <w:pStyle w:val="TableParagraph"/>
              <w:spacing w:before="53"/>
              <w:ind w:right="67"/>
              <w:jc w:val="right"/>
            </w:pPr>
            <w:r>
              <w:t>Peak</w:t>
            </w:r>
            <w:r>
              <w:rPr>
                <w:spacing w:val="-6"/>
              </w:rPr>
              <w:t xml:space="preserve"> </w:t>
            </w:r>
            <w:r>
              <w:t>mem.</w:t>
            </w:r>
            <w:r>
              <w:rPr>
                <w:spacing w:val="-6"/>
              </w:rPr>
              <w:t xml:space="preserve"> </w:t>
            </w:r>
            <w:r>
              <w:rPr>
                <w:spacing w:val="-4"/>
              </w:rPr>
              <w:t>(MB)</w:t>
            </w:r>
          </w:p>
        </w:tc>
        <w:tc>
          <w:tcPr>
            <w:tcW w:w="630" w:type="dxa"/>
            <w:tcBorders>
              <w:top w:val="single" w:sz="8" w:space="0" w:color="000000"/>
              <w:bottom w:val="single" w:sz="6" w:space="0" w:color="000000"/>
            </w:tcBorders>
          </w:tcPr>
          <w:p w14:paraId="00DC2096" w14:textId="77777777" w:rsidR="00350CFB" w:rsidRDefault="00283FFF">
            <w:pPr>
              <w:pStyle w:val="TableParagraph"/>
              <w:spacing w:before="53"/>
              <w:ind w:left="109" w:right="6"/>
            </w:pPr>
            <w:r>
              <w:rPr>
                <w:spacing w:val="-2"/>
              </w:rPr>
              <w:t>Iters</w:t>
            </w:r>
          </w:p>
        </w:tc>
        <w:tc>
          <w:tcPr>
            <w:tcW w:w="794" w:type="dxa"/>
            <w:tcBorders>
              <w:top w:val="single" w:sz="8" w:space="0" w:color="000000"/>
              <w:bottom w:val="single" w:sz="6" w:space="0" w:color="000000"/>
            </w:tcBorders>
          </w:tcPr>
          <w:p w14:paraId="00DC2097" w14:textId="77777777" w:rsidR="00350CFB" w:rsidRDefault="00283FFF">
            <w:pPr>
              <w:pStyle w:val="TableParagraph"/>
              <w:spacing w:before="53"/>
              <w:ind w:left="122"/>
            </w:pPr>
            <w:r>
              <w:rPr>
                <w:spacing w:val="-2"/>
              </w:rPr>
              <w:t>Edges</w:t>
            </w:r>
          </w:p>
        </w:tc>
      </w:tr>
      <w:tr w:rsidR="00350CFB" w14:paraId="00DC209E" w14:textId="77777777">
        <w:trPr>
          <w:trHeight w:val="319"/>
        </w:trPr>
        <w:tc>
          <w:tcPr>
            <w:tcW w:w="1315" w:type="dxa"/>
            <w:tcBorders>
              <w:top w:val="single" w:sz="6" w:space="0" w:color="000000"/>
            </w:tcBorders>
          </w:tcPr>
          <w:p w14:paraId="00DC2099" w14:textId="77777777" w:rsidR="00350CFB" w:rsidRDefault="00283FFF">
            <w:pPr>
              <w:pStyle w:val="TableParagraph"/>
              <w:spacing w:before="52" w:line="247" w:lineRule="exact"/>
              <w:ind w:left="69"/>
              <w:jc w:val="left"/>
            </w:pPr>
            <w:r>
              <w:rPr>
                <w:spacing w:val="-2"/>
              </w:rPr>
              <w:t>EndorseRank</w:t>
            </w:r>
          </w:p>
        </w:tc>
        <w:tc>
          <w:tcPr>
            <w:tcW w:w="1176" w:type="dxa"/>
            <w:tcBorders>
              <w:top w:val="single" w:sz="6" w:space="0" w:color="000000"/>
            </w:tcBorders>
          </w:tcPr>
          <w:p w14:paraId="00DC209A" w14:textId="77777777" w:rsidR="00350CFB" w:rsidRDefault="00283FFF">
            <w:pPr>
              <w:pStyle w:val="TableParagraph"/>
              <w:spacing w:before="52" w:line="247" w:lineRule="exact"/>
              <w:ind w:right="68"/>
              <w:jc w:val="right"/>
            </w:pPr>
            <w:r>
              <w:rPr>
                <w:spacing w:val="-2"/>
              </w:rPr>
              <w:t>2.105</w:t>
            </w:r>
          </w:p>
        </w:tc>
        <w:tc>
          <w:tcPr>
            <w:tcW w:w="1648" w:type="dxa"/>
            <w:tcBorders>
              <w:top w:val="single" w:sz="6" w:space="0" w:color="000000"/>
            </w:tcBorders>
          </w:tcPr>
          <w:p w14:paraId="00DC209B" w14:textId="77777777" w:rsidR="00350CFB" w:rsidRDefault="00283FFF">
            <w:pPr>
              <w:pStyle w:val="TableParagraph"/>
              <w:spacing w:before="52" w:line="247" w:lineRule="exact"/>
              <w:ind w:right="67"/>
              <w:jc w:val="right"/>
            </w:pPr>
            <w:r>
              <w:rPr>
                <w:spacing w:val="-5"/>
              </w:rPr>
              <w:t>4.6</w:t>
            </w:r>
          </w:p>
        </w:tc>
        <w:tc>
          <w:tcPr>
            <w:tcW w:w="630" w:type="dxa"/>
            <w:tcBorders>
              <w:top w:val="single" w:sz="6" w:space="0" w:color="000000"/>
            </w:tcBorders>
          </w:tcPr>
          <w:p w14:paraId="00DC209C" w14:textId="77777777" w:rsidR="00350CFB" w:rsidRDefault="00283FFF">
            <w:pPr>
              <w:pStyle w:val="TableParagraph"/>
              <w:spacing w:before="52" w:line="247" w:lineRule="exact"/>
              <w:ind w:left="109"/>
            </w:pPr>
            <w:r>
              <w:rPr>
                <w:spacing w:val="-4"/>
              </w:rPr>
              <w:t>37.0</w:t>
            </w:r>
          </w:p>
        </w:tc>
        <w:tc>
          <w:tcPr>
            <w:tcW w:w="794" w:type="dxa"/>
            <w:tcBorders>
              <w:top w:val="single" w:sz="6" w:space="0" w:color="000000"/>
            </w:tcBorders>
          </w:tcPr>
          <w:p w14:paraId="00DC209D" w14:textId="77777777" w:rsidR="00350CFB" w:rsidRDefault="00283FFF">
            <w:pPr>
              <w:pStyle w:val="TableParagraph"/>
              <w:spacing w:before="52" w:line="247" w:lineRule="exact"/>
              <w:ind w:left="122" w:right="13"/>
            </w:pPr>
            <w:r>
              <w:rPr>
                <w:spacing w:val="-2"/>
              </w:rPr>
              <w:t>14727</w:t>
            </w:r>
          </w:p>
        </w:tc>
      </w:tr>
      <w:tr w:rsidR="00350CFB" w14:paraId="00DC20A4" w14:textId="77777777">
        <w:trPr>
          <w:trHeight w:val="270"/>
        </w:trPr>
        <w:tc>
          <w:tcPr>
            <w:tcW w:w="1315" w:type="dxa"/>
          </w:tcPr>
          <w:p w14:paraId="00DC209F" w14:textId="77777777" w:rsidR="00350CFB" w:rsidRDefault="00283FFF">
            <w:pPr>
              <w:pStyle w:val="TableParagraph"/>
              <w:spacing w:line="247" w:lineRule="exact"/>
              <w:ind w:left="69"/>
              <w:jc w:val="left"/>
            </w:pPr>
            <w:r>
              <w:rPr>
                <w:spacing w:val="-5"/>
              </w:rPr>
              <w:t>AWP</w:t>
            </w:r>
          </w:p>
        </w:tc>
        <w:tc>
          <w:tcPr>
            <w:tcW w:w="1176" w:type="dxa"/>
          </w:tcPr>
          <w:p w14:paraId="00DC20A0" w14:textId="77777777" w:rsidR="00350CFB" w:rsidRDefault="00283FFF">
            <w:pPr>
              <w:pStyle w:val="TableParagraph"/>
              <w:spacing w:line="247" w:lineRule="exact"/>
              <w:ind w:right="68"/>
              <w:jc w:val="right"/>
            </w:pPr>
            <w:r>
              <w:rPr>
                <w:spacing w:val="-2"/>
              </w:rPr>
              <w:t>18.711</w:t>
            </w:r>
          </w:p>
        </w:tc>
        <w:tc>
          <w:tcPr>
            <w:tcW w:w="1648" w:type="dxa"/>
          </w:tcPr>
          <w:p w14:paraId="00DC20A1" w14:textId="77777777" w:rsidR="00350CFB" w:rsidRDefault="00283FFF">
            <w:pPr>
              <w:pStyle w:val="TableParagraph"/>
              <w:spacing w:line="247" w:lineRule="exact"/>
              <w:ind w:right="67"/>
              <w:jc w:val="right"/>
            </w:pPr>
            <w:r>
              <w:rPr>
                <w:spacing w:val="-4"/>
              </w:rPr>
              <w:t>38.2</w:t>
            </w:r>
          </w:p>
        </w:tc>
        <w:tc>
          <w:tcPr>
            <w:tcW w:w="630" w:type="dxa"/>
          </w:tcPr>
          <w:p w14:paraId="00DC20A2" w14:textId="77777777" w:rsidR="00350CFB" w:rsidRDefault="00283FFF">
            <w:pPr>
              <w:pStyle w:val="TableParagraph"/>
              <w:spacing w:line="247" w:lineRule="exact"/>
            </w:pPr>
            <w:r>
              <w:rPr>
                <w:spacing w:val="-2"/>
              </w:rPr>
              <w:t>100.0</w:t>
            </w:r>
          </w:p>
        </w:tc>
        <w:tc>
          <w:tcPr>
            <w:tcW w:w="794" w:type="dxa"/>
          </w:tcPr>
          <w:p w14:paraId="00DC20A3" w14:textId="77777777" w:rsidR="00350CFB" w:rsidRDefault="00283FFF">
            <w:pPr>
              <w:pStyle w:val="TableParagraph"/>
              <w:spacing w:line="247" w:lineRule="exact"/>
            </w:pPr>
            <w:r>
              <w:rPr>
                <w:spacing w:val="-2"/>
              </w:rPr>
              <w:t>137087</w:t>
            </w:r>
          </w:p>
        </w:tc>
      </w:tr>
      <w:tr w:rsidR="00350CFB" w14:paraId="00DC20AA" w14:textId="77777777">
        <w:trPr>
          <w:trHeight w:val="332"/>
        </w:trPr>
        <w:tc>
          <w:tcPr>
            <w:tcW w:w="1315" w:type="dxa"/>
            <w:tcBorders>
              <w:bottom w:val="single" w:sz="8" w:space="0" w:color="000000"/>
            </w:tcBorders>
          </w:tcPr>
          <w:p w14:paraId="00DC20A5" w14:textId="77777777" w:rsidR="00350CFB" w:rsidRDefault="00283FFF">
            <w:pPr>
              <w:pStyle w:val="TableParagraph"/>
              <w:ind w:left="69"/>
              <w:jc w:val="left"/>
            </w:pPr>
            <w:r>
              <w:rPr>
                <w:spacing w:val="-2"/>
                <w:color w:val="FF0000"/>
              </w:rPr>
              <w:t>—</w:t>
            </w:r>
          </w:p>
        </w:tc>
        <w:tc>
          <w:tcPr>
            <w:tcW w:w="1176" w:type="dxa"/>
            <w:tcBorders>
              <w:bottom w:val="single" w:sz="8" w:space="0" w:color="000000"/>
            </w:tcBorders>
          </w:tcPr>
          <w:p w14:paraId="00DC20A6" w14:textId="77777777" w:rsidR="00350CFB" w:rsidRDefault="00283FFF">
            <w:pPr>
              <w:pStyle w:val="TableParagraph"/>
              <w:ind w:right="68"/>
              <w:jc w:val="right"/>
            </w:pPr>
            <w:r>
              <w:rPr>
                <w:spacing w:val="-2"/>
              </w:rPr>
              <w:t>1.461</w:t>
            </w:r>
          </w:p>
        </w:tc>
        <w:tc>
          <w:tcPr>
            <w:tcW w:w="1648" w:type="dxa"/>
            <w:tcBorders>
              <w:bottom w:val="single" w:sz="8" w:space="0" w:color="000000"/>
            </w:tcBorders>
          </w:tcPr>
          <w:p w14:paraId="00DC20A7" w14:textId="77777777" w:rsidR="00350CFB" w:rsidRDefault="00283FFF">
            <w:pPr>
              <w:pStyle w:val="TableParagraph"/>
              <w:ind w:right="67"/>
              <w:jc w:val="right"/>
            </w:pPr>
            <w:r>
              <w:rPr>
                <w:spacing w:val="-5"/>
              </w:rPr>
              <w:t>3.2</w:t>
            </w:r>
          </w:p>
        </w:tc>
        <w:tc>
          <w:tcPr>
            <w:tcW w:w="630" w:type="dxa"/>
            <w:tcBorders>
              <w:bottom w:val="single" w:sz="8" w:space="0" w:color="000000"/>
            </w:tcBorders>
          </w:tcPr>
          <w:p w14:paraId="00DC20A8" w14:textId="77777777" w:rsidR="00350CFB" w:rsidRDefault="00283FFF">
            <w:pPr>
              <w:pStyle w:val="TableParagraph"/>
              <w:ind w:left="109"/>
            </w:pPr>
            <w:r>
              <w:rPr>
                <w:spacing w:val="-4"/>
              </w:rPr>
              <w:t>89.0</w:t>
            </w:r>
          </w:p>
        </w:tc>
        <w:tc>
          <w:tcPr>
            <w:tcW w:w="794" w:type="dxa"/>
            <w:tcBorders>
              <w:bottom w:val="single" w:sz="8" w:space="0" w:color="000000"/>
            </w:tcBorders>
          </w:tcPr>
          <w:p w14:paraId="00DC20A9" w14:textId="77777777" w:rsidR="00350CFB" w:rsidRDefault="00283FFF">
            <w:pPr>
              <w:pStyle w:val="TableParagraph"/>
              <w:ind w:left="122" w:right="13"/>
            </w:pPr>
            <w:r>
              <w:rPr>
                <w:spacing w:val="-2"/>
              </w:rPr>
              <w:t>10338</w:t>
            </w:r>
          </w:p>
        </w:tc>
      </w:tr>
    </w:tbl>
    <w:p w14:paraId="00DC20AB" w14:textId="77777777" w:rsidR="00350CFB" w:rsidRDefault="00350CFB">
      <w:pPr>
        <w:pStyle w:val="a3"/>
        <w:spacing w:before="175"/>
      </w:pPr>
    </w:p>
    <w:p w14:paraId="00DC20AC" w14:textId="77777777" w:rsidR="00350CFB" w:rsidRDefault="00283FFF">
      <w:pPr>
        <w:pStyle w:val="a3"/>
        <w:spacing w:before="1"/>
        <w:ind w:left="282"/>
        <w:jc w:val="both"/>
      </w:pPr>
      <w:commentRangeStart w:id="290"/>
      <w:commentRangeStart w:id="291"/>
      <w:r>
        <w:rPr>
          <w:spacing w:val="-4"/>
        </w:rPr>
        <w:t>EndorseRank</w:t>
      </w:r>
      <w:r>
        <w:rPr>
          <w:spacing w:val="-6"/>
        </w:rPr>
        <w:t xml:space="preserve"> </w:t>
      </w:r>
      <w:r>
        <w:rPr>
          <w:spacing w:val="-4"/>
        </w:rPr>
        <w:t>completes</w:t>
      </w:r>
      <w:r>
        <w:rPr>
          <w:spacing w:val="-5"/>
        </w:rPr>
        <w:t xml:space="preserve"> </w:t>
      </w:r>
      <w:r>
        <w:rPr>
          <w:spacing w:val="-4"/>
        </w:rPr>
        <w:t>in</w:t>
      </w:r>
      <w:r>
        <w:rPr>
          <w:spacing w:val="-5"/>
        </w:rPr>
        <w:t xml:space="preserve"> </w:t>
      </w:r>
      <w:r>
        <w:rPr>
          <w:spacing w:val="-4"/>
        </w:rPr>
        <w:t>2.105</w:t>
      </w:r>
      <w:r>
        <w:rPr>
          <w:spacing w:val="-13"/>
        </w:rPr>
        <w:t xml:space="preserve"> </w:t>
      </w:r>
      <w:r>
        <w:rPr>
          <w:spacing w:val="-4"/>
        </w:rPr>
        <w:t>s</w:t>
      </w:r>
      <w:r>
        <w:rPr>
          <w:spacing w:val="-6"/>
        </w:rPr>
        <w:t xml:space="preserve"> </w:t>
      </w:r>
      <w:r>
        <w:rPr>
          <w:spacing w:val="-4"/>
        </w:rPr>
        <w:t>versus</w:t>
      </w:r>
      <w:r>
        <w:rPr>
          <w:spacing w:val="-5"/>
        </w:rPr>
        <w:t xml:space="preserve"> </w:t>
      </w:r>
      <w:r>
        <w:rPr>
          <w:spacing w:val="-4"/>
        </w:rPr>
        <w:t>18.711</w:t>
      </w:r>
      <w:r>
        <w:rPr>
          <w:spacing w:val="-12"/>
        </w:rPr>
        <w:t xml:space="preserve"> </w:t>
      </w:r>
      <w:r>
        <w:rPr>
          <w:spacing w:val="-4"/>
        </w:rPr>
        <w:t>s</w:t>
      </w:r>
      <w:r>
        <w:rPr>
          <w:spacing w:val="-6"/>
        </w:rPr>
        <w:t xml:space="preserve"> </w:t>
      </w:r>
      <w:r>
        <w:rPr>
          <w:spacing w:val="-4"/>
        </w:rPr>
        <w:t>for</w:t>
      </w:r>
      <w:r>
        <w:rPr>
          <w:spacing w:val="-5"/>
        </w:rPr>
        <w:t xml:space="preserve"> </w:t>
      </w:r>
      <w:r>
        <w:rPr>
          <w:spacing w:val="-4"/>
        </w:rPr>
        <w:t>AWP,</w:t>
      </w:r>
      <w:r>
        <w:rPr>
          <w:spacing w:val="-5"/>
        </w:rPr>
        <w:t xml:space="preserve"> </w:t>
      </w:r>
      <w:r>
        <w:rPr>
          <w:spacing w:val="-4"/>
        </w:rPr>
        <w:t>a</w:t>
      </w:r>
      <w:r>
        <w:rPr>
          <w:spacing w:val="-6"/>
        </w:rPr>
        <w:t xml:space="preserve"> </w:t>
      </w:r>
      <w:r>
        <w:rPr>
          <w:spacing w:val="-4"/>
        </w:rPr>
        <w:t>wall-clock</w:t>
      </w:r>
      <w:r>
        <w:rPr>
          <w:spacing w:val="-5"/>
        </w:rPr>
        <w:t xml:space="preserve"> </w:t>
      </w:r>
      <w:r>
        <w:rPr>
          <w:spacing w:val="-4"/>
        </w:rPr>
        <w:t>speedup</w:t>
      </w:r>
      <w:r>
        <w:rPr>
          <w:spacing w:val="-5"/>
        </w:rPr>
        <w:t xml:space="preserve"> </w:t>
      </w:r>
      <w:r>
        <w:rPr>
          <w:spacing w:val="-4"/>
        </w:rPr>
        <w:t>of</w:t>
      </w:r>
      <w:r>
        <w:rPr>
          <w:spacing w:val="-5"/>
        </w:rPr>
        <w:t xml:space="preserve"> </w:t>
      </w:r>
      <w:r>
        <w:rPr>
          <w:spacing w:val="-4"/>
        </w:rPr>
        <w:t>approximately</w:t>
      </w:r>
    </w:p>
    <w:p w14:paraId="00DC20AD" w14:textId="77777777" w:rsidR="00350CFB" w:rsidRDefault="00283FFF">
      <w:pPr>
        <w:pStyle w:val="a3"/>
        <w:spacing w:before="39" w:line="456" w:lineRule="exact"/>
        <w:ind w:left="276" w:right="522" w:firstLine="5"/>
        <w:jc w:val="both"/>
      </w:pPr>
      <w:r>
        <w:t>8</w:t>
      </w:r>
      <w:r>
        <w:rPr>
          <w:i/>
        </w:rPr>
        <w:t>.</w:t>
      </w:r>
      <w:r>
        <w:t>9</w:t>
      </w:r>
      <w:r>
        <w:rPr>
          <w:rFonts w:ascii="Arial Unicode MS" w:hAnsi="Arial Unicode MS"/>
        </w:rPr>
        <w:t>×</w:t>
      </w:r>
      <w:r>
        <w:t>.</w:t>
      </w:r>
      <w:r>
        <w:rPr>
          <w:spacing w:val="12"/>
        </w:rPr>
        <w:t xml:space="preserve"> </w:t>
      </w:r>
      <w:r>
        <w:t>Peak</w:t>
      </w:r>
      <w:r>
        <w:rPr>
          <w:spacing w:val="-3"/>
        </w:rPr>
        <w:t xml:space="preserve"> </w:t>
      </w:r>
      <w:r>
        <w:t>memory</w:t>
      </w:r>
      <w:r>
        <w:rPr>
          <w:spacing w:val="-3"/>
        </w:rPr>
        <w:t xml:space="preserve"> </w:t>
      </w:r>
      <w:r>
        <w:t>follows</w:t>
      </w:r>
      <w:r>
        <w:rPr>
          <w:spacing w:val="-3"/>
        </w:rPr>
        <w:t xml:space="preserve"> </w:t>
      </w:r>
      <w:r>
        <w:t>the</w:t>
      </w:r>
      <w:r>
        <w:rPr>
          <w:spacing w:val="-3"/>
        </w:rPr>
        <w:t xml:space="preserve"> </w:t>
      </w:r>
      <w:r>
        <w:t>same</w:t>
      </w:r>
      <w:r>
        <w:rPr>
          <w:spacing w:val="-3"/>
        </w:rPr>
        <w:t xml:space="preserve"> </w:t>
      </w:r>
      <w:r>
        <w:t>pattern</w:t>
      </w:r>
      <w:r>
        <w:rPr>
          <w:spacing w:val="-3"/>
        </w:rPr>
        <w:t xml:space="preserve"> </w:t>
      </w:r>
      <w:r>
        <w:t>(4.6</w:t>
      </w:r>
      <w:r>
        <w:rPr>
          <w:spacing w:val="-15"/>
        </w:rPr>
        <w:t xml:space="preserve"> </w:t>
      </w:r>
      <w:r>
        <w:t>MB</w:t>
      </w:r>
      <w:r>
        <w:rPr>
          <w:spacing w:val="-3"/>
        </w:rPr>
        <w:t xml:space="preserve"> </w:t>
      </w:r>
      <w:r>
        <w:t>vs.</w:t>
      </w:r>
      <w:r>
        <w:rPr>
          <w:spacing w:val="-3"/>
        </w:rPr>
        <w:t xml:space="preserve"> </w:t>
      </w:r>
      <w:r>
        <w:t>38.2</w:t>
      </w:r>
      <w:r>
        <w:rPr>
          <w:spacing w:val="-15"/>
        </w:rPr>
        <w:t xml:space="preserve"> </w:t>
      </w:r>
      <w:r>
        <w:t>MB)</w:t>
      </w:r>
      <w:r>
        <w:rPr>
          <w:color w:val="FF0000"/>
        </w:rPr>
        <w:t xml:space="preserve"> These 2.105 s / 18.711 s figures are the primary matched-cohort benchmark (Table 4.2). They are not the same experiment as the d = 0.85 row of Table 4.4 (2.913 s / 21.383 s; damping robustness) or Table 8.4 (2.544 s / 22.757 s; archived extended-baseline matrix). Printed means are unchanged.</w:t>
      </w:r>
      <w:commentRangeEnd w:id="290"/>
      <w:r>
        <w:rPr>
          <w:rStyle w:val="a5"/>
          <w:sz w:val="24"/>
          <w:szCs w:val="24"/>
        </w:rPr>
        <w:commentReference w:id="290"/>
      </w:r>
      <w:commentRangeEnd w:id="291"/>
      <w:r w:rsidR="00F50D42">
        <w:rPr>
          <w:rStyle w:val="a5"/>
          <w:sz w:val="24"/>
          <w:szCs w:val="24"/>
        </w:rPr>
        <w:commentReference w:id="291"/>
      </w:r>
      <w:r>
        <w:t>.</w:t>
      </w:r>
      <w:r>
        <w:rPr>
          <w:spacing w:val="-3"/>
        </w:rPr>
        <w:t xml:space="preserve"> </w:t>
      </w:r>
      <w:r>
        <w:t>The</w:t>
      </w:r>
      <w:r>
        <w:rPr>
          <w:spacing w:val="-3"/>
        </w:rPr>
        <w:t xml:space="preserve"> </w:t>
      </w:r>
      <w:r>
        <w:t>dominant</w:t>
      </w:r>
      <w:r>
        <w:rPr>
          <w:spacing w:val="-3"/>
        </w:rPr>
        <w:t xml:space="preserve"> </w:t>
      </w:r>
      <w:r>
        <w:t>driver</w:t>
      </w:r>
      <w:r>
        <w:rPr>
          <w:spacing w:val="-3"/>
        </w:rPr>
        <w:t xml:space="preserve"> </w:t>
      </w:r>
      <w:r>
        <w:t>is</w:t>
      </w:r>
      <w:r>
        <w:rPr>
          <w:spacing w:val="-3"/>
        </w:rPr>
        <w:t xml:space="preserve"> </w:t>
      </w:r>
      <w:r>
        <w:t xml:space="preserve">graph </w:t>
      </w:r>
      <w:r>
        <w:rPr>
          <w:w w:val="105"/>
        </w:rPr>
        <w:t>sparsity:</w:t>
      </w:r>
      <w:r>
        <w:rPr>
          <w:spacing w:val="20"/>
          <w:w w:val="105"/>
        </w:rPr>
        <w:t xml:space="preserve"> </w:t>
      </w:r>
      <w:r>
        <w:rPr>
          <w:w w:val="105"/>
        </w:rPr>
        <w:t>EndorseRank</w:t>
      </w:r>
      <w:r>
        <w:rPr>
          <w:spacing w:val="-11"/>
          <w:w w:val="105"/>
        </w:rPr>
        <w:t xml:space="preserve"> </w:t>
      </w:r>
      <w:r>
        <w:rPr>
          <w:w w:val="105"/>
        </w:rPr>
        <w:t>operates</w:t>
      </w:r>
      <w:r>
        <w:rPr>
          <w:spacing w:val="-11"/>
          <w:w w:val="105"/>
        </w:rPr>
        <w:t xml:space="preserve"> </w:t>
      </w:r>
      <w:r>
        <w:rPr>
          <w:w w:val="105"/>
        </w:rPr>
        <w:t>on</w:t>
      </w:r>
      <w:r>
        <w:rPr>
          <w:spacing w:val="-11"/>
          <w:w w:val="105"/>
        </w:rPr>
        <w:t xml:space="preserve"> </w:t>
      </w:r>
      <w:r>
        <w:rPr>
          <w:w w:val="105"/>
        </w:rPr>
        <w:t>14,727</w:t>
      </w:r>
      <w:r>
        <w:rPr>
          <w:spacing w:val="-11"/>
          <w:w w:val="105"/>
        </w:rPr>
        <w:t xml:space="preserve"> </w:t>
      </w:r>
      <w:r>
        <w:rPr>
          <w:w w:val="105"/>
        </w:rPr>
        <w:t>edges,</w:t>
      </w:r>
      <w:r>
        <w:rPr>
          <w:spacing w:val="-6"/>
          <w:w w:val="105"/>
        </w:rPr>
        <w:t xml:space="preserve"> </w:t>
      </w:r>
      <w:r>
        <w:rPr>
          <w:w w:val="105"/>
        </w:rPr>
        <w:t>whereas</w:t>
      </w:r>
      <w:r>
        <w:rPr>
          <w:spacing w:val="-11"/>
          <w:w w:val="105"/>
        </w:rPr>
        <w:t xml:space="preserve"> </w:t>
      </w:r>
      <w:r>
        <w:rPr>
          <w:w w:val="105"/>
        </w:rPr>
        <w:t>AWP</w:t>
      </w:r>
      <w:r>
        <w:rPr>
          <w:spacing w:val="-11"/>
          <w:w w:val="105"/>
        </w:rPr>
        <w:t xml:space="preserve"> </w:t>
      </w:r>
      <w:r>
        <w:rPr>
          <w:w w:val="105"/>
        </w:rPr>
        <w:t>operates</w:t>
      </w:r>
      <w:r>
        <w:rPr>
          <w:spacing w:val="-11"/>
          <w:w w:val="105"/>
        </w:rPr>
        <w:t xml:space="preserve"> </w:t>
      </w:r>
      <w:r>
        <w:rPr>
          <w:w w:val="105"/>
        </w:rPr>
        <w:t>on</w:t>
      </w:r>
      <w:r>
        <w:rPr>
          <w:spacing w:val="-11"/>
          <w:w w:val="105"/>
        </w:rPr>
        <w:t xml:space="preserve"> </w:t>
      </w:r>
      <w:r>
        <w:rPr>
          <w:w w:val="105"/>
        </w:rPr>
        <w:t>137,087</w:t>
      </w:r>
      <w:r>
        <w:rPr>
          <w:spacing w:val="-11"/>
          <w:w w:val="105"/>
        </w:rPr>
        <w:t xml:space="preserve"> </w:t>
      </w:r>
      <w:r>
        <w:rPr>
          <w:w w:val="105"/>
        </w:rPr>
        <w:t>edges—roughly 9</w:t>
      </w:r>
      <w:r>
        <w:rPr>
          <w:i/>
          <w:w w:val="105"/>
        </w:rPr>
        <w:t>.</w:t>
      </w:r>
      <w:r>
        <w:rPr>
          <w:w w:val="105"/>
        </w:rPr>
        <w:t>3</w:t>
      </w:r>
      <w:r>
        <w:rPr>
          <w:rFonts w:ascii="Arial Unicode MS" w:hAnsi="Arial Unicode MS"/>
          <w:w w:val="105"/>
        </w:rPr>
        <w:t>×</w:t>
      </w:r>
      <w:r>
        <w:rPr>
          <w:rFonts w:ascii="Arial Unicode MS" w:hAnsi="Arial Unicode MS"/>
          <w:spacing w:val="-4"/>
          <w:w w:val="105"/>
        </w:rPr>
        <w:t xml:space="preserve"> </w:t>
      </w:r>
      <w:r>
        <w:rPr>
          <w:w w:val="105"/>
        </w:rPr>
        <w:t>more edges.</w:t>
      </w:r>
      <w:r>
        <w:rPr>
          <w:spacing w:val="40"/>
          <w:w w:val="105"/>
        </w:rPr>
        <w:t xml:space="preserve"> </w:t>
      </w:r>
      <w:r>
        <w:rPr>
          <w:w w:val="105"/>
        </w:rPr>
        <w:t xml:space="preserve">Because PageRank’s per-iteration cost scales with </w:t>
      </w:r>
      <w:r>
        <w:rPr>
          <w:rFonts w:ascii="Arial Unicode MS" w:hAnsi="Arial Unicode MS"/>
          <w:w w:val="105"/>
        </w:rPr>
        <w:t>|</w:t>
      </w:r>
      <w:r>
        <w:rPr>
          <w:i/>
          <w:w w:val="105"/>
        </w:rPr>
        <w:t>E</w:t>
      </w:r>
      <w:r>
        <w:rPr>
          <w:rFonts w:ascii="Arial Unicode MS" w:hAnsi="Arial Unicode MS"/>
          <w:w w:val="105"/>
        </w:rPr>
        <w:t>|</w:t>
      </w:r>
      <w:r>
        <w:rPr>
          <w:w w:val="105"/>
        </w:rPr>
        <w:t xml:space="preserve">, the sparser </w:t>
      </w:r>
      <w:r>
        <w:t>endorsement graph reduces both work per iteration and the number of iterations required for con-vergence</w:t>
      </w:r>
      <w:r>
        <w:rPr>
          <w:spacing w:val="-10"/>
        </w:rPr>
        <w:t xml:space="preserve"> </w:t>
      </w:r>
      <w:r>
        <w:t>(EndorseRank</w:t>
      </w:r>
      <w:r>
        <w:rPr>
          <w:spacing w:val="-10"/>
        </w:rPr>
        <w:t xml:space="preserve"> </w:t>
      </w:r>
      <w:r>
        <w:rPr>
          <w:rFonts w:ascii="Arial Unicode MS" w:hAnsi="Arial Unicode MS"/>
        </w:rPr>
        <w:t>≈</w:t>
      </w:r>
      <w:r>
        <w:rPr>
          <w:rFonts w:ascii="Arial Unicode MS" w:hAnsi="Arial Unicode MS"/>
          <w:spacing w:val="-2"/>
        </w:rPr>
        <w:t xml:space="preserve"> </w:t>
      </w:r>
      <w:r>
        <w:t>37</w:t>
      </w:r>
      <w:r>
        <w:rPr>
          <w:spacing w:val="-10"/>
        </w:rPr>
        <w:t xml:space="preserve"> </w:t>
      </w:r>
      <w:r>
        <w:t>iterations;</w:t>
      </w:r>
      <w:r>
        <w:rPr>
          <w:spacing w:val="-7"/>
        </w:rPr>
        <w:t xml:space="preserve"> </w:t>
      </w:r>
      <w:r>
        <w:t>AWP</w:t>
      </w:r>
      <w:r>
        <w:rPr>
          <w:spacing w:val="-10"/>
        </w:rPr>
        <w:t xml:space="preserve"> </w:t>
      </w:r>
      <w:r>
        <w:rPr>
          <w:rFonts w:ascii="Arial Unicode MS" w:hAnsi="Arial Unicode MS"/>
        </w:rPr>
        <w:t>≈</w:t>
      </w:r>
      <w:r>
        <w:rPr>
          <w:rFonts w:ascii="Arial Unicode MS" w:hAnsi="Arial Unicode MS"/>
          <w:spacing w:val="-2"/>
        </w:rPr>
        <w:t xml:space="preserve"> </w:t>
      </w:r>
      <w:r>
        <w:t>100).</w:t>
      </w:r>
      <w:r>
        <w:rPr>
          <w:spacing w:val="15"/>
        </w:rPr>
        <w:t xml:space="preserve"> </w:t>
      </w:r>
      <w:r>
        <w:t>The</w:t>
      </w:r>
      <w:r>
        <w:rPr>
          <w:spacing w:val="-10"/>
        </w:rPr>
        <w:t xml:space="preserve"> </w:t>
      </w:r>
      <w:r>
        <w:t>iteration</w:t>
      </w:r>
      <w:r>
        <w:rPr>
          <w:spacing w:val="-10"/>
        </w:rPr>
        <w:t xml:space="preserve"> </w:t>
      </w:r>
      <w:r>
        <w:t>gap</w:t>
      </w:r>
      <w:r>
        <w:rPr>
          <w:spacing w:val="-10"/>
        </w:rPr>
        <w:t xml:space="preserve"> </w:t>
      </w:r>
      <w:r>
        <w:t>is</w:t>
      </w:r>
      <w:r>
        <w:rPr>
          <w:spacing w:val="-10"/>
        </w:rPr>
        <w:t xml:space="preserve"> </w:t>
      </w:r>
      <w:r>
        <w:t>consistent</w:t>
      </w:r>
      <w:r>
        <w:rPr>
          <w:spacing w:val="-10"/>
        </w:rPr>
        <w:t xml:space="preserve"> </w:t>
      </w:r>
      <w:r>
        <w:t>with</w:t>
      </w:r>
      <w:r>
        <w:rPr>
          <w:spacing w:val="-10"/>
        </w:rPr>
        <w:t xml:space="preserve"> </w:t>
      </w:r>
      <w:r>
        <w:t>a</w:t>
      </w:r>
      <w:r>
        <w:rPr>
          <w:spacing w:val="-10"/>
        </w:rPr>
        <w:t xml:space="preserve"> </w:t>
      </w:r>
      <w:r>
        <w:t>better-conditioned,</w:t>
      </w:r>
      <w:r>
        <w:rPr>
          <w:spacing w:val="-5"/>
        </w:rPr>
        <w:t xml:space="preserve"> </w:t>
      </w:r>
      <w:r>
        <w:t>lower-density</w:t>
      </w:r>
      <w:r>
        <w:rPr>
          <w:spacing w:val="-5"/>
        </w:rPr>
        <w:t xml:space="preserve"> </w:t>
      </w:r>
      <w:r>
        <w:t>adjacency</w:t>
      </w:r>
      <w:r>
        <w:rPr>
          <w:spacing w:val="-5"/>
        </w:rPr>
        <w:t xml:space="preserve"> </w:t>
      </w:r>
      <w:r>
        <w:t>structure</w:t>
      </w:r>
      <w:r>
        <w:rPr>
          <w:spacing w:val="-5"/>
        </w:rPr>
        <w:t xml:space="preserve"> </w:t>
      </w:r>
      <w:r>
        <w:t>under</w:t>
      </w:r>
      <w:r>
        <w:rPr>
          <w:spacing w:val="-5"/>
        </w:rPr>
        <w:t xml:space="preserve"> </w:t>
      </w:r>
      <w:r>
        <w:t>latest-allowance</w:t>
      </w:r>
      <w:r>
        <w:rPr>
          <w:spacing w:val="-5"/>
        </w:rPr>
        <w:t xml:space="preserve"> </w:t>
      </w:r>
      <w:r>
        <w:t>semantics: allowance</w:t>
      </w:r>
      <w:r>
        <w:rPr>
          <w:spacing w:val="-5"/>
        </w:rPr>
        <w:t xml:space="preserve"> </w:t>
      </w:r>
      <w:r>
        <w:t>over-rides</w:t>
      </w:r>
      <w:r>
        <w:rPr>
          <w:spacing w:val="-7"/>
        </w:rPr>
        <w:t xml:space="preserve"> </w:t>
      </w:r>
      <w:r>
        <w:t>replace</w:t>
      </w:r>
      <w:r>
        <w:rPr>
          <w:spacing w:val="-7"/>
        </w:rPr>
        <w:t xml:space="preserve"> </w:t>
      </w:r>
      <w:r>
        <w:t>historical</w:t>
      </w:r>
      <w:r>
        <w:rPr>
          <w:spacing w:val="-7"/>
        </w:rPr>
        <w:t xml:space="preserve"> </w:t>
      </w:r>
      <w:r>
        <w:t>accumulation,</w:t>
      </w:r>
      <w:r>
        <w:rPr>
          <w:spacing w:val="-6"/>
        </w:rPr>
        <w:t xml:space="preserve"> </w:t>
      </w:r>
      <w:r>
        <w:t>so</w:t>
      </w:r>
      <w:r>
        <w:rPr>
          <w:spacing w:val="-7"/>
        </w:rPr>
        <w:t xml:space="preserve"> </w:t>
      </w:r>
      <w:r>
        <w:t>the</w:t>
      </w:r>
      <w:r>
        <w:rPr>
          <w:spacing w:val="-7"/>
        </w:rPr>
        <w:t xml:space="preserve"> </w:t>
      </w:r>
      <w:r>
        <w:t>operator</w:t>
      </w:r>
      <w:r>
        <w:rPr>
          <w:spacing w:val="-7"/>
        </w:rPr>
        <w:t xml:space="preserve"> </w:t>
      </w:r>
      <w:r>
        <w:t>does</w:t>
      </w:r>
      <w:r>
        <w:rPr>
          <w:spacing w:val="-7"/>
        </w:rPr>
        <w:t xml:space="preserve"> </w:t>
      </w:r>
      <w:r>
        <w:t>not</w:t>
      </w:r>
      <w:r>
        <w:rPr>
          <w:spacing w:val="-7"/>
        </w:rPr>
        <w:t xml:space="preserve"> </w:t>
      </w:r>
      <w:r>
        <w:t>encode</w:t>
      </w:r>
      <w:r>
        <w:rPr>
          <w:spacing w:val="-7"/>
        </w:rPr>
        <w:t xml:space="preserve"> </w:t>
      </w:r>
      <w:r>
        <w:t>long-tailed</w:t>
      </w:r>
      <w:r>
        <w:rPr>
          <w:spacing w:val="-7"/>
        </w:rPr>
        <w:t xml:space="preserve"> </w:t>
      </w:r>
      <w:r>
        <w:t>transfer</w:t>
      </w:r>
      <w:r>
        <w:rPr>
          <w:spacing w:val="-7"/>
        </w:rPr>
        <w:t xml:space="preserve"> </w:t>
      </w:r>
      <w:r>
        <w:t xml:space="preserve">histories </w:t>
      </w:r>
      <w:r>
        <w:rPr>
          <w:w w:val="105"/>
        </w:rPr>
        <w:t>that slow mixing.</w:t>
      </w:r>
    </w:p>
    <w:p w14:paraId="00DC20AE" w14:textId="77777777" w:rsidR="00350CFB" w:rsidRDefault="00283FFF">
      <w:pPr>
        <w:pStyle w:val="a3"/>
        <w:spacing w:before="4"/>
        <w:rPr>
          <w:sz w:val="12"/>
        </w:rPr>
      </w:pPr>
      <w:r>
        <w:rPr>
          <w:noProof/>
          <w:sz w:val="12"/>
        </w:rPr>
        <mc:AlternateContent>
          <mc:Choice Requires="wps">
            <w:drawing>
              <wp:anchor distT="0" distB="0" distL="0" distR="0" simplePos="0" relativeHeight="487630848" behindDoc="1" locked="0" layoutInCell="1" allowOverlap="1" wp14:anchorId="00DC2780" wp14:editId="00DC2781">
                <wp:simplePos x="0" y="0"/>
                <wp:positionH relativeFrom="page">
                  <wp:posOffset>809244</wp:posOffset>
                </wp:positionH>
                <wp:positionV relativeFrom="paragraph">
                  <wp:posOffset>105960</wp:posOffset>
                </wp:positionV>
                <wp:extent cx="2376805" cy="1270"/>
                <wp:effectExtent l="0" t="0" r="0" b="0"/>
                <wp:wrapTopAndBottom/>
                <wp:docPr id="507" name="Graphic 5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6805" cy="1270"/>
                        </a:xfrm>
                        <a:custGeom>
                          <a:avLst/>
                          <a:gdLst/>
                          <a:ahLst/>
                          <a:cxnLst/>
                          <a:rect l="l" t="t" r="r" b="b"/>
                          <a:pathLst>
                            <a:path w="2376805">
                              <a:moveTo>
                                <a:pt x="0" y="0"/>
                              </a:moveTo>
                              <a:lnTo>
                                <a:pt x="2376563"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C9695A" id="Graphic 507" o:spid="_x0000_s1026" style="position:absolute;margin-left:63.7pt;margin-top:8.35pt;width:187.15pt;height:.1pt;z-index:-15685632;visibility:visible;mso-wrap-style:square;mso-wrap-distance-left:0;mso-wrap-distance-top:0;mso-wrap-distance-right:0;mso-wrap-distance-bottom:0;mso-position-horizontal:absolute;mso-position-horizontal-relative:page;mso-position-vertical:absolute;mso-position-vertical-relative:text;v-text-anchor:top" coordsize="23768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" path="m,l2376563,e" filled="f" strokeweight=".14056mm">
                <v:path arrowok="t"/>
                <w10:wrap type="topAndBottom" anchorx="page"/>
              </v:shape>
            </w:pict>
          </mc:Fallback>
        </mc:AlternateContent>
      </w:r>
    </w:p>
    <w:p w14:paraId="00DC20AF" w14:textId="77777777" w:rsidR="00350CFB" w:rsidRDefault="00283FFF">
      <w:pPr>
        <w:spacing w:before="32" w:line="249" w:lineRule="auto"/>
        <w:ind w:left="362" w:right="530" w:hanging="80"/>
        <w:jc w:val="both"/>
        <w:rPr>
          <w:sz w:val="20"/>
        </w:rPr>
      </w:pPr>
      <w:r>
        <w:rPr>
          <w:sz w:val="20"/>
          <w:vertAlign w:val="superscript"/>
        </w:rPr>
        <w:t>1</w:t>
      </w:r>
      <w:bookmarkStart w:id="292" w:name="_bookmark92"/>
      <w:bookmarkEnd w:id="292"/>
      <w:r>
        <w:rPr>
          <w:sz w:val="20"/>
        </w:rPr>
        <w:t>Excluding graph construction isolates the recurring PageRank solve cost that would dominate incremental score re-fresh in a deployed scorer.</w:t>
      </w:r>
    </w:p>
    <w:p w14:paraId="00DC20B0" w14:textId="77777777" w:rsidR="00350CFB" w:rsidRDefault="00350CFB">
      <w:pPr>
        <w:spacing w:line="249" w:lineRule="auto"/>
        <w:jc w:val="both"/>
        <w:rPr>
          <w:sz w:val="20"/>
        </w:rPr>
        <w:sectPr w:rsidR="00350CFB">
          <w:pgSz w:w="11910" w:h="16840"/>
          <w:pgMar w:top="1840" w:right="708" w:bottom="2300" w:left="992" w:header="0" w:footer="2115" w:gutter="0"/>
          <w:cols w:space="720"/>
        </w:sectPr>
      </w:pPr>
    </w:p>
    <w:p w14:paraId="00DC20B1" w14:textId="77777777" w:rsidR="00350CFB" w:rsidRDefault="00283FFF">
      <w:pPr>
        <w:pStyle w:val="a3"/>
        <w:spacing w:before="72" w:line="396" w:lineRule="auto"/>
        <w:ind w:left="276" w:right="563" w:firstLine="5"/>
        <w:jc w:val="both"/>
      </w:pPr>
      <w:r>
        <w:rPr>
          <w:color w:val="FF0000"/>
        </w:rPr>
        <w:t>The primary efficiency comparison is EndorseRank versus AWP on wallet-to-wallet social graphs (2.105 s versus 18.711 s).</w:t>
      </w:r>
    </w:p>
    <w:p w14:paraId="00DC20B2" w14:textId="77777777" w:rsidR="00350CFB" w:rsidRDefault="00283FFF">
      <w:pPr>
        <w:pStyle w:val="a3"/>
        <w:spacing w:before="18" w:line="396" w:lineRule="auto"/>
        <w:ind w:left="282" w:right="563"/>
        <w:jc w:val="both"/>
      </w:pPr>
      <w:r>
        <w:t>Memory</w:t>
      </w:r>
      <w:r>
        <w:rPr>
          <w:spacing w:val="-8"/>
        </w:rPr>
        <w:t xml:space="preserve"> </w:t>
      </w:r>
      <w:r>
        <w:t>footprints reinforce the same structural story.</w:t>
      </w:r>
      <w:r>
        <w:rPr>
          <w:spacing w:val="38"/>
        </w:rPr>
        <w:t xml:space="preserve"> </w:t>
      </w:r>
      <w:r>
        <w:t>EndorseRank’s peak memory (4.6</w:t>
      </w:r>
      <w:r>
        <w:rPr>
          <w:spacing w:val="-15"/>
        </w:rPr>
        <w:t xml:space="preserve"> </w:t>
      </w:r>
      <w:r>
        <w:t xml:space="preserve">MB) is </w:t>
      </w:r>
      <w:r>
        <w:rPr>
          <w:spacing w:val="-2"/>
        </w:rPr>
        <w:t>nearly</w:t>
      </w:r>
      <w:r>
        <w:rPr>
          <w:spacing w:val="-10"/>
        </w:rPr>
        <w:t xml:space="preserve"> </w:t>
      </w:r>
      <w:r>
        <w:rPr>
          <w:spacing w:val="-2"/>
        </w:rPr>
        <w:t>an</w:t>
      </w:r>
      <w:r>
        <w:rPr>
          <w:spacing w:val="-7"/>
        </w:rPr>
        <w:t xml:space="preserve"> </w:t>
      </w:r>
      <w:r>
        <w:rPr>
          <w:spacing w:val="-2"/>
        </w:rPr>
        <w:t>order</w:t>
      </w:r>
      <w:r>
        <w:rPr>
          <w:spacing w:val="-7"/>
        </w:rPr>
        <w:t xml:space="preserve"> </w:t>
      </w:r>
      <w:r>
        <w:rPr>
          <w:spacing w:val="-2"/>
        </w:rPr>
        <w:t>of</w:t>
      </w:r>
      <w:r>
        <w:rPr>
          <w:spacing w:val="-7"/>
        </w:rPr>
        <w:t xml:space="preserve"> </w:t>
      </w:r>
      <w:r>
        <w:rPr>
          <w:spacing w:val="-2"/>
        </w:rPr>
        <w:t>magnitude</w:t>
      </w:r>
      <w:r>
        <w:rPr>
          <w:spacing w:val="-7"/>
        </w:rPr>
        <w:t xml:space="preserve"> </w:t>
      </w:r>
      <w:r>
        <w:rPr>
          <w:spacing w:val="-2"/>
        </w:rPr>
        <w:t>below</w:t>
      </w:r>
      <w:r>
        <w:rPr>
          <w:spacing w:val="-7"/>
        </w:rPr>
        <w:t xml:space="preserve"> </w:t>
      </w:r>
      <w:r>
        <w:rPr>
          <w:spacing w:val="-2"/>
        </w:rPr>
        <w:t>AWP’s</w:t>
      </w:r>
      <w:r>
        <w:rPr>
          <w:spacing w:val="-7"/>
        </w:rPr>
        <w:t xml:space="preserve"> </w:t>
      </w:r>
      <w:r>
        <w:rPr>
          <w:spacing w:val="-2"/>
        </w:rPr>
        <w:t>(38.2</w:t>
      </w:r>
      <w:r>
        <w:rPr>
          <w:spacing w:val="-13"/>
        </w:rPr>
        <w:t xml:space="preserve"> </w:t>
      </w:r>
      <w:r>
        <w:rPr>
          <w:spacing w:val="-2"/>
        </w:rPr>
        <w:t>MB)</w:t>
      </w:r>
      <w:r>
        <w:rPr>
          <w:spacing w:val="-7"/>
        </w:rPr>
        <w:t xml:space="preserve"> </w:t>
      </w:r>
      <w:r>
        <w:rPr>
          <w:spacing w:val="-2"/>
        </w:rPr>
        <w:t>under</w:t>
      </w:r>
      <w:r>
        <w:rPr>
          <w:spacing w:val="-7"/>
        </w:rPr>
        <w:t xml:space="preserve"> </w:t>
      </w:r>
      <w:r>
        <w:rPr>
          <w:spacing w:val="-2"/>
        </w:rPr>
        <w:t>identical</w:t>
      </w:r>
      <w:r>
        <w:rPr>
          <w:spacing w:val="-7"/>
        </w:rPr>
        <w:t xml:space="preserve"> </w:t>
      </w:r>
      <w:r>
        <w:rPr>
          <w:spacing w:val="-2"/>
        </w:rPr>
        <w:t>profiling.</w:t>
      </w:r>
      <w:r>
        <w:rPr>
          <w:spacing w:val="23"/>
        </w:rPr>
        <w:t xml:space="preserve"> </w:t>
      </w:r>
      <w:r>
        <w:rPr>
          <w:spacing w:val="-2"/>
        </w:rPr>
        <w:t>Although</w:t>
      </w:r>
      <w:r>
        <w:rPr>
          <w:spacing w:val="-7"/>
        </w:rPr>
        <w:t xml:space="preserve"> </w:t>
      </w:r>
      <w:r>
        <w:rPr>
          <w:spacing w:val="-2"/>
        </w:rPr>
        <w:t xml:space="preserve">absolute </w:t>
      </w:r>
      <w:r>
        <w:rPr>
          <w:spacing w:val="-2"/>
          <w:w w:val="105"/>
        </w:rPr>
        <w:t>megabytes</w:t>
      </w:r>
      <w:r>
        <w:rPr>
          <w:spacing w:val="-9"/>
          <w:w w:val="105"/>
        </w:rPr>
        <w:t xml:space="preserve"> </w:t>
      </w:r>
      <w:r>
        <w:rPr>
          <w:spacing w:val="-2"/>
          <w:w w:val="105"/>
        </w:rPr>
        <w:t>are</w:t>
      </w:r>
      <w:r>
        <w:rPr>
          <w:spacing w:val="-7"/>
          <w:w w:val="105"/>
        </w:rPr>
        <w:t xml:space="preserve"> </w:t>
      </w:r>
      <w:r>
        <w:rPr>
          <w:spacing w:val="-2"/>
          <w:w w:val="105"/>
        </w:rPr>
        <w:t>modest</w:t>
      </w:r>
      <w:r>
        <w:rPr>
          <w:spacing w:val="-8"/>
          <w:w w:val="105"/>
        </w:rPr>
        <w:t xml:space="preserve"> </w:t>
      </w:r>
      <w:r>
        <w:rPr>
          <w:spacing w:val="-2"/>
          <w:w w:val="105"/>
        </w:rPr>
        <w:t>at</w:t>
      </w:r>
      <w:r>
        <w:rPr>
          <w:spacing w:val="-7"/>
          <w:w w:val="105"/>
        </w:rPr>
        <w:t xml:space="preserve"> </w:t>
      </w:r>
      <w:r>
        <w:rPr>
          <w:i/>
          <w:spacing w:val="-2"/>
          <w:w w:val="105"/>
        </w:rPr>
        <w:t>n</w:t>
      </w:r>
      <w:r>
        <w:rPr>
          <w:i/>
          <w:spacing w:val="8"/>
          <w:w w:val="105"/>
        </w:rPr>
        <w:t xml:space="preserve"> </w:t>
      </w:r>
      <w:r>
        <w:rPr>
          <w:spacing w:val="-2"/>
          <w:w w:val="105"/>
        </w:rPr>
        <w:t>=</w:t>
      </w:r>
      <w:r>
        <w:rPr>
          <w:spacing w:val="8"/>
          <w:w w:val="105"/>
        </w:rPr>
        <w:t xml:space="preserve"> </w:t>
      </w:r>
      <w:r>
        <w:rPr>
          <w:spacing w:val="-2"/>
          <w:w w:val="105"/>
        </w:rPr>
        <w:t>5</w:t>
      </w:r>
      <w:r>
        <w:rPr>
          <w:i/>
          <w:spacing w:val="-2"/>
          <w:w w:val="105"/>
        </w:rPr>
        <w:t>,</w:t>
      </w:r>
      <w:r>
        <w:rPr>
          <w:spacing w:val="-2"/>
          <w:w w:val="105"/>
        </w:rPr>
        <w:t>521,</w:t>
      </w:r>
      <w:r>
        <w:rPr>
          <w:spacing w:val="-6"/>
          <w:w w:val="105"/>
        </w:rPr>
        <w:t xml:space="preserve"> </w:t>
      </w:r>
      <w:r>
        <w:rPr>
          <w:spacing w:val="-2"/>
          <w:w w:val="105"/>
        </w:rPr>
        <w:t>the</w:t>
      </w:r>
      <w:r>
        <w:rPr>
          <w:spacing w:val="-8"/>
          <w:w w:val="105"/>
        </w:rPr>
        <w:t xml:space="preserve"> </w:t>
      </w:r>
      <w:r>
        <w:rPr>
          <w:spacing w:val="-2"/>
          <w:w w:val="105"/>
        </w:rPr>
        <w:t>ratio</w:t>
      </w:r>
      <w:r>
        <w:rPr>
          <w:spacing w:val="-7"/>
          <w:w w:val="105"/>
        </w:rPr>
        <w:t xml:space="preserve"> </w:t>
      </w:r>
      <w:r>
        <w:rPr>
          <w:spacing w:val="-2"/>
          <w:w w:val="105"/>
        </w:rPr>
        <w:t>matters</w:t>
      </w:r>
      <w:r>
        <w:rPr>
          <w:spacing w:val="-8"/>
          <w:w w:val="105"/>
        </w:rPr>
        <w:t xml:space="preserve"> </w:t>
      </w:r>
      <w:r>
        <w:rPr>
          <w:spacing w:val="-2"/>
          <w:w w:val="105"/>
        </w:rPr>
        <w:t>for</w:t>
      </w:r>
      <w:r>
        <w:rPr>
          <w:spacing w:val="-8"/>
          <w:w w:val="105"/>
        </w:rPr>
        <w:t xml:space="preserve"> </w:t>
      </w:r>
      <w:r>
        <w:rPr>
          <w:spacing w:val="-2"/>
          <w:w w:val="105"/>
        </w:rPr>
        <w:t>deployment</w:t>
      </w:r>
      <w:r>
        <w:rPr>
          <w:spacing w:val="-8"/>
          <w:w w:val="105"/>
        </w:rPr>
        <w:t xml:space="preserve"> </w:t>
      </w:r>
      <w:r>
        <w:rPr>
          <w:spacing w:val="-2"/>
          <w:w w:val="105"/>
        </w:rPr>
        <w:t>at</w:t>
      </w:r>
      <w:r>
        <w:rPr>
          <w:spacing w:val="-7"/>
          <w:w w:val="105"/>
        </w:rPr>
        <w:t xml:space="preserve"> </w:t>
      </w:r>
      <w:r>
        <w:rPr>
          <w:spacing w:val="-2"/>
          <w:w w:val="105"/>
        </w:rPr>
        <w:t>larger</w:t>
      </w:r>
      <w:r>
        <w:rPr>
          <w:spacing w:val="-8"/>
          <w:w w:val="105"/>
        </w:rPr>
        <w:t xml:space="preserve"> </w:t>
      </w:r>
      <w:r>
        <w:rPr>
          <w:i/>
          <w:spacing w:val="-2"/>
          <w:w w:val="105"/>
        </w:rPr>
        <w:t>n</w:t>
      </w:r>
      <w:r>
        <w:rPr>
          <w:spacing w:val="-2"/>
          <w:w w:val="105"/>
        </w:rPr>
        <w:t>:</w:t>
      </w:r>
      <w:r>
        <w:rPr>
          <w:spacing w:val="16"/>
          <w:w w:val="105"/>
        </w:rPr>
        <w:t xml:space="preserve"> </w:t>
      </w:r>
      <w:r>
        <w:rPr>
          <w:spacing w:val="-2"/>
          <w:w w:val="105"/>
        </w:rPr>
        <w:t>transfer-graph</w:t>
      </w:r>
    </w:p>
    <w:p w14:paraId="00DC20B3" w14:textId="77777777" w:rsidR="00350CFB" w:rsidRDefault="00283FFF">
      <w:pPr>
        <w:pStyle w:val="a3"/>
        <w:spacing w:line="341" w:lineRule="exact"/>
        <w:ind w:left="282"/>
        <w:jc w:val="both"/>
      </w:pPr>
      <w:r>
        <w:t>adjacency,</w:t>
      </w:r>
      <w:r>
        <w:rPr>
          <w:spacing w:val="-11"/>
        </w:rPr>
        <w:t xml:space="preserve"> </w:t>
      </w:r>
      <w:r>
        <w:t>weight</w:t>
      </w:r>
      <w:r>
        <w:rPr>
          <w:spacing w:val="-12"/>
        </w:rPr>
        <w:t xml:space="preserve"> </w:t>
      </w:r>
      <w:r>
        <w:t>vectors,</w:t>
      </w:r>
      <w:r>
        <w:rPr>
          <w:spacing w:val="-10"/>
        </w:rPr>
        <w:t xml:space="preserve"> </w:t>
      </w:r>
      <w:r>
        <w:t>and</w:t>
      </w:r>
      <w:r>
        <w:rPr>
          <w:spacing w:val="-11"/>
        </w:rPr>
        <w:t xml:space="preserve"> </w:t>
      </w:r>
      <w:r>
        <w:t>residual</w:t>
      </w:r>
      <w:r>
        <w:rPr>
          <w:spacing w:val="-12"/>
        </w:rPr>
        <w:t xml:space="preserve"> </w:t>
      </w:r>
      <w:r>
        <w:t>buffers</w:t>
      </w:r>
      <w:r>
        <w:rPr>
          <w:spacing w:val="-12"/>
        </w:rPr>
        <w:t xml:space="preserve"> </w:t>
      </w:r>
      <w:r>
        <w:t>all</w:t>
      </w:r>
      <w:r>
        <w:rPr>
          <w:spacing w:val="-11"/>
        </w:rPr>
        <w:t xml:space="preserve"> </w:t>
      </w:r>
      <w:r>
        <w:t>scale</w:t>
      </w:r>
      <w:r>
        <w:rPr>
          <w:spacing w:val="-12"/>
        </w:rPr>
        <w:t xml:space="preserve"> </w:t>
      </w:r>
      <w:r>
        <w:t>with</w:t>
      </w:r>
      <w:r>
        <w:rPr>
          <w:spacing w:val="-13"/>
        </w:rPr>
        <w:t xml:space="preserve"> </w:t>
      </w:r>
      <w:r>
        <w:rPr>
          <w:rFonts w:ascii="Arial Unicode MS"/>
        </w:rPr>
        <w:t>|</w:t>
      </w:r>
      <w:r>
        <w:rPr>
          <w:i/>
        </w:rPr>
        <w:t>E</w:t>
      </w:r>
      <w:r>
        <w:rPr>
          <w:rFonts w:ascii="Arial Unicode MS"/>
        </w:rPr>
        <w:t>|</w:t>
      </w:r>
      <w:r>
        <w:t>.</w:t>
      </w:r>
      <w:r>
        <w:rPr>
          <w:spacing w:val="12"/>
        </w:rPr>
        <w:t xml:space="preserve"> </w:t>
      </w:r>
      <w:r>
        <w:t>A</w:t>
      </w:r>
      <w:r>
        <w:rPr>
          <w:spacing w:val="-12"/>
        </w:rPr>
        <w:t xml:space="preserve"> </w:t>
      </w:r>
      <w:r>
        <w:t>method</w:t>
      </w:r>
      <w:r>
        <w:rPr>
          <w:spacing w:val="-11"/>
        </w:rPr>
        <w:t xml:space="preserve"> </w:t>
      </w:r>
      <w:r>
        <w:t>that</w:t>
      </w:r>
      <w:r>
        <w:rPr>
          <w:spacing w:val="-12"/>
        </w:rPr>
        <w:t xml:space="preserve"> </w:t>
      </w:r>
      <w:r>
        <w:t>stores</w:t>
      </w:r>
      <w:r>
        <w:rPr>
          <w:spacing w:val="-12"/>
        </w:rPr>
        <w:t xml:space="preserve"> </w:t>
      </w:r>
      <w:r>
        <w:t>and</w:t>
      </w:r>
      <w:r>
        <w:rPr>
          <w:spacing w:val="-11"/>
        </w:rPr>
        <w:t xml:space="preserve"> </w:t>
      </w:r>
      <w:r>
        <w:rPr>
          <w:spacing w:val="-2"/>
        </w:rPr>
        <w:t>iterates</w:t>
      </w:r>
    </w:p>
    <w:p w14:paraId="00DC20B4" w14:textId="77777777" w:rsidR="00350CFB" w:rsidRDefault="00283FFF">
      <w:pPr>
        <w:pStyle w:val="a3"/>
        <w:spacing w:before="39"/>
        <w:ind w:left="282"/>
        <w:jc w:val="both"/>
      </w:pPr>
      <w:r>
        <w:t>over</w:t>
      </w:r>
      <w:r>
        <w:rPr>
          <w:spacing w:val="2"/>
        </w:rPr>
        <w:t xml:space="preserve"> </w:t>
      </w:r>
      <w:r>
        <w:t>roughly</w:t>
      </w:r>
      <w:r>
        <w:rPr>
          <w:spacing w:val="2"/>
        </w:rPr>
        <w:t xml:space="preserve"> </w:t>
      </w:r>
      <w:r>
        <w:t>9</w:t>
      </w:r>
      <w:r>
        <w:rPr>
          <w:rFonts w:ascii="Arial Unicode MS" w:hAnsi="Arial Unicode MS"/>
        </w:rPr>
        <w:t>×</w:t>
      </w:r>
      <w:r>
        <w:rPr>
          <w:rFonts w:ascii="Arial Unicode MS" w:hAnsi="Arial Unicode MS"/>
          <w:spacing w:val="-5"/>
        </w:rPr>
        <w:t xml:space="preserve"> </w:t>
      </w:r>
      <w:r>
        <w:t>fewer</w:t>
      </w:r>
      <w:r>
        <w:rPr>
          <w:spacing w:val="2"/>
        </w:rPr>
        <w:t xml:space="preserve"> </w:t>
      </w:r>
      <w:r>
        <w:t>edges</w:t>
      </w:r>
      <w:r>
        <w:rPr>
          <w:spacing w:val="2"/>
        </w:rPr>
        <w:t xml:space="preserve"> </w:t>
      </w:r>
      <w:r>
        <w:t>inherits</w:t>
      </w:r>
      <w:r>
        <w:rPr>
          <w:spacing w:val="2"/>
        </w:rPr>
        <w:t xml:space="preserve"> </w:t>
      </w:r>
      <w:r>
        <w:t>proportional</w:t>
      </w:r>
      <w:r>
        <w:rPr>
          <w:spacing w:val="2"/>
        </w:rPr>
        <w:t xml:space="preserve"> </w:t>
      </w:r>
      <w:r>
        <w:t>savings</w:t>
      </w:r>
      <w:r>
        <w:rPr>
          <w:spacing w:val="2"/>
        </w:rPr>
        <w:t xml:space="preserve"> </w:t>
      </w:r>
      <w:r>
        <w:t>in</w:t>
      </w:r>
      <w:r>
        <w:rPr>
          <w:spacing w:val="2"/>
        </w:rPr>
        <w:t xml:space="preserve"> </w:t>
      </w:r>
      <w:r>
        <w:t>cache</w:t>
      </w:r>
      <w:r>
        <w:rPr>
          <w:spacing w:val="2"/>
        </w:rPr>
        <w:t xml:space="preserve"> </w:t>
      </w:r>
      <w:r>
        <w:t>pressure</w:t>
      </w:r>
      <w:r>
        <w:rPr>
          <w:spacing w:val="2"/>
        </w:rPr>
        <w:t xml:space="preserve"> </w:t>
      </w:r>
      <w:r>
        <w:t>and</w:t>
      </w:r>
      <w:r>
        <w:rPr>
          <w:spacing w:val="2"/>
        </w:rPr>
        <w:t xml:space="preserve"> </w:t>
      </w:r>
      <w:r>
        <w:t>allocator</w:t>
      </w:r>
      <w:r>
        <w:rPr>
          <w:spacing w:val="2"/>
        </w:rPr>
        <w:t xml:space="preserve"> </w:t>
      </w:r>
      <w:r>
        <w:rPr>
          <w:spacing w:val="-2"/>
        </w:rPr>
        <w:t>traffic,</w:t>
      </w:r>
    </w:p>
    <w:p w14:paraId="00DC20B5" w14:textId="77777777" w:rsidR="00350CFB" w:rsidRDefault="00283FFF">
      <w:pPr>
        <w:pStyle w:val="a3"/>
        <w:spacing w:before="118" w:line="396" w:lineRule="auto"/>
        <w:ind w:left="282" w:right="558"/>
        <w:jc w:val="both"/>
      </w:pPr>
      <w:r>
        <w:t>not</w:t>
      </w:r>
      <w:r>
        <w:rPr>
          <w:spacing w:val="-15"/>
        </w:rPr>
        <w:t xml:space="preserve"> </w:t>
      </w:r>
      <w:r>
        <w:t>only</w:t>
      </w:r>
      <w:r>
        <w:rPr>
          <w:spacing w:val="-15"/>
        </w:rPr>
        <w:t xml:space="preserve"> </w:t>
      </w:r>
      <w:r>
        <w:t>in</w:t>
      </w:r>
      <w:r>
        <w:rPr>
          <w:spacing w:val="-15"/>
        </w:rPr>
        <w:t xml:space="preserve"> </w:t>
      </w:r>
      <w:r>
        <w:t>arithmetic</w:t>
      </w:r>
      <w:r>
        <w:rPr>
          <w:spacing w:val="-15"/>
        </w:rPr>
        <w:t xml:space="preserve"> </w:t>
      </w:r>
      <w:r>
        <w:t>operations.</w:t>
      </w:r>
      <w:r>
        <w:rPr>
          <w:spacing w:val="9"/>
        </w:rPr>
        <w:t xml:space="preserve"> </w:t>
      </w:r>
      <w:r>
        <w:t>Iteration</w:t>
      </w:r>
      <w:r>
        <w:rPr>
          <w:spacing w:val="-15"/>
        </w:rPr>
        <w:t xml:space="preserve"> </w:t>
      </w:r>
      <w:r>
        <w:t>counts</w:t>
      </w:r>
      <w:r>
        <w:rPr>
          <w:spacing w:val="-15"/>
        </w:rPr>
        <w:t xml:space="preserve"> </w:t>
      </w:r>
      <w:r>
        <w:t>(37</w:t>
      </w:r>
      <w:r>
        <w:rPr>
          <w:spacing w:val="-15"/>
        </w:rPr>
        <w:t xml:space="preserve"> </w:t>
      </w:r>
      <w:r>
        <w:t>vs.</w:t>
      </w:r>
      <w:r>
        <w:rPr>
          <w:spacing w:val="-15"/>
        </w:rPr>
        <w:t xml:space="preserve"> </w:t>
      </w:r>
      <w:r>
        <w:t>100)</w:t>
      </w:r>
      <w:r>
        <w:rPr>
          <w:spacing w:val="-15"/>
        </w:rPr>
        <w:t xml:space="preserve"> </w:t>
      </w:r>
      <w:r>
        <w:t>compound</w:t>
      </w:r>
      <w:r>
        <w:rPr>
          <w:spacing w:val="-15"/>
        </w:rPr>
        <w:t xml:space="preserve"> </w:t>
      </w:r>
      <w:r>
        <w:t>this</w:t>
      </w:r>
      <w:r>
        <w:rPr>
          <w:spacing w:val="-15"/>
        </w:rPr>
        <w:t xml:space="preserve"> </w:t>
      </w:r>
      <w:r>
        <w:t>effect:</w:t>
      </w:r>
      <w:r>
        <w:rPr>
          <w:spacing w:val="7"/>
        </w:rPr>
        <w:t xml:space="preserve"> </w:t>
      </w:r>
      <w:r>
        <w:t>EndorseRank performs fewer passes over a smaller edge list.</w:t>
      </w:r>
    </w:p>
    <w:p w14:paraId="00DC20B6" w14:textId="77777777" w:rsidR="00350CFB" w:rsidRDefault="00283FFF">
      <w:pPr>
        <w:pStyle w:val="a3"/>
        <w:spacing w:before="16" w:line="396" w:lineRule="auto"/>
        <w:ind w:left="282" w:right="524"/>
        <w:jc w:val="both"/>
      </w:pPr>
      <w:r>
        <w:t>From</w:t>
      </w:r>
      <w:r>
        <w:rPr>
          <w:spacing w:val="-13"/>
        </w:rPr>
        <w:t xml:space="preserve"> </w:t>
      </w:r>
      <w:r>
        <w:t>a</w:t>
      </w:r>
      <w:r>
        <w:rPr>
          <w:spacing w:val="-13"/>
        </w:rPr>
        <w:t xml:space="preserve"> </w:t>
      </w:r>
      <w:r>
        <w:t>systems</w:t>
      </w:r>
      <w:r>
        <w:rPr>
          <w:spacing w:val="-13"/>
        </w:rPr>
        <w:t xml:space="preserve"> </w:t>
      </w:r>
      <w:r>
        <w:t>perspective,</w:t>
      </w:r>
      <w:r>
        <w:rPr>
          <w:spacing w:val="-13"/>
        </w:rPr>
        <w:t xml:space="preserve"> </w:t>
      </w:r>
      <w:r>
        <w:t>Claim</w:t>
      </w:r>
      <w:r>
        <w:rPr>
          <w:spacing w:val="-13"/>
        </w:rPr>
        <w:t xml:space="preserve"> </w:t>
      </w:r>
      <w:r>
        <w:t>C1</w:t>
      </w:r>
      <w:r>
        <w:rPr>
          <w:spacing w:val="-13"/>
        </w:rPr>
        <w:t xml:space="preserve"> </w:t>
      </w:r>
      <w:r>
        <w:t>is</w:t>
      </w:r>
      <w:r>
        <w:rPr>
          <w:spacing w:val="-13"/>
        </w:rPr>
        <w:t xml:space="preserve"> </w:t>
      </w:r>
      <w:r>
        <w:t>therefore</w:t>
      </w:r>
      <w:r>
        <w:rPr>
          <w:spacing w:val="-13"/>
        </w:rPr>
        <w:t xml:space="preserve"> </w:t>
      </w:r>
      <w:r>
        <w:t>multi-dimensional.</w:t>
      </w:r>
      <w:r>
        <w:rPr>
          <w:spacing w:val="8"/>
        </w:rPr>
        <w:t xml:space="preserve"> </w:t>
      </w:r>
      <w:r>
        <w:t>Wall-clock</w:t>
      </w:r>
      <w:r>
        <w:rPr>
          <w:spacing w:val="-14"/>
        </w:rPr>
        <w:t xml:space="preserve"> </w:t>
      </w:r>
      <w:r>
        <w:t>time</w:t>
      </w:r>
      <w:r>
        <w:rPr>
          <w:spacing w:val="-13"/>
        </w:rPr>
        <w:t xml:space="preserve"> </w:t>
      </w:r>
      <w:r>
        <w:t>is</w:t>
      </w:r>
      <w:r>
        <w:rPr>
          <w:spacing w:val="-13"/>
        </w:rPr>
        <w:t xml:space="preserve"> </w:t>
      </w:r>
      <w:r>
        <w:t>the</w:t>
      </w:r>
      <w:r>
        <w:rPr>
          <w:spacing w:val="-13"/>
        </w:rPr>
        <w:t xml:space="preserve"> </w:t>
      </w:r>
      <w:r>
        <w:t>head-</w:t>
      </w:r>
      <w:r>
        <w:rPr>
          <w:spacing w:val="-2"/>
        </w:rPr>
        <w:t>line</w:t>
      </w:r>
      <w:r>
        <w:rPr>
          <w:spacing w:val="-9"/>
        </w:rPr>
        <w:t xml:space="preserve"> </w:t>
      </w:r>
      <w:r>
        <w:rPr>
          <w:spacing w:val="-2"/>
        </w:rPr>
        <w:t>metric</w:t>
      </w:r>
      <w:r>
        <w:rPr>
          <w:spacing w:val="-8"/>
        </w:rPr>
        <w:t xml:space="preserve"> </w:t>
      </w:r>
      <w:r>
        <w:rPr>
          <w:spacing w:val="-2"/>
        </w:rPr>
        <w:t>for</w:t>
      </w:r>
      <w:r>
        <w:rPr>
          <w:spacing w:val="-9"/>
        </w:rPr>
        <w:t xml:space="preserve"> </w:t>
      </w:r>
      <w:r>
        <w:rPr>
          <w:spacing w:val="-2"/>
        </w:rPr>
        <w:t>interactive</w:t>
      </w:r>
      <w:r>
        <w:rPr>
          <w:spacing w:val="-8"/>
        </w:rPr>
        <w:t xml:space="preserve"> </w:t>
      </w:r>
      <w:r>
        <w:rPr>
          <w:spacing w:val="-2"/>
        </w:rPr>
        <w:t>refresh; memory</w:t>
      </w:r>
      <w:r>
        <w:rPr>
          <w:spacing w:val="-9"/>
        </w:rPr>
        <w:t xml:space="preserve"> </w:t>
      </w:r>
      <w:r>
        <w:rPr>
          <w:spacing w:val="-2"/>
        </w:rPr>
        <w:t>and</w:t>
      </w:r>
      <w:r>
        <w:rPr>
          <w:spacing w:val="-8"/>
        </w:rPr>
        <w:t xml:space="preserve"> </w:t>
      </w:r>
      <w:r>
        <w:rPr>
          <w:spacing w:val="-2"/>
        </w:rPr>
        <w:t>iterations</w:t>
      </w:r>
      <w:r>
        <w:rPr>
          <w:spacing w:val="-9"/>
        </w:rPr>
        <w:t xml:space="preserve"> </w:t>
      </w:r>
      <w:r>
        <w:rPr>
          <w:spacing w:val="-2"/>
        </w:rPr>
        <w:t>are</w:t>
      </w:r>
      <w:r>
        <w:rPr>
          <w:spacing w:val="-8"/>
        </w:rPr>
        <w:t xml:space="preserve"> </w:t>
      </w:r>
      <w:r>
        <w:rPr>
          <w:spacing w:val="-2"/>
        </w:rPr>
        <w:t>the</w:t>
      </w:r>
      <w:r>
        <w:rPr>
          <w:spacing w:val="-8"/>
        </w:rPr>
        <w:t xml:space="preserve"> </w:t>
      </w:r>
      <w:r>
        <w:rPr>
          <w:spacing w:val="-2"/>
        </w:rPr>
        <w:t>mechanisms</w:t>
      </w:r>
      <w:r>
        <w:rPr>
          <w:spacing w:val="-9"/>
        </w:rPr>
        <w:t xml:space="preserve"> </w:t>
      </w:r>
      <w:r>
        <w:rPr>
          <w:spacing w:val="-2"/>
        </w:rPr>
        <w:t>that</w:t>
      </w:r>
      <w:r>
        <w:rPr>
          <w:spacing w:val="-8"/>
        </w:rPr>
        <w:t xml:space="preserve"> </w:t>
      </w:r>
      <w:r>
        <w:rPr>
          <w:spacing w:val="-2"/>
        </w:rPr>
        <w:t>make</w:t>
      </w:r>
      <w:r>
        <w:rPr>
          <w:spacing w:val="-9"/>
        </w:rPr>
        <w:t xml:space="preserve"> </w:t>
      </w:r>
      <w:r>
        <w:rPr>
          <w:spacing w:val="-2"/>
        </w:rPr>
        <w:t>the</w:t>
      </w:r>
      <w:r>
        <w:rPr>
          <w:spacing w:val="-8"/>
        </w:rPr>
        <w:t xml:space="preserve"> </w:t>
      </w:r>
      <w:r>
        <w:rPr>
          <w:spacing w:val="-2"/>
        </w:rPr>
        <w:t xml:space="preserve">headline </w:t>
      </w:r>
      <w:r>
        <w:t>durable</w:t>
      </w:r>
      <w:r>
        <w:rPr>
          <w:spacing w:val="-1"/>
        </w:rPr>
        <w:t xml:space="preserve"> </w:t>
      </w:r>
      <w:r>
        <w:t>as</w:t>
      </w:r>
      <w:r>
        <w:rPr>
          <w:spacing w:val="-1"/>
        </w:rPr>
        <w:t xml:space="preserve"> </w:t>
      </w:r>
      <w:r>
        <w:t>cohorts</w:t>
      </w:r>
      <w:r>
        <w:rPr>
          <w:spacing w:val="-1"/>
        </w:rPr>
        <w:t xml:space="preserve"> </w:t>
      </w:r>
      <w:r>
        <w:t>grow.</w:t>
      </w:r>
      <w:r>
        <w:rPr>
          <w:spacing w:val="27"/>
        </w:rPr>
        <w:t xml:space="preserve"> </w:t>
      </w:r>
      <w:r>
        <w:t>A</w:t>
      </w:r>
      <w:r>
        <w:rPr>
          <w:spacing w:val="-1"/>
        </w:rPr>
        <w:t xml:space="preserve"> </w:t>
      </w:r>
      <w:r>
        <w:t>method</w:t>
      </w:r>
      <w:r>
        <w:rPr>
          <w:spacing w:val="-1"/>
        </w:rPr>
        <w:t xml:space="preserve"> </w:t>
      </w:r>
      <w:r>
        <w:t>that</w:t>
      </w:r>
      <w:r>
        <w:rPr>
          <w:spacing w:val="-1"/>
        </w:rPr>
        <w:t xml:space="preserve"> </w:t>
      </w:r>
      <w:r>
        <w:t>was</w:t>
      </w:r>
      <w:r>
        <w:rPr>
          <w:spacing w:val="-1"/>
        </w:rPr>
        <w:t xml:space="preserve"> </w:t>
      </w:r>
      <w:r>
        <w:t>faster</w:t>
      </w:r>
      <w:r>
        <w:rPr>
          <w:spacing w:val="-1"/>
        </w:rPr>
        <w:t xml:space="preserve"> </w:t>
      </w:r>
      <w:r>
        <w:t>only</w:t>
      </w:r>
      <w:r>
        <w:rPr>
          <w:spacing w:val="-1"/>
        </w:rPr>
        <w:t xml:space="preserve"> </w:t>
      </w:r>
      <w:r>
        <w:t>because</w:t>
      </w:r>
      <w:r>
        <w:rPr>
          <w:spacing w:val="-1"/>
        </w:rPr>
        <w:t xml:space="preserve"> </w:t>
      </w:r>
      <w:r>
        <w:t>of</w:t>
      </w:r>
      <w:r>
        <w:rPr>
          <w:spacing w:val="-1"/>
        </w:rPr>
        <w:t xml:space="preserve"> </w:t>
      </w:r>
      <w:r>
        <w:t>an</w:t>
      </w:r>
      <w:r>
        <w:rPr>
          <w:spacing w:val="-1"/>
        </w:rPr>
        <w:t xml:space="preserve"> </w:t>
      </w:r>
      <w:r>
        <w:t>implementation</w:t>
      </w:r>
      <w:r>
        <w:rPr>
          <w:spacing w:val="-1"/>
        </w:rPr>
        <w:t xml:space="preserve"> </w:t>
      </w:r>
      <w:r>
        <w:t>accident—for</w:t>
      </w:r>
      <w:r>
        <w:rPr>
          <w:spacing w:val="-6"/>
        </w:rPr>
        <w:t xml:space="preserve"> </w:t>
      </w:r>
      <w:r>
        <w:t>example,</w:t>
      </w:r>
      <w:r>
        <w:rPr>
          <w:spacing w:val="-5"/>
        </w:rPr>
        <w:t xml:space="preserve"> </w:t>
      </w:r>
      <w:r>
        <w:t>an</w:t>
      </w:r>
      <w:r>
        <w:rPr>
          <w:spacing w:val="-6"/>
        </w:rPr>
        <w:t xml:space="preserve"> </w:t>
      </w:r>
      <w:r>
        <w:t>unfairly</w:t>
      </w:r>
      <w:r>
        <w:rPr>
          <w:spacing w:val="-6"/>
        </w:rPr>
        <w:t xml:space="preserve"> </w:t>
      </w:r>
      <w:r>
        <w:t>optimized</w:t>
      </w:r>
      <w:r>
        <w:rPr>
          <w:spacing w:val="-6"/>
        </w:rPr>
        <w:t xml:space="preserve"> </w:t>
      </w:r>
      <w:r>
        <w:t>sparse</w:t>
      </w:r>
      <w:r>
        <w:rPr>
          <w:spacing w:val="-6"/>
        </w:rPr>
        <w:t xml:space="preserve"> </w:t>
      </w:r>
      <w:r>
        <w:t>kernel</w:t>
      </w:r>
      <w:r>
        <w:rPr>
          <w:spacing w:val="-6"/>
        </w:rPr>
        <w:t xml:space="preserve"> </w:t>
      </w:r>
      <w:r>
        <w:t>applied</w:t>
      </w:r>
      <w:r>
        <w:rPr>
          <w:spacing w:val="-6"/>
        </w:rPr>
        <w:t xml:space="preserve"> </w:t>
      </w:r>
      <w:r>
        <w:t>to</w:t>
      </w:r>
      <w:r>
        <w:rPr>
          <w:spacing w:val="-6"/>
        </w:rPr>
        <w:t xml:space="preserve"> </w:t>
      </w:r>
      <w:r>
        <w:t>one</w:t>
      </w:r>
      <w:r>
        <w:rPr>
          <w:spacing w:val="-6"/>
        </w:rPr>
        <w:t xml:space="preserve"> </w:t>
      </w:r>
      <w:r>
        <w:t>graph</w:t>
      </w:r>
      <w:r>
        <w:rPr>
          <w:spacing w:val="-6"/>
        </w:rPr>
        <w:t xml:space="preserve"> </w:t>
      </w:r>
      <w:r>
        <w:t>but</w:t>
      </w:r>
      <w:r>
        <w:rPr>
          <w:spacing w:val="-5"/>
        </w:rPr>
        <w:t xml:space="preserve"> </w:t>
      </w:r>
      <w:r>
        <w:t>not</w:t>
      </w:r>
      <w:r>
        <w:rPr>
          <w:spacing w:val="-6"/>
        </w:rPr>
        <w:t xml:space="preserve"> </w:t>
      </w:r>
      <w:r>
        <w:t>the</w:t>
      </w:r>
      <w:r>
        <w:rPr>
          <w:spacing w:val="-6"/>
        </w:rPr>
        <w:t xml:space="preserve"> </w:t>
      </w:r>
      <w:r>
        <w:t>other—would</w:t>
      </w:r>
      <w:r>
        <w:rPr>
          <w:spacing w:val="-6"/>
        </w:rPr>
        <w:t xml:space="preserve"> </w:t>
      </w:r>
      <w:r>
        <w:t>be less</w:t>
      </w:r>
      <w:r>
        <w:rPr>
          <w:spacing w:val="-13"/>
        </w:rPr>
        <w:t xml:space="preserve"> </w:t>
      </w:r>
      <w:r>
        <w:t>persuasive.</w:t>
      </w:r>
      <w:r>
        <w:rPr>
          <w:spacing w:val="10"/>
        </w:rPr>
        <w:t xml:space="preserve"> </w:t>
      </w:r>
      <w:r>
        <w:t>Here</w:t>
      </w:r>
      <w:r>
        <w:rPr>
          <w:spacing w:val="-13"/>
        </w:rPr>
        <w:t xml:space="preserve"> </w:t>
      </w:r>
      <w:r>
        <w:t>both</w:t>
      </w:r>
      <w:r>
        <w:rPr>
          <w:spacing w:val="-13"/>
        </w:rPr>
        <w:t xml:space="preserve"> </w:t>
      </w:r>
      <w:r>
        <w:t>methods</w:t>
      </w:r>
      <w:r>
        <w:rPr>
          <w:spacing w:val="-13"/>
        </w:rPr>
        <w:t xml:space="preserve"> </w:t>
      </w:r>
      <w:r>
        <w:t>use</w:t>
      </w:r>
      <w:r>
        <w:rPr>
          <w:spacing w:val="-13"/>
        </w:rPr>
        <w:t xml:space="preserve"> </w:t>
      </w:r>
      <w:r>
        <w:t>the</w:t>
      </w:r>
      <w:r>
        <w:rPr>
          <w:spacing w:val="-13"/>
        </w:rPr>
        <w:t xml:space="preserve"> </w:t>
      </w:r>
      <w:r>
        <w:t>same</w:t>
      </w:r>
      <w:r>
        <w:rPr>
          <w:spacing w:val="-13"/>
        </w:rPr>
        <w:t xml:space="preserve"> </w:t>
      </w:r>
      <w:r>
        <w:t>PageRank</w:t>
      </w:r>
      <w:r>
        <w:rPr>
          <w:spacing w:val="-13"/>
        </w:rPr>
        <w:t xml:space="preserve"> </w:t>
      </w:r>
      <w:r>
        <w:t>solver,</w:t>
      </w:r>
      <w:r>
        <w:rPr>
          <w:spacing w:val="-12"/>
        </w:rPr>
        <w:t xml:space="preserve"> </w:t>
      </w:r>
      <w:r>
        <w:t>tolerance,</w:t>
      </w:r>
      <w:r>
        <w:rPr>
          <w:spacing w:val="-12"/>
        </w:rPr>
        <w:t xml:space="preserve"> </w:t>
      </w:r>
      <w:r>
        <w:t>and</w:t>
      </w:r>
      <w:r>
        <w:rPr>
          <w:spacing w:val="-13"/>
        </w:rPr>
        <w:t xml:space="preserve"> </w:t>
      </w:r>
      <w:r>
        <w:t>damping</w:t>
      </w:r>
      <w:r>
        <w:rPr>
          <w:spacing w:val="-13"/>
        </w:rPr>
        <w:t xml:space="preserve"> </w:t>
      </w:r>
      <w:r>
        <w:t xml:space="preserve">default; </w:t>
      </w:r>
      <w:bookmarkStart w:id="293" w:name="Runtime_scaling_on_the_expanded_wallet_p"/>
      <w:bookmarkEnd w:id="293"/>
      <w:r>
        <w:t>only the edge lists differ. The efficiency gap is a property of the endorsement representation.</w:t>
      </w:r>
    </w:p>
    <w:p w14:paraId="00DC20B7" w14:textId="77777777" w:rsidR="00350CFB" w:rsidRDefault="00350CFB">
      <w:pPr>
        <w:pStyle w:val="a3"/>
        <w:spacing w:before="12"/>
      </w:pPr>
    </w:p>
    <w:p w14:paraId="00DC20B8" w14:textId="77777777" w:rsidR="00350CFB" w:rsidRDefault="00283FFF">
      <w:pPr>
        <w:pStyle w:val="3"/>
        <w:numPr>
          <w:ilvl w:val="2"/>
          <w:numId w:val="26"/>
        </w:numPr>
        <w:tabs>
          <w:tab w:val="left" w:pos="879"/>
        </w:tabs>
        <w:ind w:left="879" w:hanging="597"/>
        <w:jc w:val="both"/>
      </w:pPr>
      <w:r>
        <w:t>Runtime</w:t>
      </w:r>
      <w:r>
        <w:rPr>
          <w:spacing w:val="-9"/>
        </w:rPr>
        <w:t xml:space="preserve"> </w:t>
      </w:r>
      <w:r>
        <w:t>scaling</w:t>
      </w:r>
      <w:r>
        <w:rPr>
          <w:spacing w:val="-9"/>
        </w:rPr>
        <w:t xml:space="preserve"> </w:t>
      </w:r>
      <w:r>
        <w:t>on</w:t>
      </w:r>
      <w:r>
        <w:rPr>
          <w:spacing w:val="-8"/>
        </w:rPr>
        <w:t xml:space="preserve"> </w:t>
      </w:r>
      <w:r>
        <w:t>the</w:t>
      </w:r>
      <w:r>
        <w:rPr>
          <w:spacing w:val="-9"/>
        </w:rPr>
        <w:t xml:space="preserve"> </w:t>
      </w:r>
      <w:r>
        <w:t>expanded</w:t>
      </w:r>
      <w:r>
        <w:rPr>
          <w:spacing w:val="-9"/>
        </w:rPr>
        <w:t xml:space="preserve"> </w:t>
      </w:r>
      <w:r>
        <w:t>wallet</w:t>
      </w:r>
      <w:r>
        <w:rPr>
          <w:spacing w:val="-8"/>
        </w:rPr>
        <w:t xml:space="preserve"> </w:t>
      </w:r>
      <w:r>
        <w:rPr>
          <w:spacing w:val="-4"/>
        </w:rPr>
        <w:t>pool</w:t>
      </w:r>
    </w:p>
    <w:p w14:paraId="00DC20B9" w14:textId="77777777" w:rsidR="00350CFB" w:rsidRDefault="00283FFF">
      <w:pPr>
        <w:pStyle w:val="a3"/>
        <w:spacing w:before="182" w:line="456" w:lineRule="exact"/>
        <w:ind w:left="273" w:right="523" w:firstLine="1"/>
        <w:jc w:val="both"/>
      </w:pPr>
      <w:r>
        <w:rPr>
          <w:spacing w:val="-2"/>
          <w:color w:val="FF0000"/>
        </w:rPr>
        <w:t>The runtime advantage is not merely a constant-factor curiosity on a single cohort size. If EndorseRank’s edge set remains substantially smaller than AWP’s as the wallet pool grows, the speedup should persist under staged scaling. Table 4.3 reports runtime scaling on an expanded wallet pool of N = 31,612 addresses: the matched cohort unioned with supplemental active wallets drawn from the reputation subgraph. Deterministic SHA256 subsampling yields staged cohorts at n = 10,000 and at full pool size. In-cohort scaling for n ≤ 5,521 is reported in Appendix 8.1 (Table 8.1).</w:t>
      </w:r>
    </w:p>
    <w:p w14:paraId="00DC20BA" w14:textId="77777777" w:rsidR="00350CFB" w:rsidRDefault="00283FFF">
      <w:pPr>
        <w:pStyle w:val="a3"/>
        <w:spacing w:before="78"/>
        <w:ind w:left="273"/>
        <w:jc w:val="both"/>
      </w:pPr>
      <w:commentRangeStart w:id="294"/>
      <w:commentRangeStart w:id="295"/>
      <w:r>
        <w:t>At</w:t>
      </w:r>
      <w:r>
        <w:rPr>
          <w:spacing w:val="12"/>
        </w:rPr>
        <w:t xml:space="preserve"> </w:t>
      </w:r>
      <w:r>
        <w:rPr>
          <w:i/>
        </w:rPr>
        <w:t>n</w:t>
      </w:r>
      <w:r>
        <w:rPr>
          <w:i/>
          <w:spacing w:val="32"/>
        </w:rPr>
        <w:t xml:space="preserve"> </w:t>
      </w:r>
      <w:r>
        <w:t>=</w:t>
      </w:r>
      <w:r>
        <w:rPr>
          <w:spacing w:val="32"/>
        </w:rPr>
        <w:t xml:space="preserve"> </w:t>
      </w:r>
      <w:r>
        <w:t>10</w:t>
      </w:r>
      <w:r>
        <w:rPr>
          <w:i/>
        </w:rPr>
        <w:t>,</w:t>
      </w:r>
      <w:r>
        <w:t>000,</w:t>
      </w:r>
      <w:r>
        <w:rPr>
          <w:spacing w:val="15"/>
        </w:rPr>
        <w:t xml:space="preserve"> </w:t>
      </w:r>
      <w:r>
        <w:t>EndorseRank</w:t>
      </w:r>
      <w:r>
        <w:rPr>
          <w:spacing w:val="12"/>
        </w:rPr>
        <w:t xml:space="preserve"> </w:t>
      </w:r>
      <w:r>
        <w:t>runs</w:t>
      </w:r>
      <w:r>
        <w:rPr>
          <w:spacing w:val="13"/>
        </w:rPr>
        <w:t xml:space="preserve"> </w:t>
      </w:r>
      <w:r>
        <w:t>in</w:t>
      </w:r>
      <w:r>
        <w:rPr>
          <w:spacing w:val="12"/>
        </w:rPr>
        <w:t xml:space="preserve"> </w:t>
      </w:r>
      <w:r>
        <w:t>1.18</w:t>
      </w:r>
      <w:r>
        <w:rPr>
          <w:spacing w:val="-19"/>
        </w:rPr>
        <w:t xml:space="preserve"> </w:t>
      </w:r>
      <w:r>
        <w:t>s</w:t>
      </w:r>
      <w:r>
        <w:rPr>
          <w:spacing w:val="12"/>
        </w:rPr>
        <w:t xml:space="preserve"> </w:t>
      </w:r>
      <w:r>
        <w:t>versus</w:t>
      </w:r>
      <w:r>
        <w:rPr>
          <w:spacing w:val="13"/>
        </w:rPr>
        <w:t xml:space="preserve"> </w:t>
      </w:r>
      <w:r>
        <w:t>12.28</w:t>
      </w:r>
      <w:r>
        <w:rPr>
          <w:spacing w:val="-20"/>
        </w:rPr>
        <w:t xml:space="preserve"> </w:t>
      </w:r>
      <w:r>
        <w:t>s</w:t>
      </w:r>
      <w:r>
        <w:rPr>
          <w:spacing w:val="13"/>
        </w:rPr>
        <w:t xml:space="preserve"> </w:t>
      </w:r>
      <w:r>
        <w:t>for</w:t>
      </w:r>
      <w:r>
        <w:rPr>
          <w:spacing w:val="12"/>
        </w:rPr>
        <w:t xml:space="preserve"> </w:t>
      </w:r>
      <w:r>
        <w:t>AWP</w:t>
      </w:r>
      <w:r>
        <w:rPr>
          <w:spacing w:val="12"/>
        </w:rPr>
        <w:t xml:space="preserve"> </w:t>
      </w:r>
      <w:r>
        <w:t>(speedup</w:t>
      </w:r>
      <w:r>
        <w:rPr>
          <w:spacing w:val="12"/>
        </w:rPr>
        <w:t xml:space="preserve"> </w:t>
      </w:r>
      <w:r>
        <w:rPr>
          <w:rFonts w:ascii="Arial Unicode MS" w:hAnsi="Arial Unicode MS"/>
        </w:rPr>
        <w:t>≈</w:t>
      </w:r>
      <w:r>
        <w:rPr>
          <w:rFonts w:ascii="Arial Unicode MS" w:hAnsi="Arial Unicode MS"/>
          <w:spacing w:val="25"/>
        </w:rPr>
        <w:t xml:space="preserve"> </w:t>
      </w:r>
      <w:r>
        <w:t>10</w:t>
      </w:r>
      <w:r>
        <w:rPr>
          <w:i/>
        </w:rPr>
        <w:t>.</w:t>
      </w:r>
      <w:r>
        <w:t>4</w:t>
      </w:r>
      <w:r>
        <w:rPr>
          <w:rFonts w:ascii="Arial Unicode MS" w:hAnsi="Arial Unicode MS"/>
        </w:rPr>
        <w:t>×</w:t>
      </w:r>
      <w:r>
        <w:t>).</w:t>
      </w:r>
      <w:r>
        <w:rPr>
          <w:spacing w:val="54"/>
        </w:rPr>
        <w:t xml:space="preserve"> </w:t>
      </w:r>
      <w:r>
        <w:t>At</w:t>
      </w:r>
      <w:r>
        <w:rPr>
          <w:spacing w:val="13"/>
        </w:rPr>
        <w:t xml:space="preserve"> </w:t>
      </w:r>
      <w:r>
        <w:rPr>
          <w:spacing w:val="-4"/>
        </w:rPr>
        <w:t>full</w:t>
      </w:r>
      <w:r>
        <w:rPr>
          <w:color w:val="FF0000"/>
        </w:rPr>
        <w:t xml:space="preserve"> The 10.4 times figure is from the primary runtime-scaling table (Table 4.3: 1.178 s versus 12.277 s). Table 4.6 is a different experiment on the same n and seed (alignment plus runtime under the sample-size sweep) and reports speedup 8.960. The two tables must not be read as one experiment.</w:t>
      </w:r>
      <w:commentRangeEnd w:id="294"/>
      <w:r>
        <w:rPr>
          <w:rStyle w:val="a5"/>
          <w:sz w:val="24"/>
          <w:szCs w:val="24"/>
        </w:rPr>
        <w:commentReference w:id="294"/>
      </w:r>
      <w:commentRangeEnd w:id="295"/>
      <w:r w:rsidR="00F50D42">
        <w:rPr>
          <w:rStyle w:val="a5"/>
          <w:sz w:val="24"/>
          <w:szCs w:val="24"/>
        </w:rPr>
        <w:commentReference w:id="295"/>
      </w:r>
    </w:p>
    <w:p w14:paraId="00DC20BB" w14:textId="77777777" w:rsidR="00350CFB" w:rsidRDefault="00350CFB">
      <w:pPr>
        <w:pStyle w:val="a3"/>
        <w:jc w:val="both"/>
        <w:sectPr w:rsidR="00350CFB">
          <w:pgSz w:w="11910" w:h="16840"/>
          <w:pgMar w:top="1840" w:right="708" w:bottom="2300" w:left="992" w:header="0" w:footer="2115" w:gutter="0"/>
          <w:cols w:space="720"/>
        </w:sectPr>
      </w:pPr>
    </w:p>
    <w:p w14:paraId="00DC20BC" w14:textId="77777777" w:rsidR="00350CFB" w:rsidRDefault="00283FFF">
      <w:pPr>
        <w:pStyle w:val="a3"/>
        <w:spacing w:before="99" w:line="235" w:lineRule="auto"/>
        <w:ind w:left="282" w:right="564" w:hanging="8"/>
      </w:pPr>
      <w:bookmarkStart w:id="296" w:name="_bookmark93"/>
      <w:bookmarkEnd w:id="296"/>
      <w:r>
        <w:rPr>
          <w:spacing w:val="-2"/>
        </w:rPr>
        <w:t>Table</w:t>
      </w:r>
      <w:r>
        <w:rPr>
          <w:spacing w:val="-11"/>
        </w:rPr>
        <w:t xml:space="preserve"> </w:t>
      </w:r>
      <w:r>
        <w:rPr>
          <w:spacing w:val="-2"/>
        </w:rPr>
        <w:t>4.3:</w:t>
      </w:r>
      <w:r>
        <w:rPr>
          <w:spacing w:val="7"/>
        </w:rPr>
        <w:t xml:space="preserve"> </w:t>
      </w:r>
      <w:r>
        <w:rPr>
          <w:spacing w:val="-2"/>
        </w:rPr>
        <w:t>Runtime</w:t>
      </w:r>
      <w:r>
        <w:rPr>
          <w:spacing w:val="-10"/>
        </w:rPr>
        <w:t xml:space="preserve"> </w:t>
      </w:r>
      <w:r>
        <w:rPr>
          <w:spacing w:val="-2"/>
        </w:rPr>
        <w:t>scaling</w:t>
      </w:r>
      <w:r>
        <w:rPr>
          <w:spacing w:val="-10"/>
        </w:rPr>
        <w:t xml:space="preserve"> </w:t>
      </w:r>
      <w:r>
        <w:rPr>
          <w:spacing w:val="-2"/>
        </w:rPr>
        <w:t>on</w:t>
      </w:r>
      <w:r>
        <w:rPr>
          <w:spacing w:val="-10"/>
        </w:rPr>
        <w:t xml:space="preserve"> </w:t>
      </w:r>
      <w:r>
        <w:rPr>
          <w:spacing w:val="-2"/>
        </w:rPr>
        <w:t>expanded</w:t>
      </w:r>
      <w:r>
        <w:rPr>
          <w:spacing w:val="-10"/>
        </w:rPr>
        <w:t xml:space="preserve"> </w:t>
      </w:r>
      <w:r>
        <w:rPr>
          <w:spacing w:val="-2"/>
        </w:rPr>
        <w:t>wallet</w:t>
      </w:r>
      <w:r>
        <w:rPr>
          <w:spacing w:val="-10"/>
        </w:rPr>
        <w:t xml:space="preserve"> </w:t>
      </w:r>
      <w:r>
        <w:rPr>
          <w:spacing w:val="-2"/>
        </w:rPr>
        <w:t>pool</w:t>
      </w:r>
      <w:r>
        <w:rPr>
          <w:spacing w:val="-10"/>
        </w:rPr>
        <w:t xml:space="preserve"> </w:t>
      </w:r>
      <w:r>
        <w:rPr>
          <w:spacing w:val="-2"/>
        </w:rPr>
        <w:t>(</w:t>
      </w:r>
      <w:r>
        <w:rPr>
          <w:i/>
          <w:spacing w:val="-2"/>
        </w:rPr>
        <w:t>N</w:t>
      </w:r>
      <w:r>
        <w:rPr>
          <w:i/>
          <w:spacing w:val="14"/>
          <w:w w:val="105"/>
        </w:rPr>
        <w:t xml:space="preserve"> </w:t>
      </w:r>
      <w:r>
        <w:rPr>
          <w:spacing w:val="-2"/>
          <w:w w:val="105"/>
        </w:rPr>
        <w:t>=</w:t>
      </w:r>
      <w:r>
        <w:rPr>
          <w:spacing w:val="-7"/>
          <w:w w:val="105"/>
        </w:rPr>
        <w:t xml:space="preserve"> </w:t>
      </w:r>
      <w:r>
        <w:rPr>
          <w:spacing w:val="-2"/>
        </w:rPr>
        <w:t>31612;</w:t>
      </w:r>
      <w:r>
        <w:rPr>
          <w:spacing w:val="-10"/>
        </w:rPr>
        <w:t xml:space="preserve"> </w:t>
      </w:r>
      <w:r>
        <w:rPr>
          <w:spacing w:val="-2"/>
        </w:rPr>
        <w:t>SHA256</w:t>
      </w:r>
      <w:r>
        <w:rPr>
          <w:spacing w:val="-10"/>
        </w:rPr>
        <w:t xml:space="preserve"> </w:t>
      </w:r>
      <w:r>
        <w:rPr>
          <w:spacing w:val="-2"/>
        </w:rPr>
        <w:t>seed</w:t>
      </w:r>
      <w:r>
        <w:rPr>
          <w:spacing w:val="-10"/>
        </w:rPr>
        <w:t xml:space="preserve"> </w:t>
      </w:r>
      <w:r>
        <w:rPr>
          <w:rFonts w:ascii="Courier New" w:hAnsi="Courier New"/>
          <w:spacing w:val="-2"/>
        </w:rPr>
        <w:t xml:space="preserve">benchmark-tie </w:t>
      </w:r>
      <w:r>
        <w:rPr>
          <w:rFonts w:ascii="Courier New" w:hAnsi="Courier New"/>
        </w:rPr>
        <w:t>r2-v1</w:t>
      </w:r>
      <w:r>
        <w:t>). Stages</w:t>
      </w:r>
      <w:r>
        <w:rPr>
          <w:spacing w:val="-1"/>
        </w:rPr>
        <w:t xml:space="preserve"> </w:t>
      </w:r>
      <w:r>
        <w:t>subsample</w:t>
      </w:r>
      <w:r>
        <w:rPr>
          <w:spacing w:val="-1"/>
        </w:rPr>
        <w:t xml:space="preserve"> </w:t>
      </w:r>
      <w:r>
        <w:t>the</w:t>
      </w:r>
      <w:r>
        <w:rPr>
          <w:spacing w:val="-1"/>
        </w:rPr>
        <w:t xml:space="preserve"> </w:t>
      </w:r>
      <w:r>
        <w:t>extraction</w:t>
      </w:r>
      <w:r>
        <w:rPr>
          <w:spacing w:val="-1"/>
        </w:rPr>
        <w:t xml:space="preserve"> </w:t>
      </w:r>
      <w:r>
        <w:t>wallet</w:t>
      </w:r>
      <w:r>
        <w:rPr>
          <w:spacing w:val="-1"/>
        </w:rPr>
        <w:t xml:space="preserve"> </w:t>
      </w:r>
      <w:r>
        <w:t>set;</w:t>
      </w:r>
      <w:r>
        <w:rPr>
          <w:spacing w:val="-1"/>
        </w:rPr>
        <w:t xml:space="preserve"> </w:t>
      </w:r>
      <w:r>
        <w:t>ER</w:t>
      </w:r>
      <w:r>
        <w:rPr>
          <w:spacing w:val="-1"/>
        </w:rPr>
        <w:t xml:space="preserve"> </w:t>
      </w:r>
      <w:r>
        <w:t>speedup</w:t>
      </w:r>
      <w:r>
        <w:rPr>
          <w:spacing w:val="-1"/>
        </w:rPr>
        <w:t xml:space="preserve"> </w:t>
      </w:r>
      <w:r>
        <w:t>=</w:t>
      </w:r>
      <w:r>
        <w:rPr>
          <w:spacing w:val="-1"/>
        </w:rPr>
        <w:t xml:space="preserve"> </w:t>
      </w:r>
      <w:r>
        <w:t>AWP/ER</w:t>
      </w:r>
      <w:r>
        <w:rPr>
          <w:spacing w:val="-1"/>
        </w:rPr>
        <w:t xml:space="preserve"> </w:t>
      </w:r>
      <w:r>
        <w:t>runtime</w:t>
      </w:r>
      <w:r>
        <w:rPr>
          <w:spacing w:val="-1"/>
        </w:rPr>
        <w:t xml:space="preserve"> </w:t>
      </w:r>
      <w:r>
        <w:t>ratio.</w:t>
      </w:r>
    </w:p>
    <w:p w14:paraId="00DC20BD" w14:textId="77777777" w:rsidR="00350CFB" w:rsidRDefault="00283FFF">
      <w:pPr>
        <w:pStyle w:val="a3"/>
        <w:spacing w:before="4"/>
        <w:rPr>
          <w:sz w:val="17"/>
        </w:rPr>
      </w:pPr>
      <w:r>
        <w:rPr>
          <w:noProof/>
          <w:sz w:val="17"/>
        </w:rPr>
        <mc:AlternateContent>
          <mc:Choice Requires="wps">
            <w:drawing>
              <wp:anchor distT="0" distB="0" distL="0" distR="0" simplePos="0" relativeHeight="487631360" behindDoc="1" locked="0" layoutInCell="1" allowOverlap="1" wp14:anchorId="00DC2782" wp14:editId="00DC2783">
                <wp:simplePos x="0" y="0"/>
                <wp:positionH relativeFrom="page">
                  <wp:posOffset>2226043</wp:posOffset>
                </wp:positionH>
                <wp:positionV relativeFrom="paragraph">
                  <wp:posOffset>142134</wp:posOffset>
                </wp:positionV>
                <wp:extent cx="3108325" cy="1270"/>
                <wp:effectExtent l="0" t="0" r="0" b="0"/>
                <wp:wrapTopAndBottom/>
                <wp:docPr id="508" name="Graphic 5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08325" cy="1270"/>
                        </a:xfrm>
                        <a:custGeom>
                          <a:avLst/>
                          <a:gdLst/>
                          <a:ahLst/>
                          <a:cxnLst/>
                          <a:rect l="l" t="t" r="r" b="b"/>
                          <a:pathLst>
                            <a:path w="3108325">
                              <a:moveTo>
                                <a:pt x="0" y="0"/>
                              </a:moveTo>
                              <a:lnTo>
                                <a:pt x="3107918"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D6D3FE" id="Graphic 508" o:spid="_x0000_s1026" style="position:absolute;margin-left:175.3pt;margin-top:11.2pt;width:244.75pt;height:.1pt;z-index:-15685120;visibility:visible;mso-wrap-style:square;mso-wrap-distance-left:0;mso-wrap-distance-top:0;mso-wrap-distance-right:0;mso-wrap-distance-bottom:0;mso-position-horizontal:absolute;mso-position-horizontal-relative:page;mso-position-vertical:absolute;mso-position-vertical-relative:text;v-text-anchor:top" coordsize="31083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" path="m,l3107918,e" filled="f" strokeweight=".33739mm">
                <v:path arrowok="t"/>
                <w10:wrap type="topAndBottom" anchorx="page"/>
              </v:shape>
            </w:pict>
          </mc:Fallback>
        </mc:AlternateContent>
      </w:r>
    </w:p>
    <w:p w14:paraId="00DC20BE" w14:textId="77777777" w:rsidR="00350CFB" w:rsidRDefault="00283FFF">
      <w:pPr>
        <w:tabs>
          <w:tab w:val="left" w:pos="3340"/>
          <w:tab w:val="left" w:pos="4123"/>
          <w:tab w:val="left" w:pos="5062"/>
          <w:tab w:val="left" w:pos="5945"/>
          <w:tab w:val="left" w:pos="6792"/>
        </w:tabs>
        <w:spacing w:line="247" w:lineRule="auto"/>
        <w:ind w:left="2583" w:right="2865" w:firstLine="414"/>
      </w:pPr>
      <w:r>
        <w:rPr>
          <w:i/>
        </w:rPr>
        <w:t>n</w:t>
      </w:r>
      <w:r>
        <w:rPr>
          <w:i/>
          <w:spacing w:val="80"/>
        </w:rPr>
        <w:t xml:space="preserve"> </w:t>
      </w:r>
      <w:r>
        <w:t>ER (s)</w:t>
      </w:r>
      <w:r>
        <w:rPr>
          <w:spacing w:val="80"/>
        </w:rPr>
        <w:t xml:space="preserve"> </w:t>
      </w:r>
      <w:r>
        <w:t>AWP (s)</w:t>
      </w:r>
      <w:r>
        <w:rPr>
          <w:spacing w:val="80"/>
        </w:rPr>
        <w:t xml:space="preserve"> </w:t>
      </w:r>
      <w:r>
        <w:t>Speedup</w:t>
      </w:r>
      <w:r>
        <w:rPr>
          <w:spacing w:val="80"/>
        </w:rPr>
        <w:t xml:space="preserve"> </w:t>
      </w:r>
      <w:r>
        <w:t xml:space="preserve">ER </w:t>
      </w:r>
      <w:r>
        <w:rPr>
          <w:rFonts w:ascii="Arial Unicode MS" w:hAnsi="Arial Unicode MS"/>
        </w:rPr>
        <w:t>|</w:t>
      </w:r>
      <w:r>
        <w:rPr>
          <w:i/>
        </w:rPr>
        <w:t>E</w:t>
      </w:r>
      <w:r>
        <w:rPr>
          <w:rFonts w:ascii="Arial Unicode MS" w:hAnsi="Arial Unicode MS"/>
        </w:rPr>
        <w:t>|</w:t>
      </w:r>
      <w:r>
        <w:rPr>
          <w:rFonts w:ascii="Arial Unicode MS" w:hAnsi="Arial Unicode MS"/>
          <w:spacing w:val="40"/>
        </w:rPr>
        <w:t xml:space="preserve"> </w:t>
      </w:r>
      <w:r>
        <w:t xml:space="preserve">AWP </w:t>
      </w:r>
      <w:r>
        <w:rPr>
          <w:rFonts w:ascii="Arial Unicode MS" w:hAnsi="Arial Unicode MS"/>
        </w:rPr>
        <w:t>|</w:t>
      </w:r>
      <w:r>
        <w:rPr>
          <w:i/>
        </w:rPr>
        <w:t>E</w:t>
      </w:r>
      <w:r>
        <w:rPr>
          <w:rFonts w:ascii="Arial Unicode MS" w:hAnsi="Arial Unicode MS"/>
        </w:rPr>
        <w:t xml:space="preserve">| </w:t>
      </w:r>
      <w:r>
        <w:rPr>
          <w:spacing w:val="-2"/>
        </w:rPr>
        <w:t>10000</w:t>
      </w:r>
      <w:r>
        <w:tab/>
      </w:r>
      <w:r>
        <w:rPr>
          <w:spacing w:val="-2"/>
        </w:rPr>
        <w:t>1.178</w:t>
      </w:r>
      <w:r>
        <w:tab/>
      </w:r>
      <w:r>
        <w:rPr>
          <w:spacing w:val="-2"/>
        </w:rPr>
        <w:t>12.277</w:t>
      </w:r>
      <w:r>
        <w:tab/>
      </w:r>
      <w:r>
        <w:rPr>
          <w:spacing w:val="-2"/>
        </w:rPr>
        <w:t>10.4</w:t>
      </w:r>
      <w:r>
        <w:rPr>
          <w:rFonts w:ascii="Arial Unicode MS" w:hAnsi="Arial Unicode MS"/>
          <w:spacing w:val="-2"/>
        </w:rPr>
        <w:t>×</w:t>
      </w:r>
      <w:r>
        <w:rPr>
          <w:rFonts w:ascii="Arial Unicode MS" w:hAnsi="Arial Unicode MS"/>
        </w:rPr>
        <w:tab/>
      </w:r>
      <w:r>
        <w:rPr>
          <w:spacing w:val="-4"/>
        </w:rPr>
        <w:t>7067</w:t>
      </w:r>
      <w:r>
        <w:tab/>
      </w:r>
      <w:r>
        <w:rPr>
          <w:spacing w:val="-2"/>
        </w:rPr>
        <w:t>72158</w:t>
      </w:r>
    </w:p>
    <w:p w14:paraId="00DC20BF" w14:textId="77777777" w:rsidR="00350CFB" w:rsidRDefault="00283FFF">
      <w:pPr>
        <w:tabs>
          <w:tab w:val="left" w:pos="3340"/>
          <w:tab w:val="left" w:pos="4123"/>
          <w:tab w:val="left" w:pos="5171"/>
          <w:tab w:val="left" w:pos="5836"/>
          <w:tab w:val="left" w:pos="6683"/>
        </w:tabs>
        <w:spacing w:line="260" w:lineRule="exact"/>
        <w:ind w:left="2583"/>
      </w:pPr>
      <w:r>
        <w:rPr>
          <w:noProof/>
        </w:rPr>
        <mc:AlternateContent>
          <mc:Choice Requires="wps">
            <w:drawing>
              <wp:anchor distT="0" distB="0" distL="0" distR="0" simplePos="0" relativeHeight="487631872" behindDoc="1" locked="0" layoutInCell="1" allowOverlap="1" wp14:anchorId="00DC2784" wp14:editId="00DC2785">
                <wp:simplePos x="0" y="0"/>
                <wp:positionH relativeFrom="page">
                  <wp:posOffset>2226043</wp:posOffset>
                </wp:positionH>
                <wp:positionV relativeFrom="paragraph">
                  <wp:posOffset>171171</wp:posOffset>
                </wp:positionV>
                <wp:extent cx="3108325" cy="1270"/>
                <wp:effectExtent l="0" t="0" r="0" b="0"/>
                <wp:wrapTopAndBottom/>
                <wp:docPr id="509" name="Graphic 5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08325" cy="1270"/>
                        </a:xfrm>
                        <a:custGeom>
                          <a:avLst/>
                          <a:gdLst/>
                          <a:ahLst/>
                          <a:cxnLst/>
                          <a:rect l="l" t="t" r="r" b="b"/>
                          <a:pathLst>
                            <a:path w="3108325">
                              <a:moveTo>
                                <a:pt x="0" y="0"/>
                              </a:moveTo>
                              <a:lnTo>
                                <a:pt x="3107918"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D3A8662" id="Graphic 509" o:spid="_x0000_s1026" style="position:absolute;margin-left:175.3pt;margin-top:13.5pt;width:244.75pt;height:.1pt;z-index:-15684608;visibility:visible;mso-wrap-style:square;mso-wrap-distance-left:0;mso-wrap-distance-top:0;mso-wrap-distance-right:0;mso-wrap-distance-bottom:0;mso-position-horizontal:absolute;mso-position-horizontal-relative:page;mso-position-vertical:absolute;mso-position-vertical-relative:text;v-text-anchor:top" coordsize="31083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" path="m,l3107918,e" filled="f" strokeweight=".33739mm">
                <v:path arrowok="t"/>
                <w10:wrap type="topAndBottom" anchorx="page"/>
              </v:shape>
            </w:pict>
          </mc:Fallback>
        </mc:AlternateContent>
      </w:r>
      <w:r>
        <w:rPr>
          <w:noProof/>
        </w:rPr>
        <mc:AlternateContent>
          <mc:Choice Requires="wps">
            <w:drawing>
              <wp:anchor distT="0" distB="0" distL="0" distR="0" simplePos="0" relativeHeight="15773184" behindDoc="0" locked="0" layoutInCell="1" allowOverlap="1" wp14:anchorId="00DC2786" wp14:editId="00DC2787">
                <wp:simplePos x="0" y="0"/>
                <wp:positionH relativeFrom="page">
                  <wp:posOffset>2226043</wp:posOffset>
                </wp:positionH>
                <wp:positionV relativeFrom="paragraph">
                  <wp:posOffset>-254151</wp:posOffset>
                </wp:positionV>
                <wp:extent cx="3108325" cy="1270"/>
                <wp:effectExtent l="0" t="0" r="0" b="0"/>
                <wp:wrapNone/>
                <wp:docPr id="510" name="Graphic 5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08325" cy="1270"/>
                        </a:xfrm>
                        <a:custGeom>
                          <a:avLst/>
                          <a:gdLst/>
                          <a:ahLst/>
                          <a:cxnLst/>
                          <a:rect l="l" t="t" r="r" b="b"/>
                          <a:pathLst>
                            <a:path w="3108325">
                              <a:moveTo>
                                <a:pt x="0" y="0"/>
                              </a:moveTo>
                              <a:lnTo>
                                <a:pt x="3107918" y="0"/>
                              </a:lnTo>
                            </a:path>
                          </a:pathLst>
                        </a:custGeom>
                        <a:ln w="75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4B7259D" id="Graphic 510" o:spid="_x0000_s1026" style="position:absolute;margin-left:175.3pt;margin-top:-20pt;width:244.75pt;height:.1pt;z-index:15773184;visibility:visible;mso-wrap-style:square;mso-wrap-distance-left:0;mso-wrap-distance-top:0;mso-wrap-distance-right:0;mso-wrap-distance-bottom:0;mso-position-horizontal:absolute;mso-position-horizontal-relative:page;mso-position-vertical:absolute;mso-position-vertical-relative:text;v-text-anchor:top" coordsize="31083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" path="m,l3107918,e" filled="f" strokeweight=".21089mm">
                <v:path arrowok="t"/>
                <w10:wrap anchorx="page"/>
              </v:shape>
            </w:pict>
          </mc:Fallback>
        </mc:AlternateContent>
      </w:r>
      <w:r>
        <w:rPr>
          <w:spacing w:val="-2"/>
        </w:rPr>
        <w:t>31612</w:t>
      </w:r>
      <w:r>
        <w:tab/>
      </w:r>
      <w:r>
        <w:rPr>
          <w:spacing w:val="-2"/>
        </w:rPr>
        <w:t>2.286</w:t>
      </w:r>
      <w:r>
        <w:tab/>
      </w:r>
      <w:r>
        <w:rPr>
          <w:spacing w:val="-2"/>
        </w:rPr>
        <w:t>21.402</w:t>
      </w:r>
      <w:r>
        <w:tab/>
      </w:r>
      <w:r>
        <w:rPr>
          <w:spacing w:val="-4"/>
        </w:rPr>
        <w:t>9.4</w:t>
      </w:r>
      <w:r>
        <w:rPr>
          <w:rFonts w:ascii="Arial Unicode MS" w:hAnsi="Arial Unicode MS"/>
          <w:spacing w:val="-4"/>
        </w:rPr>
        <w:t>×</w:t>
      </w:r>
      <w:r>
        <w:rPr>
          <w:rFonts w:ascii="Arial Unicode MS" w:hAnsi="Arial Unicode MS"/>
        </w:rPr>
        <w:tab/>
      </w:r>
      <w:r>
        <w:rPr>
          <w:spacing w:val="-2"/>
        </w:rPr>
        <w:t>14727</w:t>
      </w:r>
      <w:r>
        <w:tab/>
      </w:r>
      <w:r>
        <w:rPr>
          <w:spacing w:val="-2"/>
        </w:rPr>
        <w:t>137087</w:t>
      </w:r>
    </w:p>
    <w:p w14:paraId="00DC20C0" w14:textId="77777777" w:rsidR="00350CFB" w:rsidRDefault="00283FFF">
      <w:pPr>
        <w:pStyle w:val="a3"/>
        <w:spacing w:before="273" w:line="456" w:lineRule="exact"/>
        <w:ind w:left="282" w:right="522"/>
        <w:jc w:val="both"/>
      </w:pPr>
      <w:commentRangeStart w:id="297"/>
      <w:commentRangeStart w:id="298"/>
      <w:r>
        <w:rPr>
          <w:w w:val="105"/>
        </w:rPr>
        <w:t>pool</w:t>
      </w:r>
      <w:r>
        <w:rPr>
          <w:spacing w:val="-16"/>
          <w:w w:val="105"/>
        </w:rPr>
        <w:t xml:space="preserve"> </w:t>
      </w:r>
      <w:r>
        <w:rPr>
          <w:w w:val="105"/>
        </w:rPr>
        <w:t>size</w:t>
      </w:r>
      <w:r>
        <w:rPr>
          <w:spacing w:val="-16"/>
          <w:w w:val="105"/>
        </w:rPr>
        <w:t xml:space="preserve"> </w:t>
      </w:r>
      <w:r>
        <w:rPr>
          <w:w w:val="105"/>
        </w:rPr>
        <w:t>(</w:t>
      </w:r>
      <w:r>
        <w:rPr>
          <w:i/>
          <w:w w:val="105"/>
        </w:rPr>
        <w:t>N</w:t>
      </w:r>
      <w:r>
        <w:rPr>
          <w:i/>
          <w:spacing w:val="3"/>
          <w:w w:val="105"/>
        </w:rPr>
        <w:t xml:space="preserve"> </w:t>
      </w:r>
      <w:r>
        <w:rPr>
          <w:w w:val="105"/>
        </w:rPr>
        <w:t>= 31</w:t>
      </w:r>
      <w:r>
        <w:rPr>
          <w:i/>
          <w:w w:val="105"/>
        </w:rPr>
        <w:t>,</w:t>
      </w:r>
      <w:r>
        <w:rPr>
          <w:w w:val="105"/>
        </w:rPr>
        <w:t>612),</w:t>
      </w:r>
      <w:r>
        <w:rPr>
          <w:spacing w:val="-7"/>
          <w:w w:val="105"/>
        </w:rPr>
        <w:t xml:space="preserve"> </w:t>
      </w:r>
      <w:r>
        <w:rPr>
          <w:w w:val="105"/>
        </w:rPr>
        <w:t>EndorseRank</w:t>
      </w:r>
      <w:r>
        <w:rPr>
          <w:spacing w:val="-10"/>
          <w:w w:val="105"/>
        </w:rPr>
        <w:t xml:space="preserve"> </w:t>
      </w:r>
      <w:r>
        <w:rPr>
          <w:w w:val="105"/>
        </w:rPr>
        <w:t>runs</w:t>
      </w:r>
      <w:r>
        <w:rPr>
          <w:spacing w:val="-10"/>
          <w:w w:val="105"/>
        </w:rPr>
        <w:t xml:space="preserve"> </w:t>
      </w:r>
      <w:r>
        <w:rPr>
          <w:w w:val="105"/>
        </w:rPr>
        <w:t>in</w:t>
      </w:r>
      <w:r>
        <w:rPr>
          <w:spacing w:val="-10"/>
          <w:w w:val="105"/>
        </w:rPr>
        <w:t xml:space="preserve"> </w:t>
      </w:r>
      <w:r>
        <w:rPr>
          <w:w w:val="105"/>
        </w:rPr>
        <w:t>2.29</w:t>
      </w:r>
      <w:r>
        <w:rPr>
          <w:spacing w:val="-16"/>
          <w:w w:val="105"/>
        </w:rPr>
        <w:t xml:space="preserve"> </w:t>
      </w:r>
      <w:r>
        <w:rPr>
          <w:w w:val="105"/>
        </w:rPr>
        <w:t>s</w:t>
      </w:r>
      <w:r>
        <w:rPr>
          <w:spacing w:val="-9"/>
          <w:w w:val="105"/>
        </w:rPr>
        <w:t xml:space="preserve"> </w:t>
      </w:r>
      <w:r>
        <w:rPr>
          <w:w w:val="105"/>
        </w:rPr>
        <w:t>versus</w:t>
      </w:r>
      <w:r>
        <w:rPr>
          <w:spacing w:val="-10"/>
          <w:w w:val="105"/>
        </w:rPr>
        <w:t xml:space="preserve"> </w:t>
      </w:r>
      <w:r>
        <w:rPr>
          <w:w w:val="105"/>
        </w:rPr>
        <w:t>21.40</w:t>
      </w:r>
      <w:r>
        <w:rPr>
          <w:spacing w:val="-16"/>
          <w:w w:val="105"/>
        </w:rPr>
        <w:t xml:space="preserve"> </w:t>
      </w:r>
      <w:r>
        <w:rPr>
          <w:w w:val="105"/>
        </w:rPr>
        <w:t>s</w:t>
      </w:r>
      <w:r>
        <w:rPr>
          <w:spacing w:val="-9"/>
          <w:w w:val="105"/>
        </w:rPr>
        <w:t xml:space="preserve"> </w:t>
      </w:r>
      <w:r>
        <w:rPr>
          <w:w w:val="105"/>
        </w:rPr>
        <w:t>for</w:t>
      </w:r>
      <w:r>
        <w:rPr>
          <w:spacing w:val="-10"/>
          <w:w w:val="105"/>
        </w:rPr>
        <w:t xml:space="preserve"> </w:t>
      </w:r>
      <w:r>
        <w:rPr>
          <w:w w:val="105"/>
        </w:rPr>
        <w:t>AWP</w:t>
      </w:r>
      <w:r>
        <w:rPr>
          <w:spacing w:val="-10"/>
          <w:w w:val="105"/>
        </w:rPr>
        <w:t xml:space="preserve"> </w:t>
      </w:r>
      <w:r>
        <w:rPr>
          <w:w w:val="105"/>
        </w:rPr>
        <w:t>(speedup</w:t>
      </w:r>
      <w:r>
        <w:rPr>
          <w:spacing w:val="-10"/>
          <w:w w:val="105"/>
        </w:rPr>
        <w:t xml:space="preserve"> </w:t>
      </w:r>
      <w:r>
        <w:rPr>
          <w:rFonts w:ascii="Arial Unicode MS" w:hAnsi="Arial Unicode MS"/>
          <w:w w:val="105"/>
        </w:rPr>
        <w:t xml:space="preserve">≈ </w:t>
      </w:r>
      <w:r>
        <w:rPr>
          <w:w w:val="105"/>
        </w:rPr>
        <w:t>9</w:t>
      </w:r>
      <w:r>
        <w:rPr>
          <w:i/>
          <w:w w:val="105"/>
        </w:rPr>
        <w:t>.</w:t>
      </w:r>
      <w:r>
        <w:rPr>
          <w:w w:val="105"/>
        </w:rPr>
        <w:t>4</w:t>
      </w:r>
      <w:r>
        <w:rPr>
          <w:rFonts w:ascii="Arial Unicode MS" w:hAnsi="Arial Unicode MS"/>
          <w:w w:val="105"/>
        </w:rPr>
        <w:t>×</w:t>
      </w:r>
      <w:r>
        <w:rPr>
          <w:w w:val="105"/>
        </w:rPr>
        <w:t xml:space="preserve">). </w:t>
      </w:r>
      <w:r>
        <w:t xml:space="preserve">Edge counts at the full pool remain 14,727 for EndorseRank and 137,087 for AWP—identical to the matched-cohort edge totals in Table </w:t>
      </w:r>
      <w:hyperlink w:anchor="_bookmark86" w:history="1">
        <w:r>
          <w:t>4.1</w:t>
        </w:r>
      </w:hyperlink>
      <w:r>
        <w:t xml:space="preserve">—because the reputation subgraph edges among the evaluation wallets are fixed by the extraction; expanding the node set without adding new edges </w:t>
      </w:r>
      <w:r>
        <w:rPr>
          <w:w w:val="105"/>
        </w:rPr>
        <w:t>among</w:t>
      </w:r>
      <w:r>
        <w:rPr>
          <w:spacing w:val="-11"/>
          <w:w w:val="105"/>
        </w:rPr>
        <w:t xml:space="preserve"> </w:t>
      </w:r>
      <w:r>
        <w:rPr>
          <w:w w:val="105"/>
        </w:rPr>
        <w:t>scored</w:t>
      </w:r>
      <w:r>
        <w:rPr>
          <w:spacing w:val="-11"/>
          <w:w w:val="105"/>
        </w:rPr>
        <w:t xml:space="preserve"> </w:t>
      </w:r>
      <w:r>
        <w:rPr>
          <w:w w:val="105"/>
        </w:rPr>
        <w:t>wallets</w:t>
      </w:r>
      <w:r>
        <w:rPr>
          <w:spacing w:val="-11"/>
          <w:w w:val="105"/>
        </w:rPr>
        <w:t xml:space="preserve"> </w:t>
      </w:r>
      <w:r>
        <w:rPr>
          <w:w w:val="105"/>
        </w:rPr>
        <w:t>does</w:t>
      </w:r>
      <w:r>
        <w:rPr>
          <w:spacing w:val="-11"/>
          <w:w w:val="105"/>
        </w:rPr>
        <w:t xml:space="preserve"> </w:t>
      </w:r>
      <w:r>
        <w:rPr>
          <w:w w:val="105"/>
        </w:rPr>
        <w:t>not</w:t>
      </w:r>
      <w:r>
        <w:rPr>
          <w:spacing w:val="-11"/>
          <w:w w:val="105"/>
        </w:rPr>
        <w:t xml:space="preserve"> </w:t>
      </w:r>
      <w:r>
        <w:rPr>
          <w:w w:val="105"/>
        </w:rPr>
        <w:t>inflate</w:t>
      </w:r>
      <w:r>
        <w:rPr>
          <w:spacing w:val="-11"/>
          <w:w w:val="105"/>
        </w:rPr>
        <w:t xml:space="preserve"> </w:t>
      </w:r>
      <w:r>
        <w:rPr>
          <w:rFonts w:ascii="Arial Unicode MS" w:hAnsi="Arial Unicode MS"/>
          <w:w w:val="105"/>
        </w:rPr>
        <w:t>|</w:t>
      </w:r>
      <w:r>
        <w:rPr>
          <w:i/>
          <w:w w:val="105"/>
        </w:rPr>
        <w:t>E</w:t>
      </w:r>
      <w:r>
        <w:rPr>
          <w:rFonts w:ascii="Arial Unicode MS" w:hAnsi="Arial Unicode MS"/>
          <w:w w:val="105"/>
        </w:rPr>
        <w:t>|</w:t>
      </w:r>
      <w:r>
        <w:rPr>
          <w:rFonts w:ascii="Arial Unicode MS" w:hAnsi="Arial Unicode MS"/>
          <w:spacing w:val="-18"/>
          <w:w w:val="105"/>
        </w:rPr>
        <w:t xml:space="preserve"> </w:t>
      </w:r>
      <w:r>
        <w:rPr>
          <w:w w:val="105"/>
        </w:rPr>
        <w:t>for</w:t>
      </w:r>
      <w:r>
        <w:rPr>
          <w:spacing w:val="-10"/>
          <w:w w:val="105"/>
        </w:rPr>
        <w:t xml:space="preserve"> </w:t>
      </w:r>
      <w:r>
        <w:rPr>
          <w:w w:val="105"/>
        </w:rPr>
        <w:t>either</w:t>
      </w:r>
      <w:r>
        <w:rPr>
          <w:spacing w:val="-11"/>
          <w:w w:val="105"/>
        </w:rPr>
        <w:t xml:space="preserve"> </w:t>
      </w:r>
      <w:r>
        <w:rPr>
          <w:w w:val="105"/>
        </w:rPr>
        <w:t>method</w:t>
      </w:r>
      <w:r>
        <w:rPr>
          <w:spacing w:val="-11"/>
          <w:w w:val="105"/>
        </w:rPr>
        <w:t xml:space="preserve"> </w:t>
      </w:r>
      <w:r>
        <w:rPr>
          <w:w w:val="105"/>
        </w:rPr>
        <w:t>in</w:t>
      </w:r>
      <w:r>
        <w:rPr>
          <w:spacing w:val="-11"/>
          <w:w w:val="105"/>
        </w:rPr>
        <w:t xml:space="preserve"> </w:t>
      </w:r>
      <w:r>
        <w:rPr>
          <w:w w:val="105"/>
        </w:rPr>
        <w:t>this</w:t>
      </w:r>
      <w:r>
        <w:rPr>
          <w:spacing w:val="-11"/>
          <w:w w:val="105"/>
        </w:rPr>
        <w:t xml:space="preserve"> </w:t>
      </w:r>
      <w:r>
        <w:rPr>
          <w:w w:val="105"/>
        </w:rPr>
        <w:t>configuration.</w:t>
      </w:r>
      <w:r>
        <w:rPr>
          <w:spacing w:val="28"/>
          <w:w w:val="105"/>
        </w:rPr>
        <w:t xml:space="preserve"> </w:t>
      </w:r>
      <w:r>
        <w:rPr>
          <w:w w:val="105"/>
        </w:rPr>
        <w:t>The</w:t>
      </w:r>
      <w:r>
        <w:rPr>
          <w:spacing w:val="-11"/>
          <w:w w:val="105"/>
        </w:rPr>
        <w:t xml:space="preserve"> </w:t>
      </w:r>
      <w:r>
        <w:rPr>
          <w:w w:val="105"/>
        </w:rPr>
        <w:t>speedup therefore</w:t>
      </w:r>
      <w:r>
        <w:rPr>
          <w:spacing w:val="-16"/>
          <w:w w:val="105"/>
        </w:rPr>
        <w:t xml:space="preserve"> </w:t>
      </w:r>
      <w:r>
        <w:rPr>
          <w:w w:val="105"/>
        </w:rPr>
        <w:t>remains</w:t>
      </w:r>
      <w:r>
        <w:rPr>
          <w:spacing w:val="-16"/>
          <w:w w:val="105"/>
        </w:rPr>
        <w:t xml:space="preserve"> </w:t>
      </w:r>
      <w:r>
        <w:rPr>
          <w:w w:val="105"/>
        </w:rPr>
        <w:t>in</w:t>
      </w:r>
      <w:r>
        <w:rPr>
          <w:spacing w:val="-16"/>
          <w:w w:val="105"/>
        </w:rPr>
        <w:t xml:space="preserve"> </w:t>
      </w:r>
      <w:r>
        <w:rPr>
          <w:w w:val="105"/>
        </w:rPr>
        <w:t>the</w:t>
      </w:r>
      <w:r>
        <w:rPr>
          <w:spacing w:val="-15"/>
          <w:w w:val="105"/>
        </w:rPr>
        <w:t xml:space="preserve"> </w:t>
      </w:r>
      <w:r>
        <w:rPr>
          <w:w w:val="105"/>
        </w:rPr>
        <w:t>9–10</w:t>
      </w:r>
      <w:r>
        <w:rPr>
          <w:rFonts w:ascii="Arial Unicode MS" w:hAnsi="Arial Unicode MS"/>
          <w:w w:val="105"/>
        </w:rPr>
        <w:t>×</w:t>
      </w:r>
      <w:r>
        <w:rPr>
          <w:rFonts w:ascii="Arial Unicode MS" w:hAnsi="Arial Unicode MS"/>
          <w:spacing w:val="-18"/>
          <w:w w:val="105"/>
        </w:rPr>
        <w:t xml:space="preserve"> </w:t>
      </w:r>
      <w:r>
        <w:rPr>
          <w:w w:val="105"/>
        </w:rPr>
        <w:t>band</w:t>
      </w:r>
      <w:r>
        <w:rPr>
          <w:spacing w:val="-16"/>
          <w:w w:val="105"/>
        </w:rPr>
        <w:t xml:space="preserve"> </w:t>
      </w:r>
      <w:r>
        <w:rPr>
          <w:w w:val="105"/>
        </w:rPr>
        <w:t>across</w:t>
      </w:r>
      <w:r>
        <w:rPr>
          <w:spacing w:val="-15"/>
          <w:w w:val="105"/>
        </w:rPr>
        <w:t xml:space="preserve"> </w:t>
      </w:r>
      <w:r>
        <w:rPr>
          <w:w w:val="105"/>
        </w:rPr>
        <w:t>both</w:t>
      </w:r>
      <w:r>
        <w:rPr>
          <w:spacing w:val="-16"/>
          <w:w w:val="105"/>
        </w:rPr>
        <w:t xml:space="preserve"> </w:t>
      </w:r>
      <w:r>
        <w:rPr>
          <w:w w:val="105"/>
        </w:rPr>
        <w:t>staged</w:t>
      </w:r>
      <w:r>
        <w:rPr>
          <w:spacing w:val="-16"/>
          <w:w w:val="105"/>
        </w:rPr>
        <w:t xml:space="preserve"> </w:t>
      </w:r>
      <w:r>
        <w:rPr>
          <w:w w:val="105"/>
        </w:rPr>
        <w:t>sizes.</w:t>
      </w:r>
      <w:r>
        <w:rPr>
          <w:color w:val="FF0000"/>
          <w:w w:val="105"/>
        </w:rPr>
        <w:t xml:space="preserve"> The n = 10,000 stage is a SHA256 subsample, so EndorseRank |E| = 7,067 need not lie between the matched-cohort and full-pool counts. Matched cohort and full pool both show 14,727 EndorseRank edges because the reputation subgraph among evaluation wallets is fixed; expanding the node set without new edges among scored wallets does not scale the quantity that drives PageRank cost. That is a limitation of this scaling design.</w:t>
      </w:r>
      <w:commentRangeEnd w:id="297"/>
      <w:r>
        <w:rPr>
          <w:rStyle w:val="a5"/>
          <w:sz w:val="24"/>
          <w:szCs w:val="24"/>
        </w:rPr>
        <w:commentReference w:id="297"/>
      </w:r>
      <w:commentRangeEnd w:id="298"/>
      <w:r w:rsidR="00F50D42">
        <w:rPr>
          <w:rStyle w:val="a5"/>
          <w:sz w:val="24"/>
          <w:szCs w:val="24"/>
        </w:rPr>
        <w:commentReference w:id="298"/>
      </w:r>
    </w:p>
    <w:p w14:paraId="00DC20C1" w14:textId="77777777" w:rsidR="00350CFB" w:rsidRDefault="00283FFF">
      <w:pPr>
        <w:pStyle w:val="a3"/>
        <w:spacing w:before="157" w:line="396" w:lineRule="auto"/>
        <w:ind w:left="282" w:right="560"/>
        <w:jc w:val="both"/>
      </w:pPr>
      <w:r>
        <w:rPr>
          <w:spacing w:val="-2"/>
        </w:rPr>
        <w:t>Figure</w:t>
      </w:r>
      <w:r>
        <w:rPr>
          <w:spacing w:val="-13"/>
        </w:rPr>
        <w:t xml:space="preserve"> </w:t>
      </w:r>
      <w:hyperlink w:anchor="_bookmark94" w:history="1">
        <w:r>
          <w:rPr>
            <w:spacing w:val="-2"/>
          </w:rPr>
          <w:t>4.4</w:t>
        </w:r>
      </w:hyperlink>
      <w:r>
        <w:rPr>
          <w:spacing w:val="-13"/>
        </w:rPr>
        <w:t xml:space="preserve"> </w:t>
      </w:r>
      <w:r>
        <w:rPr>
          <w:spacing w:val="-2"/>
        </w:rPr>
        <w:t>visualizes</w:t>
      </w:r>
      <w:r>
        <w:rPr>
          <w:spacing w:val="-13"/>
        </w:rPr>
        <w:t xml:space="preserve"> </w:t>
      </w:r>
      <w:r>
        <w:rPr>
          <w:spacing w:val="-2"/>
        </w:rPr>
        <w:t>the</w:t>
      </w:r>
      <w:r>
        <w:rPr>
          <w:spacing w:val="-13"/>
        </w:rPr>
        <w:t xml:space="preserve"> </w:t>
      </w:r>
      <w:r>
        <w:rPr>
          <w:spacing w:val="-2"/>
        </w:rPr>
        <w:t>scaling</w:t>
      </w:r>
      <w:r>
        <w:rPr>
          <w:spacing w:val="-13"/>
        </w:rPr>
        <w:t xml:space="preserve"> </w:t>
      </w:r>
      <w:r>
        <w:rPr>
          <w:spacing w:val="-2"/>
        </w:rPr>
        <w:t>relationship.</w:t>
      </w:r>
      <w:r>
        <w:rPr>
          <w:spacing w:val="23"/>
        </w:rPr>
        <w:t xml:space="preserve"> </w:t>
      </w:r>
      <w:r>
        <w:rPr>
          <w:spacing w:val="-2"/>
        </w:rPr>
        <w:t>The</w:t>
      </w:r>
      <w:r>
        <w:rPr>
          <w:spacing w:val="-13"/>
        </w:rPr>
        <w:t xml:space="preserve"> </w:t>
      </w:r>
      <w:r>
        <w:rPr>
          <w:spacing w:val="-2"/>
        </w:rPr>
        <w:t>curves</w:t>
      </w:r>
      <w:r>
        <w:rPr>
          <w:spacing w:val="-13"/>
        </w:rPr>
        <w:t xml:space="preserve"> </w:t>
      </w:r>
      <w:r>
        <w:rPr>
          <w:spacing w:val="-2"/>
        </w:rPr>
        <w:t>confirm</w:t>
      </w:r>
      <w:r>
        <w:rPr>
          <w:spacing w:val="-13"/>
        </w:rPr>
        <w:t xml:space="preserve"> </w:t>
      </w:r>
      <w:r>
        <w:rPr>
          <w:spacing w:val="-2"/>
        </w:rPr>
        <w:t>that</w:t>
      </w:r>
      <w:r>
        <w:rPr>
          <w:spacing w:val="-13"/>
        </w:rPr>
        <w:t xml:space="preserve"> </w:t>
      </w:r>
      <w:r>
        <w:rPr>
          <w:spacing w:val="-2"/>
        </w:rPr>
        <w:t>AWP’s</w:t>
      </w:r>
      <w:r>
        <w:rPr>
          <w:spacing w:val="-13"/>
        </w:rPr>
        <w:t xml:space="preserve"> </w:t>
      </w:r>
      <w:r>
        <w:rPr>
          <w:spacing w:val="-2"/>
        </w:rPr>
        <w:t>wall-clock</w:t>
      </w:r>
      <w:r>
        <w:rPr>
          <w:spacing w:val="-13"/>
        </w:rPr>
        <w:t xml:space="preserve"> </w:t>
      </w:r>
      <w:r>
        <w:rPr>
          <w:spacing w:val="-2"/>
        </w:rPr>
        <w:t>cost</w:t>
      </w:r>
      <w:r>
        <w:rPr>
          <w:spacing w:val="-13"/>
        </w:rPr>
        <w:t xml:space="preserve"> </w:t>
      </w:r>
      <w:r>
        <w:rPr>
          <w:spacing w:val="-2"/>
        </w:rPr>
        <w:t xml:space="preserve">grows </w:t>
      </w:r>
      <w:r>
        <w:t>more</w:t>
      </w:r>
      <w:r>
        <w:rPr>
          <w:spacing w:val="-8"/>
        </w:rPr>
        <w:t xml:space="preserve"> </w:t>
      </w:r>
      <w:r>
        <w:t>steeply</w:t>
      </w:r>
      <w:r>
        <w:rPr>
          <w:spacing w:val="-8"/>
        </w:rPr>
        <w:t xml:space="preserve"> </w:t>
      </w:r>
      <w:r>
        <w:t>with</w:t>
      </w:r>
      <w:r>
        <w:rPr>
          <w:spacing w:val="-8"/>
        </w:rPr>
        <w:t xml:space="preserve"> </w:t>
      </w:r>
      <w:r>
        <w:rPr>
          <w:i/>
        </w:rPr>
        <w:t>n</w:t>
      </w:r>
      <w:r>
        <w:t>,</w:t>
      </w:r>
      <w:r>
        <w:rPr>
          <w:spacing w:val="-6"/>
        </w:rPr>
        <w:t xml:space="preserve"> </w:t>
      </w:r>
      <w:r>
        <w:t>while</w:t>
      </w:r>
      <w:r>
        <w:rPr>
          <w:spacing w:val="-8"/>
        </w:rPr>
        <w:t xml:space="preserve"> </w:t>
      </w:r>
      <w:r>
        <w:t>EndorseRank</w:t>
      </w:r>
      <w:r>
        <w:rPr>
          <w:spacing w:val="-8"/>
        </w:rPr>
        <w:t xml:space="preserve"> </w:t>
      </w:r>
      <w:r>
        <w:t>remains</w:t>
      </w:r>
      <w:r>
        <w:rPr>
          <w:spacing w:val="-8"/>
        </w:rPr>
        <w:t xml:space="preserve"> </w:t>
      </w:r>
      <w:r>
        <w:t>in</w:t>
      </w:r>
      <w:r>
        <w:rPr>
          <w:spacing w:val="-8"/>
        </w:rPr>
        <w:t xml:space="preserve"> </w:t>
      </w:r>
      <w:r>
        <w:t>a</w:t>
      </w:r>
      <w:r>
        <w:rPr>
          <w:spacing w:val="-8"/>
        </w:rPr>
        <w:t xml:space="preserve"> </w:t>
      </w:r>
      <w:r>
        <w:t>low-second</w:t>
      </w:r>
      <w:r>
        <w:rPr>
          <w:spacing w:val="-8"/>
        </w:rPr>
        <w:t xml:space="preserve"> </w:t>
      </w:r>
      <w:r>
        <w:t>regime</w:t>
      </w:r>
      <w:r>
        <w:rPr>
          <w:spacing w:val="-8"/>
        </w:rPr>
        <w:t xml:space="preserve"> </w:t>
      </w:r>
      <w:r>
        <w:t>even</w:t>
      </w:r>
      <w:r>
        <w:rPr>
          <w:spacing w:val="-8"/>
        </w:rPr>
        <w:t xml:space="preserve"> </w:t>
      </w:r>
      <w:r>
        <w:t>at</w:t>
      </w:r>
      <w:r>
        <w:rPr>
          <w:spacing w:val="-8"/>
        </w:rPr>
        <w:t xml:space="preserve"> </w:t>
      </w:r>
      <w:r>
        <w:rPr>
          <w:i/>
        </w:rPr>
        <w:t>N</w:t>
      </w:r>
      <w:r>
        <w:rPr>
          <w:i/>
          <w:spacing w:val="34"/>
        </w:rPr>
        <w:t xml:space="preserve"> </w:t>
      </w:r>
      <w:r>
        <w:t>= 31</w:t>
      </w:r>
      <w:r>
        <w:rPr>
          <w:i/>
        </w:rPr>
        <w:t>,</w:t>
      </w:r>
      <w:r>
        <w:t>612.</w:t>
      </w:r>
      <w:r>
        <w:rPr>
          <w:spacing w:val="19"/>
        </w:rPr>
        <w:t xml:space="preserve"> </w:t>
      </w:r>
      <w:r>
        <w:t>For protocols</w:t>
      </w:r>
      <w:r>
        <w:rPr>
          <w:spacing w:val="-15"/>
        </w:rPr>
        <w:t xml:space="preserve"> </w:t>
      </w:r>
      <w:r>
        <w:t>that</w:t>
      </w:r>
      <w:r>
        <w:rPr>
          <w:spacing w:val="-15"/>
        </w:rPr>
        <w:t xml:space="preserve"> </w:t>
      </w:r>
      <w:r>
        <w:t>refresh</w:t>
      </w:r>
      <w:r>
        <w:rPr>
          <w:spacing w:val="-15"/>
        </w:rPr>
        <w:t xml:space="preserve"> </w:t>
      </w:r>
      <w:r>
        <w:t>reputation</w:t>
      </w:r>
      <w:r>
        <w:rPr>
          <w:spacing w:val="-15"/>
        </w:rPr>
        <w:t xml:space="preserve"> </w:t>
      </w:r>
      <w:r>
        <w:t>scores</w:t>
      </w:r>
      <w:r>
        <w:rPr>
          <w:spacing w:val="-15"/>
        </w:rPr>
        <w:t xml:space="preserve"> </w:t>
      </w:r>
      <w:r>
        <w:t>frequently—for</w:t>
      </w:r>
      <w:r>
        <w:rPr>
          <w:spacing w:val="-15"/>
        </w:rPr>
        <w:t xml:space="preserve"> </w:t>
      </w:r>
      <w:r>
        <w:t>example,</w:t>
      </w:r>
      <w:r>
        <w:rPr>
          <w:spacing w:val="-15"/>
        </w:rPr>
        <w:t xml:space="preserve"> </w:t>
      </w:r>
      <w:r>
        <w:t>after</w:t>
      </w:r>
      <w:r>
        <w:rPr>
          <w:spacing w:val="-15"/>
        </w:rPr>
        <w:t xml:space="preserve"> </w:t>
      </w:r>
      <w:r>
        <w:t>each</w:t>
      </w:r>
      <w:r>
        <w:rPr>
          <w:spacing w:val="-15"/>
        </w:rPr>
        <w:t xml:space="preserve"> </w:t>
      </w:r>
      <w:r>
        <w:t>batch</w:t>
      </w:r>
      <w:r>
        <w:rPr>
          <w:spacing w:val="-15"/>
        </w:rPr>
        <w:t xml:space="preserve"> </w:t>
      </w:r>
      <w:r>
        <w:t>of</w:t>
      </w:r>
      <w:r>
        <w:rPr>
          <w:spacing w:val="-15"/>
        </w:rPr>
        <w:t xml:space="preserve"> </w:t>
      </w:r>
      <w:r>
        <w:t>new</w:t>
      </w:r>
      <w:r>
        <w:rPr>
          <w:spacing w:val="-15"/>
        </w:rPr>
        <w:t xml:space="preserve"> </w:t>
      </w:r>
      <w:r>
        <w:t>approvals or</w:t>
      </w:r>
      <w:r>
        <w:rPr>
          <w:spacing w:val="-13"/>
        </w:rPr>
        <w:t xml:space="preserve"> </w:t>
      </w:r>
      <w:r>
        <w:t>transfers—an</w:t>
      </w:r>
      <w:r>
        <w:rPr>
          <w:spacing w:val="-13"/>
        </w:rPr>
        <w:t xml:space="preserve"> </w:t>
      </w:r>
      <w:r>
        <w:t>order-of-magnitude</w:t>
      </w:r>
      <w:r>
        <w:rPr>
          <w:spacing w:val="-13"/>
        </w:rPr>
        <w:t xml:space="preserve"> </w:t>
      </w:r>
      <w:r>
        <w:t>reduction</w:t>
      </w:r>
      <w:r>
        <w:rPr>
          <w:spacing w:val="-13"/>
        </w:rPr>
        <w:t xml:space="preserve"> </w:t>
      </w:r>
      <w:r>
        <w:t>in</w:t>
      </w:r>
      <w:r>
        <w:rPr>
          <w:spacing w:val="-13"/>
        </w:rPr>
        <w:t xml:space="preserve"> </w:t>
      </w:r>
      <w:r>
        <w:t>PageRank</w:t>
      </w:r>
      <w:r>
        <w:rPr>
          <w:spacing w:val="-13"/>
        </w:rPr>
        <w:t xml:space="preserve"> </w:t>
      </w:r>
      <w:r>
        <w:t>solve</w:t>
      </w:r>
      <w:r>
        <w:rPr>
          <w:spacing w:val="-13"/>
        </w:rPr>
        <w:t xml:space="preserve"> </w:t>
      </w:r>
      <w:r>
        <w:t>time</w:t>
      </w:r>
      <w:r>
        <w:rPr>
          <w:spacing w:val="-13"/>
        </w:rPr>
        <w:t xml:space="preserve"> </w:t>
      </w:r>
      <w:r>
        <w:t>is</w:t>
      </w:r>
      <w:r>
        <w:rPr>
          <w:spacing w:val="-13"/>
        </w:rPr>
        <w:t xml:space="preserve"> </w:t>
      </w:r>
      <w:r>
        <w:t>operationally</w:t>
      </w:r>
      <w:r>
        <w:rPr>
          <w:spacing w:val="-13"/>
        </w:rPr>
        <w:t xml:space="preserve"> </w:t>
      </w:r>
      <w:r>
        <w:t>material:</w:t>
      </w:r>
      <w:r>
        <w:rPr>
          <w:spacing w:val="8"/>
        </w:rPr>
        <w:t xml:space="preserve"> </w:t>
      </w:r>
      <w:r>
        <w:t xml:space="preserve">it lowers the cost of continuous monitoring and makes more frequent re-ranking feasible under the </w:t>
      </w:r>
      <w:r>
        <w:rPr>
          <w:w w:val="105"/>
        </w:rPr>
        <w:t>same compute budget.</w:t>
      </w:r>
    </w:p>
    <w:p w14:paraId="00DC20C2" w14:textId="77777777" w:rsidR="00350CFB" w:rsidRDefault="00283FFF">
      <w:pPr>
        <w:pStyle w:val="a3"/>
        <w:spacing w:before="20" w:line="396" w:lineRule="auto"/>
        <w:ind w:left="282" w:right="523" w:hanging="8"/>
        <w:jc w:val="both"/>
      </w:pPr>
      <w:r>
        <w:rPr>
          <w:color w:val="FF0000"/>
        </w:rPr>
        <w:t>Two caveats qualify the efficiency claim. First, the benchmark times PageRank solve on pre-built edge lists; end-to-end pipelines that include BigQuery extraction and edge construction incur ad-ditional costs shared or partially shared across methods. Second, memory footprints reported here are modest because the cohort is wallet-filtered; full-chain transfer graphs would increase AWP’s absolute cost further and would likely widen, not narrow, the relative gap. Within the scope of this research—matched wallets with reputation-subgraph connectivity—Claim C1 is supported at both the matched cohort and the expanded pool.</w:t>
      </w:r>
    </w:p>
    <w:p w14:paraId="00DC20C3" w14:textId="77777777" w:rsidR="00350CFB" w:rsidRDefault="00283FFF">
      <w:pPr>
        <w:pStyle w:val="a3"/>
        <w:spacing w:before="22" w:line="396" w:lineRule="auto"/>
        <w:ind w:left="282" w:right="524" w:hanging="9"/>
        <w:jc w:val="both"/>
      </w:pPr>
      <w:r>
        <w:t>A</w:t>
      </w:r>
      <w:r>
        <w:rPr>
          <w:spacing w:val="-8"/>
        </w:rPr>
        <w:t xml:space="preserve"> </w:t>
      </w:r>
      <w:r>
        <w:t>third</w:t>
      </w:r>
      <w:r>
        <w:rPr>
          <w:spacing w:val="-8"/>
        </w:rPr>
        <w:t xml:space="preserve"> </w:t>
      </w:r>
      <w:r>
        <w:t>caveat</w:t>
      </w:r>
      <w:r>
        <w:rPr>
          <w:spacing w:val="-8"/>
        </w:rPr>
        <w:t xml:space="preserve"> </w:t>
      </w:r>
      <w:r>
        <w:t>concerns</w:t>
      </w:r>
      <w:r>
        <w:rPr>
          <w:spacing w:val="-8"/>
        </w:rPr>
        <w:t xml:space="preserve"> </w:t>
      </w:r>
      <w:r>
        <w:t>what</w:t>
      </w:r>
      <w:r>
        <w:rPr>
          <w:spacing w:val="-8"/>
        </w:rPr>
        <w:t xml:space="preserve"> </w:t>
      </w:r>
      <w:r>
        <w:t>“faster”</w:t>
      </w:r>
      <w:r>
        <w:rPr>
          <w:spacing w:val="-8"/>
        </w:rPr>
        <w:t xml:space="preserve"> </w:t>
      </w:r>
      <w:r>
        <w:t>does</w:t>
      </w:r>
      <w:r>
        <w:rPr>
          <w:spacing w:val="-8"/>
        </w:rPr>
        <w:t xml:space="preserve"> </w:t>
      </w:r>
      <w:r>
        <w:t>and</w:t>
      </w:r>
      <w:r>
        <w:rPr>
          <w:spacing w:val="-8"/>
        </w:rPr>
        <w:t xml:space="preserve"> </w:t>
      </w:r>
      <w:r>
        <w:t>does</w:t>
      </w:r>
      <w:r>
        <w:rPr>
          <w:spacing w:val="-8"/>
        </w:rPr>
        <w:t xml:space="preserve"> </w:t>
      </w:r>
      <w:r>
        <w:t>not</w:t>
      </w:r>
      <w:r>
        <w:rPr>
          <w:spacing w:val="-8"/>
        </w:rPr>
        <w:t xml:space="preserve"> </w:t>
      </w:r>
      <w:r>
        <w:t>buy. EndorseRank’s</w:t>
      </w:r>
      <w:r>
        <w:rPr>
          <w:spacing w:val="-8"/>
        </w:rPr>
        <w:t xml:space="preserve"> </w:t>
      </w:r>
      <w:r>
        <w:t>speedup</w:t>
      </w:r>
      <w:r>
        <w:rPr>
          <w:spacing w:val="-8"/>
        </w:rPr>
        <w:t xml:space="preserve"> </w:t>
      </w:r>
      <w:r>
        <w:t>does</w:t>
      </w:r>
      <w:r>
        <w:rPr>
          <w:spacing w:val="-8"/>
        </w:rPr>
        <w:t xml:space="preserve"> </w:t>
      </w:r>
      <w:r>
        <w:t>not</w:t>
      </w:r>
      <w:r>
        <w:rPr>
          <w:spacing w:val="-8"/>
        </w:rPr>
        <w:t xml:space="preserve"> </w:t>
      </w:r>
      <w:r>
        <w:t>au-tomatically</w:t>
      </w:r>
      <w:r>
        <w:rPr>
          <w:spacing w:val="-1"/>
        </w:rPr>
        <w:t xml:space="preserve"> </w:t>
      </w:r>
      <w:r>
        <w:t>imply</w:t>
      </w:r>
      <w:r>
        <w:rPr>
          <w:spacing w:val="-1"/>
        </w:rPr>
        <w:t xml:space="preserve"> </w:t>
      </w:r>
      <w:r>
        <w:t>superior</w:t>
      </w:r>
      <w:r>
        <w:rPr>
          <w:spacing w:val="-1"/>
        </w:rPr>
        <w:t xml:space="preserve"> </w:t>
      </w:r>
      <w:r>
        <w:t>risk</w:t>
      </w:r>
      <w:r>
        <w:rPr>
          <w:spacing w:val="-1"/>
        </w:rPr>
        <w:t xml:space="preserve"> </w:t>
      </w:r>
      <w:r>
        <w:t>discrimination.</w:t>
      </w:r>
      <w:r>
        <w:rPr>
          <w:spacing w:val="22"/>
        </w:rPr>
        <w:t xml:space="preserve"> </w:t>
      </w:r>
      <w:r>
        <w:t>Efficiency</w:t>
      </w:r>
      <w:r>
        <w:rPr>
          <w:spacing w:val="-1"/>
        </w:rPr>
        <w:t xml:space="preserve"> </w:t>
      </w:r>
      <w:r>
        <w:t>is</w:t>
      </w:r>
      <w:r>
        <w:rPr>
          <w:spacing w:val="-1"/>
        </w:rPr>
        <w:t xml:space="preserve"> </w:t>
      </w:r>
      <w:r>
        <w:t>valuable</w:t>
      </w:r>
      <w:r>
        <w:rPr>
          <w:spacing w:val="-1"/>
        </w:rPr>
        <w:t xml:space="preserve"> </w:t>
      </w:r>
      <w:r>
        <w:t>only</w:t>
      </w:r>
      <w:r>
        <w:rPr>
          <w:spacing w:val="-1"/>
        </w:rPr>
        <w:t xml:space="preserve"> </w:t>
      </w:r>
      <w:r>
        <w:t>insofar</w:t>
      </w:r>
      <w:r>
        <w:rPr>
          <w:spacing w:val="-1"/>
        </w:rPr>
        <w:t xml:space="preserve"> </w:t>
      </w:r>
      <w:r>
        <w:t>as</w:t>
      </w:r>
      <w:r>
        <w:rPr>
          <w:spacing w:val="-1"/>
        </w:rPr>
        <w:t xml:space="preserve"> </w:t>
      </w:r>
      <w:r>
        <w:t>the</w:t>
      </w:r>
      <w:r>
        <w:rPr>
          <w:spacing w:val="-1"/>
        </w:rPr>
        <w:t xml:space="preserve"> </w:t>
      </w:r>
      <w:r>
        <w:t>resulting scores</w:t>
      </w:r>
      <w:r>
        <w:rPr>
          <w:spacing w:val="-14"/>
        </w:rPr>
        <w:t xml:space="preserve"> </w:t>
      </w:r>
      <w:r>
        <w:t>remain</w:t>
      </w:r>
      <w:r>
        <w:rPr>
          <w:spacing w:val="-14"/>
        </w:rPr>
        <w:t xml:space="preserve"> </w:t>
      </w:r>
      <w:r>
        <w:t>credible</w:t>
      </w:r>
      <w:r>
        <w:rPr>
          <w:spacing w:val="-14"/>
        </w:rPr>
        <w:t xml:space="preserve"> </w:t>
      </w:r>
      <w:r>
        <w:t>on</w:t>
      </w:r>
      <w:r>
        <w:rPr>
          <w:spacing w:val="-14"/>
        </w:rPr>
        <w:t xml:space="preserve"> </w:t>
      </w:r>
      <w:r>
        <w:t>the</w:t>
      </w:r>
      <w:r>
        <w:rPr>
          <w:spacing w:val="-14"/>
        </w:rPr>
        <w:t xml:space="preserve"> </w:t>
      </w:r>
      <w:r>
        <w:t>constructs</w:t>
      </w:r>
      <w:r>
        <w:rPr>
          <w:spacing w:val="-14"/>
        </w:rPr>
        <w:t xml:space="preserve"> </w:t>
      </w:r>
      <w:r>
        <w:t>a</w:t>
      </w:r>
      <w:r>
        <w:rPr>
          <w:spacing w:val="-14"/>
        </w:rPr>
        <w:t xml:space="preserve"> </w:t>
      </w:r>
      <w:r>
        <w:t>protocol</w:t>
      </w:r>
      <w:r>
        <w:rPr>
          <w:spacing w:val="-14"/>
        </w:rPr>
        <w:t xml:space="preserve"> </w:t>
      </w:r>
      <w:r>
        <w:t>cares</w:t>
      </w:r>
      <w:r>
        <w:rPr>
          <w:spacing w:val="-14"/>
        </w:rPr>
        <w:t xml:space="preserve"> </w:t>
      </w:r>
      <w:r>
        <w:t>about.</w:t>
      </w:r>
      <w:r>
        <w:rPr>
          <w:spacing w:val="12"/>
        </w:rPr>
        <w:t xml:space="preserve"> </w:t>
      </w:r>
      <w:r>
        <w:t>Section</w:t>
      </w:r>
      <w:r>
        <w:rPr>
          <w:spacing w:val="-14"/>
        </w:rPr>
        <w:t xml:space="preserve"> </w:t>
      </w:r>
      <w:hyperlink w:anchor="_bookmark100" w:history="1">
        <w:r>
          <w:t>4.4</w:t>
        </w:r>
      </w:hyperlink>
      <w:r>
        <w:rPr>
          <w:spacing w:val="-14"/>
        </w:rPr>
        <w:t xml:space="preserve"> </w:t>
      </w:r>
      <w:r>
        <w:t>and</w:t>
      </w:r>
      <w:r>
        <w:rPr>
          <w:spacing w:val="-14"/>
        </w:rPr>
        <w:t xml:space="preserve"> </w:t>
      </w:r>
      <w:r>
        <w:t>Claim</w:t>
      </w:r>
      <w:r>
        <w:rPr>
          <w:spacing w:val="-14"/>
        </w:rPr>
        <w:t xml:space="preserve"> </w:t>
      </w:r>
      <w:r>
        <w:t>C4</w:t>
      </w:r>
      <w:r>
        <w:rPr>
          <w:spacing w:val="-14"/>
        </w:rPr>
        <w:t xml:space="preserve"> </w:t>
      </w:r>
      <w:r>
        <w:t>therefore</w:t>
      </w:r>
    </w:p>
    <w:p w14:paraId="00DC20C4" w14:textId="77777777" w:rsidR="00350CFB" w:rsidRDefault="00350CFB">
      <w:pPr>
        <w:pStyle w:val="a3"/>
        <w:spacing w:line="396" w:lineRule="auto"/>
        <w:jc w:val="both"/>
        <w:sectPr w:rsidR="00350CFB">
          <w:pgSz w:w="11910" w:h="16840"/>
          <w:pgMar w:top="1780" w:right="708" w:bottom="2300" w:left="992" w:header="0" w:footer="2115" w:gutter="0"/>
          <w:cols w:space="720"/>
        </w:sectPr>
      </w:pPr>
    </w:p>
    <w:p w14:paraId="00DC20C5" w14:textId="77777777" w:rsidR="00350CFB" w:rsidRDefault="00350CFB">
      <w:pPr>
        <w:pStyle w:val="a3"/>
        <w:rPr>
          <w:sz w:val="20"/>
        </w:rPr>
      </w:pPr>
    </w:p>
    <w:p w14:paraId="00DC20C6" w14:textId="77777777" w:rsidR="00350CFB" w:rsidRDefault="00350CFB">
      <w:pPr>
        <w:pStyle w:val="a3"/>
        <w:rPr>
          <w:sz w:val="20"/>
        </w:rPr>
      </w:pPr>
    </w:p>
    <w:p w14:paraId="00DC20C7" w14:textId="77777777" w:rsidR="00350CFB" w:rsidRDefault="00350CFB">
      <w:pPr>
        <w:pStyle w:val="a3"/>
        <w:rPr>
          <w:sz w:val="20"/>
        </w:rPr>
      </w:pPr>
    </w:p>
    <w:p w14:paraId="00DC20C8" w14:textId="77777777" w:rsidR="00350CFB" w:rsidRDefault="00350CFB">
      <w:pPr>
        <w:pStyle w:val="a3"/>
        <w:rPr>
          <w:sz w:val="20"/>
        </w:rPr>
      </w:pPr>
    </w:p>
    <w:p w14:paraId="00DC20C9" w14:textId="77777777" w:rsidR="00350CFB" w:rsidRDefault="00350CFB">
      <w:pPr>
        <w:pStyle w:val="a3"/>
        <w:rPr>
          <w:sz w:val="20"/>
        </w:rPr>
      </w:pPr>
    </w:p>
    <w:p w14:paraId="00DC20CA" w14:textId="77777777" w:rsidR="00350CFB" w:rsidRDefault="00350CFB">
      <w:pPr>
        <w:pStyle w:val="a3"/>
        <w:rPr>
          <w:sz w:val="20"/>
        </w:rPr>
      </w:pPr>
    </w:p>
    <w:p w14:paraId="00DC20CB" w14:textId="77777777" w:rsidR="00350CFB" w:rsidRDefault="00350CFB">
      <w:pPr>
        <w:pStyle w:val="a3"/>
        <w:rPr>
          <w:sz w:val="20"/>
        </w:rPr>
      </w:pPr>
    </w:p>
    <w:p w14:paraId="00DC20CC" w14:textId="77777777" w:rsidR="00350CFB" w:rsidRDefault="00350CFB">
      <w:pPr>
        <w:pStyle w:val="a3"/>
        <w:rPr>
          <w:sz w:val="20"/>
        </w:rPr>
      </w:pPr>
    </w:p>
    <w:p w14:paraId="00DC20CD" w14:textId="77777777" w:rsidR="00350CFB" w:rsidRDefault="00350CFB">
      <w:pPr>
        <w:pStyle w:val="a3"/>
        <w:rPr>
          <w:sz w:val="20"/>
        </w:rPr>
      </w:pPr>
    </w:p>
    <w:p w14:paraId="00DC20CE" w14:textId="77777777" w:rsidR="00350CFB" w:rsidRDefault="00350CFB">
      <w:pPr>
        <w:pStyle w:val="a3"/>
        <w:spacing w:before="20"/>
        <w:rPr>
          <w:sz w:val="20"/>
        </w:rPr>
      </w:pPr>
    </w:p>
    <w:p w14:paraId="00DC20CF" w14:textId="77777777" w:rsidR="00350CFB" w:rsidRDefault="00350CFB">
      <w:pPr>
        <w:pStyle w:val="a3"/>
        <w:rPr>
          <w:sz w:val="20"/>
        </w:rPr>
        <w:sectPr w:rsidR="00350CFB">
          <w:pgSz w:w="11910" w:h="16840"/>
          <w:pgMar w:top="1920" w:right="708" w:bottom="2300" w:left="992" w:header="0" w:footer="2115" w:gutter="0"/>
          <w:cols w:space="720"/>
        </w:sectPr>
      </w:pPr>
    </w:p>
    <w:p w14:paraId="00DC20D0" w14:textId="77777777" w:rsidR="00350CFB" w:rsidRDefault="00283FFF">
      <w:pPr>
        <w:spacing w:before="42" w:line="271" w:lineRule="auto"/>
        <w:ind w:left="2115"/>
        <w:rPr>
          <w:rFonts w:ascii="Arial"/>
          <w:position w:val="2"/>
          <w:sz w:val="20"/>
        </w:rPr>
      </w:pPr>
      <w:r>
        <w:rPr>
          <w:noProof/>
        </w:rPr>
        <w:drawing>
          <wp:inline distT="0" distB="0" distL="0" distR="0" wp14:anchorId="00DC2788" wp14:editId="00DC2789">
            <wp:extent cx="224206" cy="98090"/>
            <wp:effectExtent l="0" t="0" r="0" b="0"/>
            <wp:docPr id="511" name="Image 5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1" name="Image 511"/>
                    <pic:cNvPicPr/>
                  </pic:nvPicPr>
                  <pic:blipFill>
                    <a:blip r:embed="rId12" cstate="print"/>
                    <a:stretch>
                      <a:fillRect/>
                    </a:stretch>
                  </pic:blipFill>
                  <pic:spPr>
                    <a:xfrm>
                      <a:off x="0" y="0"/>
                      <a:ext cx="224206" cy="98090"/>
                    </a:xfrm>
                    <a:prstGeom prst="rect">
                      <a:avLst/>
                    </a:prstGeom>
                  </pic:spPr>
                </pic:pic>
              </a:graphicData>
            </a:graphic>
          </wp:inline>
        </w:drawing>
      </w:r>
      <w:r>
        <w:rPr>
          <w:spacing w:val="83"/>
          <w:position w:val="2"/>
          <w:sz w:val="20"/>
        </w:rPr>
        <w:t xml:space="preserve"> </w:t>
      </w:r>
      <w:bookmarkStart w:id="299" w:name="_bookmark94"/>
      <w:bookmarkEnd w:id="299"/>
      <w:r>
        <w:rPr>
          <w:rFonts w:ascii="Arial"/>
          <w:position w:val="2"/>
          <w:sz w:val="20"/>
        </w:rPr>
        <w:t>EndorseRank</w:t>
      </w:r>
      <w:r>
        <w:rPr>
          <w:rFonts w:ascii="Arial"/>
          <w:spacing w:val="-3"/>
          <w:position w:val="2"/>
          <w:sz w:val="20"/>
        </w:rPr>
        <w:t xml:space="preserve"> </w:t>
      </w:r>
      <w:r>
        <w:rPr>
          <w:rFonts w:ascii="Arial"/>
          <w:position w:val="2"/>
          <w:sz w:val="20"/>
        </w:rPr>
        <w:t xml:space="preserve">(in-cohort) </w:t>
      </w:r>
      <w:r>
        <w:rPr>
          <w:rFonts w:ascii="Arial"/>
          <w:noProof/>
          <w:sz w:val="20"/>
        </w:rPr>
        <w:drawing>
          <wp:inline distT="0" distB="0" distL="0" distR="0" wp14:anchorId="00DC278A" wp14:editId="00DC278B">
            <wp:extent cx="224206" cy="98090"/>
            <wp:effectExtent l="0" t="0" r="0" b="0"/>
            <wp:docPr id="512" name="Image 5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2" name="Image 512"/>
                    <pic:cNvPicPr/>
                  </pic:nvPicPr>
                  <pic:blipFill>
                    <a:blip r:embed="rId13" cstate="print"/>
                    <a:stretch>
                      <a:fillRect/>
                    </a:stretch>
                  </pic:blipFill>
                  <pic:spPr>
                    <a:xfrm>
                      <a:off x="0" y="0"/>
                      <a:ext cx="224206" cy="98090"/>
                    </a:xfrm>
                    <a:prstGeom prst="rect">
                      <a:avLst/>
                    </a:prstGeom>
                  </pic:spPr>
                </pic:pic>
              </a:graphicData>
            </a:graphic>
          </wp:inline>
        </w:drawing>
      </w:r>
      <w:r>
        <w:rPr>
          <w:spacing w:val="80"/>
          <w:position w:val="2"/>
          <w:sz w:val="20"/>
        </w:rPr>
        <w:t xml:space="preserve"> </w:t>
      </w:r>
      <w:r>
        <w:rPr>
          <w:rFonts w:ascii="Arial"/>
          <w:position w:val="2"/>
          <w:sz w:val="20"/>
        </w:rPr>
        <w:t>AWP (in-cohort)</w:t>
      </w:r>
    </w:p>
    <w:p w14:paraId="00DC20D1" w14:textId="77777777" w:rsidR="00350CFB" w:rsidRDefault="00283FFF">
      <w:pPr>
        <w:spacing w:before="42" w:line="271" w:lineRule="auto"/>
        <w:ind w:left="313" w:right="1835"/>
        <w:rPr>
          <w:rFonts w:ascii="Arial"/>
          <w:position w:val="2"/>
          <w:sz w:val="20"/>
        </w:rPr>
      </w:pPr>
      <w:r>
        <w:br w:type="column"/>
      </w:r>
      <w:r>
        <w:rPr>
          <w:noProof/>
        </w:rPr>
        <w:drawing>
          <wp:inline distT="0" distB="0" distL="0" distR="0" wp14:anchorId="00DC278C" wp14:editId="00DC278D">
            <wp:extent cx="224206" cy="98090"/>
            <wp:effectExtent l="0" t="0" r="0" b="0"/>
            <wp:docPr id="513" name="Image 5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3" name="Image 513"/>
                    <pic:cNvPicPr/>
                  </pic:nvPicPr>
                  <pic:blipFill>
                    <a:blip r:embed="rId14" cstate="print"/>
                    <a:stretch>
                      <a:fillRect/>
                    </a:stretch>
                  </pic:blipFill>
                  <pic:spPr>
                    <a:xfrm>
                      <a:off x="0" y="0"/>
                      <a:ext cx="224206" cy="98090"/>
                    </a:xfrm>
                    <a:prstGeom prst="rect">
                      <a:avLst/>
                    </a:prstGeom>
                  </pic:spPr>
                </pic:pic>
              </a:graphicData>
            </a:graphic>
          </wp:inline>
        </w:drawing>
      </w:r>
      <w:r>
        <w:rPr>
          <w:spacing w:val="66"/>
          <w:position w:val="2"/>
          <w:sz w:val="20"/>
        </w:rPr>
        <w:t xml:space="preserve"> </w:t>
      </w:r>
      <w:r>
        <w:rPr>
          <w:rFonts w:ascii="Arial"/>
          <w:position w:val="2"/>
          <w:sz w:val="20"/>
        </w:rPr>
        <w:t>EndorseRank</w:t>
      </w:r>
      <w:r>
        <w:rPr>
          <w:rFonts w:ascii="Arial"/>
          <w:spacing w:val="-10"/>
          <w:position w:val="2"/>
          <w:sz w:val="20"/>
        </w:rPr>
        <w:t xml:space="preserve"> </w:t>
      </w:r>
      <w:r>
        <w:rPr>
          <w:rFonts w:ascii="Arial"/>
          <w:position w:val="2"/>
          <w:sz w:val="20"/>
        </w:rPr>
        <w:t>(expanded</w:t>
      </w:r>
      <w:r>
        <w:rPr>
          <w:rFonts w:ascii="Arial"/>
          <w:spacing w:val="-10"/>
          <w:position w:val="2"/>
          <w:sz w:val="20"/>
        </w:rPr>
        <w:t xml:space="preserve"> </w:t>
      </w:r>
      <w:r>
        <w:rPr>
          <w:rFonts w:ascii="Arial"/>
          <w:position w:val="2"/>
          <w:sz w:val="20"/>
        </w:rPr>
        <w:t xml:space="preserve">pool) </w:t>
      </w:r>
      <w:r>
        <w:rPr>
          <w:rFonts w:ascii="Arial"/>
          <w:noProof/>
          <w:sz w:val="20"/>
        </w:rPr>
        <w:drawing>
          <wp:inline distT="0" distB="0" distL="0" distR="0" wp14:anchorId="00DC278E" wp14:editId="00DC278F">
            <wp:extent cx="224206" cy="98090"/>
            <wp:effectExtent l="0" t="0" r="0" b="0"/>
            <wp:docPr id="514" name="Image 5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4" name="Image 514"/>
                    <pic:cNvPicPr/>
                  </pic:nvPicPr>
                  <pic:blipFill>
                    <a:blip r:embed="rId15" cstate="print"/>
                    <a:stretch>
                      <a:fillRect/>
                    </a:stretch>
                  </pic:blipFill>
                  <pic:spPr>
                    <a:xfrm>
                      <a:off x="0" y="0"/>
                      <a:ext cx="224206" cy="98090"/>
                    </a:xfrm>
                    <a:prstGeom prst="rect">
                      <a:avLst/>
                    </a:prstGeom>
                  </pic:spPr>
                </pic:pic>
              </a:graphicData>
            </a:graphic>
          </wp:inline>
        </w:drawing>
      </w:r>
      <w:r>
        <w:rPr>
          <w:spacing w:val="80"/>
          <w:position w:val="2"/>
          <w:sz w:val="20"/>
        </w:rPr>
        <w:t xml:space="preserve"> </w:t>
      </w:r>
      <w:r>
        <w:rPr>
          <w:rFonts w:ascii="Arial"/>
          <w:position w:val="2"/>
          <w:sz w:val="20"/>
        </w:rPr>
        <w:t>AWP (expanded pool)</w:t>
      </w:r>
    </w:p>
    <w:p w14:paraId="00DC20D2" w14:textId="77777777" w:rsidR="00350CFB" w:rsidRDefault="00350CFB">
      <w:pPr>
        <w:spacing w:line="271" w:lineRule="auto"/>
        <w:rPr>
          <w:rFonts w:ascii="Arial"/>
          <w:position w:val="2"/>
          <w:sz w:val="20"/>
        </w:rPr>
        <w:sectPr w:rsidR="00350CFB">
          <w:type w:val="continuous"/>
          <w:pgSz w:w="11910" w:h="16840"/>
          <w:pgMar w:top="1920" w:right="708" w:bottom="280" w:left="992" w:header="0" w:footer="2115" w:gutter="0"/>
          <w:cols w:num="2" w:space="720" w:equalWidth="0">
            <w:col w:w="4818" w:space="40"/>
            <w:col w:w="5352"/>
          </w:cols>
        </w:sectPr>
      </w:pPr>
    </w:p>
    <w:p w14:paraId="00DC20D3" w14:textId="77777777" w:rsidR="00350CFB" w:rsidRDefault="00350CFB">
      <w:pPr>
        <w:pStyle w:val="a3"/>
        <w:rPr>
          <w:rFonts w:ascii="Arial"/>
          <w:sz w:val="22"/>
        </w:rPr>
      </w:pPr>
    </w:p>
    <w:p w14:paraId="00DC20D4" w14:textId="77777777" w:rsidR="00350CFB" w:rsidRDefault="00350CFB">
      <w:pPr>
        <w:pStyle w:val="a3"/>
        <w:spacing w:before="57"/>
        <w:rPr>
          <w:rFonts w:ascii="Arial"/>
          <w:sz w:val="22"/>
        </w:rPr>
      </w:pPr>
    </w:p>
    <w:p w14:paraId="00DC20D5" w14:textId="77777777" w:rsidR="00350CFB" w:rsidRDefault="00283FFF">
      <w:pPr>
        <w:ind w:left="1235"/>
        <w:rPr>
          <w:rFonts w:ascii="Arial"/>
          <w:sz w:val="25"/>
        </w:rPr>
      </w:pPr>
      <w:r>
        <w:rPr>
          <w:rFonts w:ascii="Arial"/>
          <w:noProof/>
          <w:sz w:val="25"/>
        </w:rPr>
        <mc:AlternateContent>
          <mc:Choice Requires="wpg">
            <w:drawing>
              <wp:anchor distT="0" distB="0" distL="0" distR="0" simplePos="0" relativeHeight="15773696" behindDoc="0" locked="0" layoutInCell="1" allowOverlap="1" wp14:anchorId="00DC2790" wp14:editId="00DC2791">
                <wp:simplePos x="0" y="0"/>
                <wp:positionH relativeFrom="page">
                  <wp:posOffset>1641852</wp:posOffset>
                </wp:positionH>
                <wp:positionV relativeFrom="paragraph">
                  <wp:posOffset>-222761</wp:posOffset>
                </wp:positionV>
                <wp:extent cx="4590415" cy="3007360"/>
                <wp:effectExtent l="0" t="0" r="0" b="0"/>
                <wp:wrapNone/>
                <wp:docPr id="515" name="Group 5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90415" cy="3007360"/>
                          <a:chOff x="0" y="0"/>
                          <a:chExt cx="4590415" cy="3007360"/>
                        </a:xfrm>
                      </wpg:grpSpPr>
                      <wps:wsp>
                        <wps:cNvPr id="516" name="Graphic 516"/>
                        <wps:cNvSpPr/>
                        <wps:spPr>
                          <a:xfrm>
                            <a:off x="179805" y="5605"/>
                            <a:ext cx="1270" cy="2952750"/>
                          </a:xfrm>
                          <a:custGeom>
                            <a:avLst/>
                            <a:gdLst/>
                            <a:ahLst/>
                            <a:cxnLst/>
                            <a:rect l="l" t="t" r="r" b="b"/>
                            <a:pathLst>
                              <a:path h="2952750">
                                <a:moveTo>
                                  <a:pt x="0" y="2499490"/>
                                </a:moveTo>
                                <a:lnTo>
                                  <a:pt x="0" y="2952131"/>
                                </a:lnTo>
                              </a:path>
                              <a:path h="2952750">
                                <a:moveTo>
                                  <a:pt x="0" y="0"/>
                                </a:moveTo>
                                <a:lnTo>
                                  <a:pt x="0" y="2415413"/>
                                </a:lnTo>
                              </a:path>
                            </a:pathLst>
                          </a:custGeom>
                          <a:ln w="11210">
                            <a:solidFill>
                              <a:srgbClr val="AFAFAF"/>
                            </a:solidFill>
                            <a:prstDash val="solid"/>
                          </a:ln>
                        </wps:spPr>
                        <wps:bodyPr wrap="square" lIns="0" tIns="0" rIns="0" bIns="0" rtlCol="0">
                          <a:prstTxWarp prst="textNoShape">
                            <a:avLst/>
                          </a:prstTxWarp>
                          <a:noAutofit/>
                        </wps:bodyPr>
                      </wps:wsp>
                      <wps:wsp>
                        <wps:cNvPr id="517" name="Graphic 517"/>
                        <wps:cNvSpPr/>
                        <wps:spPr>
                          <a:xfrm>
                            <a:off x="179805" y="2957736"/>
                            <a:ext cx="1270" cy="49530"/>
                          </a:xfrm>
                          <a:custGeom>
                            <a:avLst/>
                            <a:gdLst/>
                            <a:ahLst/>
                            <a:cxnLst/>
                            <a:rect l="l" t="t" r="r" b="b"/>
                            <a:pathLst>
                              <a:path h="49530">
                                <a:moveTo>
                                  <a:pt x="0" y="0"/>
                                </a:moveTo>
                                <a:lnTo>
                                  <a:pt x="0" y="49045"/>
                                </a:lnTo>
                              </a:path>
                            </a:pathLst>
                          </a:custGeom>
                          <a:solidFill>
                            <a:srgbClr val="000000"/>
                          </a:solidFill>
                        </wps:spPr>
                        <wps:bodyPr wrap="square" lIns="0" tIns="0" rIns="0" bIns="0" rtlCol="0">
                          <a:prstTxWarp prst="textNoShape">
                            <a:avLst/>
                          </a:prstTxWarp>
                          <a:noAutofit/>
                        </wps:bodyPr>
                      </wps:wsp>
                      <wps:wsp>
                        <wps:cNvPr id="518" name="Graphic 518"/>
                        <wps:cNvSpPr/>
                        <wps:spPr>
                          <a:xfrm>
                            <a:off x="179805" y="2957736"/>
                            <a:ext cx="1270" cy="49530"/>
                          </a:xfrm>
                          <a:custGeom>
                            <a:avLst/>
                            <a:gdLst/>
                            <a:ahLst/>
                            <a:cxnLst/>
                            <a:rect l="l" t="t" r="r" b="b"/>
                            <a:pathLst>
                              <a:path h="49530">
                                <a:moveTo>
                                  <a:pt x="0" y="0"/>
                                </a:moveTo>
                                <a:lnTo>
                                  <a:pt x="0" y="49045"/>
                                </a:lnTo>
                              </a:path>
                            </a:pathLst>
                          </a:custGeom>
                          <a:ln w="11210">
                            <a:solidFill>
                              <a:srgbClr val="000000"/>
                            </a:solidFill>
                            <a:prstDash val="solid"/>
                          </a:ln>
                        </wps:spPr>
                        <wps:bodyPr wrap="square" lIns="0" tIns="0" rIns="0" bIns="0" rtlCol="0">
                          <a:prstTxWarp prst="textNoShape">
                            <a:avLst/>
                          </a:prstTxWarp>
                          <a:noAutofit/>
                        </wps:bodyPr>
                      </wps:wsp>
                      <wps:wsp>
                        <wps:cNvPr id="519" name="Graphic 519"/>
                        <wps:cNvSpPr/>
                        <wps:spPr>
                          <a:xfrm>
                            <a:off x="1040052" y="5605"/>
                            <a:ext cx="1270" cy="2952750"/>
                          </a:xfrm>
                          <a:custGeom>
                            <a:avLst/>
                            <a:gdLst/>
                            <a:ahLst/>
                            <a:cxnLst/>
                            <a:rect l="l" t="t" r="r" b="b"/>
                            <a:pathLst>
                              <a:path h="2952750">
                                <a:moveTo>
                                  <a:pt x="0" y="0"/>
                                </a:moveTo>
                                <a:lnTo>
                                  <a:pt x="0" y="1958220"/>
                                </a:lnTo>
                              </a:path>
                              <a:path h="2952750">
                                <a:moveTo>
                                  <a:pt x="0" y="2042298"/>
                                </a:moveTo>
                                <a:lnTo>
                                  <a:pt x="0" y="2952131"/>
                                </a:lnTo>
                              </a:path>
                            </a:pathLst>
                          </a:custGeom>
                          <a:ln w="11210">
                            <a:solidFill>
                              <a:srgbClr val="AFAFAF"/>
                            </a:solidFill>
                            <a:prstDash val="solid"/>
                          </a:ln>
                        </wps:spPr>
                        <wps:bodyPr wrap="square" lIns="0" tIns="0" rIns="0" bIns="0" rtlCol="0">
                          <a:prstTxWarp prst="textNoShape">
                            <a:avLst/>
                          </a:prstTxWarp>
                          <a:noAutofit/>
                        </wps:bodyPr>
                      </wps:wsp>
                      <wps:wsp>
                        <wps:cNvPr id="520" name="Graphic 520"/>
                        <wps:cNvSpPr/>
                        <wps:spPr>
                          <a:xfrm>
                            <a:off x="1040052" y="2957736"/>
                            <a:ext cx="1270" cy="49530"/>
                          </a:xfrm>
                          <a:custGeom>
                            <a:avLst/>
                            <a:gdLst/>
                            <a:ahLst/>
                            <a:cxnLst/>
                            <a:rect l="l" t="t" r="r" b="b"/>
                            <a:pathLst>
                              <a:path h="49530">
                                <a:moveTo>
                                  <a:pt x="0" y="0"/>
                                </a:moveTo>
                                <a:lnTo>
                                  <a:pt x="0" y="49045"/>
                                </a:lnTo>
                              </a:path>
                            </a:pathLst>
                          </a:custGeom>
                          <a:solidFill>
                            <a:srgbClr val="000000"/>
                          </a:solidFill>
                        </wps:spPr>
                        <wps:bodyPr wrap="square" lIns="0" tIns="0" rIns="0" bIns="0" rtlCol="0">
                          <a:prstTxWarp prst="textNoShape">
                            <a:avLst/>
                          </a:prstTxWarp>
                          <a:noAutofit/>
                        </wps:bodyPr>
                      </wps:wsp>
                      <wps:wsp>
                        <wps:cNvPr id="521" name="Graphic 521"/>
                        <wps:cNvSpPr/>
                        <wps:spPr>
                          <a:xfrm>
                            <a:off x="1040052" y="2957736"/>
                            <a:ext cx="1270" cy="49530"/>
                          </a:xfrm>
                          <a:custGeom>
                            <a:avLst/>
                            <a:gdLst/>
                            <a:ahLst/>
                            <a:cxnLst/>
                            <a:rect l="l" t="t" r="r" b="b"/>
                            <a:pathLst>
                              <a:path h="49530">
                                <a:moveTo>
                                  <a:pt x="0" y="0"/>
                                </a:moveTo>
                                <a:lnTo>
                                  <a:pt x="0" y="49045"/>
                                </a:lnTo>
                              </a:path>
                            </a:pathLst>
                          </a:custGeom>
                          <a:ln w="11210">
                            <a:solidFill>
                              <a:srgbClr val="000000"/>
                            </a:solidFill>
                            <a:prstDash val="solid"/>
                          </a:ln>
                        </wps:spPr>
                        <wps:bodyPr wrap="square" lIns="0" tIns="0" rIns="0" bIns="0" rtlCol="0">
                          <a:prstTxWarp prst="textNoShape">
                            <a:avLst/>
                          </a:prstTxWarp>
                          <a:noAutofit/>
                        </wps:bodyPr>
                      </wps:wsp>
                      <wps:wsp>
                        <wps:cNvPr id="522" name="Graphic 522"/>
                        <wps:cNvSpPr/>
                        <wps:spPr>
                          <a:xfrm>
                            <a:off x="1900299" y="5605"/>
                            <a:ext cx="1270" cy="2952750"/>
                          </a:xfrm>
                          <a:custGeom>
                            <a:avLst/>
                            <a:gdLst/>
                            <a:ahLst/>
                            <a:cxnLst/>
                            <a:rect l="l" t="t" r="r" b="b"/>
                            <a:pathLst>
                              <a:path h="2952750">
                                <a:moveTo>
                                  <a:pt x="0" y="0"/>
                                </a:moveTo>
                                <a:lnTo>
                                  <a:pt x="0" y="522771"/>
                                </a:lnTo>
                              </a:path>
                              <a:path h="2952750">
                                <a:moveTo>
                                  <a:pt x="0" y="606848"/>
                                </a:moveTo>
                                <a:lnTo>
                                  <a:pt x="0" y="2952131"/>
                                </a:lnTo>
                              </a:path>
                            </a:pathLst>
                          </a:custGeom>
                          <a:ln w="11210">
                            <a:solidFill>
                              <a:srgbClr val="AFAFAF"/>
                            </a:solidFill>
                            <a:prstDash val="solid"/>
                          </a:ln>
                        </wps:spPr>
                        <wps:bodyPr wrap="square" lIns="0" tIns="0" rIns="0" bIns="0" rtlCol="0">
                          <a:prstTxWarp prst="textNoShape">
                            <a:avLst/>
                          </a:prstTxWarp>
                          <a:noAutofit/>
                        </wps:bodyPr>
                      </wps:wsp>
                      <wps:wsp>
                        <wps:cNvPr id="523" name="Graphic 523"/>
                        <wps:cNvSpPr/>
                        <wps:spPr>
                          <a:xfrm>
                            <a:off x="1900299" y="2957736"/>
                            <a:ext cx="1270" cy="49530"/>
                          </a:xfrm>
                          <a:custGeom>
                            <a:avLst/>
                            <a:gdLst/>
                            <a:ahLst/>
                            <a:cxnLst/>
                            <a:rect l="l" t="t" r="r" b="b"/>
                            <a:pathLst>
                              <a:path h="49530">
                                <a:moveTo>
                                  <a:pt x="0" y="0"/>
                                </a:moveTo>
                                <a:lnTo>
                                  <a:pt x="0" y="49045"/>
                                </a:lnTo>
                              </a:path>
                            </a:pathLst>
                          </a:custGeom>
                          <a:solidFill>
                            <a:srgbClr val="000000"/>
                          </a:solidFill>
                        </wps:spPr>
                        <wps:bodyPr wrap="square" lIns="0" tIns="0" rIns="0" bIns="0" rtlCol="0">
                          <a:prstTxWarp prst="textNoShape">
                            <a:avLst/>
                          </a:prstTxWarp>
                          <a:noAutofit/>
                        </wps:bodyPr>
                      </wps:wsp>
                      <wps:wsp>
                        <wps:cNvPr id="524" name="Graphic 524"/>
                        <wps:cNvSpPr/>
                        <wps:spPr>
                          <a:xfrm>
                            <a:off x="1900299" y="2957736"/>
                            <a:ext cx="1270" cy="49530"/>
                          </a:xfrm>
                          <a:custGeom>
                            <a:avLst/>
                            <a:gdLst/>
                            <a:ahLst/>
                            <a:cxnLst/>
                            <a:rect l="l" t="t" r="r" b="b"/>
                            <a:pathLst>
                              <a:path h="49530">
                                <a:moveTo>
                                  <a:pt x="0" y="0"/>
                                </a:moveTo>
                                <a:lnTo>
                                  <a:pt x="0" y="49045"/>
                                </a:lnTo>
                              </a:path>
                            </a:pathLst>
                          </a:custGeom>
                          <a:ln w="11210">
                            <a:solidFill>
                              <a:srgbClr val="000000"/>
                            </a:solidFill>
                            <a:prstDash val="solid"/>
                          </a:ln>
                        </wps:spPr>
                        <wps:bodyPr wrap="square" lIns="0" tIns="0" rIns="0" bIns="0" rtlCol="0">
                          <a:prstTxWarp prst="textNoShape">
                            <a:avLst/>
                          </a:prstTxWarp>
                          <a:noAutofit/>
                        </wps:bodyPr>
                      </wps:wsp>
                      <wps:wsp>
                        <wps:cNvPr id="525" name="Graphic 525"/>
                        <wps:cNvSpPr/>
                        <wps:spPr>
                          <a:xfrm>
                            <a:off x="2300254" y="5605"/>
                            <a:ext cx="1270" cy="2952750"/>
                          </a:xfrm>
                          <a:custGeom>
                            <a:avLst/>
                            <a:gdLst/>
                            <a:ahLst/>
                            <a:cxnLst/>
                            <a:rect l="l" t="t" r="r" b="b"/>
                            <a:pathLst>
                              <a:path h="2952750">
                                <a:moveTo>
                                  <a:pt x="0" y="519983"/>
                                </a:moveTo>
                                <a:lnTo>
                                  <a:pt x="0" y="2952131"/>
                                </a:lnTo>
                              </a:path>
                              <a:path h="2952750">
                                <a:moveTo>
                                  <a:pt x="0" y="0"/>
                                </a:moveTo>
                                <a:lnTo>
                                  <a:pt x="0" y="435905"/>
                                </a:lnTo>
                              </a:path>
                            </a:pathLst>
                          </a:custGeom>
                          <a:ln w="11210">
                            <a:solidFill>
                              <a:srgbClr val="AFAFAF"/>
                            </a:solidFill>
                            <a:prstDash val="solid"/>
                          </a:ln>
                        </wps:spPr>
                        <wps:bodyPr wrap="square" lIns="0" tIns="0" rIns="0" bIns="0" rtlCol="0">
                          <a:prstTxWarp prst="textNoShape">
                            <a:avLst/>
                          </a:prstTxWarp>
                          <a:noAutofit/>
                        </wps:bodyPr>
                      </wps:wsp>
                      <wps:wsp>
                        <wps:cNvPr id="526" name="Graphic 526"/>
                        <wps:cNvSpPr/>
                        <wps:spPr>
                          <a:xfrm>
                            <a:off x="2300254" y="2957736"/>
                            <a:ext cx="1270" cy="49530"/>
                          </a:xfrm>
                          <a:custGeom>
                            <a:avLst/>
                            <a:gdLst/>
                            <a:ahLst/>
                            <a:cxnLst/>
                            <a:rect l="l" t="t" r="r" b="b"/>
                            <a:pathLst>
                              <a:path h="49530">
                                <a:moveTo>
                                  <a:pt x="0" y="0"/>
                                </a:moveTo>
                                <a:lnTo>
                                  <a:pt x="0" y="49045"/>
                                </a:lnTo>
                              </a:path>
                            </a:pathLst>
                          </a:custGeom>
                          <a:solidFill>
                            <a:srgbClr val="000000"/>
                          </a:solidFill>
                        </wps:spPr>
                        <wps:bodyPr wrap="square" lIns="0" tIns="0" rIns="0" bIns="0" rtlCol="0">
                          <a:prstTxWarp prst="textNoShape">
                            <a:avLst/>
                          </a:prstTxWarp>
                          <a:noAutofit/>
                        </wps:bodyPr>
                      </wps:wsp>
                      <wps:wsp>
                        <wps:cNvPr id="527" name="Graphic 527"/>
                        <wps:cNvSpPr/>
                        <wps:spPr>
                          <a:xfrm>
                            <a:off x="2300254" y="2957736"/>
                            <a:ext cx="1270" cy="49530"/>
                          </a:xfrm>
                          <a:custGeom>
                            <a:avLst/>
                            <a:gdLst/>
                            <a:ahLst/>
                            <a:cxnLst/>
                            <a:rect l="l" t="t" r="r" b="b"/>
                            <a:pathLst>
                              <a:path h="49530">
                                <a:moveTo>
                                  <a:pt x="0" y="0"/>
                                </a:moveTo>
                                <a:lnTo>
                                  <a:pt x="0" y="49045"/>
                                </a:lnTo>
                              </a:path>
                            </a:pathLst>
                          </a:custGeom>
                          <a:ln w="11210">
                            <a:solidFill>
                              <a:srgbClr val="000000"/>
                            </a:solidFill>
                            <a:prstDash val="solid"/>
                          </a:ln>
                        </wps:spPr>
                        <wps:bodyPr wrap="square" lIns="0" tIns="0" rIns="0" bIns="0" rtlCol="0">
                          <a:prstTxWarp prst="textNoShape">
                            <a:avLst/>
                          </a:prstTxWarp>
                          <a:noAutofit/>
                        </wps:bodyPr>
                      </wps:wsp>
                      <wps:wsp>
                        <wps:cNvPr id="528" name="Graphic 528"/>
                        <wps:cNvSpPr/>
                        <wps:spPr>
                          <a:xfrm>
                            <a:off x="3037484" y="5605"/>
                            <a:ext cx="1270" cy="2952750"/>
                          </a:xfrm>
                          <a:custGeom>
                            <a:avLst/>
                            <a:gdLst/>
                            <a:ahLst/>
                            <a:cxnLst/>
                            <a:rect l="l" t="t" r="r" b="b"/>
                            <a:pathLst>
                              <a:path h="2952750">
                                <a:moveTo>
                                  <a:pt x="0" y="1341882"/>
                                </a:moveTo>
                                <a:lnTo>
                                  <a:pt x="0" y="2952131"/>
                                </a:lnTo>
                              </a:path>
                              <a:path h="2952750">
                                <a:moveTo>
                                  <a:pt x="0" y="0"/>
                                </a:moveTo>
                                <a:lnTo>
                                  <a:pt x="0" y="1257805"/>
                                </a:lnTo>
                              </a:path>
                            </a:pathLst>
                          </a:custGeom>
                          <a:ln w="11210">
                            <a:solidFill>
                              <a:srgbClr val="AFAFAF"/>
                            </a:solidFill>
                            <a:prstDash val="solid"/>
                          </a:ln>
                        </wps:spPr>
                        <wps:bodyPr wrap="square" lIns="0" tIns="0" rIns="0" bIns="0" rtlCol="0">
                          <a:prstTxWarp prst="textNoShape">
                            <a:avLst/>
                          </a:prstTxWarp>
                          <a:noAutofit/>
                        </wps:bodyPr>
                      </wps:wsp>
                      <wps:wsp>
                        <wps:cNvPr id="529" name="Graphic 529"/>
                        <wps:cNvSpPr/>
                        <wps:spPr>
                          <a:xfrm>
                            <a:off x="3037484" y="2957736"/>
                            <a:ext cx="1270" cy="49530"/>
                          </a:xfrm>
                          <a:custGeom>
                            <a:avLst/>
                            <a:gdLst/>
                            <a:ahLst/>
                            <a:cxnLst/>
                            <a:rect l="l" t="t" r="r" b="b"/>
                            <a:pathLst>
                              <a:path h="49530">
                                <a:moveTo>
                                  <a:pt x="0" y="0"/>
                                </a:moveTo>
                                <a:lnTo>
                                  <a:pt x="0" y="49045"/>
                                </a:lnTo>
                              </a:path>
                            </a:pathLst>
                          </a:custGeom>
                          <a:solidFill>
                            <a:srgbClr val="000000"/>
                          </a:solidFill>
                        </wps:spPr>
                        <wps:bodyPr wrap="square" lIns="0" tIns="0" rIns="0" bIns="0" rtlCol="0">
                          <a:prstTxWarp prst="textNoShape">
                            <a:avLst/>
                          </a:prstTxWarp>
                          <a:noAutofit/>
                        </wps:bodyPr>
                      </wps:wsp>
                      <wps:wsp>
                        <wps:cNvPr id="530" name="Graphic 530"/>
                        <wps:cNvSpPr/>
                        <wps:spPr>
                          <a:xfrm>
                            <a:off x="3037484" y="2957736"/>
                            <a:ext cx="1270" cy="49530"/>
                          </a:xfrm>
                          <a:custGeom>
                            <a:avLst/>
                            <a:gdLst/>
                            <a:ahLst/>
                            <a:cxnLst/>
                            <a:rect l="l" t="t" r="r" b="b"/>
                            <a:pathLst>
                              <a:path h="49530">
                                <a:moveTo>
                                  <a:pt x="0" y="0"/>
                                </a:moveTo>
                                <a:lnTo>
                                  <a:pt x="0" y="49045"/>
                                </a:lnTo>
                              </a:path>
                            </a:pathLst>
                          </a:custGeom>
                          <a:ln w="11210">
                            <a:solidFill>
                              <a:srgbClr val="000000"/>
                            </a:solidFill>
                            <a:prstDash val="solid"/>
                          </a:ln>
                        </wps:spPr>
                        <wps:bodyPr wrap="square" lIns="0" tIns="0" rIns="0" bIns="0" rtlCol="0">
                          <a:prstTxWarp prst="textNoShape">
                            <a:avLst/>
                          </a:prstTxWarp>
                          <a:noAutofit/>
                        </wps:bodyPr>
                      </wps:wsp>
                      <wps:wsp>
                        <wps:cNvPr id="531" name="Graphic 531"/>
                        <wps:cNvSpPr/>
                        <wps:spPr>
                          <a:xfrm>
                            <a:off x="4465901" y="5605"/>
                            <a:ext cx="1270" cy="2952750"/>
                          </a:xfrm>
                          <a:custGeom>
                            <a:avLst/>
                            <a:gdLst/>
                            <a:ahLst/>
                            <a:cxnLst/>
                            <a:rect l="l" t="t" r="r" b="b"/>
                            <a:pathLst>
                              <a:path h="2952750">
                                <a:moveTo>
                                  <a:pt x="0" y="0"/>
                                </a:moveTo>
                                <a:lnTo>
                                  <a:pt x="0" y="92148"/>
                                </a:lnTo>
                              </a:path>
                              <a:path h="2952750">
                                <a:moveTo>
                                  <a:pt x="0" y="176226"/>
                                </a:moveTo>
                                <a:lnTo>
                                  <a:pt x="0" y="2952131"/>
                                </a:lnTo>
                              </a:path>
                            </a:pathLst>
                          </a:custGeom>
                          <a:ln w="11210">
                            <a:solidFill>
                              <a:srgbClr val="AFAFAF"/>
                            </a:solidFill>
                            <a:prstDash val="solid"/>
                          </a:ln>
                        </wps:spPr>
                        <wps:bodyPr wrap="square" lIns="0" tIns="0" rIns="0" bIns="0" rtlCol="0">
                          <a:prstTxWarp prst="textNoShape">
                            <a:avLst/>
                          </a:prstTxWarp>
                          <a:noAutofit/>
                        </wps:bodyPr>
                      </wps:wsp>
                      <wps:wsp>
                        <wps:cNvPr id="532" name="Graphic 532"/>
                        <wps:cNvSpPr/>
                        <wps:spPr>
                          <a:xfrm>
                            <a:off x="4465901" y="2957736"/>
                            <a:ext cx="1270" cy="49530"/>
                          </a:xfrm>
                          <a:custGeom>
                            <a:avLst/>
                            <a:gdLst/>
                            <a:ahLst/>
                            <a:cxnLst/>
                            <a:rect l="l" t="t" r="r" b="b"/>
                            <a:pathLst>
                              <a:path h="49530">
                                <a:moveTo>
                                  <a:pt x="0" y="0"/>
                                </a:moveTo>
                                <a:lnTo>
                                  <a:pt x="0" y="49045"/>
                                </a:lnTo>
                              </a:path>
                            </a:pathLst>
                          </a:custGeom>
                          <a:solidFill>
                            <a:srgbClr val="000000"/>
                          </a:solidFill>
                        </wps:spPr>
                        <wps:bodyPr wrap="square" lIns="0" tIns="0" rIns="0" bIns="0" rtlCol="0">
                          <a:prstTxWarp prst="textNoShape">
                            <a:avLst/>
                          </a:prstTxWarp>
                          <a:noAutofit/>
                        </wps:bodyPr>
                      </wps:wsp>
                      <wps:wsp>
                        <wps:cNvPr id="533" name="Graphic 533"/>
                        <wps:cNvSpPr/>
                        <wps:spPr>
                          <a:xfrm>
                            <a:off x="4465901" y="2957736"/>
                            <a:ext cx="1270" cy="49530"/>
                          </a:xfrm>
                          <a:custGeom>
                            <a:avLst/>
                            <a:gdLst/>
                            <a:ahLst/>
                            <a:cxnLst/>
                            <a:rect l="l" t="t" r="r" b="b"/>
                            <a:pathLst>
                              <a:path h="49530">
                                <a:moveTo>
                                  <a:pt x="0" y="0"/>
                                </a:moveTo>
                                <a:lnTo>
                                  <a:pt x="0" y="49045"/>
                                </a:lnTo>
                              </a:path>
                            </a:pathLst>
                          </a:custGeom>
                          <a:ln w="11210">
                            <a:solidFill>
                              <a:srgbClr val="000000"/>
                            </a:solidFill>
                            <a:prstDash val="solid"/>
                          </a:ln>
                        </wps:spPr>
                        <wps:bodyPr wrap="square" lIns="0" tIns="0" rIns="0" bIns="0" rtlCol="0">
                          <a:prstTxWarp prst="textNoShape">
                            <a:avLst/>
                          </a:prstTxWarp>
                          <a:noAutofit/>
                        </wps:bodyPr>
                      </wps:wsp>
                      <wps:wsp>
                        <wps:cNvPr id="534" name="Graphic 534"/>
                        <wps:cNvSpPr/>
                        <wps:spPr>
                          <a:xfrm>
                            <a:off x="49045" y="2957736"/>
                            <a:ext cx="1270" cy="28575"/>
                          </a:xfrm>
                          <a:custGeom>
                            <a:avLst/>
                            <a:gdLst/>
                            <a:ahLst/>
                            <a:cxnLst/>
                            <a:rect l="l" t="t" r="r" b="b"/>
                            <a:pathLst>
                              <a:path h="28575">
                                <a:moveTo>
                                  <a:pt x="0" y="0"/>
                                </a:moveTo>
                                <a:lnTo>
                                  <a:pt x="0" y="28025"/>
                                </a:lnTo>
                              </a:path>
                            </a:pathLst>
                          </a:custGeom>
                          <a:solidFill>
                            <a:srgbClr val="000000"/>
                          </a:solidFill>
                        </wps:spPr>
                        <wps:bodyPr wrap="square" lIns="0" tIns="0" rIns="0" bIns="0" rtlCol="0">
                          <a:prstTxWarp prst="textNoShape">
                            <a:avLst/>
                          </a:prstTxWarp>
                          <a:noAutofit/>
                        </wps:bodyPr>
                      </wps:wsp>
                      <wps:wsp>
                        <wps:cNvPr id="535" name="Graphic 535"/>
                        <wps:cNvSpPr/>
                        <wps:spPr>
                          <a:xfrm>
                            <a:off x="49045" y="2957736"/>
                            <a:ext cx="1270" cy="28575"/>
                          </a:xfrm>
                          <a:custGeom>
                            <a:avLst/>
                            <a:gdLst/>
                            <a:ahLst/>
                            <a:cxnLst/>
                            <a:rect l="l" t="t" r="r" b="b"/>
                            <a:pathLst>
                              <a:path h="28575">
                                <a:moveTo>
                                  <a:pt x="0" y="0"/>
                                </a:moveTo>
                                <a:lnTo>
                                  <a:pt x="0" y="28025"/>
                                </a:lnTo>
                              </a:path>
                            </a:pathLst>
                          </a:custGeom>
                          <a:ln w="8407">
                            <a:solidFill>
                              <a:srgbClr val="000000"/>
                            </a:solidFill>
                            <a:prstDash val="solid"/>
                          </a:ln>
                        </wps:spPr>
                        <wps:bodyPr wrap="square" lIns="0" tIns="0" rIns="0" bIns="0" rtlCol="0">
                          <a:prstTxWarp prst="textNoShape">
                            <a:avLst/>
                          </a:prstTxWarp>
                          <a:noAutofit/>
                        </wps:bodyPr>
                      </wps:wsp>
                      <wps:wsp>
                        <wps:cNvPr id="536" name="Graphic 536"/>
                        <wps:cNvSpPr/>
                        <wps:spPr>
                          <a:xfrm>
                            <a:off x="1543265" y="2957736"/>
                            <a:ext cx="1270" cy="28575"/>
                          </a:xfrm>
                          <a:custGeom>
                            <a:avLst/>
                            <a:gdLst/>
                            <a:ahLst/>
                            <a:cxnLst/>
                            <a:rect l="l" t="t" r="r" b="b"/>
                            <a:pathLst>
                              <a:path h="28575">
                                <a:moveTo>
                                  <a:pt x="0" y="0"/>
                                </a:moveTo>
                                <a:lnTo>
                                  <a:pt x="0" y="28025"/>
                                </a:lnTo>
                              </a:path>
                            </a:pathLst>
                          </a:custGeom>
                          <a:solidFill>
                            <a:srgbClr val="000000"/>
                          </a:solidFill>
                        </wps:spPr>
                        <wps:bodyPr wrap="square" lIns="0" tIns="0" rIns="0" bIns="0" rtlCol="0">
                          <a:prstTxWarp prst="textNoShape">
                            <a:avLst/>
                          </a:prstTxWarp>
                          <a:noAutofit/>
                        </wps:bodyPr>
                      </wps:wsp>
                      <wps:wsp>
                        <wps:cNvPr id="537" name="Graphic 537"/>
                        <wps:cNvSpPr/>
                        <wps:spPr>
                          <a:xfrm>
                            <a:off x="1543265" y="2957736"/>
                            <a:ext cx="1270" cy="28575"/>
                          </a:xfrm>
                          <a:custGeom>
                            <a:avLst/>
                            <a:gdLst/>
                            <a:ahLst/>
                            <a:cxnLst/>
                            <a:rect l="l" t="t" r="r" b="b"/>
                            <a:pathLst>
                              <a:path h="28575">
                                <a:moveTo>
                                  <a:pt x="0" y="0"/>
                                </a:moveTo>
                                <a:lnTo>
                                  <a:pt x="0" y="28025"/>
                                </a:lnTo>
                              </a:path>
                            </a:pathLst>
                          </a:custGeom>
                          <a:ln w="8407">
                            <a:solidFill>
                              <a:srgbClr val="000000"/>
                            </a:solidFill>
                            <a:prstDash val="solid"/>
                          </a:ln>
                        </wps:spPr>
                        <wps:bodyPr wrap="square" lIns="0" tIns="0" rIns="0" bIns="0" rtlCol="0">
                          <a:prstTxWarp prst="textNoShape">
                            <a:avLst/>
                          </a:prstTxWarp>
                          <a:noAutofit/>
                        </wps:bodyPr>
                      </wps:wsp>
                      <wps:wsp>
                        <wps:cNvPr id="538" name="Graphic 538"/>
                        <wps:cNvSpPr/>
                        <wps:spPr>
                          <a:xfrm>
                            <a:off x="2177237" y="2957736"/>
                            <a:ext cx="1270" cy="28575"/>
                          </a:xfrm>
                          <a:custGeom>
                            <a:avLst/>
                            <a:gdLst/>
                            <a:ahLst/>
                            <a:cxnLst/>
                            <a:rect l="l" t="t" r="r" b="b"/>
                            <a:pathLst>
                              <a:path h="28575">
                                <a:moveTo>
                                  <a:pt x="0" y="0"/>
                                </a:moveTo>
                                <a:lnTo>
                                  <a:pt x="0" y="28025"/>
                                </a:lnTo>
                              </a:path>
                            </a:pathLst>
                          </a:custGeom>
                          <a:solidFill>
                            <a:srgbClr val="000000"/>
                          </a:solidFill>
                        </wps:spPr>
                        <wps:bodyPr wrap="square" lIns="0" tIns="0" rIns="0" bIns="0" rtlCol="0">
                          <a:prstTxWarp prst="textNoShape">
                            <a:avLst/>
                          </a:prstTxWarp>
                          <a:noAutofit/>
                        </wps:bodyPr>
                      </wps:wsp>
                      <wps:wsp>
                        <wps:cNvPr id="539" name="Graphic 539"/>
                        <wps:cNvSpPr/>
                        <wps:spPr>
                          <a:xfrm>
                            <a:off x="2177237" y="2957736"/>
                            <a:ext cx="1270" cy="28575"/>
                          </a:xfrm>
                          <a:custGeom>
                            <a:avLst/>
                            <a:gdLst/>
                            <a:ahLst/>
                            <a:cxnLst/>
                            <a:rect l="l" t="t" r="r" b="b"/>
                            <a:pathLst>
                              <a:path h="28575">
                                <a:moveTo>
                                  <a:pt x="0" y="0"/>
                                </a:moveTo>
                                <a:lnTo>
                                  <a:pt x="0" y="28025"/>
                                </a:lnTo>
                              </a:path>
                            </a:pathLst>
                          </a:custGeom>
                          <a:ln w="8407">
                            <a:solidFill>
                              <a:srgbClr val="000000"/>
                            </a:solidFill>
                            <a:prstDash val="solid"/>
                          </a:ln>
                        </wps:spPr>
                        <wps:bodyPr wrap="square" lIns="0" tIns="0" rIns="0" bIns="0" rtlCol="0">
                          <a:prstTxWarp prst="textNoShape">
                            <a:avLst/>
                          </a:prstTxWarp>
                          <a:noAutofit/>
                        </wps:bodyPr>
                      </wps:wsp>
                      <wps:wsp>
                        <wps:cNvPr id="540" name="Graphic 540"/>
                        <wps:cNvSpPr/>
                        <wps:spPr>
                          <a:xfrm>
                            <a:off x="2403512" y="2957736"/>
                            <a:ext cx="1270" cy="28575"/>
                          </a:xfrm>
                          <a:custGeom>
                            <a:avLst/>
                            <a:gdLst/>
                            <a:ahLst/>
                            <a:cxnLst/>
                            <a:rect l="l" t="t" r="r" b="b"/>
                            <a:pathLst>
                              <a:path h="28575">
                                <a:moveTo>
                                  <a:pt x="0" y="0"/>
                                </a:moveTo>
                                <a:lnTo>
                                  <a:pt x="0" y="28025"/>
                                </a:lnTo>
                              </a:path>
                            </a:pathLst>
                          </a:custGeom>
                          <a:solidFill>
                            <a:srgbClr val="000000"/>
                          </a:solidFill>
                        </wps:spPr>
                        <wps:bodyPr wrap="square" lIns="0" tIns="0" rIns="0" bIns="0" rtlCol="0">
                          <a:prstTxWarp prst="textNoShape">
                            <a:avLst/>
                          </a:prstTxWarp>
                          <a:noAutofit/>
                        </wps:bodyPr>
                      </wps:wsp>
                      <wps:wsp>
                        <wps:cNvPr id="541" name="Graphic 541"/>
                        <wps:cNvSpPr/>
                        <wps:spPr>
                          <a:xfrm>
                            <a:off x="2403512" y="2957736"/>
                            <a:ext cx="1270" cy="28575"/>
                          </a:xfrm>
                          <a:custGeom>
                            <a:avLst/>
                            <a:gdLst/>
                            <a:ahLst/>
                            <a:cxnLst/>
                            <a:rect l="l" t="t" r="r" b="b"/>
                            <a:pathLst>
                              <a:path h="28575">
                                <a:moveTo>
                                  <a:pt x="0" y="0"/>
                                </a:moveTo>
                                <a:lnTo>
                                  <a:pt x="0" y="28025"/>
                                </a:lnTo>
                              </a:path>
                            </a:pathLst>
                          </a:custGeom>
                          <a:ln w="8407">
                            <a:solidFill>
                              <a:srgbClr val="000000"/>
                            </a:solidFill>
                            <a:prstDash val="solid"/>
                          </a:ln>
                        </wps:spPr>
                        <wps:bodyPr wrap="square" lIns="0" tIns="0" rIns="0" bIns="0" rtlCol="0">
                          <a:prstTxWarp prst="textNoShape">
                            <a:avLst/>
                          </a:prstTxWarp>
                          <a:noAutofit/>
                        </wps:bodyPr>
                      </wps:wsp>
                      <wps:wsp>
                        <wps:cNvPr id="542" name="Graphic 542"/>
                        <wps:cNvSpPr/>
                        <wps:spPr>
                          <a:xfrm>
                            <a:off x="2594824" y="2957736"/>
                            <a:ext cx="1270" cy="28575"/>
                          </a:xfrm>
                          <a:custGeom>
                            <a:avLst/>
                            <a:gdLst/>
                            <a:ahLst/>
                            <a:cxnLst/>
                            <a:rect l="l" t="t" r="r" b="b"/>
                            <a:pathLst>
                              <a:path h="28575">
                                <a:moveTo>
                                  <a:pt x="0" y="0"/>
                                </a:moveTo>
                                <a:lnTo>
                                  <a:pt x="0" y="28025"/>
                                </a:lnTo>
                              </a:path>
                            </a:pathLst>
                          </a:custGeom>
                          <a:solidFill>
                            <a:srgbClr val="000000"/>
                          </a:solidFill>
                        </wps:spPr>
                        <wps:bodyPr wrap="square" lIns="0" tIns="0" rIns="0" bIns="0" rtlCol="0">
                          <a:prstTxWarp prst="textNoShape">
                            <a:avLst/>
                          </a:prstTxWarp>
                          <a:noAutofit/>
                        </wps:bodyPr>
                      </wps:wsp>
                      <wps:wsp>
                        <wps:cNvPr id="543" name="Graphic 543"/>
                        <wps:cNvSpPr/>
                        <wps:spPr>
                          <a:xfrm>
                            <a:off x="2594824" y="2957736"/>
                            <a:ext cx="1270" cy="28575"/>
                          </a:xfrm>
                          <a:custGeom>
                            <a:avLst/>
                            <a:gdLst/>
                            <a:ahLst/>
                            <a:cxnLst/>
                            <a:rect l="l" t="t" r="r" b="b"/>
                            <a:pathLst>
                              <a:path h="28575">
                                <a:moveTo>
                                  <a:pt x="0" y="0"/>
                                </a:moveTo>
                                <a:lnTo>
                                  <a:pt x="0" y="28025"/>
                                </a:lnTo>
                              </a:path>
                            </a:pathLst>
                          </a:custGeom>
                          <a:ln w="8407">
                            <a:solidFill>
                              <a:srgbClr val="000000"/>
                            </a:solidFill>
                            <a:prstDash val="solid"/>
                          </a:ln>
                        </wps:spPr>
                        <wps:bodyPr wrap="square" lIns="0" tIns="0" rIns="0" bIns="0" rtlCol="0">
                          <a:prstTxWarp prst="textNoShape">
                            <a:avLst/>
                          </a:prstTxWarp>
                          <a:noAutofit/>
                        </wps:bodyPr>
                      </wps:wsp>
                      <wps:wsp>
                        <wps:cNvPr id="544" name="Graphic 544"/>
                        <wps:cNvSpPr/>
                        <wps:spPr>
                          <a:xfrm>
                            <a:off x="2760547" y="2957736"/>
                            <a:ext cx="1270" cy="28575"/>
                          </a:xfrm>
                          <a:custGeom>
                            <a:avLst/>
                            <a:gdLst/>
                            <a:ahLst/>
                            <a:cxnLst/>
                            <a:rect l="l" t="t" r="r" b="b"/>
                            <a:pathLst>
                              <a:path h="28575">
                                <a:moveTo>
                                  <a:pt x="0" y="0"/>
                                </a:moveTo>
                                <a:lnTo>
                                  <a:pt x="0" y="28025"/>
                                </a:lnTo>
                              </a:path>
                            </a:pathLst>
                          </a:custGeom>
                          <a:solidFill>
                            <a:srgbClr val="000000"/>
                          </a:solidFill>
                        </wps:spPr>
                        <wps:bodyPr wrap="square" lIns="0" tIns="0" rIns="0" bIns="0" rtlCol="0">
                          <a:prstTxWarp prst="textNoShape">
                            <a:avLst/>
                          </a:prstTxWarp>
                          <a:noAutofit/>
                        </wps:bodyPr>
                      </wps:wsp>
                      <wps:wsp>
                        <wps:cNvPr id="545" name="Graphic 545"/>
                        <wps:cNvSpPr/>
                        <wps:spPr>
                          <a:xfrm>
                            <a:off x="2760547" y="2957736"/>
                            <a:ext cx="1270" cy="28575"/>
                          </a:xfrm>
                          <a:custGeom>
                            <a:avLst/>
                            <a:gdLst/>
                            <a:ahLst/>
                            <a:cxnLst/>
                            <a:rect l="l" t="t" r="r" b="b"/>
                            <a:pathLst>
                              <a:path h="28575">
                                <a:moveTo>
                                  <a:pt x="0" y="0"/>
                                </a:moveTo>
                                <a:lnTo>
                                  <a:pt x="0" y="28025"/>
                                </a:lnTo>
                              </a:path>
                            </a:pathLst>
                          </a:custGeom>
                          <a:ln w="8407">
                            <a:solidFill>
                              <a:srgbClr val="000000"/>
                            </a:solidFill>
                            <a:prstDash val="solid"/>
                          </a:ln>
                        </wps:spPr>
                        <wps:bodyPr wrap="square" lIns="0" tIns="0" rIns="0" bIns="0" rtlCol="0">
                          <a:prstTxWarp prst="textNoShape">
                            <a:avLst/>
                          </a:prstTxWarp>
                          <a:noAutofit/>
                        </wps:bodyPr>
                      </wps:wsp>
                      <wps:wsp>
                        <wps:cNvPr id="546" name="Graphic 546"/>
                        <wps:cNvSpPr/>
                        <wps:spPr>
                          <a:xfrm>
                            <a:off x="2906724" y="2957736"/>
                            <a:ext cx="1270" cy="28575"/>
                          </a:xfrm>
                          <a:custGeom>
                            <a:avLst/>
                            <a:gdLst/>
                            <a:ahLst/>
                            <a:cxnLst/>
                            <a:rect l="l" t="t" r="r" b="b"/>
                            <a:pathLst>
                              <a:path h="28575">
                                <a:moveTo>
                                  <a:pt x="0" y="0"/>
                                </a:moveTo>
                                <a:lnTo>
                                  <a:pt x="0" y="28025"/>
                                </a:lnTo>
                              </a:path>
                            </a:pathLst>
                          </a:custGeom>
                          <a:solidFill>
                            <a:srgbClr val="000000"/>
                          </a:solidFill>
                        </wps:spPr>
                        <wps:bodyPr wrap="square" lIns="0" tIns="0" rIns="0" bIns="0" rtlCol="0">
                          <a:prstTxWarp prst="textNoShape">
                            <a:avLst/>
                          </a:prstTxWarp>
                          <a:noAutofit/>
                        </wps:bodyPr>
                      </wps:wsp>
                      <wps:wsp>
                        <wps:cNvPr id="547" name="Graphic 547"/>
                        <wps:cNvSpPr/>
                        <wps:spPr>
                          <a:xfrm>
                            <a:off x="2906724" y="2957736"/>
                            <a:ext cx="1270" cy="28575"/>
                          </a:xfrm>
                          <a:custGeom>
                            <a:avLst/>
                            <a:gdLst/>
                            <a:ahLst/>
                            <a:cxnLst/>
                            <a:rect l="l" t="t" r="r" b="b"/>
                            <a:pathLst>
                              <a:path h="28575">
                                <a:moveTo>
                                  <a:pt x="0" y="0"/>
                                </a:moveTo>
                                <a:lnTo>
                                  <a:pt x="0" y="28025"/>
                                </a:lnTo>
                              </a:path>
                            </a:pathLst>
                          </a:custGeom>
                          <a:ln w="8407">
                            <a:solidFill>
                              <a:srgbClr val="000000"/>
                            </a:solidFill>
                            <a:prstDash val="solid"/>
                          </a:ln>
                        </wps:spPr>
                        <wps:bodyPr wrap="square" lIns="0" tIns="0" rIns="0" bIns="0" rtlCol="0">
                          <a:prstTxWarp prst="textNoShape">
                            <a:avLst/>
                          </a:prstTxWarp>
                          <a:noAutofit/>
                        </wps:bodyPr>
                      </wps:wsp>
                      <wps:wsp>
                        <wps:cNvPr id="548" name="Graphic 548"/>
                        <wps:cNvSpPr/>
                        <wps:spPr>
                          <a:xfrm>
                            <a:off x="3897731" y="2957736"/>
                            <a:ext cx="1270" cy="28575"/>
                          </a:xfrm>
                          <a:custGeom>
                            <a:avLst/>
                            <a:gdLst/>
                            <a:ahLst/>
                            <a:cxnLst/>
                            <a:rect l="l" t="t" r="r" b="b"/>
                            <a:pathLst>
                              <a:path h="28575">
                                <a:moveTo>
                                  <a:pt x="0" y="0"/>
                                </a:moveTo>
                                <a:lnTo>
                                  <a:pt x="0" y="28025"/>
                                </a:lnTo>
                              </a:path>
                            </a:pathLst>
                          </a:custGeom>
                          <a:solidFill>
                            <a:srgbClr val="000000"/>
                          </a:solidFill>
                        </wps:spPr>
                        <wps:bodyPr wrap="square" lIns="0" tIns="0" rIns="0" bIns="0" rtlCol="0">
                          <a:prstTxWarp prst="textNoShape">
                            <a:avLst/>
                          </a:prstTxWarp>
                          <a:noAutofit/>
                        </wps:bodyPr>
                      </wps:wsp>
                      <wps:wsp>
                        <wps:cNvPr id="549" name="Graphic 549"/>
                        <wps:cNvSpPr/>
                        <wps:spPr>
                          <a:xfrm>
                            <a:off x="3897731" y="2957736"/>
                            <a:ext cx="1270" cy="28575"/>
                          </a:xfrm>
                          <a:custGeom>
                            <a:avLst/>
                            <a:gdLst/>
                            <a:ahLst/>
                            <a:cxnLst/>
                            <a:rect l="l" t="t" r="r" b="b"/>
                            <a:pathLst>
                              <a:path h="28575">
                                <a:moveTo>
                                  <a:pt x="0" y="0"/>
                                </a:moveTo>
                                <a:lnTo>
                                  <a:pt x="0" y="28025"/>
                                </a:lnTo>
                              </a:path>
                            </a:pathLst>
                          </a:custGeom>
                          <a:ln w="8407">
                            <a:solidFill>
                              <a:srgbClr val="000000"/>
                            </a:solidFill>
                            <a:prstDash val="solid"/>
                          </a:ln>
                        </wps:spPr>
                        <wps:bodyPr wrap="square" lIns="0" tIns="0" rIns="0" bIns="0" rtlCol="0">
                          <a:prstTxWarp prst="textNoShape">
                            <a:avLst/>
                          </a:prstTxWarp>
                          <a:noAutofit/>
                        </wps:bodyPr>
                      </wps:wsp>
                      <wps:wsp>
                        <wps:cNvPr id="550" name="Graphic 550"/>
                        <wps:cNvSpPr/>
                        <wps:spPr>
                          <a:xfrm>
                            <a:off x="4400944" y="2957736"/>
                            <a:ext cx="1270" cy="28575"/>
                          </a:xfrm>
                          <a:custGeom>
                            <a:avLst/>
                            <a:gdLst/>
                            <a:ahLst/>
                            <a:cxnLst/>
                            <a:rect l="l" t="t" r="r" b="b"/>
                            <a:pathLst>
                              <a:path h="28575">
                                <a:moveTo>
                                  <a:pt x="0" y="0"/>
                                </a:moveTo>
                                <a:lnTo>
                                  <a:pt x="0" y="28025"/>
                                </a:lnTo>
                              </a:path>
                            </a:pathLst>
                          </a:custGeom>
                          <a:solidFill>
                            <a:srgbClr val="000000"/>
                          </a:solidFill>
                        </wps:spPr>
                        <wps:bodyPr wrap="square" lIns="0" tIns="0" rIns="0" bIns="0" rtlCol="0">
                          <a:prstTxWarp prst="textNoShape">
                            <a:avLst/>
                          </a:prstTxWarp>
                          <a:noAutofit/>
                        </wps:bodyPr>
                      </wps:wsp>
                      <wps:wsp>
                        <wps:cNvPr id="551" name="Graphic 551"/>
                        <wps:cNvSpPr/>
                        <wps:spPr>
                          <a:xfrm>
                            <a:off x="4400944" y="2957736"/>
                            <a:ext cx="1270" cy="28575"/>
                          </a:xfrm>
                          <a:custGeom>
                            <a:avLst/>
                            <a:gdLst/>
                            <a:ahLst/>
                            <a:cxnLst/>
                            <a:rect l="l" t="t" r="r" b="b"/>
                            <a:pathLst>
                              <a:path h="28575">
                                <a:moveTo>
                                  <a:pt x="0" y="0"/>
                                </a:moveTo>
                                <a:lnTo>
                                  <a:pt x="0" y="28025"/>
                                </a:lnTo>
                              </a:path>
                            </a:pathLst>
                          </a:custGeom>
                          <a:ln w="8407">
                            <a:solidFill>
                              <a:srgbClr val="000000"/>
                            </a:solidFill>
                            <a:prstDash val="solid"/>
                          </a:ln>
                        </wps:spPr>
                        <wps:bodyPr wrap="square" lIns="0" tIns="0" rIns="0" bIns="0" rtlCol="0">
                          <a:prstTxWarp prst="textNoShape">
                            <a:avLst/>
                          </a:prstTxWarp>
                          <a:noAutofit/>
                        </wps:bodyPr>
                      </wps:wsp>
                      <wps:wsp>
                        <wps:cNvPr id="552" name="Graphic 552"/>
                        <wps:cNvSpPr/>
                        <wps:spPr>
                          <a:xfrm>
                            <a:off x="49045" y="2873751"/>
                            <a:ext cx="4535170" cy="1270"/>
                          </a:xfrm>
                          <a:custGeom>
                            <a:avLst/>
                            <a:gdLst/>
                            <a:ahLst/>
                            <a:cxnLst/>
                            <a:rect l="l" t="t" r="r" b="b"/>
                            <a:pathLst>
                              <a:path w="4535170">
                                <a:moveTo>
                                  <a:pt x="0" y="0"/>
                                </a:moveTo>
                                <a:lnTo>
                                  <a:pt x="4535143" y="0"/>
                                </a:lnTo>
                              </a:path>
                            </a:pathLst>
                          </a:custGeom>
                          <a:ln w="11210">
                            <a:solidFill>
                              <a:srgbClr val="AFAFAF"/>
                            </a:solidFill>
                            <a:prstDash val="solid"/>
                          </a:ln>
                        </wps:spPr>
                        <wps:bodyPr wrap="square" lIns="0" tIns="0" rIns="0" bIns="0" rtlCol="0">
                          <a:prstTxWarp prst="textNoShape">
                            <a:avLst/>
                          </a:prstTxWarp>
                          <a:noAutofit/>
                        </wps:bodyPr>
                      </wps:wsp>
                      <wps:wsp>
                        <wps:cNvPr id="553" name="Graphic 553"/>
                        <wps:cNvSpPr/>
                        <wps:spPr>
                          <a:xfrm>
                            <a:off x="0" y="2873751"/>
                            <a:ext cx="49530" cy="1270"/>
                          </a:xfrm>
                          <a:custGeom>
                            <a:avLst/>
                            <a:gdLst/>
                            <a:ahLst/>
                            <a:cxnLst/>
                            <a:rect l="l" t="t" r="r" b="b"/>
                            <a:pathLst>
                              <a:path w="49530">
                                <a:moveTo>
                                  <a:pt x="49045" y="0"/>
                                </a:moveTo>
                                <a:lnTo>
                                  <a:pt x="0" y="0"/>
                                </a:lnTo>
                              </a:path>
                            </a:pathLst>
                          </a:custGeom>
                          <a:solidFill>
                            <a:srgbClr val="000000"/>
                          </a:solidFill>
                        </wps:spPr>
                        <wps:bodyPr wrap="square" lIns="0" tIns="0" rIns="0" bIns="0" rtlCol="0">
                          <a:prstTxWarp prst="textNoShape">
                            <a:avLst/>
                          </a:prstTxWarp>
                          <a:noAutofit/>
                        </wps:bodyPr>
                      </wps:wsp>
                      <wps:wsp>
                        <wps:cNvPr id="554" name="Graphic 554"/>
                        <wps:cNvSpPr/>
                        <wps:spPr>
                          <a:xfrm>
                            <a:off x="0" y="2873751"/>
                            <a:ext cx="49530" cy="1270"/>
                          </a:xfrm>
                          <a:custGeom>
                            <a:avLst/>
                            <a:gdLst/>
                            <a:ahLst/>
                            <a:cxnLst/>
                            <a:rect l="l" t="t" r="r" b="b"/>
                            <a:pathLst>
                              <a:path w="49530">
                                <a:moveTo>
                                  <a:pt x="49045" y="0"/>
                                </a:moveTo>
                                <a:lnTo>
                                  <a:pt x="0" y="0"/>
                                </a:lnTo>
                              </a:path>
                            </a:pathLst>
                          </a:custGeom>
                          <a:ln w="11210">
                            <a:solidFill>
                              <a:srgbClr val="000000"/>
                            </a:solidFill>
                            <a:prstDash val="solid"/>
                          </a:ln>
                        </wps:spPr>
                        <wps:bodyPr wrap="square" lIns="0" tIns="0" rIns="0" bIns="0" rtlCol="0">
                          <a:prstTxWarp prst="textNoShape">
                            <a:avLst/>
                          </a:prstTxWarp>
                          <a:noAutofit/>
                        </wps:bodyPr>
                      </wps:wsp>
                      <wps:wsp>
                        <wps:cNvPr id="555" name="Graphic 555"/>
                        <wps:cNvSpPr/>
                        <wps:spPr>
                          <a:xfrm>
                            <a:off x="49045" y="2235035"/>
                            <a:ext cx="4535170" cy="1270"/>
                          </a:xfrm>
                          <a:custGeom>
                            <a:avLst/>
                            <a:gdLst/>
                            <a:ahLst/>
                            <a:cxnLst/>
                            <a:rect l="l" t="t" r="r" b="b"/>
                            <a:pathLst>
                              <a:path w="4535170">
                                <a:moveTo>
                                  <a:pt x="0" y="0"/>
                                </a:moveTo>
                                <a:lnTo>
                                  <a:pt x="4535143" y="0"/>
                                </a:lnTo>
                              </a:path>
                            </a:pathLst>
                          </a:custGeom>
                          <a:ln w="11210">
                            <a:solidFill>
                              <a:srgbClr val="AFAFAF"/>
                            </a:solidFill>
                            <a:prstDash val="solid"/>
                          </a:ln>
                        </wps:spPr>
                        <wps:bodyPr wrap="square" lIns="0" tIns="0" rIns="0" bIns="0" rtlCol="0">
                          <a:prstTxWarp prst="textNoShape">
                            <a:avLst/>
                          </a:prstTxWarp>
                          <a:noAutofit/>
                        </wps:bodyPr>
                      </wps:wsp>
                      <wps:wsp>
                        <wps:cNvPr id="556" name="Graphic 556"/>
                        <wps:cNvSpPr/>
                        <wps:spPr>
                          <a:xfrm>
                            <a:off x="0" y="2235035"/>
                            <a:ext cx="49530" cy="1270"/>
                          </a:xfrm>
                          <a:custGeom>
                            <a:avLst/>
                            <a:gdLst/>
                            <a:ahLst/>
                            <a:cxnLst/>
                            <a:rect l="l" t="t" r="r" b="b"/>
                            <a:pathLst>
                              <a:path w="49530">
                                <a:moveTo>
                                  <a:pt x="49045" y="0"/>
                                </a:moveTo>
                                <a:lnTo>
                                  <a:pt x="0" y="0"/>
                                </a:lnTo>
                              </a:path>
                            </a:pathLst>
                          </a:custGeom>
                          <a:solidFill>
                            <a:srgbClr val="000000"/>
                          </a:solidFill>
                        </wps:spPr>
                        <wps:bodyPr wrap="square" lIns="0" tIns="0" rIns="0" bIns="0" rtlCol="0">
                          <a:prstTxWarp prst="textNoShape">
                            <a:avLst/>
                          </a:prstTxWarp>
                          <a:noAutofit/>
                        </wps:bodyPr>
                      </wps:wsp>
                      <wps:wsp>
                        <wps:cNvPr id="557" name="Graphic 557"/>
                        <wps:cNvSpPr/>
                        <wps:spPr>
                          <a:xfrm>
                            <a:off x="0" y="2235035"/>
                            <a:ext cx="49530" cy="1270"/>
                          </a:xfrm>
                          <a:custGeom>
                            <a:avLst/>
                            <a:gdLst/>
                            <a:ahLst/>
                            <a:cxnLst/>
                            <a:rect l="l" t="t" r="r" b="b"/>
                            <a:pathLst>
                              <a:path w="49530">
                                <a:moveTo>
                                  <a:pt x="49045" y="0"/>
                                </a:moveTo>
                                <a:lnTo>
                                  <a:pt x="0" y="0"/>
                                </a:lnTo>
                              </a:path>
                            </a:pathLst>
                          </a:custGeom>
                          <a:ln w="11210">
                            <a:solidFill>
                              <a:srgbClr val="000000"/>
                            </a:solidFill>
                            <a:prstDash val="solid"/>
                          </a:ln>
                        </wps:spPr>
                        <wps:bodyPr wrap="square" lIns="0" tIns="0" rIns="0" bIns="0" rtlCol="0">
                          <a:prstTxWarp prst="textNoShape">
                            <a:avLst/>
                          </a:prstTxWarp>
                          <a:noAutofit/>
                        </wps:bodyPr>
                      </wps:wsp>
                      <wps:wsp>
                        <wps:cNvPr id="558" name="Graphic 558"/>
                        <wps:cNvSpPr/>
                        <wps:spPr>
                          <a:xfrm>
                            <a:off x="49045" y="1596320"/>
                            <a:ext cx="4535170" cy="1270"/>
                          </a:xfrm>
                          <a:custGeom>
                            <a:avLst/>
                            <a:gdLst/>
                            <a:ahLst/>
                            <a:cxnLst/>
                            <a:rect l="l" t="t" r="r" b="b"/>
                            <a:pathLst>
                              <a:path w="4535170">
                                <a:moveTo>
                                  <a:pt x="0" y="0"/>
                                </a:moveTo>
                                <a:lnTo>
                                  <a:pt x="4535143" y="0"/>
                                </a:lnTo>
                              </a:path>
                            </a:pathLst>
                          </a:custGeom>
                          <a:ln w="11210">
                            <a:solidFill>
                              <a:srgbClr val="AFAFAF"/>
                            </a:solidFill>
                            <a:prstDash val="solid"/>
                          </a:ln>
                        </wps:spPr>
                        <wps:bodyPr wrap="square" lIns="0" tIns="0" rIns="0" bIns="0" rtlCol="0">
                          <a:prstTxWarp prst="textNoShape">
                            <a:avLst/>
                          </a:prstTxWarp>
                          <a:noAutofit/>
                        </wps:bodyPr>
                      </wps:wsp>
                      <wps:wsp>
                        <wps:cNvPr id="559" name="Graphic 559"/>
                        <wps:cNvSpPr/>
                        <wps:spPr>
                          <a:xfrm>
                            <a:off x="0" y="1596320"/>
                            <a:ext cx="49530" cy="1270"/>
                          </a:xfrm>
                          <a:custGeom>
                            <a:avLst/>
                            <a:gdLst/>
                            <a:ahLst/>
                            <a:cxnLst/>
                            <a:rect l="l" t="t" r="r" b="b"/>
                            <a:pathLst>
                              <a:path w="49530">
                                <a:moveTo>
                                  <a:pt x="49045" y="0"/>
                                </a:moveTo>
                                <a:lnTo>
                                  <a:pt x="0" y="0"/>
                                </a:lnTo>
                              </a:path>
                            </a:pathLst>
                          </a:custGeom>
                          <a:solidFill>
                            <a:srgbClr val="000000"/>
                          </a:solidFill>
                        </wps:spPr>
                        <wps:bodyPr wrap="square" lIns="0" tIns="0" rIns="0" bIns="0" rtlCol="0">
                          <a:prstTxWarp prst="textNoShape">
                            <a:avLst/>
                          </a:prstTxWarp>
                          <a:noAutofit/>
                        </wps:bodyPr>
                      </wps:wsp>
                      <wps:wsp>
                        <wps:cNvPr id="560" name="Graphic 560"/>
                        <wps:cNvSpPr/>
                        <wps:spPr>
                          <a:xfrm>
                            <a:off x="0" y="1596320"/>
                            <a:ext cx="49530" cy="1270"/>
                          </a:xfrm>
                          <a:custGeom>
                            <a:avLst/>
                            <a:gdLst/>
                            <a:ahLst/>
                            <a:cxnLst/>
                            <a:rect l="l" t="t" r="r" b="b"/>
                            <a:pathLst>
                              <a:path w="49530">
                                <a:moveTo>
                                  <a:pt x="49045" y="0"/>
                                </a:moveTo>
                                <a:lnTo>
                                  <a:pt x="0" y="0"/>
                                </a:lnTo>
                              </a:path>
                            </a:pathLst>
                          </a:custGeom>
                          <a:ln w="11210">
                            <a:solidFill>
                              <a:srgbClr val="000000"/>
                            </a:solidFill>
                            <a:prstDash val="solid"/>
                          </a:ln>
                        </wps:spPr>
                        <wps:bodyPr wrap="square" lIns="0" tIns="0" rIns="0" bIns="0" rtlCol="0">
                          <a:prstTxWarp prst="textNoShape">
                            <a:avLst/>
                          </a:prstTxWarp>
                          <a:noAutofit/>
                        </wps:bodyPr>
                      </wps:wsp>
                      <wps:wsp>
                        <wps:cNvPr id="561" name="Graphic 561"/>
                        <wps:cNvSpPr/>
                        <wps:spPr>
                          <a:xfrm>
                            <a:off x="49045" y="957604"/>
                            <a:ext cx="4535170" cy="1270"/>
                          </a:xfrm>
                          <a:custGeom>
                            <a:avLst/>
                            <a:gdLst/>
                            <a:ahLst/>
                            <a:cxnLst/>
                            <a:rect l="l" t="t" r="r" b="b"/>
                            <a:pathLst>
                              <a:path w="4535170">
                                <a:moveTo>
                                  <a:pt x="0" y="0"/>
                                </a:moveTo>
                                <a:lnTo>
                                  <a:pt x="4535143" y="0"/>
                                </a:lnTo>
                              </a:path>
                            </a:pathLst>
                          </a:custGeom>
                          <a:ln w="11210">
                            <a:solidFill>
                              <a:srgbClr val="AFAFAF"/>
                            </a:solidFill>
                            <a:prstDash val="solid"/>
                          </a:ln>
                        </wps:spPr>
                        <wps:bodyPr wrap="square" lIns="0" tIns="0" rIns="0" bIns="0" rtlCol="0">
                          <a:prstTxWarp prst="textNoShape">
                            <a:avLst/>
                          </a:prstTxWarp>
                          <a:noAutofit/>
                        </wps:bodyPr>
                      </wps:wsp>
                      <wps:wsp>
                        <wps:cNvPr id="562" name="Graphic 562"/>
                        <wps:cNvSpPr/>
                        <wps:spPr>
                          <a:xfrm>
                            <a:off x="0" y="957604"/>
                            <a:ext cx="49530" cy="1270"/>
                          </a:xfrm>
                          <a:custGeom>
                            <a:avLst/>
                            <a:gdLst/>
                            <a:ahLst/>
                            <a:cxnLst/>
                            <a:rect l="l" t="t" r="r" b="b"/>
                            <a:pathLst>
                              <a:path w="49530">
                                <a:moveTo>
                                  <a:pt x="49045" y="0"/>
                                </a:moveTo>
                                <a:lnTo>
                                  <a:pt x="0" y="0"/>
                                </a:lnTo>
                              </a:path>
                            </a:pathLst>
                          </a:custGeom>
                          <a:solidFill>
                            <a:srgbClr val="000000"/>
                          </a:solidFill>
                        </wps:spPr>
                        <wps:bodyPr wrap="square" lIns="0" tIns="0" rIns="0" bIns="0" rtlCol="0">
                          <a:prstTxWarp prst="textNoShape">
                            <a:avLst/>
                          </a:prstTxWarp>
                          <a:noAutofit/>
                        </wps:bodyPr>
                      </wps:wsp>
                      <wps:wsp>
                        <wps:cNvPr id="563" name="Graphic 563"/>
                        <wps:cNvSpPr/>
                        <wps:spPr>
                          <a:xfrm>
                            <a:off x="0" y="957604"/>
                            <a:ext cx="49530" cy="1270"/>
                          </a:xfrm>
                          <a:custGeom>
                            <a:avLst/>
                            <a:gdLst/>
                            <a:ahLst/>
                            <a:cxnLst/>
                            <a:rect l="l" t="t" r="r" b="b"/>
                            <a:pathLst>
                              <a:path w="49530">
                                <a:moveTo>
                                  <a:pt x="49045" y="0"/>
                                </a:moveTo>
                                <a:lnTo>
                                  <a:pt x="0" y="0"/>
                                </a:lnTo>
                              </a:path>
                            </a:pathLst>
                          </a:custGeom>
                          <a:ln w="11210">
                            <a:solidFill>
                              <a:srgbClr val="000000"/>
                            </a:solidFill>
                            <a:prstDash val="solid"/>
                          </a:ln>
                        </wps:spPr>
                        <wps:bodyPr wrap="square" lIns="0" tIns="0" rIns="0" bIns="0" rtlCol="0">
                          <a:prstTxWarp prst="textNoShape">
                            <a:avLst/>
                          </a:prstTxWarp>
                          <a:noAutofit/>
                        </wps:bodyPr>
                      </wps:wsp>
                      <wps:wsp>
                        <wps:cNvPr id="564" name="Graphic 564"/>
                        <wps:cNvSpPr/>
                        <wps:spPr>
                          <a:xfrm>
                            <a:off x="49045" y="318888"/>
                            <a:ext cx="4535170" cy="1270"/>
                          </a:xfrm>
                          <a:custGeom>
                            <a:avLst/>
                            <a:gdLst/>
                            <a:ahLst/>
                            <a:cxnLst/>
                            <a:rect l="l" t="t" r="r" b="b"/>
                            <a:pathLst>
                              <a:path w="4535170">
                                <a:moveTo>
                                  <a:pt x="0" y="0"/>
                                </a:moveTo>
                                <a:lnTo>
                                  <a:pt x="4535143" y="0"/>
                                </a:lnTo>
                              </a:path>
                            </a:pathLst>
                          </a:custGeom>
                          <a:ln w="11210">
                            <a:solidFill>
                              <a:srgbClr val="AFAFAF"/>
                            </a:solidFill>
                            <a:prstDash val="solid"/>
                          </a:ln>
                        </wps:spPr>
                        <wps:bodyPr wrap="square" lIns="0" tIns="0" rIns="0" bIns="0" rtlCol="0">
                          <a:prstTxWarp prst="textNoShape">
                            <a:avLst/>
                          </a:prstTxWarp>
                          <a:noAutofit/>
                        </wps:bodyPr>
                      </wps:wsp>
                      <wps:wsp>
                        <wps:cNvPr id="565" name="Graphic 565"/>
                        <wps:cNvSpPr/>
                        <wps:spPr>
                          <a:xfrm>
                            <a:off x="0" y="318888"/>
                            <a:ext cx="49530" cy="1270"/>
                          </a:xfrm>
                          <a:custGeom>
                            <a:avLst/>
                            <a:gdLst/>
                            <a:ahLst/>
                            <a:cxnLst/>
                            <a:rect l="l" t="t" r="r" b="b"/>
                            <a:pathLst>
                              <a:path w="49530">
                                <a:moveTo>
                                  <a:pt x="49045" y="0"/>
                                </a:moveTo>
                                <a:lnTo>
                                  <a:pt x="0" y="0"/>
                                </a:lnTo>
                              </a:path>
                            </a:pathLst>
                          </a:custGeom>
                          <a:solidFill>
                            <a:srgbClr val="000000"/>
                          </a:solidFill>
                        </wps:spPr>
                        <wps:bodyPr wrap="square" lIns="0" tIns="0" rIns="0" bIns="0" rtlCol="0">
                          <a:prstTxWarp prst="textNoShape">
                            <a:avLst/>
                          </a:prstTxWarp>
                          <a:noAutofit/>
                        </wps:bodyPr>
                      </wps:wsp>
                      <wps:wsp>
                        <wps:cNvPr id="566" name="Graphic 566"/>
                        <wps:cNvSpPr/>
                        <wps:spPr>
                          <a:xfrm>
                            <a:off x="0" y="318888"/>
                            <a:ext cx="49530" cy="1270"/>
                          </a:xfrm>
                          <a:custGeom>
                            <a:avLst/>
                            <a:gdLst/>
                            <a:ahLst/>
                            <a:cxnLst/>
                            <a:rect l="l" t="t" r="r" b="b"/>
                            <a:pathLst>
                              <a:path w="49530">
                                <a:moveTo>
                                  <a:pt x="49045" y="0"/>
                                </a:moveTo>
                                <a:lnTo>
                                  <a:pt x="0" y="0"/>
                                </a:lnTo>
                              </a:path>
                            </a:pathLst>
                          </a:custGeom>
                          <a:ln w="11210">
                            <a:solidFill>
                              <a:srgbClr val="000000"/>
                            </a:solidFill>
                            <a:prstDash val="solid"/>
                          </a:ln>
                        </wps:spPr>
                        <wps:bodyPr wrap="square" lIns="0" tIns="0" rIns="0" bIns="0" rtlCol="0">
                          <a:prstTxWarp prst="textNoShape">
                            <a:avLst/>
                          </a:prstTxWarp>
                          <a:noAutofit/>
                        </wps:bodyPr>
                      </wps:wsp>
                      <wps:wsp>
                        <wps:cNvPr id="567" name="Graphic 567"/>
                        <wps:cNvSpPr/>
                        <wps:spPr>
                          <a:xfrm>
                            <a:off x="179805" y="2604852"/>
                            <a:ext cx="2120900" cy="219075"/>
                          </a:xfrm>
                          <a:custGeom>
                            <a:avLst/>
                            <a:gdLst/>
                            <a:ahLst/>
                            <a:cxnLst/>
                            <a:rect l="l" t="t" r="r" b="b"/>
                            <a:pathLst>
                              <a:path w="2120900" h="219075">
                                <a:moveTo>
                                  <a:pt x="0" y="218696"/>
                                </a:moveTo>
                                <a:lnTo>
                                  <a:pt x="860247" y="175774"/>
                                </a:lnTo>
                                <a:lnTo>
                                  <a:pt x="1720494" y="3832"/>
                                </a:lnTo>
                                <a:lnTo>
                                  <a:pt x="2120448" y="0"/>
                                </a:lnTo>
                              </a:path>
                            </a:pathLst>
                          </a:custGeom>
                          <a:ln w="21019">
                            <a:solidFill>
                              <a:srgbClr val="2B5E8A"/>
                            </a:solidFill>
                            <a:prstDash val="solid"/>
                          </a:ln>
                        </wps:spPr>
                        <wps:bodyPr wrap="square" lIns="0" tIns="0" rIns="0" bIns="0" rtlCol="0">
                          <a:prstTxWarp prst="textNoShape">
                            <a:avLst/>
                          </a:prstTxWarp>
                          <a:noAutofit/>
                        </wps:bodyPr>
                      </wps:wsp>
                      <pic:pic xmlns:pic="http://schemas.openxmlformats.org/drawingml/2006/picture">
                        <pic:nvPicPr>
                          <pic:cNvPr id="568" name="Image 568"/>
                          <pic:cNvPicPr/>
                        </pic:nvPicPr>
                        <pic:blipFill>
                          <a:blip r:embed="rId16" cstate="print"/>
                          <a:stretch>
                            <a:fillRect/>
                          </a:stretch>
                        </pic:blipFill>
                        <pic:spPr>
                          <a:xfrm>
                            <a:off x="130760" y="2774503"/>
                            <a:ext cx="98090" cy="98090"/>
                          </a:xfrm>
                          <a:prstGeom prst="rect">
                            <a:avLst/>
                          </a:prstGeom>
                        </pic:spPr>
                      </pic:pic>
                      <pic:pic xmlns:pic="http://schemas.openxmlformats.org/drawingml/2006/picture">
                        <pic:nvPicPr>
                          <pic:cNvPr id="569" name="Image 569"/>
                          <pic:cNvPicPr/>
                        </pic:nvPicPr>
                        <pic:blipFill>
                          <a:blip r:embed="rId17" cstate="print"/>
                          <a:stretch>
                            <a:fillRect/>
                          </a:stretch>
                        </pic:blipFill>
                        <pic:spPr>
                          <a:xfrm>
                            <a:off x="991007" y="2731581"/>
                            <a:ext cx="98090" cy="98090"/>
                          </a:xfrm>
                          <a:prstGeom prst="rect">
                            <a:avLst/>
                          </a:prstGeom>
                        </pic:spPr>
                      </pic:pic>
                      <pic:pic xmlns:pic="http://schemas.openxmlformats.org/drawingml/2006/picture">
                        <pic:nvPicPr>
                          <pic:cNvPr id="570" name="Image 570"/>
                          <pic:cNvPicPr/>
                        </pic:nvPicPr>
                        <pic:blipFill>
                          <a:blip r:embed="rId16" cstate="print"/>
                          <a:stretch>
                            <a:fillRect/>
                          </a:stretch>
                        </pic:blipFill>
                        <pic:spPr>
                          <a:xfrm>
                            <a:off x="1851254" y="2559639"/>
                            <a:ext cx="98090" cy="98090"/>
                          </a:xfrm>
                          <a:prstGeom prst="rect">
                            <a:avLst/>
                          </a:prstGeom>
                        </pic:spPr>
                      </pic:pic>
                      <pic:pic xmlns:pic="http://schemas.openxmlformats.org/drawingml/2006/picture">
                        <pic:nvPicPr>
                          <pic:cNvPr id="571" name="Image 571"/>
                          <pic:cNvPicPr/>
                        </pic:nvPicPr>
                        <pic:blipFill>
                          <a:blip r:embed="rId16" cstate="print"/>
                          <a:stretch>
                            <a:fillRect/>
                          </a:stretch>
                        </pic:blipFill>
                        <pic:spPr>
                          <a:xfrm>
                            <a:off x="2251209" y="2555806"/>
                            <a:ext cx="98090" cy="98090"/>
                          </a:xfrm>
                          <a:prstGeom prst="rect">
                            <a:avLst/>
                          </a:prstGeom>
                        </pic:spPr>
                      </pic:pic>
                      <wps:wsp>
                        <wps:cNvPr id="572" name="Graphic 572"/>
                        <wps:cNvSpPr/>
                        <wps:spPr>
                          <a:xfrm>
                            <a:off x="179805" y="483549"/>
                            <a:ext cx="2120900" cy="1979930"/>
                          </a:xfrm>
                          <a:custGeom>
                            <a:avLst/>
                            <a:gdLst/>
                            <a:ahLst/>
                            <a:cxnLst/>
                            <a:rect l="l" t="t" r="r" b="b"/>
                            <a:pathLst>
                              <a:path w="2120900" h="1979930">
                                <a:moveTo>
                                  <a:pt x="0" y="1979507"/>
                                </a:moveTo>
                                <a:lnTo>
                                  <a:pt x="860247" y="1522314"/>
                                </a:lnTo>
                                <a:lnTo>
                                  <a:pt x="1720494" y="86865"/>
                                </a:lnTo>
                                <a:lnTo>
                                  <a:pt x="2120448" y="0"/>
                                </a:lnTo>
                              </a:path>
                            </a:pathLst>
                          </a:custGeom>
                          <a:ln w="21019">
                            <a:solidFill>
                              <a:srgbClr val="A03B3B"/>
                            </a:solidFill>
                            <a:prstDash val="solid"/>
                          </a:ln>
                        </wps:spPr>
                        <wps:bodyPr wrap="square" lIns="0" tIns="0" rIns="0" bIns="0" rtlCol="0">
                          <a:prstTxWarp prst="textNoShape">
                            <a:avLst/>
                          </a:prstTxWarp>
                          <a:noAutofit/>
                        </wps:bodyPr>
                      </wps:wsp>
                      <wps:wsp>
                        <wps:cNvPr id="573" name="Graphic 573"/>
                        <wps:cNvSpPr/>
                        <wps:spPr>
                          <a:xfrm>
                            <a:off x="137766" y="2421018"/>
                            <a:ext cx="84455" cy="84455"/>
                          </a:xfrm>
                          <a:custGeom>
                            <a:avLst/>
                            <a:gdLst/>
                            <a:ahLst/>
                            <a:cxnLst/>
                            <a:rect l="l" t="t" r="r" b="b"/>
                            <a:pathLst>
                              <a:path w="84455" h="84455">
                                <a:moveTo>
                                  <a:pt x="84077" y="0"/>
                                </a:moveTo>
                                <a:lnTo>
                                  <a:pt x="0" y="0"/>
                                </a:lnTo>
                                <a:lnTo>
                                  <a:pt x="0" y="84077"/>
                                </a:lnTo>
                                <a:lnTo>
                                  <a:pt x="84077" y="84077"/>
                                </a:lnTo>
                                <a:lnTo>
                                  <a:pt x="84077" y="0"/>
                                </a:lnTo>
                                <a:close/>
                              </a:path>
                            </a:pathLst>
                          </a:custGeom>
                          <a:solidFill>
                            <a:srgbClr val="A03B3B"/>
                          </a:solidFill>
                        </wps:spPr>
                        <wps:bodyPr wrap="square" lIns="0" tIns="0" rIns="0" bIns="0" rtlCol="0">
                          <a:prstTxWarp prst="textNoShape">
                            <a:avLst/>
                          </a:prstTxWarp>
                          <a:noAutofit/>
                        </wps:bodyPr>
                      </wps:wsp>
                      <wps:wsp>
                        <wps:cNvPr id="574" name="Graphic 574"/>
                        <wps:cNvSpPr/>
                        <wps:spPr>
                          <a:xfrm>
                            <a:off x="137766" y="2421018"/>
                            <a:ext cx="84455" cy="84455"/>
                          </a:xfrm>
                          <a:custGeom>
                            <a:avLst/>
                            <a:gdLst/>
                            <a:ahLst/>
                            <a:cxnLst/>
                            <a:rect l="l" t="t" r="r" b="b"/>
                            <a:pathLst>
                              <a:path w="84455" h="84455">
                                <a:moveTo>
                                  <a:pt x="0" y="84077"/>
                                </a:moveTo>
                                <a:lnTo>
                                  <a:pt x="84077" y="84077"/>
                                </a:lnTo>
                                <a:lnTo>
                                  <a:pt x="84077" y="0"/>
                                </a:lnTo>
                                <a:lnTo>
                                  <a:pt x="0" y="0"/>
                                </a:lnTo>
                                <a:lnTo>
                                  <a:pt x="0" y="84077"/>
                                </a:lnTo>
                                <a:close/>
                              </a:path>
                            </a:pathLst>
                          </a:custGeom>
                          <a:ln w="14012">
                            <a:solidFill>
                              <a:srgbClr val="A03B3B"/>
                            </a:solidFill>
                            <a:prstDash val="solid"/>
                          </a:ln>
                        </wps:spPr>
                        <wps:bodyPr wrap="square" lIns="0" tIns="0" rIns="0" bIns="0" rtlCol="0">
                          <a:prstTxWarp prst="textNoShape">
                            <a:avLst/>
                          </a:prstTxWarp>
                          <a:noAutofit/>
                        </wps:bodyPr>
                      </wps:wsp>
                      <wps:wsp>
                        <wps:cNvPr id="575" name="Graphic 575"/>
                        <wps:cNvSpPr/>
                        <wps:spPr>
                          <a:xfrm>
                            <a:off x="998013" y="1963825"/>
                            <a:ext cx="84455" cy="84455"/>
                          </a:xfrm>
                          <a:custGeom>
                            <a:avLst/>
                            <a:gdLst/>
                            <a:ahLst/>
                            <a:cxnLst/>
                            <a:rect l="l" t="t" r="r" b="b"/>
                            <a:pathLst>
                              <a:path w="84455" h="84455">
                                <a:moveTo>
                                  <a:pt x="84077" y="0"/>
                                </a:moveTo>
                                <a:lnTo>
                                  <a:pt x="0" y="0"/>
                                </a:lnTo>
                                <a:lnTo>
                                  <a:pt x="0" y="84077"/>
                                </a:lnTo>
                                <a:lnTo>
                                  <a:pt x="84077" y="84077"/>
                                </a:lnTo>
                                <a:lnTo>
                                  <a:pt x="84077" y="0"/>
                                </a:lnTo>
                                <a:close/>
                              </a:path>
                            </a:pathLst>
                          </a:custGeom>
                          <a:solidFill>
                            <a:srgbClr val="A03B3B"/>
                          </a:solidFill>
                        </wps:spPr>
                        <wps:bodyPr wrap="square" lIns="0" tIns="0" rIns="0" bIns="0" rtlCol="0">
                          <a:prstTxWarp prst="textNoShape">
                            <a:avLst/>
                          </a:prstTxWarp>
                          <a:noAutofit/>
                        </wps:bodyPr>
                      </wps:wsp>
                      <wps:wsp>
                        <wps:cNvPr id="576" name="Graphic 576"/>
                        <wps:cNvSpPr/>
                        <wps:spPr>
                          <a:xfrm>
                            <a:off x="998013" y="1963825"/>
                            <a:ext cx="84455" cy="84455"/>
                          </a:xfrm>
                          <a:custGeom>
                            <a:avLst/>
                            <a:gdLst/>
                            <a:ahLst/>
                            <a:cxnLst/>
                            <a:rect l="l" t="t" r="r" b="b"/>
                            <a:pathLst>
                              <a:path w="84455" h="84455">
                                <a:moveTo>
                                  <a:pt x="0" y="84077"/>
                                </a:moveTo>
                                <a:lnTo>
                                  <a:pt x="84077" y="84077"/>
                                </a:lnTo>
                                <a:lnTo>
                                  <a:pt x="84077" y="0"/>
                                </a:lnTo>
                                <a:lnTo>
                                  <a:pt x="0" y="0"/>
                                </a:lnTo>
                                <a:lnTo>
                                  <a:pt x="0" y="84077"/>
                                </a:lnTo>
                                <a:close/>
                              </a:path>
                            </a:pathLst>
                          </a:custGeom>
                          <a:ln w="14012">
                            <a:solidFill>
                              <a:srgbClr val="A03B3B"/>
                            </a:solidFill>
                            <a:prstDash val="solid"/>
                          </a:ln>
                        </wps:spPr>
                        <wps:bodyPr wrap="square" lIns="0" tIns="0" rIns="0" bIns="0" rtlCol="0">
                          <a:prstTxWarp prst="textNoShape">
                            <a:avLst/>
                          </a:prstTxWarp>
                          <a:noAutofit/>
                        </wps:bodyPr>
                      </wps:wsp>
                      <wps:wsp>
                        <wps:cNvPr id="577" name="Graphic 577"/>
                        <wps:cNvSpPr/>
                        <wps:spPr>
                          <a:xfrm>
                            <a:off x="1858261" y="528376"/>
                            <a:ext cx="84455" cy="84455"/>
                          </a:xfrm>
                          <a:custGeom>
                            <a:avLst/>
                            <a:gdLst/>
                            <a:ahLst/>
                            <a:cxnLst/>
                            <a:rect l="l" t="t" r="r" b="b"/>
                            <a:pathLst>
                              <a:path w="84455" h="84455">
                                <a:moveTo>
                                  <a:pt x="84077" y="0"/>
                                </a:moveTo>
                                <a:lnTo>
                                  <a:pt x="0" y="0"/>
                                </a:lnTo>
                                <a:lnTo>
                                  <a:pt x="0" y="84077"/>
                                </a:lnTo>
                                <a:lnTo>
                                  <a:pt x="84077" y="84077"/>
                                </a:lnTo>
                                <a:lnTo>
                                  <a:pt x="84077" y="0"/>
                                </a:lnTo>
                                <a:close/>
                              </a:path>
                            </a:pathLst>
                          </a:custGeom>
                          <a:solidFill>
                            <a:srgbClr val="A03B3B"/>
                          </a:solidFill>
                        </wps:spPr>
                        <wps:bodyPr wrap="square" lIns="0" tIns="0" rIns="0" bIns="0" rtlCol="0">
                          <a:prstTxWarp prst="textNoShape">
                            <a:avLst/>
                          </a:prstTxWarp>
                          <a:noAutofit/>
                        </wps:bodyPr>
                      </wps:wsp>
                      <wps:wsp>
                        <wps:cNvPr id="578" name="Graphic 578"/>
                        <wps:cNvSpPr/>
                        <wps:spPr>
                          <a:xfrm>
                            <a:off x="1858261" y="528376"/>
                            <a:ext cx="84455" cy="84455"/>
                          </a:xfrm>
                          <a:custGeom>
                            <a:avLst/>
                            <a:gdLst/>
                            <a:ahLst/>
                            <a:cxnLst/>
                            <a:rect l="l" t="t" r="r" b="b"/>
                            <a:pathLst>
                              <a:path w="84455" h="84455">
                                <a:moveTo>
                                  <a:pt x="0" y="84077"/>
                                </a:moveTo>
                                <a:lnTo>
                                  <a:pt x="84077" y="84077"/>
                                </a:lnTo>
                                <a:lnTo>
                                  <a:pt x="84077" y="0"/>
                                </a:lnTo>
                                <a:lnTo>
                                  <a:pt x="0" y="0"/>
                                </a:lnTo>
                                <a:lnTo>
                                  <a:pt x="0" y="84077"/>
                                </a:lnTo>
                                <a:close/>
                              </a:path>
                            </a:pathLst>
                          </a:custGeom>
                          <a:ln w="14012">
                            <a:solidFill>
                              <a:srgbClr val="A03B3B"/>
                            </a:solidFill>
                            <a:prstDash val="solid"/>
                          </a:ln>
                        </wps:spPr>
                        <wps:bodyPr wrap="square" lIns="0" tIns="0" rIns="0" bIns="0" rtlCol="0">
                          <a:prstTxWarp prst="textNoShape">
                            <a:avLst/>
                          </a:prstTxWarp>
                          <a:noAutofit/>
                        </wps:bodyPr>
                      </wps:wsp>
                      <wps:wsp>
                        <wps:cNvPr id="579" name="Graphic 579"/>
                        <wps:cNvSpPr/>
                        <wps:spPr>
                          <a:xfrm>
                            <a:off x="2258215" y="441510"/>
                            <a:ext cx="84455" cy="84455"/>
                          </a:xfrm>
                          <a:custGeom>
                            <a:avLst/>
                            <a:gdLst/>
                            <a:ahLst/>
                            <a:cxnLst/>
                            <a:rect l="l" t="t" r="r" b="b"/>
                            <a:pathLst>
                              <a:path w="84455" h="84455">
                                <a:moveTo>
                                  <a:pt x="84077" y="0"/>
                                </a:moveTo>
                                <a:lnTo>
                                  <a:pt x="0" y="0"/>
                                </a:lnTo>
                                <a:lnTo>
                                  <a:pt x="0" y="84077"/>
                                </a:lnTo>
                                <a:lnTo>
                                  <a:pt x="84077" y="84077"/>
                                </a:lnTo>
                                <a:lnTo>
                                  <a:pt x="84077" y="0"/>
                                </a:lnTo>
                                <a:close/>
                              </a:path>
                            </a:pathLst>
                          </a:custGeom>
                          <a:solidFill>
                            <a:srgbClr val="A03B3B"/>
                          </a:solidFill>
                        </wps:spPr>
                        <wps:bodyPr wrap="square" lIns="0" tIns="0" rIns="0" bIns="0" rtlCol="0">
                          <a:prstTxWarp prst="textNoShape">
                            <a:avLst/>
                          </a:prstTxWarp>
                          <a:noAutofit/>
                        </wps:bodyPr>
                      </wps:wsp>
                      <wps:wsp>
                        <wps:cNvPr id="580" name="Graphic 580"/>
                        <wps:cNvSpPr/>
                        <wps:spPr>
                          <a:xfrm>
                            <a:off x="2258215" y="441510"/>
                            <a:ext cx="84455" cy="84455"/>
                          </a:xfrm>
                          <a:custGeom>
                            <a:avLst/>
                            <a:gdLst/>
                            <a:ahLst/>
                            <a:cxnLst/>
                            <a:rect l="l" t="t" r="r" b="b"/>
                            <a:pathLst>
                              <a:path w="84455" h="84455">
                                <a:moveTo>
                                  <a:pt x="0" y="84077"/>
                                </a:moveTo>
                                <a:lnTo>
                                  <a:pt x="84077" y="84077"/>
                                </a:lnTo>
                                <a:lnTo>
                                  <a:pt x="84077" y="0"/>
                                </a:lnTo>
                                <a:lnTo>
                                  <a:pt x="0" y="0"/>
                                </a:lnTo>
                                <a:lnTo>
                                  <a:pt x="0" y="84077"/>
                                </a:lnTo>
                                <a:close/>
                              </a:path>
                            </a:pathLst>
                          </a:custGeom>
                          <a:ln w="14012">
                            <a:solidFill>
                              <a:srgbClr val="A03B3B"/>
                            </a:solidFill>
                            <a:prstDash val="solid"/>
                          </a:ln>
                        </wps:spPr>
                        <wps:bodyPr wrap="square" lIns="0" tIns="0" rIns="0" bIns="0" rtlCol="0">
                          <a:prstTxWarp prst="textNoShape">
                            <a:avLst/>
                          </a:prstTxWarp>
                          <a:noAutofit/>
                        </wps:bodyPr>
                      </wps:wsp>
                      <wps:wsp>
                        <wps:cNvPr id="581" name="Graphic 581"/>
                        <wps:cNvSpPr/>
                        <wps:spPr>
                          <a:xfrm>
                            <a:off x="3037484" y="2581730"/>
                            <a:ext cx="1428750" cy="141605"/>
                          </a:xfrm>
                          <a:custGeom>
                            <a:avLst/>
                            <a:gdLst/>
                            <a:ahLst/>
                            <a:cxnLst/>
                            <a:rect l="l" t="t" r="r" b="b"/>
                            <a:pathLst>
                              <a:path w="1428750" h="141605">
                                <a:moveTo>
                                  <a:pt x="0" y="141539"/>
                                </a:moveTo>
                                <a:lnTo>
                                  <a:pt x="1428416" y="0"/>
                                </a:lnTo>
                              </a:path>
                            </a:pathLst>
                          </a:custGeom>
                          <a:ln w="21019">
                            <a:solidFill>
                              <a:srgbClr val="5A8AB8"/>
                            </a:solidFill>
                            <a:prstDash val="sysDash"/>
                          </a:ln>
                        </wps:spPr>
                        <wps:bodyPr wrap="square" lIns="0" tIns="0" rIns="0" bIns="0" rtlCol="0">
                          <a:prstTxWarp prst="textNoShape">
                            <a:avLst/>
                          </a:prstTxWarp>
                          <a:noAutofit/>
                        </wps:bodyPr>
                      </wps:wsp>
                      <pic:pic xmlns:pic="http://schemas.openxmlformats.org/drawingml/2006/picture">
                        <pic:nvPicPr>
                          <pic:cNvPr id="582" name="Image 582"/>
                          <pic:cNvPicPr/>
                        </pic:nvPicPr>
                        <pic:blipFill>
                          <a:blip r:embed="rId18" cstate="print"/>
                          <a:stretch>
                            <a:fillRect/>
                          </a:stretch>
                        </pic:blipFill>
                        <pic:spPr>
                          <a:xfrm>
                            <a:off x="2988439" y="2674224"/>
                            <a:ext cx="98090" cy="98090"/>
                          </a:xfrm>
                          <a:prstGeom prst="rect">
                            <a:avLst/>
                          </a:prstGeom>
                        </pic:spPr>
                      </pic:pic>
                      <pic:pic xmlns:pic="http://schemas.openxmlformats.org/drawingml/2006/picture">
                        <pic:nvPicPr>
                          <pic:cNvPr id="583" name="Image 583"/>
                          <pic:cNvPicPr/>
                        </pic:nvPicPr>
                        <pic:blipFill>
                          <a:blip r:embed="rId19" cstate="print"/>
                          <a:stretch>
                            <a:fillRect/>
                          </a:stretch>
                        </pic:blipFill>
                        <pic:spPr>
                          <a:xfrm>
                            <a:off x="4416856" y="2532685"/>
                            <a:ext cx="98090" cy="98090"/>
                          </a:xfrm>
                          <a:prstGeom prst="rect">
                            <a:avLst/>
                          </a:prstGeom>
                        </pic:spPr>
                      </pic:pic>
                      <wps:wsp>
                        <wps:cNvPr id="584" name="Graphic 584"/>
                        <wps:cNvSpPr/>
                        <wps:spPr>
                          <a:xfrm>
                            <a:off x="3037484" y="139792"/>
                            <a:ext cx="1428750" cy="1165860"/>
                          </a:xfrm>
                          <a:custGeom>
                            <a:avLst/>
                            <a:gdLst/>
                            <a:ahLst/>
                            <a:cxnLst/>
                            <a:rect l="l" t="t" r="r" b="b"/>
                            <a:pathLst>
                              <a:path w="1428750" h="1165860">
                                <a:moveTo>
                                  <a:pt x="0" y="1165656"/>
                                </a:moveTo>
                                <a:lnTo>
                                  <a:pt x="1428416" y="0"/>
                                </a:lnTo>
                              </a:path>
                            </a:pathLst>
                          </a:custGeom>
                          <a:ln w="21019">
                            <a:solidFill>
                              <a:srgbClr val="C05F5F"/>
                            </a:solidFill>
                            <a:prstDash val="sysDash"/>
                          </a:ln>
                        </wps:spPr>
                        <wps:bodyPr wrap="square" lIns="0" tIns="0" rIns="0" bIns="0" rtlCol="0">
                          <a:prstTxWarp prst="textNoShape">
                            <a:avLst/>
                          </a:prstTxWarp>
                          <a:noAutofit/>
                        </wps:bodyPr>
                      </wps:wsp>
                      <wps:wsp>
                        <wps:cNvPr id="585" name="Graphic 585"/>
                        <wps:cNvSpPr/>
                        <wps:spPr>
                          <a:xfrm>
                            <a:off x="2995446" y="1263410"/>
                            <a:ext cx="84455" cy="84455"/>
                          </a:xfrm>
                          <a:custGeom>
                            <a:avLst/>
                            <a:gdLst/>
                            <a:ahLst/>
                            <a:cxnLst/>
                            <a:rect l="l" t="t" r="r" b="b"/>
                            <a:pathLst>
                              <a:path w="84455" h="84455">
                                <a:moveTo>
                                  <a:pt x="84077" y="0"/>
                                </a:moveTo>
                                <a:lnTo>
                                  <a:pt x="0" y="0"/>
                                </a:lnTo>
                                <a:lnTo>
                                  <a:pt x="0" y="84077"/>
                                </a:lnTo>
                                <a:lnTo>
                                  <a:pt x="84077" y="84077"/>
                                </a:lnTo>
                                <a:lnTo>
                                  <a:pt x="84077" y="0"/>
                                </a:lnTo>
                                <a:close/>
                              </a:path>
                            </a:pathLst>
                          </a:custGeom>
                          <a:solidFill>
                            <a:srgbClr val="C05F5F"/>
                          </a:solidFill>
                        </wps:spPr>
                        <wps:bodyPr wrap="square" lIns="0" tIns="0" rIns="0" bIns="0" rtlCol="0">
                          <a:prstTxWarp prst="textNoShape">
                            <a:avLst/>
                          </a:prstTxWarp>
                          <a:noAutofit/>
                        </wps:bodyPr>
                      </wps:wsp>
                      <wps:wsp>
                        <wps:cNvPr id="586" name="Graphic 586"/>
                        <wps:cNvSpPr/>
                        <wps:spPr>
                          <a:xfrm>
                            <a:off x="2995446" y="1263410"/>
                            <a:ext cx="84455" cy="84455"/>
                          </a:xfrm>
                          <a:custGeom>
                            <a:avLst/>
                            <a:gdLst/>
                            <a:ahLst/>
                            <a:cxnLst/>
                            <a:rect l="l" t="t" r="r" b="b"/>
                            <a:pathLst>
                              <a:path w="84455" h="84455">
                                <a:moveTo>
                                  <a:pt x="0" y="84077"/>
                                </a:moveTo>
                                <a:lnTo>
                                  <a:pt x="84077" y="84077"/>
                                </a:lnTo>
                                <a:lnTo>
                                  <a:pt x="84077" y="0"/>
                                </a:lnTo>
                                <a:lnTo>
                                  <a:pt x="0" y="0"/>
                                </a:lnTo>
                                <a:lnTo>
                                  <a:pt x="0" y="84077"/>
                                </a:lnTo>
                                <a:close/>
                              </a:path>
                            </a:pathLst>
                          </a:custGeom>
                          <a:ln w="14012">
                            <a:solidFill>
                              <a:srgbClr val="C05F5F"/>
                            </a:solidFill>
                            <a:prstDash val="solid"/>
                          </a:ln>
                        </wps:spPr>
                        <wps:bodyPr wrap="square" lIns="0" tIns="0" rIns="0" bIns="0" rtlCol="0">
                          <a:prstTxWarp prst="textNoShape">
                            <a:avLst/>
                          </a:prstTxWarp>
                          <a:noAutofit/>
                        </wps:bodyPr>
                      </wps:wsp>
                      <wps:wsp>
                        <wps:cNvPr id="587" name="Graphic 587"/>
                        <wps:cNvSpPr/>
                        <wps:spPr>
                          <a:xfrm>
                            <a:off x="4423862" y="97754"/>
                            <a:ext cx="84455" cy="84455"/>
                          </a:xfrm>
                          <a:custGeom>
                            <a:avLst/>
                            <a:gdLst/>
                            <a:ahLst/>
                            <a:cxnLst/>
                            <a:rect l="l" t="t" r="r" b="b"/>
                            <a:pathLst>
                              <a:path w="84455" h="84455">
                                <a:moveTo>
                                  <a:pt x="84077" y="0"/>
                                </a:moveTo>
                                <a:lnTo>
                                  <a:pt x="0" y="0"/>
                                </a:lnTo>
                                <a:lnTo>
                                  <a:pt x="0" y="84077"/>
                                </a:lnTo>
                                <a:lnTo>
                                  <a:pt x="84077" y="84077"/>
                                </a:lnTo>
                                <a:lnTo>
                                  <a:pt x="84077" y="0"/>
                                </a:lnTo>
                                <a:close/>
                              </a:path>
                            </a:pathLst>
                          </a:custGeom>
                          <a:solidFill>
                            <a:srgbClr val="C05F5F"/>
                          </a:solidFill>
                        </wps:spPr>
                        <wps:bodyPr wrap="square" lIns="0" tIns="0" rIns="0" bIns="0" rtlCol="0">
                          <a:prstTxWarp prst="textNoShape">
                            <a:avLst/>
                          </a:prstTxWarp>
                          <a:noAutofit/>
                        </wps:bodyPr>
                      </wps:wsp>
                      <wps:wsp>
                        <wps:cNvPr id="588" name="Graphic 588"/>
                        <wps:cNvSpPr/>
                        <wps:spPr>
                          <a:xfrm>
                            <a:off x="4423862" y="97754"/>
                            <a:ext cx="84455" cy="84455"/>
                          </a:xfrm>
                          <a:custGeom>
                            <a:avLst/>
                            <a:gdLst/>
                            <a:ahLst/>
                            <a:cxnLst/>
                            <a:rect l="l" t="t" r="r" b="b"/>
                            <a:pathLst>
                              <a:path w="84455" h="84455">
                                <a:moveTo>
                                  <a:pt x="0" y="84077"/>
                                </a:moveTo>
                                <a:lnTo>
                                  <a:pt x="84077" y="84077"/>
                                </a:lnTo>
                                <a:lnTo>
                                  <a:pt x="84077" y="0"/>
                                </a:lnTo>
                                <a:lnTo>
                                  <a:pt x="0" y="0"/>
                                </a:lnTo>
                                <a:lnTo>
                                  <a:pt x="0" y="84077"/>
                                </a:lnTo>
                                <a:close/>
                              </a:path>
                            </a:pathLst>
                          </a:custGeom>
                          <a:ln w="14012">
                            <a:solidFill>
                              <a:srgbClr val="C05F5F"/>
                            </a:solidFill>
                            <a:prstDash val="solid"/>
                          </a:ln>
                        </wps:spPr>
                        <wps:bodyPr wrap="square" lIns="0" tIns="0" rIns="0" bIns="0" rtlCol="0">
                          <a:prstTxWarp prst="textNoShape">
                            <a:avLst/>
                          </a:prstTxWarp>
                          <a:noAutofit/>
                        </wps:bodyPr>
                      </wps:wsp>
                      <wps:wsp>
                        <wps:cNvPr id="589" name="Graphic 589"/>
                        <wps:cNvSpPr/>
                        <wps:spPr>
                          <a:xfrm>
                            <a:off x="49045" y="5605"/>
                            <a:ext cx="4535170" cy="2952750"/>
                          </a:xfrm>
                          <a:custGeom>
                            <a:avLst/>
                            <a:gdLst/>
                            <a:ahLst/>
                            <a:cxnLst/>
                            <a:rect l="l" t="t" r="r" b="b"/>
                            <a:pathLst>
                              <a:path w="4535170" h="2952750">
                                <a:moveTo>
                                  <a:pt x="0" y="2952131"/>
                                </a:moveTo>
                                <a:lnTo>
                                  <a:pt x="0" y="0"/>
                                </a:lnTo>
                              </a:path>
                              <a:path w="4535170" h="2952750">
                                <a:moveTo>
                                  <a:pt x="4535143" y="2952131"/>
                                </a:moveTo>
                                <a:lnTo>
                                  <a:pt x="4535143" y="0"/>
                                </a:lnTo>
                              </a:path>
                              <a:path w="4535170" h="2952750">
                                <a:moveTo>
                                  <a:pt x="0" y="2952131"/>
                                </a:moveTo>
                                <a:lnTo>
                                  <a:pt x="4535143" y="2952131"/>
                                </a:lnTo>
                              </a:path>
                              <a:path w="4535170" h="2952750">
                                <a:moveTo>
                                  <a:pt x="0" y="0"/>
                                </a:moveTo>
                                <a:lnTo>
                                  <a:pt x="4535143" y="0"/>
                                </a:lnTo>
                              </a:path>
                            </a:pathLst>
                          </a:custGeom>
                          <a:ln w="1121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F22F8DE" id="Group 515" o:spid="_x0000_s1026" style="position:absolute;margin-left:129.3pt;margin-top:-17.55pt;width:361.45pt;height:236.8pt;z-index:15773696;mso-wrap-distance-left:0;mso-wrap-distance-right:0;mso-position-horizontal-relative:page" coordsize="45904,300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">
                <v:shape id="Graphic 516" o:spid="_x0000_s1027" style="position:absolute;left:1798;top:56;width:12;height:29527;visibility:visible;mso-wrap-style:square;v-text-anchor:top" coordsize="1270,29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" path="m,2499490r,452641em,l,2415413e" filled="f" strokecolor="#afafaf" strokeweight=".31139mm">
                  <v:path arrowok="t"/>
                </v:shape>
                <v:shape id="Graphic 517" o:spid="_x0000_s1028" style="position:absolute;left:1798;top:29577;width:12;height:495;visibility:visible;mso-wrap-style:square;v-text-anchor:top" coordsize="1270,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" path="m,l,49045e" fillcolor="black" stroked="f">
                  <v:path arrowok="t"/>
                </v:shape>
                <v:shape id="Graphic 518" o:spid="_x0000_s1029" style="position:absolute;left:1798;top:29577;width:12;height:495;visibility:visible;mso-wrap-style:square;v-text-anchor:top" coordsize="1270,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" path="m,l,49045e" filled="f" strokeweight=".31139mm">
                  <v:path arrowok="t"/>
                </v:shape>
                <v:shape id="Graphic 519" o:spid="_x0000_s1030" style="position:absolute;left:10400;top:56;width:13;height:29527;visibility:visible;mso-wrap-style:square;v-text-anchor:top" coordsize="1270,29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" path="m,l,1958220em,2042298r,909833e" filled="f" strokecolor="#afafaf" strokeweight=".31139mm">
                  <v:path arrowok="t"/>
                </v:shape>
                <v:shape id="Graphic 520" o:spid="_x0000_s1031" style="position:absolute;left:10400;top:29577;width:13;height:495;visibility:visible;mso-wrap-style:square;v-text-anchor:top" coordsize="1270,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" path="m,l,49045e" fillcolor="black" stroked="f">
                  <v:path arrowok="t"/>
                </v:shape>
                <v:shape id="Graphic 521" o:spid="_x0000_s1032" style="position:absolute;left:10400;top:29577;width:13;height:495;visibility:visible;mso-wrap-style:square;v-text-anchor:top" coordsize="1270,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" path="m,l,49045e" filled="f" strokeweight=".31139mm">
                  <v:path arrowok="t"/>
                </v:shape>
                <v:shape id="Graphic 522" o:spid="_x0000_s1033" style="position:absolute;left:19002;top:56;width:13;height:29527;visibility:visible;mso-wrap-style:square;v-text-anchor:top" coordsize="1270,29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" path="m,l,522771em,606848l,2952131e" filled="f" strokecolor="#afafaf" strokeweight=".31139mm">
                  <v:path arrowok="t"/>
                </v:shape>
                <v:shape id="Graphic 523" o:spid="_x0000_s1034" style="position:absolute;left:19002;top:29577;width:13;height:495;visibility:visible;mso-wrap-style:square;v-text-anchor:top" coordsize="1270,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" path="m,l,49045e" fillcolor="black" stroked="f">
                  <v:path arrowok="t"/>
                </v:shape>
                <v:shape id="Graphic 524" o:spid="_x0000_s1035" style="position:absolute;left:19002;top:29577;width:13;height:495;visibility:visible;mso-wrap-style:square;v-text-anchor:top" coordsize="1270,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" path="m,l,49045e" filled="f" strokeweight=".31139mm">
                  <v:path arrowok="t"/>
                </v:shape>
                <v:shape id="Graphic 525" o:spid="_x0000_s1036" style="position:absolute;left:23002;top:56;width:13;height:29527;visibility:visible;mso-wrap-style:square;v-text-anchor:top" coordsize="1270,29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" path="m,519983l,2952131em,l,435905e" filled="f" strokecolor="#afafaf" strokeweight=".31139mm">
                  <v:path arrowok="t"/>
                </v:shape>
                <v:shape id="Graphic 526" o:spid="_x0000_s1037" style="position:absolute;left:23002;top:29577;width:13;height:495;visibility:visible;mso-wrap-style:square;v-text-anchor:top" coordsize="1270,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" path="m,l,49045e" fillcolor="black" stroked="f">
                  <v:path arrowok="t"/>
                </v:shape>
                <v:shape id="Graphic 527" o:spid="_x0000_s1038" style="position:absolute;left:23002;top:29577;width:13;height:495;visibility:visible;mso-wrap-style:square;v-text-anchor:top" coordsize="1270,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" path="m,l,49045e" filled="f" strokeweight=".31139mm">
                  <v:path arrowok="t"/>
                </v:shape>
                <v:shape id="Graphic 528" o:spid="_x0000_s1039" style="position:absolute;left:30374;top:56;width:13;height:29527;visibility:visible;mso-wrap-style:square;v-text-anchor:top" coordsize="1270,29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" path="m,1341882l,2952131em,l,1257805e" filled="f" strokecolor="#afafaf" strokeweight=".31139mm">
                  <v:path arrowok="t"/>
                </v:shape>
                <v:shape id="Graphic 529" o:spid="_x0000_s1040" style="position:absolute;left:30374;top:29577;width:13;height:495;visibility:visible;mso-wrap-style:square;v-text-anchor:top" coordsize="1270,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" path="m,l,49045e" fillcolor="black" stroked="f">
                  <v:path arrowok="t"/>
                </v:shape>
                <v:shape id="Graphic 530" o:spid="_x0000_s1041" style="position:absolute;left:30374;top:29577;width:13;height:495;visibility:visible;mso-wrap-style:square;v-text-anchor:top" coordsize="1270,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" path="m,l,49045e" filled="f" strokeweight=".31139mm">
                  <v:path arrowok="t"/>
                </v:shape>
                <v:shape id="Graphic 531" o:spid="_x0000_s1042" style="position:absolute;left:44659;top:56;width:12;height:29527;visibility:visible;mso-wrap-style:square;v-text-anchor:top" coordsize="1270,29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" path="m,l,92148em,176226l,2952131e" filled="f" strokecolor="#afafaf" strokeweight=".31139mm">
                  <v:path arrowok="t"/>
                </v:shape>
                <v:shape id="Graphic 532" o:spid="_x0000_s1043" style="position:absolute;left:44659;top:29577;width:12;height:495;visibility:visible;mso-wrap-style:square;v-text-anchor:top" coordsize="1270,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" path="m,l,49045e" fillcolor="black" stroked="f">
                  <v:path arrowok="t"/>
                </v:shape>
                <v:shape id="Graphic 533" o:spid="_x0000_s1044" style="position:absolute;left:44659;top:29577;width:12;height:495;visibility:visible;mso-wrap-style:square;v-text-anchor:top" coordsize="1270,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" path="m,l,49045e" filled="f" strokeweight=".31139mm">
                  <v:path arrowok="t"/>
                </v:shape>
                <v:shape id="Graphic 534" o:spid="_x0000_s1045" style="position:absolute;left:490;top:29577;width:13;height:286;visibility:visible;mso-wrap-style:square;v-text-anchor:top" coordsize="127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" path="m,l,28025e" fillcolor="black" stroked="f">
                  <v:path arrowok="t"/>
                </v:shape>
                <v:shape id="Graphic 535" o:spid="_x0000_s1046" style="position:absolute;left:490;top:29577;width:13;height:286;visibility:visible;mso-wrap-style:square;v-text-anchor:top" coordsize="127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" path="m,l,28025e" filled="f" strokeweight=".23353mm">
                  <v:path arrowok="t"/>
                </v:shape>
                <v:shape id="Graphic 536" o:spid="_x0000_s1047" style="position:absolute;left:15432;top:29577;width:13;height:286;visibility:visible;mso-wrap-style:square;v-text-anchor:top" coordsize="127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" path="m,l,28025e" fillcolor="black" stroked="f">
                  <v:path arrowok="t"/>
                </v:shape>
                <v:shape id="Graphic 537" o:spid="_x0000_s1048" style="position:absolute;left:15432;top:29577;width:13;height:286;visibility:visible;mso-wrap-style:square;v-text-anchor:top" coordsize="127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" path="m,l,28025e" filled="f" strokeweight=".23353mm">
                  <v:path arrowok="t"/>
                </v:shape>
                <v:shape id="Graphic 538" o:spid="_x0000_s1049" style="position:absolute;left:21772;top:29577;width:13;height:286;visibility:visible;mso-wrap-style:square;v-text-anchor:top" coordsize="127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" path="m,l,28025e" fillcolor="black" stroked="f">
                  <v:path arrowok="t"/>
                </v:shape>
                <v:shape id="Graphic 539" o:spid="_x0000_s1050" style="position:absolute;left:21772;top:29577;width:13;height:286;visibility:visible;mso-wrap-style:square;v-text-anchor:top" coordsize="127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" path="m,l,28025e" filled="f" strokeweight=".23353mm">
                  <v:path arrowok="t"/>
                </v:shape>
                <v:shape id="Graphic 540" o:spid="_x0000_s1051" style="position:absolute;left:24035;top:29577;width:12;height:286;visibility:visible;mso-wrap-style:square;v-text-anchor:top" coordsize="127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" path="m,l,28025e" fillcolor="black" stroked="f">
                  <v:path arrowok="t"/>
                </v:shape>
                <v:shape id="Graphic 541" o:spid="_x0000_s1052" style="position:absolute;left:24035;top:29577;width:12;height:286;visibility:visible;mso-wrap-style:square;v-text-anchor:top" coordsize="127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" path="m,l,28025e" filled="f" strokeweight=".23353mm">
                  <v:path arrowok="t"/>
                </v:shape>
                <v:shape id="Graphic 542" o:spid="_x0000_s1053" style="position:absolute;left:25948;top:29577;width:12;height:286;visibility:visible;mso-wrap-style:square;v-text-anchor:top" coordsize="127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" path="m,l,28025e" fillcolor="black" stroked="f">
                  <v:path arrowok="t"/>
                </v:shape>
                <v:shape id="Graphic 543" o:spid="_x0000_s1054" style="position:absolute;left:25948;top:29577;width:12;height:286;visibility:visible;mso-wrap-style:square;v-text-anchor:top" coordsize="127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" path="m,l,28025e" filled="f" strokeweight=".23353mm">
                  <v:path arrowok="t"/>
                </v:shape>
                <v:shape id="Graphic 544" o:spid="_x0000_s1055" style="position:absolute;left:27605;top:29577;width:13;height:286;visibility:visible;mso-wrap-style:square;v-text-anchor:top" coordsize="127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" path="m,l,28025e" fillcolor="black" stroked="f">
                  <v:path arrowok="t"/>
                </v:shape>
                <v:shape id="Graphic 545" o:spid="_x0000_s1056" style="position:absolute;left:27605;top:29577;width:13;height:286;visibility:visible;mso-wrap-style:square;v-text-anchor:top" coordsize="127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" path="m,l,28025e" filled="f" strokeweight=".23353mm">
                  <v:path arrowok="t"/>
                </v:shape>
                <v:shape id="Graphic 546" o:spid="_x0000_s1057" style="position:absolute;left:29067;top:29577;width:12;height:286;visibility:visible;mso-wrap-style:square;v-text-anchor:top" coordsize="127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" path="m,l,28025e" fillcolor="black" stroked="f">
                  <v:path arrowok="t"/>
                </v:shape>
                <v:shape id="Graphic 547" o:spid="_x0000_s1058" style="position:absolute;left:29067;top:29577;width:12;height:286;visibility:visible;mso-wrap-style:square;v-text-anchor:top" coordsize="127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" path="m,l,28025e" filled="f" strokeweight=".23353mm">
                  <v:path arrowok="t"/>
                </v:shape>
                <v:shape id="Graphic 548" o:spid="_x0000_s1059" style="position:absolute;left:38977;top:29577;width:13;height:286;visibility:visible;mso-wrap-style:square;v-text-anchor:top" coordsize="127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" path="m,l,28025e" fillcolor="black" stroked="f">
                  <v:path arrowok="t"/>
                </v:shape>
                <v:shape id="Graphic 549" o:spid="_x0000_s1060" style="position:absolute;left:38977;top:29577;width:13;height:286;visibility:visible;mso-wrap-style:square;v-text-anchor:top" coordsize="127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" path="m,l,28025e" filled="f" strokeweight=".23353mm">
                  <v:path arrowok="t"/>
                </v:shape>
                <v:shape id="Graphic 550" o:spid="_x0000_s1061" style="position:absolute;left:44009;top:29577;width:13;height:286;visibility:visible;mso-wrap-style:square;v-text-anchor:top" coordsize="127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" path="m,l,28025e" fillcolor="black" stroked="f">
                  <v:path arrowok="t"/>
                </v:shape>
                <v:shape id="Graphic 551" o:spid="_x0000_s1062" style="position:absolute;left:44009;top:29577;width:13;height:286;visibility:visible;mso-wrap-style:square;v-text-anchor:top" coordsize="127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" path="m,l,28025e" filled="f" strokeweight=".23353mm">
                  <v:path arrowok="t"/>
                </v:shape>
                <v:shape id="Graphic 552" o:spid="_x0000_s1063" style="position:absolute;left:490;top:28737;width:45352;height:13;visibility:visible;mso-wrap-style:square;v-text-anchor:top" coordsize="45351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" path="m,l4535143,e" filled="f" strokecolor="#afafaf" strokeweight=".31139mm">
                  <v:path arrowok="t"/>
                </v:shape>
                <v:shape id="Graphic 553" o:spid="_x0000_s1064" style="position:absolute;top:28737;width:495;height:13;visibility:visible;mso-wrap-style:square;v-text-anchor:top" coordsize="495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" path="m49045,l,e" fillcolor="black" stroked="f">
                  <v:path arrowok="t"/>
                </v:shape>
                <v:shape id="Graphic 554" o:spid="_x0000_s1065" style="position:absolute;top:28737;width:495;height:13;visibility:visible;mso-wrap-style:square;v-text-anchor:top" coordsize="495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" path="m49045,l,e" filled="f" strokeweight=".31139mm">
                  <v:path arrowok="t"/>
                </v:shape>
                <v:shape id="Graphic 555" o:spid="_x0000_s1066" style="position:absolute;left:490;top:22350;width:45352;height:13;visibility:visible;mso-wrap-style:square;v-text-anchor:top" coordsize="45351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" path="m,l4535143,e" filled="f" strokecolor="#afafaf" strokeweight=".31139mm">
                  <v:path arrowok="t"/>
                </v:shape>
                <v:shape id="Graphic 556" o:spid="_x0000_s1067" style="position:absolute;top:22350;width:495;height:13;visibility:visible;mso-wrap-style:square;v-text-anchor:top" coordsize="495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" path="m49045,l,e" fillcolor="black" stroked="f">
                  <v:path arrowok="t"/>
                </v:shape>
                <v:shape id="Graphic 557" o:spid="_x0000_s1068" style="position:absolute;top:22350;width:495;height:13;visibility:visible;mso-wrap-style:square;v-text-anchor:top" coordsize="495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" path="m49045,l,e" filled="f" strokeweight=".31139mm">
                  <v:path arrowok="t"/>
                </v:shape>
                <v:shape id="Graphic 558" o:spid="_x0000_s1069" style="position:absolute;left:490;top:15963;width:45352;height:12;visibility:visible;mso-wrap-style:square;v-text-anchor:top" coordsize="45351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" path="m,l4535143,e" filled="f" strokecolor="#afafaf" strokeweight=".31139mm">
                  <v:path arrowok="t"/>
                </v:shape>
                <v:shape id="Graphic 559" o:spid="_x0000_s1070" style="position:absolute;top:15963;width:495;height:12;visibility:visible;mso-wrap-style:square;v-text-anchor:top" coordsize="495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" path="m49045,l,e" fillcolor="black" stroked="f">
                  <v:path arrowok="t"/>
                </v:shape>
                <v:shape id="Graphic 560" o:spid="_x0000_s1071" style="position:absolute;top:15963;width:495;height:12;visibility:visible;mso-wrap-style:square;v-text-anchor:top" coordsize="495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" path="m49045,l,e" filled="f" strokeweight=".31139mm">
                  <v:path arrowok="t"/>
                </v:shape>
                <v:shape id="Graphic 561" o:spid="_x0000_s1072" style="position:absolute;left:490;top:9576;width:45352;height:12;visibility:visible;mso-wrap-style:square;v-text-anchor:top" coordsize="45351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" path="m,l4535143,e" filled="f" strokecolor="#afafaf" strokeweight=".31139mm">
                  <v:path arrowok="t"/>
                </v:shape>
                <v:shape id="Graphic 562" o:spid="_x0000_s1073" style="position:absolute;top:9576;width:495;height:12;visibility:visible;mso-wrap-style:square;v-text-anchor:top" coordsize="495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" path="m49045,l,e" fillcolor="black" stroked="f">
                  <v:path arrowok="t"/>
                </v:shape>
                <v:shape id="Graphic 563" o:spid="_x0000_s1074" style="position:absolute;top:9576;width:495;height:12;visibility:visible;mso-wrap-style:square;v-text-anchor:top" coordsize="495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" path="m49045,l,e" filled="f" strokeweight=".31139mm">
                  <v:path arrowok="t"/>
                </v:shape>
                <v:shape id="Graphic 564" o:spid="_x0000_s1075" style="position:absolute;left:490;top:3188;width:45352;height:13;visibility:visible;mso-wrap-style:square;v-text-anchor:top" coordsize="45351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" path="m,l4535143,e" filled="f" strokecolor="#afafaf" strokeweight=".31139mm">
                  <v:path arrowok="t"/>
                </v:shape>
                <v:shape id="Graphic 565" o:spid="_x0000_s1076" style="position:absolute;top:3188;width:495;height:13;visibility:visible;mso-wrap-style:square;v-text-anchor:top" coordsize="495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" path="m49045,l,e" fillcolor="black" stroked="f">
                  <v:path arrowok="t"/>
                </v:shape>
                <v:shape id="Graphic 566" o:spid="_x0000_s1077" style="position:absolute;top:3188;width:495;height:13;visibility:visible;mso-wrap-style:square;v-text-anchor:top" coordsize="495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" path="m49045,l,e" filled="f" strokeweight=".31139mm">
                  <v:path arrowok="t"/>
                </v:shape>
                <v:shape id="Graphic 567" o:spid="_x0000_s1078" style="position:absolute;left:1798;top:26048;width:21209;height:2191;visibility:visible;mso-wrap-style:square;v-text-anchor:top" coordsize="2120900,21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" path="m,218696l860247,175774,1720494,3832,2120448,e" filled="f" strokecolor="#2b5e8a" strokeweight=".58386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68" o:spid="_x0000_s1079" type="#_x0000_t75" style="position:absolute;left:1307;top:27745;width:981;height:9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">
                  <v:imagedata r:id="rId20" o:title=""/>
                </v:shape>
                <v:shape id="Image 569" o:spid="_x0000_s1080" type="#_x0000_t75" style="position:absolute;left:9910;top:27315;width:980;height: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">
                  <v:imagedata r:id="rId21" o:title=""/>
                </v:shape>
                <v:shape id="Image 570" o:spid="_x0000_s1081" type="#_x0000_t75" style="position:absolute;left:18512;top:25596;width:981;height: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">
                  <v:imagedata r:id="rId20" o:title=""/>
                </v:shape>
                <v:shape id="Image 571" o:spid="_x0000_s1082" type="#_x0000_t75" style="position:absolute;left:22512;top:25558;width:980;height:9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">
                  <v:imagedata r:id="rId20" o:title=""/>
                </v:shape>
                <v:shape id="Graphic 572" o:spid="_x0000_s1083" style="position:absolute;left:1798;top:4835;width:21209;height:19799;visibility:visible;mso-wrap-style:square;v-text-anchor:top" coordsize="2120900,1979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" path="m,1979507l860247,1522314,1720494,86865,2120448,e" filled="f" strokecolor="#a03b3b" strokeweight=".58386mm">
                  <v:path arrowok="t"/>
                </v:shape>
                <v:shape id="Graphic 573" o:spid="_x0000_s1084" style="position:absolute;left:1377;top:24210;width:845;height:844;visibility:visible;mso-wrap-style:square;v-text-anchor:top" coordsize="84455,84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" path="m84077,l,,,84077r84077,l84077,xe" fillcolor="#a03b3b" stroked="f">
                  <v:path arrowok="t"/>
                </v:shape>
                <v:shape id="Graphic 574" o:spid="_x0000_s1085" style="position:absolute;left:1377;top:24210;width:845;height:844;visibility:visible;mso-wrap-style:square;v-text-anchor:top" coordsize="84455,84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" path="m,84077r84077,l84077,,,,,84077xe" filled="f" strokecolor="#a03b3b" strokeweight=".38922mm">
                  <v:path arrowok="t"/>
                </v:shape>
                <v:shape id="Graphic 575" o:spid="_x0000_s1086" style="position:absolute;left:9980;top:19638;width:844;height:844;visibility:visible;mso-wrap-style:square;v-text-anchor:top" coordsize="84455,84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" path="m84077,l,,,84077r84077,l84077,xe" fillcolor="#a03b3b" stroked="f">
                  <v:path arrowok="t"/>
                </v:shape>
                <v:shape id="Graphic 576" o:spid="_x0000_s1087" style="position:absolute;left:9980;top:19638;width:844;height:844;visibility:visible;mso-wrap-style:square;v-text-anchor:top" coordsize="84455,84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" path="m,84077r84077,l84077,,,,,84077xe" filled="f" strokecolor="#a03b3b" strokeweight=".38922mm">
                  <v:path arrowok="t"/>
                </v:shape>
                <v:shape id="Graphic 577" o:spid="_x0000_s1088" style="position:absolute;left:18582;top:5283;width:845;height:845;visibility:visible;mso-wrap-style:square;v-text-anchor:top" coordsize="84455,84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" path="m84077,l,,,84077r84077,l84077,xe" fillcolor="#a03b3b" stroked="f">
                  <v:path arrowok="t"/>
                </v:shape>
                <v:shape id="Graphic 578" o:spid="_x0000_s1089" style="position:absolute;left:18582;top:5283;width:845;height:845;visibility:visible;mso-wrap-style:square;v-text-anchor:top" coordsize="84455,84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" path="m,84077r84077,l84077,,,,,84077xe" filled="f" strokecolor="#a03b3b" strokeweight=".38922mm">
                  <v:path arrowok="t"/>
                </v:shape>
                <v:shape id="Graphic 579" o:spid="_x0000_s1090" style="position:absolute;left:22582;top:4415;width:844;height:844;visibility:visible;mso-wrap-style:square;v-text-anchor:top" coordsize="84455,84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" path="m84077,l,,,84077r84077,l84077,xe" fillcolor="#a03b3b" stroked="f">
                  <v:path arrowok="t"/>
                </v:shape>
                <v:shape id="Graphic 580" o:spid="_x0000_s1091" style="position:absolute;left:22582;top:4415;width:844;height:844;visibility:visible;mso-wrap-style:square;v-text-anchor:top" coordsize="84455,84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" path="m,84077r84077,l84077,,,,,84077xe" filled="f" strokecolor="#a03b3b" strokeweight=".38922mm">
                  <v:path arrowok="t"/>
                </v:shape>
                <v:shape id="Graphic 581" o:spid="_x0000_s1092" style="position:absolute;left:30374;top:25817;width:14288;height:1416;visibility:visible;mso-wrap-style:square;v-text-anchor:top" coordsize="1428750,141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" path="m,141539l1428416,e" filled="f" strokecolor="#5a8ab8" strokeweight=".58386mm">
                  <v:stroke dashstyle="3 1"/>
                  <v:path arrowok="t"/>
                </v:shape>
                <v:shape id="Image 582" o:spid="_x0000_s1093" type="#_x0000_t75" style="position:absolute;left:29884;top:26742;width:981;height: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">
                  <v:imagedata r:id="rId22" o:title=""/>
                </v:shape>
                <v:shape id="Image 583" o:spid="_x0000_s1094" type="#_x0000_t75" style="position:absolute;left:44168;top:25326;width:981;height: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">
                  <v:imagedata r:id="rId23" o:title=""/>
                </v:shape>
                <v:shape id="Graphic 584" o:spid="_x0000_s1095" style="position:absolute;left:30374;top:1397;width:14288;height:11659;visibility:visible;mso-wrap-style:square;v-text-anchor:top" coordsize="1428750,1165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" path="m,1165656l1428416,e" filled="f" strokecolor="#c05f5f" strokeweight=".58386mm">
                  <v:stroke dashstyle="3 1"/>
                  <v:path arrowok="t"/>
                </v:shape>
                <v:shape id="Graphic 585" o:spid="_x0000_s1096" style="position:absolute;left:29954;top:12634;width:845;height:844;visibility:visible;mso-wrap-style:square;v-text-anchor:top" coordsize="84455,84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" path="m84077,l,,,84077r84077,l84077,xe" fillcolor="#c05f5f" stroked="f">
                  <v:path arrowok="t"/>
                </v:shape>
                <v:shape id="Graphic 586" o:spid="_x0000_s1097" style="position:absolute;left:29954;top:12634;width:845;height:844;visibility:visible;mso-wrap-style:square;v-text-anchor:top" coordsize="84455,84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" path="m,84077r84077,l84077,,,,,84077xe" filled="f" strokecolor="#c05f5f" strokeweight=".38922mm">
                  <v:path arrowok="t"/>
                </v:shape>
                <v:shape id="Graphic 587" o:spid="_x0000_s1098" style="position:absolute;left:44238;top:977;width:845;height:845;visibility:visible;mso-wrap-style:square;v-text-anchor:top" coordsize="84455,84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" path="m84077,l,,,84077r84077,l84077,xe" fillcolor="#c05f5f" stroked="f">
                  <v:path arrowok="t"/>
                </v:shape>
                <v:shape id="Graphic 588" o:spid="_x0000_s1099" style="position:absolute;left:44238;top:977;width:845;height:845;visibility:visible;mso-wrap-style:square;v-text-anchor:top" coordsize="84455,84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" path="m,84077r84077,l84077,,,,,84077xe" filled="f" strokecolor="#c05f5f" strokeweight=".38922mm">
                  <v:path arrowok="t"/>
                </v:shape>
                <v:shape id="Graphic 589" o:spid="_x0000_s1100" style="position:absolute;left:490;top:56;width:45352;height:29527;visibility:visible;mso-wrap-style:square;v-text-anchor:top" coordsize="4535170,29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" path="m,2952131l,em4535143,2952131l4535143,em,2952131r4535143,em,l4535143,e" filled="f" strokeweight=".31139mm">
                  <v:path arrowok="t"/>
                </v:shape>
                <w10:wrap anchorx="page"/>
              </v:group>
            </w:pict>
          </mc:Fallback>
        </mc:AlternateContent>
      </w:r>
      <w:r>
        <w:rPr>
          <w:rFonts w:ascii="Arial"/>
          <w:spacing w:val="-5"/>
          <w:sz w:val="25"/>
        </w:rPr>
        <w:t>20</w:t>
      </w:r>
    </w:p>
    <w:p w14:paraId="00DC20D6" w14:textId="77777777" w:rsidR="00350CFB" w:rsidRDefault="00350CFB">
      <w:pPr>
        <w:pStyle w:val="a3"/>
        <w:rPr>
          <w:rFonts w:ascii="Arial"/>
          <w:sz w:val="22"/>
        </w:rPr>
      </w:pPr>
    </w:p>
    <w:p w14:paraId="00DC20D7" w14:textId="77777777" w:rsidR="00350CFB" w:rsidRDefault="00350CFB">
      <w:pPr>
        <w:pStyle w:val="a3"/>
        <w:spacing w:before="213"/>
        <w:rPr>
          <w:rFonts w:ascii="Arial"/>
          <w:sz w:val="22"/>
        </w:rPr>
      </w:pPr>
    </w:p>
    <w:p w14:paraId="00DC20D8" w14:textId="77777777" w:rsidR="00350CFB" w:rsidRDefault="00283FFF">
      <w:pPr>
        <w:ind w:left="1235"/>
        <w:rPr>
          <w:rFonts w:ascii="Arial"/>
          <w:sz w:val="25"/>
        </w:rPr>
      </w:pPr>
      <w:r>
        <w:rPr>
          <w:rFonts w:ascii="Arial"/>
          <w:noProof/>
          <w:sz w:val="25"/>
        </w:rPr>
        <mc:AlternateContent>
          <mc:Choice Requires="wps">
            <w:drawing>
              <wp:anchor distT="0" distB="0" distL="0" distR="0" simplePos="0" relativeHeight="15774208" behindDoc="0" locked="0" layoutInCell="1" allowOverlap="1" wp14:anchorId="00DC2792" wp14:editId="00DC2793">
                <wp:simplePos x="0" y="0"/>
                <wp:positionH relativeFrom="page">
                  <wp:posOffset>1194524</wp:posOffset>
                </wp:positionH>
                <wp:positionV relativeFrom="paragraph">
                  <wp:posOffset>-292769</wp:posOffset>
                </wp:positionV>
                <wp:extent cx="177165" cy="1826260"/>
                <wp:effectExtent l="0" t="0" r="0" b="0"/>
                <wp:wrapNone/>
                <wp:docPr id="590" name="Textbox 5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165" cy="1826260"/>
                        </a:xfrm>
                        <a:prstGeom prst="rect">
                          <a:avLst/>
                        </a:prstGeom>
                      </wps:spPr>
                      <wps:txbx>
                        <w:txbxContent>
                          <w:p w14:paraId="00DC284F" w14:textId="77777777" w:rsidR="00350CFB" w:rsidRDefault="00283FFF">
                            <w:pPr>
                              <w:spacing w:line="262" w:lineRule="exact"/>
                              <w:ind w:left="20"/>
                              <w:rPr>
                                <w:rFonts w:ascii="Arial"/>
                                <w:sz w:val="27"/>
                              </w:rPr>
                            </w:pPr>
                            <w:r>
                              <w:rPr>
                                <w:rFonts w:ascii="Arial"/>
                                <w:sz w:val="27"/>
                              </w:rPr>
                              <w:t>PageRank</w:t>
                            </w:r>
                            <w:r>
                              <w:rPr>
                                <w:rFonts w:ascii="Arial"/>
                                <w:spacing w:val="16"/>
                                <w:sz w:val="27"/>
                              </w:rPr>
                              <w:t xml:space="preserve"> </w:t>
                            </w:r>
                            <w:r>
                              <w:rPr>
                                <w:rFonts w:ascii="Arial"/>
                                <w:sz w:val="27"/>
                              </w:rPr>
                              <w:t>wall</w:t>
                            </w:r>
                            <w:r>
                              <w:rPr>
                                <w:rFonts w:ascii="Arial"/>
                                <w:spacing w:val="16"/>
                                <w:sz w:val="27"/>
                              </w:rPr>
                              <w:t xml:space="preserve"> </w:t>
                            </w:r>
                            <w:r>
                              <w:rPr>
                                <w:rFonts w:ascii="Arial"/>
                                <w:sz w:val="27"/>
                              </w:rPr>
                              <w:t>time</w:t>
                            </w:r>
                            <w:r>
                              <w:rPr>
                                <w:rFonts w:ascii="Arial"/>
                                <w:spacing w:val="16"/>
                                <w:sz w:val="27"/>
                              </w:rPr>
                              <w:t xml:space="preserve"> </w:t>
                            </w:r>
                            <w:r>
                              <w:rPr>
                                <w:rFonts w:ascii="Arial"/>
                                <w:spacing w:val="-5"/>
                                <w:sz w:val="27"/>
                              </w:rPr>
                              <w:t>(s)</w:t>
                            </w:r>
                          </w:p>
                        </w:txbxContent>
                      </wps:txbx>
                      <wps:bodyPr vert="vert270" wrap="square" lIns="0" tIns="0" rIns="0" bIns="0" rtlCol="0">
                        <a:noAutofit/>
                      </wps:bodyPr>
                    </wps:wsp>
                  </a:graphicData>
                </a:graphic>
              </wp:anchor>
            </w:drawing>
          </mc:Choice>
          <mc:Fallback>
            <w:pict>
              <v:shape w14:anchorId="00DC2792" id="Textbox 590" o:spid="_x0000_s1217" type="#_x0000_t202" style="position:absolute;left:0;text-align:left;margin-left:94.05pt;margin-top:-23.05pt;width:13.95pt;height:143.8pt;z-index:15774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" filled="f" stroked="f">
                <v:textbox style="layout-flow:vertical;mso-layout-flow-alt:bottom-to-top" inset="0,0,0,0">
                  <w:txbxContent>
                    <w:p w14:paraId="00DC284F" w14:textId="77777777" w:rsidR="00350CFB" w:rsidRDefault="00283FFF">
                      <w:pPr>
                        <w:spacing w:line="262" w:lineRule="exact"/>
                        <w:ind w:left="20"/>
                        <w:rPr>
                          <w:rFonts w:ascii="Arial"/>
                          <w:sz w:val="27"/>
                        </w:rPr>
                      </w:pPr>
                      <w:r>
                        <w:rPr>
                          <w:rFonts w:ascii="Arial"/>
                          <w:sz w:val="27"/>
                        </w:rPr>
                        <w:t>PageRank</w:t>
                      </w:r>
                      <w:r>
                        <w:rPr>
                          <w:rFonts w:ascii="Arial"/>
                          <w:spacing w:val="16"/>
                          <w:sz w:val="27"/>
                        </w:rPr>
                        <w:t xml:space="preserve"> </w:t>
                      </w:r>
                      <w:r>
                        <w:rPr>
                          <w:rFonts w:ascii="Arial"/>
                          <w:sz w:val="27"/>
                        </w:rPr>
                        <w:t>wall</w:t>
                      </w:r>
                      <w:r>
                        <w:rPr>
                          <w:rFonts w:ascii="Arial"/>
                          <w:spacing w:val="16"/>
                          <w:sz w:val="27"/>
                        </w:rPr>
                        <w:t xml:space="preserve"> </w:t>
                      </w:r>
                      <w:r>
                        <w:rPr>
                          <w:rFonts w:ascii="Arial"/>
                          <w:sz w:val="27"/>
                        </w:rPr>
                        <w:t>time</w:t>
                      </w:r>
                      <w:r>
                        <w:rPr>
                          <w:rFonts w:ascii="Arial"/>
                          <w:spacing w:val="16"/>
                          <w:sz w:val="27"/>
                        </w:rPr>
                        <w:t xml:space="preserve"> </w:t>
                      </w:r>
                      <w:r>
                        <w:rPr>
                          <w:rFonts w:ascii="Arial"/>
                          <w:spacing w:val="-5"/>
                          <w:sz w:val="27"/>
                        </w:rPr>
                        <w:t>(s)</w:t>
                      </w:r>
                    </w:p>
                  </w:txbxContent>
                </v:textbox>
                <w10:wrap anchorx="page"/>
              </v:shape>
            </w:pict>
          </mc:Fallback>
        </mc:AlternateContent>
      </w:r>
      <w:r>
        <w:rPr>
          <w:rFonts w:ascii="Arial"/>
          <w:spacing w:val="-5"/>
          <w:sz w:val="25"/>
        </w:rPr>
        <w:t>15</w:t>
      </w:r>
    </w:p>
    <w:p w14:paraId="00DC20D9" w14:textId="77777777" w:rsidR="00350CFB" w:rsidRDefault="00350CFB">
      <w:pPr>
        <w:pStyle w:val="a3"/>
        <w:rPr>
          <w:rFonts w:ascii="Arial"/>
          <w:sz w:val="22"/>
        </w:rPr>
      </w:pPr>
    </w:p>
    <w:p w14:paraId="00DC20DA" w14:textId="77777777" w:rsidR="00350CFB" w:rsidRDefault="00350CFB">
      <w:pPr>
        <w:pStyle w:val="a3"/>
        <w:spacing w:before="212"/>
        <w:rPr>
          <w:rFonts w:ascii="Arial"/>
          <w:sz w:val="22"/>
        </w:rPr>
      </w:pPr>
    </w:p>
    <w:p w14:paraId="00DC20DB" w14:textId="77777777" w:rsidR="00350CFB" w:rsidRDefault="00283FFF">
      <w:pPr>
        <w:ind w:left="1235"/>
        <w:rPr>
          <w:rFonts w:ascii="Arial"/>
          <w:sz w:val="25"/>
        </w:rPr>
      </w:pPr>
      <w:r>
        <w:rPr>
          <w:rFonts w:ascii="Arial"/>
          <w:spacing w:val="-5"/>
          <w:sz w:val="25"/>
        </w:rPr>
        <w:t>10</w:t>
      </w:r>
    </w:p>
    <w:p w14:paraId="00DC20DC" w14:textId="77777777" w:rsidR="00350CFB" w:rsidRDefault="00350CFB">
      <w:pPr>
        <w:pStyle w:val="a3"/>
        <w:rPr>
          <w:rFonts w:ascii="Arial"/>
          <w:sz w:val="22"/>
        </w:rPr>
      </w:pPr>
    </w:p>
    <w:p w14:paraId="00DC20DD" w14:textId="77777777" w:rsidR="00350CFB" w:rsidRDefault="00350CFB">
      <w:pPr>
        <w:pStyle w:val="a3"/>
        <w:spacing w:before="212"/>
        <w:rPr>
          <w:rFonts w:ascii="Arial"/>
          <w:sz w:val="22"/>
        </w:rPr>
      </w:pPr>
    </w:p>
    <w:p w14:paraId="00DC20DE" w14:textId="77777777" w:rsidR="00350CFB" w:rsidRDefault="00283FFF">
      <w:pPr>
        <w:spacing w:before="1"/>
        <w:ind w:left="1376"/>
        <w:rPr>
          <w:rFonts w:ascii="Arial"/>
          <w:sz w:val="25"/>
        </w:rPr>
      </w:pPr>
      <w:r>
        <w:rPr>
          <w:rFonts w:ascii="Arial"/>
          <w:spacing w:val="-10"/>
          <w:sz w:val="25"/>
        </w:rPr>
        <w:t>5</w:t>
      </w:r>
    </w:p>
    <w:p w14:paraId="00DC20DF" w14:textId="77777777" w:rsidR="00350CFB" w:rsidRDefault="00350CFB">
      <w:pPr>
        <w:pStyle w:val="a3"/>
        <w:rPr>
          <w:rFonts w:ascii="Arial"/>
          <w:sz w:val="22"/>
        </w:rPr>
      </w:pPr>
    </w:p>
    <w:p w14:paraId="00DC20E0" w14:textId="77777777" w:rsidR="00350CFB" w:rsidRDefault="00350CFB">
      <w:pPr>
        <w:pStyle w:val="a3"/>
        <w:spacing w:before="212"/>
        <w:rPr>
          <w:rFonts w:ascii="Arial"/>
          <w:sz w:val="22"/>
        </w:rPr>
      </w:pPr>
    </w:p>
    <w:p w14:paraId="00DC20E1" w14:textId="77777777" w:rsidR="00350CFB" w:rsidRDefault="00283FFF">
      <w:pPr>
        <w:ind w:left="774" w:right="8086"/>
        <w:jc w:val="center"/>
        <w:rPr>
          <w:rFonts w:ascii="Arial"/>
          <w:sz w:val="25"/>
        </w:rPr>
      </w:pPr>
      <w:r>
        <w:rPr>
          <w:rFonts w:ascii="Arial"/>
          <w:spacing w:val="-10"/>
          <w:sz w:val="25"/>
        </w:rPr>
        <w:t>0</w:t>
      </w:r>
    </w:p>
    <w:p w14:paraId="00DC20E2" w14:textId="77777777" w:rsidR="00350CFB" w:rsidRDefault="00283FFF">
      <w:pPr>
        <w:tabs>
          <w:tab w:val="left" w:pos="1722"/>
          <w:tab w:val="left" w:pos="3077"/>
          <w:tab w:val="left" w:pos="4797"/>
          <w:tab w:val="left" w:pos="7047"/>
        </w:tabs>
        <w:spacing w:before="83"/>
        <w:ind w:left="367"/>
        <w:jc w:val="center"/>
        <w:rPr>
          <w:rFonts w:ascii="Arial"/>
          <w:sz w:val="25"/>
        </w:rPr>
      </w:pPr>
      <w:r>
        <w:rPr>
          <w:rFonts w:ascii="Arial"/>
          <w:spacing w:val="-2"/>
          <w:sz w:val="25"/>
        </w:rPr>
        <w:t>1,000</w:t>
      </w:r>
      <w:r>
        <w:rPr>
          <w:rFonts w:ascii="Arial"/>
          <w:sz w:val="25"/>
        </w:rPr>
        <w:tab/>
      </w:r>
      <w:r>
        <w:rPr>
          <w:rFonts w:ascii="Arial"/>
          <w:spacing w:val="-2"/>
          <w:sz w:val="25"/>
        </w:rPr>
        <w:t>2,000</w:t>
      </w:r>
      <w:r>
        <w:rPr>
          <w:rFonts w:ascii="Arial"/>
          <w:sz w:val="25"/>
        </w:rPr>
        <w:tab/>
      </w:r>
      <w:r>
        <w:rPr>
          <w:rFonts w:ascii="Arial"/>
          <w:spacing w:val="-2"/>
          <w:sz w:val="25"/>
        </w:rPr>
        <w:t>4,0005,521</w:t>
      </w:r>
      <w:r>
        <w:rPr>
          <w:rFonts w:ascii="Arial"/>
          <w:sz w:val="25"/>
        </w:rPr>
        <w:tab/>
      </w:r>
      <w:r>
        <w:rPr>
          <w:rFonts w:ascii="Arial"/>
          <w:spacing w:val="-2"/>
          <w:sz w:val="25"/>
        </w:rPr>
        <w:t>10,000</w:t>
      </w:r>
      <w:r>
        <w:rPr>
          <w:rFonts w:ascii="Arial"/>
          <w:sz w:val="25"/>
        </w:rPr>
        <w:tab/>
      </w:r>
      <w:r>
        <w:rPr>
          <w:rFonts w:ascii="Arial"/>
          <w:spacing w:val="-2"/>
          <w:sz w:val="25"/>
        </w:rPr>
        <w:t>31,612</w:t>
      </w:r>
    </w:p>
    <w:p w14:paraId="00DC20E3" w14:textId="77777777" w:rsidR="00350CFB" w:rsidRDefault="00283FFF">
      <w:pPr>
        <w:spacing w:before="12"/>
        <w:ind w:left="774" w:right="500"/>
        <w:jc w:val="center"/>
        <w:rPr>
          <w:rFonts w:ascii="Arial"/>
          <w:sz w:val="27"/>
        </w:rPr>
      </w:pPr>
      <w:r>
        <w:rPr>
          <w:rFonts w:ascii="Arial"/>
          <w:spacing w:val="-2"/>
          <w:w w:val="110"/>
          <w:sz w:val="27"/>
        </w:rPr>
        <w:t>Number</w:t>
      </w:r>
      <w:r>
        <w:rPr>
          <w:rFonts w:ascii="Arial"/>
          <w:spacing w:val="-16"/>
          <w:w w:val="110"/>
          <w:sz w:val="27"/>
        </w:rPr>
        <w:t xml:space="preserve"> </w:t>
      </w:r>
      <w:r>
        <w:rPr>
          <w:rFonts w:ascii="Arial"/>
          <w:spacing w:val="-2"/>
          <w:w w:val="110"/>
          <w:sz w:val="27"/>
        </w:rPr>
        <w:t>of</w:t>
      </w:r>
      <w:r>
        <w:rPr>
          <w:rFonts w:ascii="Arial"/>
          <w:spacing w:val="-16"/>
          <w:w w:val="110"/>
          <w:sz w:val="27"/>
        </w:rPr>
        <w:t xml:space="preserve"> </w:t>
      </w:r>
      <w:r>
        <w:rPr>
          <w:rFonts w:ascii="Arial"/>
          <w:spacing w:val="-2"/>
          <w:w w:val="110"/>
          <w:sz w:val="27"/>
        </w:rPr>
        <w:t>wallets</w:t>
      </w:r>
      <w:r>
        <w:rPr>
          <w:rFonts w:ascii="Arial"/>
          <w:spacing w:val="-15"/>
          <w:w w:val="110"/>
          <w:sz w:val="27"/>
        </w:rPr>
        <w:t xml:space="preserve"> </w:t>
      </w:r>
      <w:r>
        <w:rPr>
          <w:rFonts w:ascii="Arial"/>
          <w:i/>
          <w:spacing w:val="-2"/>
          <w:w w:val="110"/>
          <w:sz w:val="19"/>
        </w:rPr>
        <w:t>n</w:t>
      </w:r>
      <w:r>
        <w:rPr>
          <w:rFonts w:ascii="Arial"/>
          <w:i/>
          <w:spacing w:val="8"/>
          <w:w w:val="110"/>
          <w:sz w:val="19"/>
        </w:rPr>
        <w:t xml:space="preserve"> </w:t>
      </w:r>
      <w:r>
        <w:rPr>
          <w:rFonts w:ascii="Arial"/>
          <w:spacing w:val="-2"/>
          <w:w w:val="110"/>
          <w:sz w:val="27"/>
        </w:rPr>
        <w:t>(log</w:t>
      </w:r>
      <w:r>
        <w:rPr>
          <w:rFonts w:ascii="Arial"/>
          <w:spacing w:val="-15"/>
          <w:w w:val="110"/>
          <w:sz w:val="27"/>
        </w:rPr>
        <w:t xml:space="preserve"> </w:t>
      </w:r>
      <w:r>
        <w:rPr>
          <w:rFonts w:ascii="Arial"/>
          <w:spacing w:val="-2"/>
          <w:w w:val="110"/>
          <w:sz w:val="27"/>
        </w:rPr>
        <w:t>scale)</w:t>
      </w:r>
    </w:p>
    <w:p w14:paraId="00DC20E4" w14:textId="77777777" w:rsidR="00350CFB" w:rsidRDefault="00350CFB">
      <w:pPr>
        <w:pStyle w:val="a3"/>
        <w:spacing w:before="144"/>
        <w:rPr>
          <w:rFonts w:ascii="Arial"/>
        </w:rPr>
      </w:pPr>
    </w:p>
    <w:p w14:paraId="00DC20E5" w14:textId="77777777" w:rsidR="00350CFB" w:rsidRDefault="00283FFF">
      <w:pPr>
        <w:pStyle w:val="a3"/>
        <w:spacing w:line="175" w:lineRule="auto"/>
        <w:ind w:left="276" w:right="548" w:firstLine="5"/>
        <w:jc w:val="both"/>
      </w:pPr>
      <w:r>
        <w:rPr>
          <w:w w:val="105"/>
          <w:color w:val="FF0000"/>
        </w:rPr>
        <w:t>Figure 4.4: PageRank wall-clock runtime versus cohort size (log x-axis). Solid lines: in-cohort scaling on the matched cohort (n ≤ 5,521). Dashed lines: expanded wallet pool (N = 31,612). EndorseRank remains approximately 9–10× faster than AWP at n = 10,000 (≈ 10.4×) and at full pool size (≈ 9.4×).</w:t>
      </w:r>
    </w:p>
    <w:p w14:paraId="00DC20E6" w14:textId="77777777" w:rsidR="00350CFB" w:rsidRDefault="00350CFB">
      <w:pPr>
        <w:pStyle w:val="a3"/>
        <w:spacing w:line="175" w:lineRule="auto"/>
        <w:jc w:val="both"/>
        <w:sectPr w:rsidR="00350CFB">
          <w:type w:val="continuous"/>
          <w:pgSz w:w="11910" w:h="16840"/>
          <w:pgMar w:top="1920" w:right="708" w:bottom="280" w:left="992" w:header="0" w:footer="2115" w:gutter="0"/>
          <w:cols w:space="720"/>
        </w:sectPr>
      </w:pPr>
    </w:p>
    <w:p w14:paraId="00DC20E7" w14:textId="77777777" w:rsidR="00350CFB" w:rsidRDefault="00283FFF">
      <w:pPr>
        <w:pStyle w:val="a3"/>
        <w:spacing w:before="72" w:line="396" w:lineRule="auto"/>
        <w:ind w:left="273" w:right="524" w:firstLine="8"/>
        <w:jc w:val="both"/>
      </w:pPr>
      <w:r>
        <w:t>pair the runtime results with alignment results:</w:t>
      </w:r>
      <w:r>
        <w:rPr>
          <w:spacing w:val="35"/>
        </w:rPr>
        <w:t xml:space="preserve"> </w:t>
      </w:r>
      <w:r>
        <w:t>EndorseRank is not merely cheaper; it is cheaper while</w:t>
      </w:r>
      <w:r>
        <w:rPr>
          <w:spacing w:val="-1"/>
        </w:rPr>
        <w:t xml:space="preserve"> </w:t>
      </w:r>
      <w:r>
        <w:t>preserving</w:t>
      </w:r>
      <w:r>
        <w:rPr>
          <w:spacing w:val="-1"/>
        </w:rPr>
        <w:t xml:space="preserve"> </w:t>
      </w:r>
      <w:r>
        <w:t>credible</w:t>
      </w:r>
      <w:r>
        <w:rPr>
          <w:spacing w:val="-1"/>
        </w:rPr>
        <w:t xml:space="preserve"> </w:t>
      </w:r>
      <w:r>
        <w:t>primary-construct</w:t>
      </w:r>
      <w:r>
        <w:rPr>
          <w:spacing w:val="-1"/>
        </w:rPr>
        <w:t xml:space="preserve"> </w:t>
      </w:r>
      <w:r>
        <w:t>allowance</w:t>
      </w:r>
      <w:r>
        <w:rPr>
          <w:spacing w:val="-1"/>
        </w:rPr>
        <w:t xml:space="preserve"> </w:t>
      </w:r>
      <w:r>
        <w:t>alignment</w:t>
      </w:r>
      <w:r>
        <w:rPr>
          <w:spacing w:val="-1"/>
        </w:rPr>
        <w:t xml:space="preserve"> </w:t>
      </w:r>
      <w:r>
        <w:t>(</w:t>
      </w:r>
      <w:r>
        <w:rPr>
          <w:i/>
        </w:rPr>
        <w:t>τ</w:t>
      </w:r>
      <w:r>
        <w:rPr>
          <w:i/>
          <w:spacing w:val="32"/>
        </w:rPr>
        <w:t xml:space="preserve"> </w:t>
      </w:r>
      <w:r>
        <w:t>= 0</w:t>
      </w:r>
      <w:r>
        <w:rPr>
          <w:i/>
        </w:rPr>
        <w:t>.</w:t>
      </w:r>
      <w:r>
        <w:t>355)</w:t>
      </w:r>
      <w:r>
        <w:rPr>
          <w:spacing w:val="-1"/>
        </w:rPr>
        <w:t xml:space="preserve"> </w:t>
      </w:r>
      <w:r>
        <w:t>and</w:t>
      </w:r>
      <w:r>
        <w:rPr>
          <w:spacing w:val="-1"/>
        </w:rPr>
        <w:t xml:space="preserve"> </w:t>
      </w:r>
      <w:r>
        <w:t>moderate</w:t>
      </w:r>
      <w:r>
        <w:rPr>
          <w:spacing w:val="-1"/>
        </w:rPr>
        <w:t xml:space="preserve"> </w:t>
      </w:r>
      <w:r>
        <w:t>trans-fer alignment.</w:t>
      </w:r>
      <w:r>
        <w:rPr>
          <w:spacing w:val="31"/>
        </w:rPr>
        <w:t xml:space="preserve"> </w:t>
      </w:r>
      <w:r>
        <w:t xml:space="preserve">Protocols that need transfer-hub detection above all else may still prefer AWP and </w:t>
      </w:r>
      <w:r>
        <w:rPr>
          <w:w w:val="105"/>
        </w:rPr>
        <w:t>pay</w:t>
      </w:r>
      <w:r>
        <w:rPr>
          <w:spacing w:val="-16"/>
          <w:w w:val="105"/>
        </w:rPr>
        <w:t xml:space="preserve"> </w:t>
      </w:r>
      <w:r>
        <w:rPr>
          <w:w w:val="105"/>
        </w:rPr>
        <w:t>the</w:t>
      </w:r>
      <w:r>
        <w:rPr>
          <w:spacing w:val="-16"/>
          <w:w w:val="105"/>
        </w:rPr>
        <w:t xml:space="preserve"> </w:t>
      </w:r>
      <w:r>
        <w:rPr>
          <w:w w:val="105"/>
        </w:rPr>
        <w:t>runtime</w:t>
      </w:r>
      <w:r>
        <w:rPr>
          <w:spacing w:val="-15"/>
          <w:w w:val="105"/>
        </w:rPr>
        <w:t xml:space="preserve"> </w:t>
      </w:r>
      <w:r>
        <w:rPr>
          <w:w w:val="105"/>
        </w:rPr>
        <w:t>premium;</w:t>
      </w:r>
      <w:r>
        <w:rPr>
          <w:spacing w:val="-9"/>
          <w:w w:val="105"/>
        </w:rPr>
        <w:t xml:space="preserve"> </w:t>
      </w:r>
      <w:r>
        <w:rPr>
          <w:w w:val="105"/>
        </w:rPr>
        <w:t>protocols</w:t>
      </w:r>
      <w:r>
        <w:rPr>
          <w:spacing w:val="-16"/>
          <w:w w:val="105"/>
        </w:rPr>
        <w:t xml:space="preserve"> </w:t>
      </w:r>
      <w:r>
        <w:rPr>
          <w:w w:val="105"/>
        </w:rPr>
        <w:t>that</w:t>
      </w:r>
      <w:r>
        <w:rPr>
          <w:spacing w:val="-16"/>
          <w:w w:val="105"/>
        </w:rPr>
        <w:t xml:space="preserve"> </w:t>
      </w:r>
      <w:r>
        <w:rPr>
          <w:w w:val="105"/>
        </w:rPr>
        <w:t>need</w:t>
      </w:r>
      <w:r>
        <w:rPr>
          <w:spacing w:val="-15"/>
          <w:w w:val="105"/>
        </w:rPr>
        <w:t xml:space="preserve"> </w:t>
      </w:r>
      <w:r>
        <w:rPr>
          <w:w w:val="105"/>
        </w:rPr>
        <w:t>authorization-aware</w:t>
      </w:r>
      <w:r>
        <w:rPr>
          <w:spacing w:val="-16"/>
          <w:w w:val="105"/>
        </w:rPr>
        <w:t xml:space="preserve"> </w:t>
      </w:r>
      <w:r>
        <w:rPr>
          <w:w w:val="105"/>
        </w:rPr>
        <w:t>scores</w:t>
      </w:r>
      <w:r>
        <w:rPr>
          <w:spacing w:val="-16"/>
          <w:w w:val="105"/>
        </w:rPr>
        <w:t xml:space="preserve"> </w:t>
      </w:r>
      <w:r>
        <w:rPr>
          <w:w w:val="105"/>
        </w:rPr>
        <w:t>at</w:t>
      </w:r>
      <w:r>
        <w:rPr>
          <w:spacing w:val="-15"/>
          <w:w w:val="105"/>
        </w:rPr>
        <w:t xml:space="preserve"> </w:t>
      </w:r>
      <w:r>
        <w:rPr>
          <w:w w:val="105"/>
        </w:rPr>
        <w:t>low</w:t>
      </w:r>
      <w:r>
        <w:rPr>
          <w:spacing w:val="-16"/>
          <w:w w:val="105"/>
        </w:rPr>
        <w:t xml:space="preserve"> </w:t>
      </w:r>
      <w:r>
        <w:rPr>
          <w:w w:val="105"/>
        </w:rPr>
        <w:t>latency</w:t>
      </w:r>
      <w:r>
        <w:rPr>
          <w:spacing w:val="-16"/>
          <w:w w:val="105"/>
        </w:rPr>
        <w:t xml:space="preserve"> </w:t>
      </w:r>
      <w:r>
        <w:rPr>
          <w:w w:val="105"/>
        </w:rPr>
        <w:t>have</w:t>
      </w:r>
      <w:r>
        <w:rPr>
          <w:spacing w:val="-15"/>
          <w:w w:val="105"/>
        </w:rPr>
        <w:t xml:space="preserve"> </w:t>
      </w:r>
      <w:r>
        <w:rPr>
          <w:w w:val="105"/>
        </w:rPr>
        <w:t xml:space="preserve">a </w:t>
      </w:r>
      <w:bookmarkStart w:id="300" w:name="Robustness_checks"/>
      <w:bookmarkStart w:id="301" w:name="_bookmark95"/>
      <w:bookmarkEnd w:id="300"/>
      <w:bookmarkEnd w:id="301"/>
      <w:r>
        <w:rPr>
          <w:w w:val="105"/>
        </w:rPr>
        <w:t>clear</w:t>
      </w:r>
      <w:r>
        <w:rPr>
          <w:spacing w:val="-16"/>
          <w:w w:val="105"/>
        </w:rPr>
        <w:t xml:space="preserve"> </w:t>
      </w:r>
      <w:r>
        <w:rPr>
          <w:w w:val="105"/>
        </w:rPr>
        <w:t>efficiency</w:t>
      </w:r>
      <w:r>
        <w:rPr>
          <w:spacing w:val="-16"/>
          <w:w w:val="105"/>
        </w:rPr>
        <w:t xml:space="preserve"> </w:t>
      </w:r>
      <w:r>
        <w:rPr>
          <w:w w:val="105"/>
        </w:rPr>
        <w:t>rationale</w:t>
      </w:r>
      <w:r>
        <w:rPr>
          <w:spacing w:val="-16"/>
          <w:w w:val="105"/>
        </w:rPr>
        <w:t xml:space="preserve"> </w:t>
      </w:r>
      <w:r>
        <w:rPr>
          <w:w w:val="105"/>
        </w:rPr>
        <w:t>for</w:t>
      </w:r>
      <w:r>
        <w:rPr>
          <w:spacing w:val="-15"/>
          <w:w w:val="105"/>
        </w:rPr>
        <w:t xml:space="preserve"> </w:t>
      </w:r>
      <w:r>
        <w:rPr>
          <w:w w:val="105"/>
        </w:rPr>
        <w:t>EndorseRank.</w:t>
      </w:r>
    </w:p>
    <w:p w14:paraId="00DC20E8" w14:textId="77777777" w:rsidR="00350CFB" w:rsidRDefault="00350CFB">
      <w:pPr>
        <w:pStyle w:val="a3"/>
        <w:spacing w:before="164"/>
      </w:pPr>
    </w:p>
    <w:p w14:paraId="00DC20E9" w14:textId="77777777" w:rsidR="00350CFB" w:rsidRDefault="00283FFF">
      <w:pPr>
        <w:pStyle w:val="2"/>
        <w:numPr>
          <w:ilvl w:val="1"/>
          <w:numId w:val="26"/>
        </w:numPr>
        <w:tabs>
          <w:tab w:val="left" w:pos="783"/>
        </w:tabs>
        <w:ind w:left="783" w:hanging="501"/>
      </w:pPr>
      <w:r>
        <w:t>Robustness</w:t>
      </w:r>
      <w:r>
        <w:rPr>
          <w:spacing w:val="19"/>
        </w:rPr>
        <w:t xml:space="preserve"> </w:t>
      </w:r>
      <w:r>
        <w:rPr>
          <w:spacing w:val="-2"/>
        </w:rPr>
        <w:t>checks</w:t>
      </w:r>
    </w:p>
    <w:p w14:paraId="00DC20EA" w14:textId="77777777" w:rsidR="00350CFB" w:rsidRDefault="00350CFB">
      <w:pPr>
        <w:pStyle w:val="a3"/>
        <w:spacing w:before="24"/>
        <w:rPr>
          <w:b/>
          <w:sz w:val="28"/>
        </w:rPr>
      </w:pPr>
    </w:p>
    <w:p w14:paraId="00DC20EB" w14:textId="77777777" w:rsidR="00350CFB" w:rsidRDefault="00283FFF">
      <w:pPr>
        <w:pStyle w:val="a3"/>
        <w:spacing w:line="396" w:lineRule="auto"/>
        <w:ind w:left="282" w:right="534"/>
        <w:jc w:val="both"/>
      </w:pPr>
      <w:r>
        <w:t>Efficiency</w:t>
      </w:r>
      <w:r>
        <w:rPr>
          <w:spacing w:val="-12"/>
        </w:rPr>
        <w:t xml:space="preserve"> </w:t>
      </w:r>
      <w:r>
        <w:t>and</w:t>
      </w:r>
      <w:r>
        <w:rPr>
          <w:spacing w:val="-12"/>
        </w:rPr>
        <w:t xml:space="preserve"> </w:t>
      </w:r>
      <w:r>
        <w:t>alignment</w:t>
      </w:r>
      <w:r>
        <w:rPr>
          <w:spacing w:val="-12"/>
        </w:rPr>
        <w:t xml:space="preserve"> </w:t>
      </w:r>
      <w:r>
        <w:t>results</w:t>
      </w:r>
      <w:r>
        <w:rPr>
          <w:spacing w:val="-12"/>
        </w:rPr>
        <w:t xml:space="preserve"> </w:t>
      </w:r>
      <w:r>
        <w:t>are</w:t>
      </w:r>
      <w:r>
        <w:rPr>
          <w:spacing w:val="-11"/>
        </w:rPr>
        <w:t xml:space="preserve"> </w:t>
      </w:r>
      <w:r>
        <w:t>useful</w:t>
      </w:r>
      <w:r>
        <w:rPr>
          <w:spacing w:val="-12"/>
        </w:rPr>
        <w:t xml:space="preserve"> </w:t>
      </w:r>
      <w:r>
        <w:t>only</w:t>
      </w:r>
      <w:r>
        <w:rPr>
          <w:spacing w:val="-12"/>
        </w:rPr>
        <w:t xml:space="preserve"> </w:t>
      </w:r>
      <w:r>
        <w:t>if</w:t>
      </w:r>
      <w:r>
        <w:rPr>
          <w:spacing w:val="-12"/>
        </w:rPr>
        <w:t xml:space="preserve"> </w:t>
      </w:r>
      <w:r>
        <w:t>they</w:t>
      </w:r>
      <w:r>
        <w:rPr>
          <w:spacing w:val="-11"/>
        </w:rPr>
        <w:t xml:space="preserve"> </w:t>
      </w:r>
      <w:r>
        <w:t>are</w:t>
      </w:r>
      <w:r>
        <w:rPr>
          <w:spacing w:val="-12"/>
        </w:rPr>
        <w:t xml:space="preserve"> </w:t>
      </w:r>
      <w:r>
        <w:t>not</w:t>
      </w:r>
      <w:r>
        <w:rPr>
          <w:spacing w:val="-12"/>
        </w:rPr>
        <w:t xml:space="preserve"> </w:t>
      </w:r>
      <w:r>
        <w:t>artifacts</w:t>
      </w:r>
      <w:r>
        <w:rPr>
          <w:spacing w:val="-12"/>
        </w:rPr>
        <w:t xml:space="preserve"> </w:t>
      </w:r>
      <w:r>
        <w:t>of</w:t>
      </w:r>
      <w:r>
        <w:rPr>
          <w:spacing w:val="-12"/>
        </w:rPr>
        <w:t xml:space="preserve"> </w:t>
      </w:r>
      <w:r>
        <w:t>a</w:t>
      </w:r>
      <w:r>
        <w:rPr>
          <w:spacing w:val="-11"/>
        </w:rPr>
        <w:t xml:space="preserve"> </w:t>
      </w:r>
      <w:r>
        <w:t>single</w:t>
      </w:r>
      <w:r>
        <w:rPr>
          <w:spacing w:val="-12"/>
        </w:rPr>
        <w:t xml:space="preserve"> </w:t>
      </w:r>
      <w:r>
        <w:t>damping</w:t>
      </w:r>
      <w:r>
        <w:rPr>
          <w:spacing w:val="-12"/>
        </w:rPr>
        <w:t xml:space="preserve"> </w:t>
      </w:r>
      <w:r>
        <w:t>choice, a</w:t>
      </w:r>
      <w:r>
        <w:rPr>
          <w:spacing w:val="-14"/>
        </w:rPr>
        <w:t xml:space="preserve"> </w:t>
      </w:r>
      <w:r>
        <w:t>single</w:t>
      </w:r>
      <w:r>
        <w:rPr>
          <w:spacing w:val="-14"/>
        </w:rPr>
        <w:t xml:space="preserve"> </w:t>
      </w:r>
      <w:r>
        <w:t>token</w:t>
      </w:r>
      <w:r>
        <w:rPr>
          <w:spacing w:val="-14"/>
        </w:rPr>
        <w:t xml:space="preserve"> </w:t>
      </w:r>
      <w:r>
        <w:t>mix,</w:t>
      </w:r>
      <w:r>
        <w:rPr>
          <w:spacing w:val="-12"/>
        </w:rPr>
        <w:t xml:space="preserve"> </w:t>
      </w:r>
      <w:r>
        <w:t>or</w:t>
      </w:r>
      <w:r>
        <w:rPr>
          <w:spacing w:val="-14"/>
        </w:rPr>
        <w:t xml:space="preserve"> </w:t>
      </w:r>
      <w:r>
        <w:t>a</w:t>
      </w:r>
      <w:r>
        <w:rPr>
          <w:spacing w:val="-14"/>
        </w:rPr>
        <w:t xml:space="preserve"> </w:t>
      </w:r>
      <w:r>
        <w:t>single</w:t>
      </w:r>
      <w:r>
        <w:rPr>
          <w:spacing w:val="-14"/>
        </w:rPr>
        <w:t xml:space="preserve"> </w:t>
      </w:r>
      <w:r>
        <w:t>sample</w:t>
      </w:r>
      <w:r>
        <w:rPr>
          <w:spacing w:val="-14"/>
        </w:rPr>
        <w:t xml:space="preserve"> </w:t>
      </w:r>
      <w:r>
        <w:t>size.</w:t>
      </w:r>
      <w:r>
        <w:rPr>
          <w:spacing w:val="12"/>
        </w:rPr>
        <w:t xml:space="preserve"> </w:t>
      </w:r>
      <w:r>
        <w:t>This</w:t>
      </w:r>
      <w:r>
        <w:rPr>
          <w:spacing w:val="-14"/>
        </w:rPr>
        <w:t xml:space="preserve"> </w:t>
      </w:r>
      <w:r>
        <w:t>section</w:t>
      </w:r>
      <w:r>
        <w:rPr>
          <w:spacing w:val="-14"/>
        </w:rPr>
        <w:t xml:space="preserve"> </w:t>
      </w:r>
      <w:r>
        <w:t>reports</w:t>
      </w:r>
      <w:r>
        <w:rPr>
          <w:spacing w:val="-14"/>
        </w:rPr>
        <w:t xml:space="preserve"> </w:t>
      </w:r>
      <w:r>
        <w:t>three</w:t>
      </w:r>
      <w:r>
        <w:rPr>
          <w:spacing w:val="-14"/>
        </w:rPr>
        <w:t xml:space="preserve"> </w:t>
      </w:r>
      <w:r>
        <w:t>robustness</w:t>
      </w:r>
      <w:r>
        <w:rPr>
          <w:spacing w:val="-14"/>
        </w:rPr>
        <w:t xml:space="preserve"> </w:t>
      </w:r>
      <w:r>
        <w:t>checks:</w:t>
      </w:r>
      <w:r>
        <w:rPr>
          <w:spacing w:val="10"/>
        </w:rPr>
        <w:t xml:space="preserve"> </w:t>
      </w:r>
      <w:r>
        <w:t xml:space="preserve">PageRank damping sensitivity, restriction to the top-20 ERC-20 token subgraph, and sample-size sensitivity </w:t>
      </w:r>
      <w:bookmarkStart w:id="302" w:name="Damping_sensitivity"/>
      <w:bookmarkEnd w:id="302"/>
      <w:r>
        <w:t>on the expanded wallet pool.</w:t>
      </w:r>
    </w:p>
    <w:p w14:paraId="00DC20EC" w14:textId="77777777" w:rsidR="00350CFB" w:rsidRDefault="00350CFB">
      <w:pPr>
        <w:pStyle w:val="a3"/>
        <w:spacing w:before="9"/>
      </w:pPr>
    </w:p>
    <w:p w14:paraId="00DC20ED" w14:textId="77777777" w:rsidR="00350CFB" w:rsidRDefault="00283FFF">
      <w:pPr>
        <w:pStyle w:val="3"/>
        <w:numPr>
          <w:ilvl w:val="2"/>
          <w:numId w:val="26"/>
        </w:numPr>
        <w:tabs>
          <w:tab w:val="left" w:pos="879"/>
        </w:tabs>
        <w:ind w:left="879" w:hanging="597"/>
      </w:pPr>
      <w:r>
        <w:t>Damping</w:t>
      </w:r>
      <w:r>
        <w:rPr>
          <w:spacing w:val="-11"/>
        </w:rPr>
        <w:t xml:space="preserve"> </w:t>
      </w:r>
      <w:r>
        <w:rPr>
          <w:spacing w:val="-2"/>
        </w:rPr>
        <w:t>sensitivity</w:t>
      </w:r>
    </w:p>
    <w:p w14:paraId="00DC20EE" w14:textId="77777777" w:rsidR="00350CFB" w:rsidRDefault="00283FFF">
      <w:pPr>
        <w:pStyle w:val="a3"/>
        <w:spacing w:before="243"/>
        <w:ind w:left="274"/>
        <w:rPr>
          <w:rFonts w:ascii="Arial Unicode MS" w:hAnsi="Arial Unicode MS"/>
        </w:rPr>
      </w:pPr>
      <w:r>
        <w:t>Table</w:t>
      </w:r>
      <w:r>
        <w:rPr>
          <w:spacing w:val="50"/>
        </w:rPr>
        <w:t xml:space="preserve"> </w:t>
      </w:r>
      <w:hyperlink w:anchor="_bookmark96" w:history="1">
        <w:r>
          <w:t>4.4</w:t>
        </w:r>
      </w:hyperlink>
      <w:r>
        <w:rPr>
          <w:spacing w:val="51"/>
        </w:rPr>
        <w:t xml:space="preserve"> </w:t>
      </w:r>
      <w:r>
        <w:t>reports</w:t>
      </w:r>
      <w:r>
        <w:rPr>
          <w:spacing w:val="50"/>
        </w:rPr>
        <w:t xml:space="preserve"> </w:t>
      </w:r>
      <w:r>
        <w:t>mean</w:t>
      </w:r>
      <w:r>
        <w:rPr>
          <w:spacing w:val="50"/>
        </w:rPr>
        <w:t xml:space="preserve"> </w:t>
      </w:r>
      <w:r>
        <w:t>Kendall</w:t>
      </w:r>
      <w:r>
        <w:rPr>
          <w:spacing w:val="52"/>
        </w:rPr>
        <w:t xml:space="preserve"> </w:t>
      </w:r>
      <w:r>
        <w:rPr>
          <w:i/>
        </w:rPr>
        <w:t>τ</w:t>
      </w:r>
      <w:r>
        <w:rPr>
          <w:i/>
          <w:spacing w:val="75"/>
        </w:rPr>
        <w:t xml:space="preserve"> </w:t>
      </w:r>
      <w:r>
        <w:t>for</w:t>
      </w:r>
      <w:r>
        <w:rPr>
          <w:spacing w:val="51"/>
        </w:rPr>
        <w:t xml:space="preserve"> </w:t>
      </w:r>
      <w:r>
        <w:t>allowance</w:t>
      </w:r>
      <w:r>
        <w:rPr>
          <w:spacing w:val="50"/>
        </w:rPr>
        <w:t xml:space="preserve"> </w:t>
      </w:r>
      <w:r>
        <w:t>and</w:t>
      </w:r>
      <w:r>
        <w:rPr>
          <w:spacing w:val="51"/>
        </w:rPr>
        <w:t xml:space="preserve"> </w:t>
      </w:r>
      <w:r>
        <w:t>transfer</w:t>
      </w:r>
      <w:r>
        <w:rPr>
          <w:spacing w:val="50"/>
        </w:rPr>
        <w:t xml:space="preserve"> </w:t>
      </w:r>
      <w:r>
        <w:t>families</w:t>
      </w:r>
      <w:r>
        <w:rPr>
          <w:spacing w:val="52"/>
        </w:rPr>
        <w:t xml:space="preserve"> </w:t>
      </w:r>
      <w:r>
        <w:t>under</w:t>
      </w:r>
      <w:r>
        <w:rPr>
          <w:spacing w:val="50"/>
        </w:rPr>
        <w:t xml:space="preserve"> </w:t>
      </w:r>
      <w:r>
        <w:t>damping</w:t>
      </w:r>
      <w:r>
        <w:rPr>
          <w:spacing w:val="51"/>
        </w:rPr>
        <w:t xml:space="preserve"> </w:t>
      </w:r>
      <w:r>
        <w:rPr>
          <w:i/>
        </w:rPr>
        <w:t>d</w:t>
      </w:r>
      <w:r>
        <w:rPr>
          <w:i/>
          <w:spacing w:val="31"/>
        </w:rPr>
        <w:t xml:space="preserve">  </w:t>
      </w:r>
      <w:r>
        <w:rPr>
          <w:rFonts w:ascii="Arial Unicode MS" w:hAnsi="Arial Unicode MS"/>
          <w:spacing w:val="-10"/>
        </w:rPr>
        <w:t>∈</w:t>
      </w:r>
    </w:p>
    <w:p w14:paraId="00DC20EF" w14:textId="77777777" w:rsidR="00350CFB" w:rsidRDefault="00283FFF">
      <w:pPr>
        <w:pStyle w:val="a3"/>
        <w:spacing w:before="38"/>
        <w:ind w:left="282"/>
      </w:pPr>
      <w:r>
        <w:rPr>
          <w:rFonts w:ascii="Arial Unicode MS"/>
        </w:rPr>
        <w:t>{</w:t>
      </w:r>
      <w:r>
        <w:t>0</w:t>
      </w:r>
      <w:r>
        <w:rPr>
          <w:i/>
        </w:rPr>
        <w:t>.</w:t>
      </w:r>
      <w:r>
        <w:t>75</w:t>
      </w:r>
      <w:r>
        <w:rPr>
          <w:i/>
        </w:rPr>
        <w:t>,</w:t>
      </w:r>
      <w:r>
        <w:rPr>
          <w:i/>
          <w:spacing w:val="-19"/>
        </w:rPr>
        <w:t xml:space="preserve"> </w:t>
      </w:r>
      <w:r>
        <w:t>0</w:t>
      </w:r>
      <w:r>
        <w:rPr>
          <w:i/>
        </w:rPr>
        <w:t>.</w:t>
      </w:r>
      <w:r>
        <w:t>85</w:t>
      </w:r>
      <w:r>
        <w:rPr>
          <w:i/>
        </w:rPr>
        <w:t>,</w:t>
      </w:r>
      <w:r>
        <w:rPr>
          <w:i/>
          <w:spacing w:val="-19"/>
        </w:rPr>
        <w:t xml:space="preserve"> </w:t>
      </w:r>
      <w:r>
        <w:t>0</w:t>
      </w:r>
      <w:r>
        <w:rPr>
          <w:i/>
        </w:rPr>
        <w:t>.</w:t>
      </w:r>
      <w:r>
        <w:t>95</w:t>
      </w:r>
      <w:r>
        <w:rPr>
          <w:rFonts w:ascii="Arial Unicode MS"/>
        </w:rPr>
        <w:t>}</w:t>
      </w:r>
      <w:r>
        <w:rPr>
          <w:rFonts w:ascii="Arial Unicode MS"/>
          <w:spacing w:val="-4"/>
        </w:rPr>
        <w:t xml:space="preserve"> </w:t>
      </w:r>
      <w:r>
        <w:t>on</w:t>
      </w:r>
      <w:r>
        <w:rPr>
          <w:spacing w:val="1"/>
        </w:rPr>
        <w:t xml:space="preserve"> </w:t>
      </w:r>
      <w:r>
        <w:t>the</w:t>
      </w:r>
      <w:r>
        <w:rPr>
          <w:spacing w:val="1"/>
        </w:rPr>
        <w:t xml:space="preserve"> </w:t>
      </w:r>
      <w:r>
        <w:t>matched</w:t>
      </w:r>
      <w:r>
        <w:rPr>
          <w:spacing w:val="1"/>
        </w:rPr>
        <w:t xml:space="preserve"> </w:t>
      </w:r>
      <w:r>
        <w:t>cohort,</w:t>
      </w:r>
      <w:r>
        <w:rPr>
          <w:spacing w:val="1"/>
        </w:rPr>
        <w:t xml:space="preserve"> </w:t>
      </w:r>
      <w:r>
        <w:t>together</w:t>
      </w:r>
      <w:r>
        <w:rPr>
          <w:spacing w:val="1"/>
        </w:rPr>
        <w:t xml:space="preserve"> </w:t>
      </w:r>
      <w:r>
        <w:t>with</w:t>
      </w:r>
      <w:r>
        <w:rPr>
          <w:spacing w:val="1"/>
        </w:rPr>
        <w:t xml:space="preserve"> </w:t>
      </w:r>
      <w:r>
        <w:t>corresponding</w:t>
      </w:r>
      <w:r>
        <w:rPr>
          <w:spacing w:val="2"/>
        </w:rPr>
        <w:t xml:space="preserve"> </w:t>
      </w:r>
      <w:r>
        <w:rPr>
          <w:spacing w:val="-2"/>
        </w:rPr>
        <w:t>runtimes.</w:t>
      </w:r>
    </w:p>
    <w:p w14:paraId="00DC20F0" w14:textId="77777777" w:rsidR="00350CFB" w:rsidRDefault="00283FFF">
      <w:pPr>
        <w:pStyle w:val="a3"/>
        <w:spacing w:before="166" w:line="206" w:lineRule="auto"/>
        <w:ind w:left="282" w:hanging="8"/>
      </w:pPr>
      <w:bookmarkStart w:id="303" w:name="_bookmark96"/>
      <w:bookmarkEnd w:id="303"/>
      <w:r>
        <w:rPr>
          <w:w w:val="105"/>
        </w:rPr>
        <w:t>Table</w:t>
      </w:r>
      <w:r>
        <w:rPr>
          <w:spacing w:val="-2"/>
          <w:w w:val="105"/>
        </w:rPr>
        <w:t xml:space="preserve"> </w:t>
      </w:r>
      <w:r>
        <w:rPr>
          <w:w w:val="105"/>
        </w:rPr>
        <w:t>4.4:</w:t>
      </w:r>
      <w:r>
        <w:rPr>
          <w:spacing w:val="40"/>
          <w:w w:val="105"/>
        </w:rPr>
        <w:t xml:space="preserve"> </w:t>
      </w:r>
      <w:r>
        <w:rPr>
          <w:w w:val="105"/>
        </w:rPr>
        <w:t>Robustness:</w:t>
      </w:r>
      <w:r>
        <w:rPr>
          <w:spacing w:val="40"/>
          <w:w w:val="105"/>
        </w:rPr>
        <w:t xml:space="preserve"> </w:t>
      </w:r>
      <w:r>
        <w:rPr>
          <w:w w:val="105"/>
        </w:rPr>
        <w:t xml:space="preserve">mean Kendall </w:t>
      </w:r>
      <w:r>
        <w:rPr>
          <w:i/>
          <w:w w:val="105"/>
        </w:rPr>
        <w:t>τ</w:t>
      </w:r>
      <w:r>
        <w:rPr>
          <w:i/>
          <w:spacing w:val="30"/>
          <w:w w:val="105"/>
        </w:rPr>
        <w:t xml:space="preserve"> </w:t>
      </w:r>
      <w:r>
        <w:rPr>
          <w:w w:val="105"/>
        </w:rPr>
        <w:t xml:space="preserve">under PageRank damping </w:t>
      </w:r>
      <w:r>
        <w:rPr>
          <w:i/>
          <w:w w:val="105"/>
        </w:rPr>
        <w:t>d</w:t>
      </w:r>
      <w:r>
        <w:rPr>
          <w:i/>
          <w:spacing w:val="40"/>
          <w:w w:val="105"/>
        </w:rPr>
        <w:t xml:space="preserve"> </w:t>
      </w:r>
      <w:r>
        <w:rPr>
          <w:rFonts w:ascii="Arial Unicode MS" w:hAnsi="Arial Unicode MS"/>
          <w:w w:val="105"/>
        </w:rPr>
        <w:t>∈</w:t>
      </w:r>
      <w:r>
        <w:rPr>
          <w:rFonts w:ascii="Arial Unicode MS" w:hAnsi="Arial Unicode MS"/>
          <w:spacing w:val="39"/>
          <w:w w:val="105"/>
        </w:rPr>
        <w:t xml:space="preserve"> </w:t>
      </w:r>
      <w:r>
        <w:rPr>
          <w:rFonts w:ascii="Arial Unicode MS" w:hAnsi="Arial Unicode MS"/>
          <w:w w:val="105"/>
        </w:rPr>
        <w:t>{</w:t>
      </w:r>
      <w:r>
        <w:rPr>
          <w:w w:val="105"/>
        </w:rPr>
        <w:t>0</w:t>
      </w:r>
      <w:r>
        <w:rPr>
          <w:i/>
          <w:w w:val="105"/>
        </w:rPr>
        <w:t>.</w:t>
      </w:r>
      <w:r>
        <w:rPr>
          <w:w w:val="105"/>
        </w:rPr>
        <w:t>75</w:t>
      </w:r>
      <w:r>
        <w:rPr>
          <w:i/>
          <w:w w:val="105"/>
        </w:rPr>
        <w:t>,</w:t>
      </w:r>
      <w:r>
        <w:rPr>
          <w:i/>
          <w:spacing w:val="-23"/>
          <w:w w:val="105"/>
        </w:rPr>
        <w:t xml:space="preserve"> </w:t>
      </w:r>
      <w:r>
        <w:rPr>
          <w:w w:val="105"/>
        </w:rPr>
        <w:t>0</w:t>
      </w:r>
      <w:r>
        <w:rPr>
          <w:i/>
          <w:w w:val="105"/>
        </w:rPr>
        <w:t>.</w:t>
      </w:r>
      <w:r>
        <w:rPr>
          <w:w w:val="105"/>
        </w:rPr>
        <w:t>85</w:t>
      </w:r>
      <w:r>
        <w:rPr>
          <w:i/>
          <w:w w:val="105"/>
        </w:rPr>
        <w:t>,</w:t>
      </w:r>
      <w:r>
        <w:rPr>
          <w:i/>
          <w:spacing w:val="-23"/>
          <w:w w:val="105"/>
        </w:rPr>
        <w:t xml:space="preserve"> </w:t>
      </w:r>
      <w:r>
        <w:rPr>
          <w:w w:val="105"/>
        </w:rPr>
        <w:t>0</w:t>
      </w:r>
      <w:r>
        <w:rPr>
          <w:i/>
          <w:w w:val="105"/>
        </w:rPr>
        <w:t>.</w:t>
      </w:r>
      <w:r>
        <w:rPr>
          <w:w w:val="105"/>
        </w:rPr>
        <w:t>95</w:t>
      </w:r>
      <w:r>
        <w:rPr>
          <w:rFonts w:ascii="Arial Unicode MS" w:hAnsi="Arial Unicode MS"/>
          <w:w w:val="105"/>
        </w:rPr>
        <w:t xml:space="preserve">} </w:t>
      </w:r>
      <w:r>
        <w:rPr>
          <w:w w:val="105"/>
        </w:rPr>
        <w:t>on matched wallet cohort (</w:t>
      </w:r>
      <w:r>
        <w:rPr>
          <w:i/>
          <w:w w:val="105"/>
        </w:rPr>
        <w:t xml:space="preserve">n </w:t>
      </w:r>
      <w:r>
        <w:rPr>
          <w:w w:val="105"/>
        </w:rPr>
        <w:t>= 5521).</w:t>
      </w:r>
    </w:p>
    <w:p w14:paraId="00DC20F1" w14:textId="77777777" w:rsidR="00350CFB" w:rsidRDefault="00350CFB">
      <w:pPr>
        <w:pStyle w:val="a3"/>
        <w:spacing w:before="19"/>
        <w:rPr>
          <w:sz w:val="20"/>
        </w:rPr>
      </w:pPr>
    </w:p>
    <w:tbl>
      <w:tblPr>
        <w:tblW w:w="0" w:type="auto"/>
        <w:tblInd w:w="2327" w:type="dxa"/>
        <w:tblLayout w:type="fixed"/>
        <w:tblCellMar>
          <w:left w:w="0" w:type="dxa"/>
          <w:right w:w="0" w:type="dxa"/>
        </w:tblCellMar>
        <w:tblLook w:val="01E0" w:firstRow="1" w:lastRow="1" w:firstColumn="1" w:lastColumn="1" w:noHBand="0" w:noVBand="0"/>
      </w:tblPr>
      <w:tblGrid>
        <w:gridCol w:w="521"/>
        <w:gridCol w:w="745"/>
        <w:gridCol w:w="933"/>
        <w:gridCol w:w="648"/>
        <w:gridCol w:w="836"/>
        <w:gridCol w:w="702"/>
        <w:gridCol w:w="891"/>
      </w:tblGrid>
      <w:tr w:rsidR="00350CFB" w14:paraId="00DC20F9" w14:textId="77777777">
        <w:trPr>
          <w:trHeight w:val="381"/>
        </w:trPr>
        <w:tc>
          <w:tcPr>
            <w:tcW w:w="521" w:type="dxa"/>
            <w:tcBorders>
              <w:top w:val="single" w:sz="8" w:space="0" w:color="000000"/>
              <w:bottom w:val="single" w:sz="6" w:space="0" w:color="000000"/>
            </w:tcBorders>
          </w:tcPr>
          <w:p w14:paraId="00DC20F2" w14:textId="77777777" w:rsidR="00350CFB" w:rsidRDefault="00283FFF">
            <w:pPr>
              <w:pStyle w:val="TableParagraph"/>
              <w:spacing w:before="53"/>
              <w:ind w:right="67"/>
              <w:jc w:val="right"/>
              <w:rPr>
                <w:i/>
              </w:rPr>
            </w:pPr>
            <w:r>
              <w:rPr>
                <w:i/>
                <w:spacing w:val="-10"/>
                <w:w w:val="105"/>
              </w:rPr>
              <w:t>d</w:t>
            </w:r>
          </w:p>
        </w:tc>
        <w:tc>
          <w:tcPr>
            <w:tcW w:w="745" w:type="dxa"/>
            <w:tcBorders>
              <w:top w:val="single" w:sz="8" w:space="0" w:color="000000"/>
              <w:bottom w:val="single" w:sz="6" w:space="0" w:color="000000"/>
            </w:tcBorders>
          </w:tcPr>
          <w:p w14:paraId="00DC20F3" w14:textId="77777777" w:rsidR="00350CFB" w:rsidRDefault="00283FFF">
            <w:pPr>
              <w:pStyle w:val="TableParagraph"/>
              <w:spacing w:before="53"/>
              <w:ind w:left="1"/>
            </w:pPr>
            <w:r>
              <w:t>ER</w:t>
            </w:r>
            <w:r>
              <w:rPr>
                <w:spacing w:val="-4"/>
              </w:rPr>
              <w:t xml:space="preserve"> all.</w:t>
            </w:r>
          </w:p>
        </w:tc>
        <w:tc>
          <w:tcPr>
            <w:tcW w:w="933" w:type="dxa"/>
            <w:tcBorders>
              <w:top w:val="single" w:sz="8" w:space="0" w:color="000000"/>
              <w:bottom w:val="single" w:sz="6" w:space="0" w:color="000000"/>
            </w:tcBorders>
          </w:tcPr>
          <w:p w14:paraId="00DC20F4" w14:textId="77777777" w:rsidR="00350CFB" w:rsidRDefault="00283FFF">
            <w:pPr>
              <w:pStyle w:val="TableParagraph"/>
              <w:spacing w:before="53"/>
              <w:ind w:left="2"/>
            </w:pPr>
            <w:r>
              <w:rPr>
                <w:spacing w:val="-7"/>
              </w:rPr>
              <w:t>AWP</w:t>
            </w:r>
            <w:r>
              <w:rPr>
                <w:spacing w:val="-4"/>
              </w:rPr>
              <w:t xml:space="preserve"> all.</w:t>
            </w:r>
          </w:p>
        </w:tc>
        <w:tc>
          <w:tcPr>
            <w:tcW w:w="648" w:type="dxa"/>
            <w:tcBorders>
              <w:top w:val="single" w:sz="8" w:space="0" w:color="000000"/>
              <w:bottom w:val="single" w:sz="6" w:space="0" w:color="000000"/>
            </w:tcBorders>
          </w:tcPr>
          <w:p w14:paraId="00DC20F5" w14:textId="77777777" w:rsidR="00350CFB" w:rsidRDefault="00283FFF">
            <w:pPr>
              <w:pStyle w:val="TableParagraph"/>
              <w:spacing w:before="53"/>
              <w:ind w:left="3"/>
            </w:pPr>
            <w:r>
              <w:t>ER</w:t>
            </w:r>
            <w:r>
              <w:rPr>
                <w:spacing w:val="-4"/>
              </w:rPr>
              <w:t xml:space="preserve"> </w:t>
            </w:r>
            <w:r>
              <w:rPr>
                <w:spacing w:val="-5"/>
              </w:rPr>
              <w:t>tr.</w:t>
            </w:r>
          </w:p>
        </w:tc>
        <w:tc>
          <w:tcPr>
            <w:tcW w:w="836" w:type="dxa"/>
            <w:tcBorders>
              <w:top w:val="single" w:sz="8" w:space="0" w:color="000000"/>
              <w:bottom w:val="single" w:sz="6" w:space="0" w:color="000000"/>
            </w:tcBorders>
          </w:tcPr>
          <w:p w14:paraId="00DC20F6" w14:textId="77777777" w:rsidR="00350CFB" w:rsidRDefault="00283FFF">
            <w:pPr>
              <w:pStyle w:val="TableParagraph"/>
              <w:spacing w:before="53"/>
              <w:ind w:left="5"/>
            </w:pPr>
            <w:r>
              <w:rPr>
                <w:spacing w:val="-7"/>
              </w:rPr>
              <w:t>AWP</w:t>
            </w:r>
            <w:r>
              <w:rPr>
                <w:spacing w:val="-4"/>
              </w:rPr>
              <w:t xml:space="preserve"> </w:t>
            </w:r>
            <w:r>
              <w:rPr>
                <w:spacing w:val="-5"/>
              </w:rPr>
              <w:t>tr.</w:t>
            </w:r>
          </w:p>
        </w:tc>
        <w:tc>
          <w:tcPr>
            <w:tcW w:w="702" w:type="dxa"/>
            <w:tcBorders>
              <w:top w:val="single" w:sz="8" w:space="0" w:color="000000"/>
              <w:bottom w:val="single" w:sz="6" w:space="0" w:color="000000"/>
            </w:tcBorders>
          </w:tcPr>
          <w:p w14:paraId="00DC20F7" w14:textId="77777777" w:rsidR="00350CFB" w:rsidRDefault="00283FFF">
            <w:pPr>
              <w:pStyle w:val="TableParagraph"/>
              <w:spacing w:before="53"/>
              <w:ind w:left="8" w:right="1"/>
            </w:pPr>
            <w:r>
              <w:t>ER</w:t>
            </w:r>
            <w:r>
              <w:rPr>
                <w:spacing w:val="-4"/>
              </w:rPr>
              <w:t xml:space="preserve"> </w:t>
            </w:r>
            <w:r>
              <w:rPr>
                <w:spacing w:val="-5"/>
              </w:rPr>
              <w:t>(s)</w:t>
            </w:r>
          </w:p>
        </w:tc>
        <w:tc>
          <w:tcPr>
            <w:tcW w:w="891" w:type="dxa"/>
            <w:tcBorders>
              <w:top w:val="single" w:sz="8" w:space="0" w:color="000000"/>
              <w:bottom w:val="single" w:sz="6" w:space="0" w:color="000000"/>
            </w:tcBorders>
          </w:tcPr>
          <w:p w14:paraId="00DC20F8" w14:textId="77777777" w:rsidR="00350CFB" w:rsidRDefault="00283FFF">
            <w:pPr>
              <w:pStyle w:val="TableParagraph"/>
              <w:spacing w:before="53"/>
              <w:ind w:left="9" w:right="1"/>
            </w:pPr>
            <w:r>
              <w:rPr>
                <w:spacing w:val="-7"/>
              </w:rPr>
              <w:t>AWP</w:t>
            </w:r>
            <w:r>
              <w:rPr>
                <w:spacing w:val="-4"/>
              </w:rPr>
              <w:t xml:space="preserve"> </w:t>
            </w:r>
            <w:r>
              <w:rPr>
                <w:spacing w:val="-5"/>
              </w:rPr>
              <w:t>(s)</w:t>
            </w:r>
          </w:p>
        </w:tc>
      </w:tr>
      <w:tr w:rsidR="00350CFB" w14:paraId="00DC2101" w14:textId="77777777">
        <w:trPr>
          <w:trHeight w:val="319"/>
        </w:trPr>
        <w:tc>
          <w:tcPr>
            <w:tcW w:w="521" w:type="dxa"/>
            <w:tcBorders>
              <w:top w:val="single" w:sz="6" w:space="0" w:color="000000"/>
            </w:tcBorders>
          </w:tcPr>
          <w:p w14:paraId="00DC20FA" w14:textId="77777777" w:rsidR="00350CFB" w:rsidRDefault="00283FFF">
            <w:pPr>
              <w:pStyle w:val="TableParagraph"/>
              <w:spacing w:before="52" w:line="247" w:lineRule="exact"/>
              <w:ind w:right="67"/>
              <w:jc w:val="right"/>
            </w:pPr>
            <w:r>
              <w:rPr>
                <w:spacing w:val="-4"/>
              </w:rPr>
              <w:t>0.75</w:t>
            </w:r>
          </w:p>
        </w:tc>
        <w:tc>
          <w:tcPr>
            <w:tcW w:w="745" w:type="dxa"/>
            <w:tcBorders>
              <w:top w:val="single" w:sz="6" w:space="0" w:color="000000"/>
            </w:tcBorders>
          </w:tcPr>
          <w:p w14:paraId="00DC20FB" w14:textId="77777777" w:rsidR="00350CFB" w:rsidRDefault="00283FFF">
            <w:pPr>
              <w:pStyle w:val="TableParagraph"/>
              <w:spacing w:before="52" w:line="247" w:lineRule="exact"/>
              <w:ind w:left="1" w:right="1"/>
            </w:pPr>
            <w:r>
              <w:rPr>
                <w:spacing w:val="-2"/>
              </w:rPr>
              <w:t>0.355</w:t>
            </w:r>
          </w:p>
        </w:tc>
        <w:tc>
          <w:tcPr>
            <w:tcW w:w="933" w:type="dxa"/>
            <w:tcBorders>
              <w:top w:val="single" w:sz="6" w:space="0" w:color="000000"/>
            </w:tcBorders>
          </w:tcPr>
          <w:p w14:paraId="00DC20FC" w14:textId="77777777" w:rsidR="00350CFB" w:rsidRDefault="00283FFF">
            <w:pPr>
              <w:pStyle w:val="TableParagraph"/>
              <w:spacing w:before="52" w:line="247" w:lineRule="exact"/>
              <w:ind w:left="2"/>
            </w:pPr>
            <w:r>
              <w:rPr>
                <w:spacing w:val="-2"/>
              </w:rPr>
              <w:t>-0.031</w:t>
            </w:r>
          </w:p>
        </w:tc>
        <w:tc>
          <w:tcPr>
            <w:tcW w:w="648" w:type="dxa"/>
            <w:tcBorders>
              <w:top w:val="single" w:sz="6" w:space="0" w:color="000000"/>
            </w:tcBorders>
          </w:tcPr>
          <w:p w14:paraId="00DC20FD" w14:textId="77777777" w:rsidR="00350CFB" w:rsidRDefault="00283FFF">
            <w:pPr>
              <w:pStyle w:val="TableParagraph"/>
              <w:spacing w:before="52" w:line="247" w:lineRule="exact"/>
              <w:ind w:left="3"/>
            </w:pPr>
            <w:r>
              <w:rPr>
                <w:spacing w:val="-2"/>
              </w:rPr>
              <w:t>0.333</w:t>
            </w:r>
          </w:p>
        </w:tc>
        <w:tc>
          <w:tcPr>
            <w:tcW w:w="836" w:type="dxa"/>
            <w:tcBorders>
              <w:top w:val="single" w:sz="6" w:space="0" w:color="000000"/>
            </w:tcBorders>
          </w:tcPr>
          <w:p w14:paraId="00DC20FE" w14:textId="77777777" w:rsidR="00350CFB" w:rsidRDefault="00283FFF">
            <w:pPr>
              <w:pStyle w:val="TableParagraph"/>
              <w:spacing w:before="52" w:line="247" w:lineRule="exact"/>
              <w:ind w:left="5"/>
            </w:pPr>
            <w:r>
              <w:rPr>
                <w:spacing w:val="-2"/>
              </w:rPr>
              <w:t>0.531</w:t>
            </w:r>
          </w:p>
        </w:tc>
        <w:tc>
          <w:tcPr>
            <w:tcW w:w="702" w:type="dxa"/>
            <w:tcBorders>
              <w:top w:val="single" w:sz="6" w:space="0" w:color="000000"/>
            </w:tcBorders>
          </w:tcPr>
          <w:p w14:paraId="00DC20FF" w14:textId="77777777" w:rsidR="00350CFB" w:rsidRDefault="00283FFF">
            <w:pPr>
              <w:pStyle w:val="TableParagraph"/>
              <w:spacing w:before="52" w:line="247" w:lineRule="exact"/>
              <w:ind w:left="8"/>
            </w:pPr>
            <w:r>
              <w:rPr>
                <w:spacing w:val="-2"/>
              </w:rPr>
              <w:t>3.436</w:t>
            </w:r>
          </w:p>
        </w:tc>
        <w:tc>
          <w:tcPr>
            <w:tcW w:w="891" w:type="dxa"/>
            <w:tcBorders>
              <w:top w:val="single" w:sz="6" w:space="0" w:color="000000"/>
            </w:tcBorders>
          </w:tcPr>
          <w:p w14:paraId="00DC2100" w14:textId="77777777" w:rsidR="00350CFB" w:rsidRDefault="00283FFF">
            <w:pPr>
              <w:pStyle w:val="TableParagraph"/>
              <w:spacing w:before="52" w:line="247" w:lineRule="exact"/>
              <w:ind w:left="9"/>
            </w:pPr>
            <w:r>
              <w:rPr>
                <w:spacing w:val="-2"/>
              </w:rPr>
              <w:t>21.797</w:t>
            </w:r>
          </w:p>
        </w:tc>
      </w:tr>
      <w:tr w:rsidR="00350CFB" w14:paraId="00DC2109" w14:textId="77777777">
        <w:trPr>
          <w:trHeight w:val="270"/>
        </w:trPr>
        <w:tc>
          <w:tcPr>
            <w:tcW w:w="521" w:type="dxa"/>
          </w:tcPr>
          <w:p w14:paraId="00DC2102" w14:textId="77777777" w:rsidR="00350CFB" w:rsidRDefault="00283FFF">
            <w:pPr>
              <w:pStyle w:val="TableParagraph"/>
              <w:spacing w:line="247" w:lineRule="exact"/>
              <w:ind w:right="67"/>
              <w:jc w:val="right"/>
            </w:pPr>
            <w:r>
              <w:rPr>
                <w:spacing w:val="-4"/>
              </w:rPr>
              <w:t>0.85</w:t>
            </w:r>
          </w:p>
        </w:tc>
        <w:tc>
          <w:tcPr>
            <w:tcW w:w="745" w:type="dxa"/>
          </w:tcPr>
          <w:p w14:paraId="00DC2103" w14:textId="77777777" w:rsidR="00350CFB" w:rsidRDefault="00283FFF">
            <w:pPr>
              <w:pStyle w:val="TableParagraph"/>
              <w:spacing w:line="247" w:lineRule="exact"/>
              <w:ind w:left="1" w:right="1"/>
            </w:pPr>
            <w:r>
              <w:rPr>
                <w:spacing w:val="-2"/>
              </w:rPr>
              <w:t>0.355</w:t>
            </w:r>
          </w:p>
        </w:tc>
        <w:tc>
          <w:tcPr>
            <w:tcW w:w="933" w:type="dxa"/>
          </w:tcPr>
          <w:p w14:paraId="00DC2104" w14:textId="77777777" w:rsidR="00350CFB" w:rsidRDefault="00283FFF">
            <w:pPr>
              <w:pStyle w:val="TableParagraph"/>
              <w:spacing w:line="247" w:lineRule="exact"/>
              <w:ind w:left="2"/>
            </w:pPr>
            <w:r>
              <w:rPr>
                <w:spacing w:val="-2"/>
              </w:rPr>
              <w:t>-0.030</w:t>
            </w:r>
          </w:p>
        </w:tc>
        <w:tc>
          <w:tcPr>
            <w:tcW w:w="648" w:type="dxa"/>
          </w:tcPr>
          <w:p w14:paraId="00DC2105" w14:textId="77777777" w:rsidR="00350CFB" w:rsidRDefault="00283FFF">
            <w:pPr>
              <w:pStyle w:val="TableParagraph"/>
              <w:spacing w:line="247" w:lineRule="exact"/>
              <w:ind w:left="3"/>
            </w:pPr>
            <w:r>
              <w:rPr>
                <w:spacing w:val="-2"/>
              </w:rPr>
              <w:t>0.333</w:t>
            </w:r>
          </w:p>
        </w:tc>
        <w:tc>
          <w:tcPr>
            <w:tcW w:w="836" w:type="dxa"/>
          </w:tcPr>
          <w:p w14:paraId="00DC2106" w14:textId="77777777" w:rsidR="00350CFB" w:rsidRDefault="00283FFF">
            <w:pPr>
              <w:pStyle w:val="TableParagraph"/>
              <w:spacing w:line="247" w:lineRule="exact"/>
              <w:ind w:left="5"/>
            </w:pPr>
            <w:r>
              <w:rPr>
                <w:spacing w:val="-2"/>
              </w:rPr>
              <w:t>0.534</w:t>
            </w:r>
          </w:p>
        </w:tc>
        <w:tc>
          <w:tcPr>
            <w:tcW w:w="702" w:type="dxa"/>
          </w:tcPr>
          <w:p w14:paraId="00DC2107" w14:textId="77777777" w:rsidR="00350CFB" w:rsidRDefault="00283FFF">
            <w:pPr>
              <w:pStyle w:val="TableParagraph"/>
              <w:spacing w:line="247" w:lineRule="exact"/>
              <w:ind w:left="8"/>
            </w:pPr>
            <w:r>
              <w:rPr>
                <w:spacing w:val="-2"/>
              </w:rPr>
              <w:t>2.913</w:t>
            </w:r>
          </w:p>
        </w:tc>
        <w:tc>
          <w:tcPr>
            <w:tcW w:w="891" w:type="dxa"/>
          </w:tcPr>
          <w:p w14:paraId="00DC2108" w14:textId="77777777" w:rsidR="00350CFB" w:rsidRDefault="00283FFF">
            <w:pPr>
              <w:pStyle w:val="TableParagraph"/>
              <w:spacing w:line="247" w:lineRule="exact"/>
              <w:ind w:left="9"/>
            </w:pPr>
            <w:r>
              <w:rPr>
                <w:spacing w:val="-2"/>
              </w:rPr>
              <w:t>21.383</w:t>
            </w:r>
          </w:p>
        </w:tc>
      </w:tr>
      <w:tr w:rsidR="00350CFB" w14:paraId="00DC2111" w14:textId="77777777">
        <w:trPr>
          <w:trHeight w:val="332"/>
        </w:trPr>
        <w:tc>
          <w:tcPr>
            <w:tcW w:w="521" w:type="dxa"/>
            <w:tcBorders>
              <w:bottom w:val="single" w:sz="8" w:space="0" w:color="000000"/>
            </w:tcBorders>
          </w:tcPr>
          <w:p w14:paraId="00DC210A" w14:textId="77777777" w:rsidR="00350CFB" w:rsidRDefault="00283FFF">
            <w:pPr>
              <w:pStyle w:val="TableParagraph"/>
              <w:ind w:right="67"/>
              <w:jc w:val="right"/>
            </w:pPr>
            <w:r>
              <w:rPr>
                <w:spacing w:val="-4"/>
              </w:rPr>
              <w:t>0.95</w:t>
            </w:r>
          </w:p>
        </w:tc>
        <w:tc>
          <w:tcPr>
            <w:tcW w:w="745" w:type="dxa"/>
            <w:tcBorders>
              <w:bottom w:val="single" w:sz="8" w:space="0" w:color="000000"/>
            </w:tcBorders>
          </w:tcPr>
          <w:p w14:paraId="00DC210B" w14:textId="77777777" w:rsidR="00350CFB" w:rsidRDefault="00283FFF">
            <w:pPr>
              <w:pStyle w:val="TableParagraph"/>
              <w:ind w:left="1" w:right="1"/>
            </w:pPr>
            <w:r>
              <w:rPr>
                <w:spacing w:val="-2"/>
              </w:rPr>
              <w:t>0.355</w:t>
            </w:r>
          </w:p>
        </w:tc>
        <w:tc>
          <w:tcPr>
            <w:tcW w:w="933" w:type="dxa"/>
            <w:tcBorders>
              <w:bottom w:val="single" w:sz="8" w:space="0" w:color="000000"/>
            </w:tcBorders>
          </w:tcPr>
          <w:p w14:paraId="00DC210C" w14:textId="77777777" w:rsidR="00350CFB" w:rsidRDefault="00283FFF">
            <w:pPr>
              <w:pStyle w:val="TableParagraph"/>
              <w:ind w:left="2"/>
            </w:pPr>
            <w:r>
              <w:rPr>
                <w:spacing w:val="-2"/>
              </w:rPr>
              <w:t>-0.030</w:t>
            </w:r>
          </w:p>
        </w:tc>
        <w:tc>
          <w:tcPr>
            <w:tcW w:w="648" w:type="dxa"/>
            <w:tcBorders>
              <w:bottom w:val="single" w:sz="8" w:space="0" w:color="000000"/>
            </w:tcBorders>
          </w:tcPr>
          <w:p w14:paraId="00DC210D" w14:textId="77777777" w:rsidR="00350CFB" w:rsidRDefault="00283FFF">
            <w:pPr>
              <w:pStyle w:val="TableParagraph"/>
              <w:ind w:left="3"/>
            </w:pPr>
            <w:r>
              <w:rPr>
                <w:spacing w:val="-2"/>
              </w:rPr>
              <w:t>0.333</w:t>
            </w:r>
          </w:p>
        </w:tc>
        <w:tc>
          <w:tcPr>
            <w:tcW w:w="836" w:type="dxa"/>
            <w:tcBorders>
              <w:bottom w:val="single" w:sz="8" w:space="0" w:color="000000"/>
            </w:tcBorders>
          </w:tcPr>
          <w:p w14:paraId="00DC210E" w14:textId="77777777" w:rsidR="00350CFB" w:rsidRDefault="00283FFF">
            <w:pPr>
              <w:pStyle w:val="TableParagraph"/>
              <w:ind w:left="5"/>
            </w:pPr>
            <w:r>
              <w:rPr>
                <w:spacing w:val="-2"/>
              </w:rPr>
              <w:t>0.536</w:t>
            </w:r>
          </w:p>
        </w:tc>
        <w:tc>
          <w:tcPr>
            <w:tcW w:w="702" w:type="dxa"/>
            <w:tcBorders>
              <w:bottom w:val="single" w:sz="8" w:space="0" w:color="000000"/>
            </w:tcBorders>
          </w:tcPr>
          <w:p w14:paraId="00DC210F" w14:textId="77777777" w:rsidR="00350CFB" w:rsidRDefault="00283FFF">
            <w:pPr>
              <w:pStyle w:val="TableParagraph"/>
              <w:ind w:left="8"/>
            </w:pPr>
            <w:r>
              <w:rPr>
                <w:spacing w:val="-2"/>
              </w:rPr>
              <w:t>2.320</w:t>
            </w:r>
          </w:p>
        </w:tc>
        <w:tc>
          <w:tcPr>
            <w:tcW w:w="891" w:type="dxa"/>
            <w:tcBorders>
              <w:bottom w:val="single" w:sz="8" w:space="0" w:color="000000"/>
            </w:tcBorders>
          </w:tcPr>
          <w:p w14:paraId="00DC2110" w14:textId="77777777" w:rsidR="00350CFB" w:rsidRDefault="00283FFF">
            <w:pPr>
              <w:pStyle w:val="TableParagraph"/>
              <w:ind w:left="9"/>
            </w:pPr>
            <w:r>
              <w:rPr>
                <w:spacing w:val="-2"/>
              </w:rPr>
              <w:t>21.077</w:t>
            </w:r>
          </w:p>
        </w:tc>
      </w:tr>
    </w:tbl>
    <w:p w14:paraId="00DC2112" w14:textId="77777777" w:rsidR="00350CFB" w:rsidRDefault="00350CFB">
      <w:pPr>
        <w:pStyle w:val="a3"/>
        <w:spacing w:before="27"/>
      </w:pPr>
    </w:p>
    <w:p w14:paraId="00DC2113" w14:textId="77777777" w:rsidR="00350CFB" w:rsidRDefault="00283FFF">
      <w:pPr>
        <w:pStyle w:val="a3"/>
        <w:spacing w:line="456" w:lineRule="exact"/>
        <w:ind w:left="274" w:right="522" w:firstLine="7"/>
        <w:jc w:val="both"/>
      </w:pPr>
      <w:r>
        <w:t xml:space="preserve">EndorseRank allowance mean </w:t>
      </w:r>
      <w:r>
        <w:rPr>
          <w:i/>
        </w:rPr>
        <w:t>τ</w:t>
      </w:r>
      <w:r>
        <w:rPr>
          <w:i/>
          <w:spacing w:val="28"/>
        </w:rPr>
        <w:t xml:space="preserve"> </w:t>
      </w:r>
      <w:r>
        <w:t>is stable at approximately 0</w:t>
      </w:r>
      <w:r>
        <w:rPr>
          <w:i/>
        </w:rPr>
        <w:t>.</w:t>
      </w:r>
      <w:r>
        <w:t xml:space="preserve">355 across all three damping values. </w:t>
      </w:r>
      <w:r>
        <w:rPr>
          <w:w w:val="105"/>
        </w:rPr>
        <w:t>Transfer-family</w:t>
      </w:r>
      <w:r>
        <w:rPr>
          <w:spacing w:val="-16"/>
          <w:w w:val="105"/>
        </w:rPr>
        <w:t xml:space="preserve"> </w:t>
      </w:r>
      <w:r>
        <w:rPr>
          <w:i/>
          <w:w w:val="105"/>
        </w:rPr>
        <w:t>τ</w:t>
      </w:r>
      <w:r>
        <w:rPr>
          <w:i/>
          <w:spacing w:val="-16"/>
          <w:w w:val="105"/>
        </w:rPr>
        <w:t xml:space="preserve"> </w:t>
      </w:r>
      <w:r>
        <w:rPr>
          <w:w w:val="105"/>
        </w:rPr>
        <w:t>for</w:t>
      </w:r>
      <w:r>
        <w:rPr>
          <w:spacing w:val="-16"/>
          <w:w w:val="105"/>
        </w:rPr>
        <w:t xml:space="preserve"> </w:t>
      </w:r>
      <w:r>
        <w:rPr>
          <w:w w:val="105"/>
        </w:rPr>
        <w:t>EndorseRank</w:t>
      </w:r>
      <w:r>
        <w:rPr>
          <w:spacing w:val="-15"/>
          <w:w w:val="105"/>
        </w:rPr>
        <w:t xml:space="preserve"> </w:t>
      </w:r>
      <w:r>
        <w:rPr>
          <w:w w:val="105"/>
        </w:rPr>
        <w:t>is</w:t>
      </w:r>
      <w:r>
        <w:rPr>
          <w:spacing w:val="-16"/>
          <w:w w:val="105"/>
        </w:rPr>
        <w:t xml:space="preserve"> </w:t>
      </w:r>
      <w:r>
        <w:rPr>
          <w:w w:val="105"/>
        </w:rPr>
        <w:t>likewise</w:t>
      </w:r>
      <w:r>
        <w:rPr>
          <w:spacing w:val="-16"/>
          <w:w w:val="105"/>
        </w:rPr>
        <w:t xml:space="preserve"> </w:t>
      </w:r>
      <w:r>
        <w:rPr>
          <w:w w:val="105"/>
        </w:rPr>
        <w:t>unchanged</w:t>
      </w:r>
      <w:r>
        <w:rPr>
          <w:spacing w:val="-16"/>
          <w:w w:val="105"/>
        </w:rPr>
        <w:t xml:space="preserve"> </w:t>
      </w:r>
      <w:r>
        <w:rPr>
          <w:w w:val="105"/>
        </w:rPr>
        <w:t>at</w:t>
      </w:r>
      <w:r>
        <w:rPr>
          <w:spacing w:val="-15"/>
          <w:w w:val="105"/>
        </w:rPr>
        <w:t xml:space="preserve"> </w:t>
      </w:r>
      <w:r>
        <w:rPr>
          <w:w w:val="105"/>
        </w:rPr>
        <w:t>0</w:t>
      </w:r>
      <w:r>
        <w:rPr>
          <w:i/>
          <w:w w:val="105"/>
        </w:rPr>
        <w:t>.</w:t>
      </w:r>
      <w:r>
        <w:rPr>
          <w:w w:val="105"/>
        </w:rPr>
        <w:t>333.</w:t>
      </w:r>
      <w:r>
        <w:rPr>
          <w:spacing w:val="11"/>
          <w:w w:val="105"/>
        </w:rPr>
        <w:t xml:space="preserve"> </w:t>
      </w:r>
      <w:r>
        <w:rPr>
          <w:w w:val="105"/>
        </w:rPr>
        <w:t>AWP</w:t>
      </w:r>
      <w:r>
        <w:rPr>
          <w:spacing w:val="-16"/>
          <w:w w:val="105"/>
        </w:rPr>
        <w:t xml:space="preserve"> </w:t>
      </w:r>
      <w:r>
        <w:rPr>
          <w:w w:val="105"/>
        </w:rPr>
        <w:t>transfer</w:t>
      </w:r>
      <w:r>
        <w:rPr>
          <w:spacing w:val="-16"/>
          <w:w w:val="105"/>
        </w:rPr>
        <w:t xml:space="preserve"> </w:t>
      </w:r>
      <w:r>
        <w:rPr>
          <w:i/>
          <w:w w:val="105"/>
        </w:rPr>
        <w:t>τ</w:t>
      </w:r>
      <w:r>
        <w:rPr>
          <w:i/>
          <w:spacing w:val="-1"/>
          <w:w w:val="105"/>
        </w:rPr>
        <w:t xml:space="preserve"> </w:t>
      </w:r>
      <w:r>
        <w:rPr>
          <w:w w:val="105"/>
        </w:rPr>
        <w:t>varies</w:t>
      </w:r>
      <w:r>
        <w:rPr>
          <w:spacing w:val="-16"/>
          <w:w w:val="105"/>
        </w:rPr>
        <w:t xml:space="preserve"> </w:t>
      </w:r>
      <w:r>
        <w:rPr>
          <w:w w:val="105"/>
        </w:rPr>
        <w:t xml:space="preserve">only </w:t>
      </w:r>
      <w:r>
        <w:t>from</w:t>
      </w:r>
      <w:r>
        <w:rPr>
          <w:spacing w:val="-15"/>
        </w:rPr>
        <w:t xml:space="preserve"> </w:t>
      </w:r>
      <w:r>
        <w:t>0</w:t>
      </w:r>
      <w:r>
        <w:rPr>
          <w:i/>
        </w:rPr>
        <w:t>.</w:t>
      </w:r>
      <w:r>
        <w:t>531</w:t>
      </w:r>
      <w:r>
        <w:rPr>
          <w:spacing w:val="-15"/>
        </w:rPr>
        <w:t xml:space="preserve"> </w:t>
      </w:r>
      <w:r>
        <w:t>to</w:t>
      </w:r>
      <w:r>
        <w:rPr>
          <w:spacing w:val="-15"/>
        </w:rPr>
        <w:t xml:space="preserve"> </w:t>
      </w:r>
      <w:r>
        <w:t>0</w:t>
      </w:r>
      <w:r>
        <w:rPr>
          <w:i/>
        </w:rPr>
        <w:t>.</w:t>
      </w:r>
      <w:r>
        <w:t>536</w:t>
      </w:r>
      <w:r>
        <w:rPr>
          <w:spacing w:val="-15"/>
        </w:rPr>
        <w:t xml:space="preserve"> </w:t>
      </w:r>
      <w:r>
        <w:t>(at</w:t>
      </w:r>
      <w:r>
        <w:rPr>
          <w:spacing w:val="-15"/>
        </w:rPr>
        <w:t xml:space="preserve"> </w:t>
      </w:r>
      <w:r>
        <w:t>most</w:t>
      </w:r>
      <w:r>
        <w:rPr>
          <w:spacing w:val="-15"/>
        </w:rPr>
        <w:t xml:space="preserve"> </w:t>
      </w:r>
      <w:r>
        <w:rPr>
          <w:rFonts w:ascii="Arial Unicode MS" w:hAnsi="Arial Unicode MS"/>
        </w:rPr>
        <w:t>≈</w:t>
      </w:r>
      <w:r>
        <w:rPr>
          <w:rFonts w:ascii="Arial Unicode MS" w:hAnsi="Arial Unicode MS"/>
          <w:spacing w:val="-8"/>
        </w:rPr>
        <w:t xml:space="preserve"> </w:t>
      </w:r>
      <w:r>
        <w:t>0</w:t>
      </w:r>
      <w:r>
        <w:rPr>
          <w:i/>
        </w:rPr>
        <w:t>.</w:t>
      </w:r>
      <w:r>
        <w:t>005),</w:t>
      </w:r>
      <w:r>
        <w:rPr>
          <w:spacing w:val="-12"/>
        </w:rPr>
        <w:t xml:space="preserve"> </w:t>
      </w:r>
      <w:r>
        <w:t>and</w:t>
      </w:r>
      <w:r>
        <w:rPr>
          <w:spacing w:val="-15"/>
        </w:rPr>
        <w:t xml:space="preserve"> </w:t>
      </w:r>
      <w:r>
        <w:t>AWP</w:t>
      </w:r>
      <w:r>
        <w:rPr>
          <w:spacing w:val="-15"/>
        </w:rPr>
        <w:t xml:space="preserve"> </w:t>
      </w:r>
      <w:r>
        <w:t>allowance</w:t>
      </w:r>
      <w:r>
        <w:rPr>
          <w:spacing w:val="-15"/>
        </w:rPr>
        <w:t xml:space="preserve"> </w:t>
      </w:r>
      <w:r>
        <w:rPr>
          <w:i/>
        </w:rPr>
        <w:t>τ</w:t>
      </w:r>
      <w:r>
        <w:rPr>
          <w:i/>
          <w:spacing w:val="12"/>
        </w:rPr>
        <w:t xml:space="preserve"> </w:t>
      </w:r>
      <w:r>
        <w:t>remains</w:t>
      </w:r>
      <w:r>
        <w:rPr>
          <w:spacing w:val="-15"/>
        </w:rPr>
        <w:t xml:space="preserve"> </w:t>
      </w:r>
      <w:r>
        <w:t>near</w:t>
      </w:r>
      <w:r>
        <w:rPr>
          <w:spacing w:val="-15"/>
        </w:rPr>
        <w:t xml:space="preserve"> </w:t>
      </w:r>
      <w:r>
        <w:t>zero</w:t>
      </w:r>
      <w:r>
        <w:rPr>
          <w:spacing w:val="-15"/>
        </w:rPr>
        <w:t xml:space="preserve"> </w:t>
      </w:r>
      <w:r>
        <w:t>(</w:t>
      </w:r>
      <w:r>
        <w:rPr>
          <w:rFonts w:ascii="Arial Unicode MS" w:hAnsi="Arial Unicode MS"/>
        </w:rPr>
        <w:t>−</w:t>
      </w:r>
      <w:r>
        <w:t>0</w:t>
      </w:r>
      <w:r>
        <w:rPr>
          <w:i/>
        </w:rPr>
        <w:t>.</w:t>
      </w:r>
      <w:r>
        <w:t>031</w:t>
      </w:r>
      <w:r>
        <w:rPr>
          <w:spacing w:val="-15"/>
        </w:rPr>
        <w:t xml:space="preserve"> </w:t>
      </w:r>
      <w:r>
        <w:t>to</w:t>
      </w:r>
      <w:r>
        <w:rPr>
          <w:spacing w:val="-15"/>
        </w:rPr>
        <w:t xml:space="preserve"> </w:t>
      </w:r>
      <w:r>
        <w:rPr>
          <w:rFonts w:ascii="Arial Unicode MS" w:hAnsi="Arial Unicode MS"/>
        </w:rPr>
        <w:t>−</w:t>
      </w:r>
      <w:r>
        <w:t>0</w:t>
      </w:r>
      <w:r>
        <w:rPr>
          <w:i/>
        </w:rPr>
        <w:t>.</w:t>
      </w:r>
      <w:r>
        <w:t>030). The</w:t>
      </w:r>
      <w:r>
        <w:rPr>
          <w:spacing w:val="-5"/>
        </w:rPr>
        <w:t xml:space="preserve"> </w:t>
      </w:r>
      <w:r>
        <w:t>construct-specific</w:t>
      </w:r>
      <w:r>
        <w:rPr>
          <w:spacing w:val="-5"/>
        </w:rPr>
        <w:t xml:space="preserve"> </w:t>
      </w:r>
      <w:r>
        <w:t>pattern—EndorseRank</w:t>
      </w:r>
      <w:r>
        <w:rPr>
          <w:spacing w:val="-5"/>
        </w:rPr>
        <w:t xml:space="preserve"> </w:t>
      </w:r>
      <w:r>
        <w:t>leading</w:t>
      </w:r>
      <w:r>
        <w:rPr>
          <w:spacing w:val="-5"/>
        </w:rPr>
        <w:t xml:space="preserve"> </w:t>
      </w:r>
      <w:r>
        <w:t>on</w:t>
      </w:r>
      <w:r>
        <w:rPr>
          <w:spacing w:val="-5"/>
        </w:rPr>
        <w:t xml:space="preserve"> </w:t>
      </w:r>
      <w:r>
        <w:t>allowance,</w:t>
      </w:r>
      <w:r>
        <w:rPr>
          <w:spacing w:val="-5"/>
        </w:rPr>
        <w:t xml:space="preserve"> </w:t>
      </w:r>
      <w:r>
        <w:t>AWP</w:t>
      </w:r>
      <w:r>
        <w:rPr>
          <w:spacing w:val="-5"/>
        </w:rPr>
        <w:t xml:space="preserve"> </w:t>
      </w:r>
      <w:r>
        <w:t>leading</w:t>
      </w:r>
      <w:r>
        <w:rPr>
          <w:spacing w:val="-5"/>
        </w:rPr>
        <w:t xml:space="preserve"> </w:t>
      </w:r>
      <w:r>
        <w:t>on</w:t>
      </w:r>
      <w:r>
        <w:rPr>
          <w:spacing w:val="-5"/>
        </w:rPr>
        <w:t xml:space="preserve"> </w:t>
      </w:r>
      <w:r>
        <w:t xml:space="preserve">transfer—is </w:t>
      </w:r>
      <w:r>
        <w:rPr>
          <w:w w:val="105"/>
        </w:rPr>
        <w:t>therefore</w:t>
      </w:r>
      <w:r>
        <w:rPr>
          <w:spacing w:val="-12"/>
          <w:w w:val="105"/>
        </w:rPr>
        <w:t xml:space="preserve"> </w:t>
      </w:r>
      <w:r>
        <w:rPr>
          <w:w w:val="105"/>
        </w:rPr>
        <w:t>not</w:t>
      </w:r>
      <w:r>
        <w:rPr>
          <w:spacing w:val="-12"/>
          <w:w w:val="105"/>
        </w:rPr>
        <w:t xml:space="preserve"> </w:t>
      </w:r>
      <w:r>
        <w:rPr>
          <w:w w:val="105"/>
        </w:rPr>
        <w:t>an</w:t>
      </w:r>
      <w:r>
        <w:rPr>
          <w:spacing w:val="-12"/>
          <w:w w:val="105"/>
        </w:rPr>
        <w:t xml:space="preserve"> </w:t>
      </w:r>
      <w:r>
        <w:rPr>
          <w:w w:val="105"/>
        </w:rPr>
        <w:t>artifact</w:t>
      </w:r>
      <w:r>
        <w:rPr>
          <w:spacing w:val="-12"/>
          <w:w w:val="105"/>
        </w:rPr>
        <w:t xml:space="preserve"> </w:t>
      </w:r>
      <w:r>
        <w:rPr>
          <w:w w:val="105"/>
        </w:rPr>
        <w:t>of</w:t>
      </w:r>
      <w:r>
        <w:rPr>
          <w:spacing w:val="-12"/>
          <w:w w:val="105"/>
        </w:rPr>
        <w:t xml:space="preserve"> </w:t>
      </w:r>
      <w:r>
        <w:rPr>
          <w:w w:val="105"/>
        </w:rPr>
        <w:t>the</w:t>
      </w:r>
      <w:r>
        <w:rPr>
          <w:spacing w:val="-12"/>
          <w:w w:val="105"/>
        </w:rPr>
        <w:t xml:space="preserve"> </w:t>
      </w:r>
      <w:r>
        <w:rPr>
          <w:w w:val="105"/>
        </w:rPr>
        <w:t>conventional</w:t>
      </w:r>
      <w:r>
        <w:rPr>
          <w:spacing w:val="-12"/>
          <w:w w:val="105"/>
        </w:rPr>
        <w:t xml:space="preserve"> </w:t>
      </w:r>
      <w:r>
        <w:rPr>
          <w:i/>
          <w:w w:val="105"/>
        </w:rPr>
        <w:t>d</w:t>
      </w:r>
      <w:r>
        <w:rPr>
          <w:i/>
          <w:spacing w:val="-5"/>
          <w:w w:val="105"/>
        </w:rPr>
        <w:t xml:space="preserve"> </w:t>
      </w:r>
      <w:r>
        <w:rPr>
          <w:w w:val="105"/>
        </w:rPr>
        <w:t>=</w:t>
      </w:r>
      <w:r>
        <w:rPr>
          <w:spacing w:val="-5"/>
          <w:w w:val="105"/>
        </w:rPr>
        <w:t xml:space="preserve"> </w:t>
      </w:r>
      <w:r>
        <w:rPr>
          <w:w w:val="105"/>
        </w:rPr>
        <w:t>0</w:t>
      </w:r>
      <w:r>
        <w:rPr>
          <w:i/>
          <w:w w:val="105"/>
        </w:rPr>
        <w:t>.</w:t>
      </w:r>
      <w:r>
        <w:rPr>
          <w:w w:val="105"/>
        </w:rPr>
        <w:t>85</w:t>
      </w:r>
      <w:r>
        <w:rPr>
          <w:spacing w:val="-11"/>
          <w:w w:val="105"/>
        </w:rPr>
        <w:t xml:space="preserve"> </w:t>
      </w:r>
      <w:r>
        <w:rPr>
          <w:w w:val="105"/>
        </w:rPr>
        <w:t>setting.</w:t>
      </w:r>
    </w:p>
    <w:p w14:paraId="00DC2114" w14:textId="77777777" w:rsidR="00350CFB" w:rsidRDefault="00350CFB">
      <w:pPr>
        <w:pStyle w:val="a3"/>
        <w:spacing w:line="456" w:lineRule="exact"/>
        <w:jc w:val="both"/>
        <w:sectPr w:rsidR="00350CFB">
          <w:pgSz w:w="11910" w:h="16840"/>
          <w:pgMar w:top="1840" w:right="708" w:bottom="2300" w:left="992" w:header="0" w:footer="2115" w:gutter="0"/>
          <w:cols w:space="720"/>
        </w:sectPr>
      </w:pPr>
    </w:p>
    <w:p w14:paraId="00DC2115" w14:textId="77777777" w:rsidR="00350CFB" w:rsidRDefault="00283FFF">
      <w:pPr>
        <w:pStyle w:val="a3"/>
        <w:spacing w:before="72" w:line="396" w:lineRule="auto"/>
        <w:ind w:left="282" w:right="560"/>
        <w:jc w:val="both"/>
      </w:pPr>
      <w:r>
        <w:t xml:space="preserve">Figure </w:t>
      </w:r>
      <w:hyperlink w:anchor="_bookmark97" w:history="1">
        <w:r>
          <w:t>4.5</w:t>
        </w:r>
      </w:hyperlink>
      <w:r>
        <w:t xml:space="preserve"> plots these relationships.</w:t>
      </w:r>
      <w:r>
        <w:rPr>
          <w:spacing w:val="32"/>
        </w:rPr>
        <w:t xml:space="preserve"> </w:t>
      </w:r>
      <w:r>
        <w:t>Flat allowance and transfer curves for EndorseRank indicate that the endorsement operator’s ranking is insensitive to moderate changes in the teleportation probability.</w:t>
      </w:r>
      <w:r>
        <w:rPr>
          <w:spacing w:val="40"/>
        </w:rPr>
        <w:t xml:space="preserve"> </w:t>
      </w:r>
      <w:r>
        <w:t xml:space="preserve">Runtime decreases slightly as </w:t>
      </w:r>
      <w:r>
        <w:rPr>
          <w:i/>
        </w:rPr>
        <w:t xml:space="preserve">d </w:t>
      </w:r>
      <w:r>
        <w:t>increases for both methods, consistent with faster mixing when less mass is retained on the graph operator, but the relative speedup remains large throughout the sweep.</w:t>
      </w:r>
    </w:p>
    <w:p w14:paraId="00DC2116" w14:textId="77777777" w:rsidR="00350CFB" w:rsidRDefault="00350CFB">
      <w:pPr>
        <w:pStyle w:val="a3"/>
        <w:rPr>
          <w:sz w:val="23"/>
        </w:rPr>
      </w:pPr>
    </w:p>
    <w:p w14:paraId="00DC2117" w14:textId="77777777" w:rsidR="00350CFB" w:rsidRDefault="00350CFB">
      <w:pPr>
        <w:pStyle w:val="a3"/>
        <w:spacing w:before="73"/>
        <w:rPr>
          <w:sz w:val="23"/>
        </w:rPr>
      </w:pPr>
    </w:p>
    <w:p w14:paraId="00DC2118" w14:textId="77777777" w:rsidR="00350CFB" w:rsidRDefault="00283FFF">
      <w:pPr>
        <w:spacing w:before="1"/>
        <w:ind w:left="1284"/>
        <w:rPr>
          <w:rFonts w:ascii="Arial"/>
          <w:sz w:val="26"/>
        </w:rPr>
      </w:pPr>
      <w:r>
        <w:rPr>
          <w:rFonts w:ascii="Arial"/>
          <w:noProof/>
          <w:sz w:val="26"/>
        </w:rPr>
        <mc:AlternateContent>
          <mc:Choice Requires="wpg">
            <w:drawing>
              <wp:anchor distT="0" distB="0" distL="0" distR="0" simplePos="0" relativeHeight="15774720" behindDoc="0" locked="0" layoutInCell="1" allowOverlap="1" wp14:anchorId="00DC2794" wp14:editId="00DC2795">
                <wp:simplePos x="0" y="0"/>
                <wp:positionH relativeFrom="page">
                  <wp:posOffset>1733988</wp:posOffset>
                </wp:positionH>
                <wp:positionV relativeFrom="paragraph">
                  <wp:posOffset>-215032</wp:posOffset>
                </wp:positionV>
                <wp:extent cx="4618990" cy="3024505"/>
                <wp:effectExtent l="0" t="0" r="0" b="0"/>
                <wp:wrapNone/>
                <wp:docPr id="591" name="Group 5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18990" cy="3024505"/>
                          <a:chOff x="0" y="0"/>
                          <a:chExt cx="4618990" cy="3024505"/>
                        </a:xfrm>
                      </wpg:grpSpPr>
                      <wps:wsp>
                        <wps:cNvPr id="592" name="Graphic 592"/>
                        <wps:cNvSpPr/>
                        <wps:spPr>
                          <a:xfrm>
                            <a:off x="259333" y="5944"/>
                            <a:ext cx="1270" cy="2966720"/>
                          </a:xfrm>
                          <a:custGeom>
                            <a:avLst/>
                            <a:gdLst/>
                            <a:ahLst/>
                            <a:cxnLst/>
                            <a:rect l="l" t="t" r="r" b="b"/>
                            <a:pathLst>
                              <a:path h="2966720">
                                <a:moveTo>
                                  <a:pt x="0" y="0"/>
                                </a:moveTo>
                                <a:lnTo>
                                  <a:pt x="0" y="117369"/>
                                </a:lnTo>
                              </a:path>
                              <a:path h="2966720">
                                <a:moveTo>
                                  <a:pt x="0" y="206539"/>
                                </a:moveTo>
                                <a:lnTo>
                                  <a:pt x="0" y="2786717"/>
                                </a:lnTo>
                              </a:path>
                              <a:path h="2966720">
                                <a:moveTo>
                                  <a:pt x="0" y="2875886"/>
                                </a:moveTo>
                                <a:lnTo>
                                  <a:pt x="0" y="2966125"/>
                                </a:lnTo>
                              </a:path>
                            </a:pathLst>
                          </a:custGeom>
                          <a:ln w="11889">
                            <a:solidFill>
                              <a:srgbClr val="AFAFAF"/>
                            </a:solidFill>
                            <a:prstDash val="solid"/>
                          </a:ln>
                        </wps:spPr>
                        <wps:bodyPr wrap="square" lIns="0" tIns="0" rIns="0" bIns="0" rtlCol="0">
                          <a:prstTxWarp prst="textNoShape">
                            <a:avLst/>
                          </a:prstTxWarp>
                          <a:noAutofit/>
                        </wps:bodyPr>
                      </wps:wsp>
                      <wps:wsp>
                        <wps:cNvPr id="593" name="Graphic 593"/>
                        <wps:cNvSpPr/>
                        <wps:spPr>
                          <a:xfrm>
                            <a:off x="259333" y="2972070"/>
                            <a:ext cx="1270" cy="52069"/>
                          </a:xfrm>
                          <a:custGeom>
                            <a:avLst/>
                            <a:gdLst/>
                            <a:ahLst/>
                            <a:cxnLst/>
                            <a:rect l="l" t="t" r="r" b="b"/>
                            <a:pathLst>
                              <a:path h="52069">
                                <a:moveTo>
                                  <a:pt x="0" y="0"/>
                                </a:moveTo>
                                <a:lnTo>
                                  <a:pt x="0" y="52015"/>
                                </a:lnTo>
                              </a:path>
                            </a:pathLst>
                          </a:custGeom>
                          <a:solidFill>
                            <a:srgbClr val="000000"/>
                          </a:solidFill>
                        </wps:spPr>
                        <wps:bodyPr wrap="square" lIns="0" tIns="0" rIns="0" bIns="0" rtlCol="0">
                          <a:prstTxWarp prst="textNoShape">
                            <a:avLst/>
                          </a:prstTxWarp>
                          <a:noAutofit/>
                        </wps:bodyPr>
                      </wps:wsp>
                      <wps:wsp>
                        <wps:cNvPr id="594" name="Graphic 594"/>
                        <wps:cNvSpPr/>
                        <wps:spPr>
                          <a:xfrm>
                            <a:off x="259333" y="2972070"/>
                            <a:ext cx="1270" cy="52069"/>
                          </a:xfrm>
                          <a:custGeom>
                            <a:avLst/>
                            <a:gdLst/>
                            <a:ahLst/>
                            <a:cxnLst/>
                            <a:rect l="l" t="t" r="r" b="b"/>
                            <a:pathLst>
                              <a:path h="52069">
                                <a:moveTo>
                                  <a:pt x="0" y="0"/>
                                </a:moveTo>
                                <a:lnTo>
                                  <a:pt x="0" y="52015"/>
                                </a:lnTo>
                              </a:path>
                            </a:pathLst>
                          </a:custGeom>
                          <a:ln w="11889">
                            <a:solidFill>
                              <a:srgbClr val="000000"/>
                            </a:solidFill>
                            <a:prstDash val="solid"/>
                          </a:ln>
                        </wps:spPr>
                        <wps:bodyPr wrap="square" lIns="0" tIns="0" rIns="0" bIns="0" rtlCol="0">
                          <a:prstTxWarp prst="textNoShape">
                            <a:avLst/>
                          </a:prstTxWarp>
                          <a:noAutofit/>
                        </wps:bodyPr>
                      </wps:wsp>
                      <wps:wsp>
                        <wps:cNvPr id="595" name="Graphic 595"/>
                        <wps:cNvSpPr/>
                        <wps:spPr>
                          <a:xfrm>
                            <a:off x="2332518" y="5944"/>
                            <a:ext cx="1270" cy="2966720"/>
                          </a:xfrm>
                          <a:custGeom>
                            <a:avLst/>
                            <a:gdLst/>
                            <a:ahLst/>
                            <a:cxnLst/>
                            <a:rect l="l" t="t" r="r" b="b"/>
                            <a:pathLst>
                              <a:path h="2966720">
                                <a:moveTo>
                                  <a:pt x="0" y="0"/>
                                </a:moveTo>
                                <a:lnTo>
                                  <a:pt x="0" y="102932"/>
                                </a:lnTo>
                              </a:path>
                              <a:path h="2966720">
                                <a:moveTo>
                                  <a:pt x="0" y="2874852"/>
                                </a:moveTo>
                                <a:lnTo>
                                  <a:pt x="0" y="2966125"/>
                                </a:lnTo>
                              </a:path>
                              <a:path h="2966720">
                                <a:moveTo>
                                  <a:pt x="0" y="192101"/>
                                </a:moveTo>
                                <a:lnTo>
                                  <a:pt x="0" y="2785683"/>
                                </a:lnTo>
                              </a:path>
                            </a:pathLst>
                          </a:custGeom>
                          <a:ln w="11889">
                            <a:solidFill>
                              <a:srgbClr val="AFAFAF"/>
                            </a:solidFill>
                            <a:prstDash val="solid"/>
                          </a:ln>
                        </wps:spPr>
                        <wps:bodyPr wrap="square" lIns="0" tIns="0" rIns="0" bIns="0" rtlCol="0">
                          <a:prstTxWarp prst="textNoShape">
                            <a:avLst/>
                          </a:prstTxWarp>
                          <a:noAutofit/>
                        </wps:bodyPr>
                      </wps:wsp>
                      <wps:wsp>
                        <wps:cNvPr id="596" name="Graphic 596"/>
                        <wps:cNvSpPr/>
                        <wps:spPr>
                          <a:xfrm>
                            <a:off x="2332518" y="2972070"/>
                            <a:ext cx="1270" cy="52069"/>
                          </a:xfrm>
                          <a:custGeom>
                            <a:avLst/>
                            <a:gdLst/>
                            <a:ahLst/>
                            <a:cxnLst/>
                            <a:rect l="l" t="t" r="r" b="b"/>
                            <a:pathLst>
                              <a:path h="52069">
                                <a:moveTo>
                                  <a:pt x="0" y="0"/>
                                </a:moveTo>
                                <a:lnTo>
                                  <a:pt x="0" y="52015"/>
                                </a:lnTo>
                              </a:path>
                            </a:pathLst>
                          </a:custGeom>
                          <a:solidFill>
                            <a:srgbClr val="000000"/>
                          </a:solidFill>
                        </wps:spPr>
                        <wps:bodyPr wrap="square" lIns="0" tIns="0" rIns="0" bIns="0" rtlCol="0">
                          <a:prstTxWarp prst="textNoShape">
                            <a:avLst/>
                          </a:prstTxWarp>
                          <a:noAutofit/>
                        </wps:bodyPr>
                      </wps:wsp>
                      <wps:wsp>
                        <wps:cNvPr id="597" name="Graphic 597"/>
                        <wps:cNvSpPr/>
                        <wps:spPr>
                          <a:xfrm>
                            <a:off x="2332518" y="2972070"/>
                            <a:ext cx="1270" cy="52069"/>
                          </a:xfrm>
                          <a:custGeom>
                            <a:avLst/>
                            <a:gdLst/>
                            <a:ahLst/>
                            <a:cxnLst/>
                            <a:rect l="l" t="t" r="r" b="b"/>
                            <a:pathLst>
                              <a:path h="52069">
                                <a:moveTo>
                                  <a:pt x="0" y="0"/>
                                </a:moveTo>
                                <a:lnTo>
                                  <a:pt x="0" y="52015"/>
                                </a:lnTo>
                              </a:path>
                            </a:pathLst>
                          </a:custGeom>
                          <a:ln w="11889">
                            <a:solidFill>
                              <a:srgbClr val="000000"/>
                            </a:solidFill>
                            <a:prstDash val="solid"/>
                          </a:ln>
                        </wps:spPr>
                        <wps:bodyPr wrap="square" lIns="0" tIns="0" rIns="0" bIns="0" rtlCol="0">
                          <a:prstTxWarp prst="textNoShape">
                            <a:avLst/>
                          </a:prstTxWarp>
                          <a:noAutofit/>
                        </wps:bodyPr>
                      </wps:wsp>
                      <wps:wsp>
                        <wps:cNvPr id="598" name="Graphic 598"/>
                        <wps:cNvSpPr/>
                        <wps:spPr>
                          <a:xfrm>
                            <a:off x="4405703" y="5944"/>
                            <a:ext cx="1270" cy="2966720"/>
                          </a:xfrm>
                          <a:custGeom>
                            <a:avLst/>
                            <a:gdLst/>
                            <a:ahLst/>
                            <a:cxnLst/>
                            <a:rect l="l" t="t" r="r" b="b"/>
                            <a:pathLst>
                              <a:path h="2966720">
                                <a:moveTo>
                                  <a:pt x="0" y="0"/>
                                </a:moveTo>
                                <a:lnTo>
                                  <a:pt x="0" y="90239"/>
                                </a:lnTo>
                              </a:path>
                              <a:path h="2966720">
                                <a:moveTo>
                                  <a:pt x="0" y="2872519"/>
                                </a:moveTo>
                                <a:lnTo>
                                  <a:pt x="0" y="2966125"/>
                                </a:lnTo>
                              </a:path>
                              <a:path h="2966720">
                                <a:moveTo>
                                  <a:pt x="0" y="179408"/>
                                </a:moveTo>
                                <a:lnTo>
                                  <a:pt x="0" y="2783350"/>
                                </a:lnTo>
                              </a:path>
                            </a:pathLst>
                          </a:custGeom>
                          <a:ln w="11889">
                            <a:solidFill>
                              <a:srgbClr val="AFAFAF"/>
                            </a:solidFill>
                            <a:prstDash val="solid"/>
                          </a:ln>
                        </wps:spPr>
                        <wps:bodyPr wrap="square" lIns="0" tIns="0" rIns="0" bIns="0" rtlCol="0">
                          <a:prstTxWarp prst="textNoShape">
                            <a:avLst/>
                          </a:prstTxWarp>
                          <a:noAutofit/>
                        </wps:bodyPr>
                      </wps:wsp>
                      <wps:wsp>
                        <wps:cNvPr id="599" name="Graphic 599"/>
                        <wps:cNvSpPr/>
                        <wps:spPr>
                          <a:xfrm>
                            <a:off x="4405703" y="2972070"/>
                            <a:ext cx="1270" cy="52069"/>
                          </a:xfrm>
                          <a:custGeom>
                            <a:avLst/>
                            <a:gdLst/>
                            <a:ahLst/>
                            <a:cxnLst/>
                            <a:rect l="l" t="t" r="r" b="b"/>
                            <a:pathLst>
                              <a:path h="52069">
                                <a:moveTo>
                                  <a:pt x="0" y="0"/>
                                </a:moveTo>
                                <a:lnTo>
                                  <a:pt x="0" y="52015"/>
                                </a:lnTo>
                              </a:path>
                            </a:pathLst>
                          </a:custGeom>
                          <a:solidFill>
                            <a:srgbClr val="000000"/>
                          </a:solidFill>
                        </wps:spPr>
                        <wps:bodyPr wrap="square" lIns="0" tIns="0" rIns="0" bIns="0" rtlCol="0">
                          <a:prstTxWarp prst="textNoShape">
                            <a:avLst/>
                          </a:prstTxWarp>
                          <a:noAutofit/>
                        </wps:bodyPr>
                      </wps:wsp>
                      <wps:wsp>
                        <wps:cNvPr id="600" name="Graphic 600"/>
                        <wps:cNvSpPr/>
                        <wps:spPr>
                          <a:xfrm>
                            <a:off x="4405703" y="2972070"/>
                            <a:ext cx="1270" cy="52069"/>
                          </a:xfrm>
                          <a:custGeom>
                            <a:avLst/>
                            <a:gdLst/>
                            <a:ahLst/>
                            <a:cxnLst/>
                            <a:rect l="l" t="t" r="r" b="b"/>
                            <a:pathLst>
                              <a:path h="52069">
                                <a:moveTo>
                                  <a:pt x="0" y="0"/>
                                </a:moveTo>
                                <a:lnTo>
                                  <a:pt x="0" y="52015"/>
                                </a:lnTo>
                              </a:path>
                            </a:pathLst>
                          </a:custGeom>
                          <a:ln w="11889">
                            <a:solidFill>
                              <a:srgbClr val="000000"/>
                            </a:solidFill>
                            <a:prstDash val="solid"/>
                          </a:ln>
                        </wps:spPr>
                        <wps:bodyPr wrap="square" lIns="0" tIns="0" rIns="0" bIns="0" rtlCol="0">
                          <a:prstTxWarp prst="textNoShape">
                            <a:avLst/>
                          </a:prstTxWarp>
                          <a:noAutofit/>
                        </wps:bodyPr>
                      </wps:wsp>
                      <wps:wsp>
                        <wps:cNvPr id="601" name="Graphic 601"/>
                        <wps:cNvSpPr/>
                        <wps:spPr>
                          <a:xfrm>
                            <a:off x="52015" y="2692075"/>
                            <a:ext cx="4561205" cy="1270"/>
                          </a:xfrm>
                          <a:custGeom>
                            <a:avLst/>
                            <a:gdLst/>
                            <a:ahLst/>
                            <a:cxnLst/>
                            <a:rect l="l" t="t" r="r" b="b"/>
                            <a:pathLst>
                              <a:path w="4561205">
                                <a:moveTo>
                                  <a:pt x="0" y="0"/>
                                </a:moveTo>
                                <a:lnTo>
                                  <a:pt x="4561006" y="0"/>
                                </a:lnTo>
                              </a:path>
                            </a:pathLst>
                          </a:custGeom>
                          <a:ln w="11889">
                            <a:solidFill>
                              <a:srgbClr val="AFAFAF"/>
                            </a:solidFill>
                            <a:prstDash val="solid"/>
                          </a:ln>
                        </wps:spPr>
                        <wps:bodyPr wrap="square" lIns="0" tIns="0" rIns="0" bIns="0" rtlCol="0">
                          <a:prstTxWarp prst="textNoShape">
                            <a:avLst/>
                          </a:prstTxWarp>
                          <a:noAutofit/>
                        </wps:bodyPr>
                      </wps:wsp>
                      <wps:wsp>
                        <wps:cNvPr id="602" name="Graphic 602"/>
                        <wps:cNvSpPr/>
                        <wps:spPr>
                          <a:xfrm>
                            <a:off x="0" y="2692075"/>
                            <a:ext cx="52069" cy="1270"/>
                          </a:xfrm>
                          <a:custGeom>
                            <a:avLst/>
                            <a:gdLst/>
                            <a:ahLst/>
                            <a:cxnLst/>
                            <a:rect l="l" t="t" r="r" b="b"/>
                            <a:pathLst>
                              <a:path w="52069">
                                <a:moveTo>
                                  <a:pt x="52015" y="0"/>
                                </a:moveTo>
                                <a:lnTo>
                                  <a:pt x="0" y="0"/>
                                </a:lnTo>
                              </a:path>
                            </a:pathLst>
                          </a:custGeom>
                          <a:solidFill>
                            <a:srgbClr val="000000"/>
                          </a:solidFill>
                        </wps:spPr>
                        <wps:bodyPr wrap="square" lIns="0" tIns="0" rIns="0" bIns="0" rtlCol="0">
                          <a:prstTxWarp prst="textNoShape">
                            <a:avLst/>
                          </a:prstTxWarp>
                          <a:noAutofit/>
                        </wps:bodyPr>
                      </wps:wsp>
                      <wps:wsp>
                        <wps:cNvPr id="603" name="Graphic 603"/>
                        <wps:cNvSpPr/>
                        <wps:spPr>
                          <a:xfrm>
                            <a:off x="0" y="2692075"/>
                            <a:ext cx="52069" cy="1270"/>
                          </a:xfrm>
                          <a:custGeom>
                            <a:avLst/>
                            <a:gdLst/>
                            <a:ahLst/>
                            <a:cxnLst/>
                            <a:rect l="l" t="t" r="r" b="b"/>
                            <a:pathLst>
                              <a:path w="52069">
                                <a:moveTo>
                                  <a:pt x="52015" y="0"/>
                                </a:moveTo>
                                <a:lnTo>
                                  <a:pt x="0" y="0"/>
                                </a:lnTo>
                              </a:path>
                            </a:pathLst>
                          </a:custGeom>
                          <a:ln w="11889">
                            <a:solidFill>
                              <a:srgbClr val="000000"/>
                            </a:solidFill>
                            <a:prstDash val="solid"/>
                          </a:ln>
                        </wps:spPr>
                        <wps:bodyPr wrap="square" lIns="0" tIns="0" rIns="0" bIns="0" rtlCol="0">
                          <a:prstTxWarp prst="textNoShape">
                            <a:avLst/>
                          </a:prstTxWarp>
                          <a:noAutofit/>
                        </wps:bodyPr>
                      </wps:wsp>
                      <wps:wsp>
                        <wps:cNvPr id="604" name="Graphic 604"/>
                        <wps:cNvSpPr/>
                        <wps:spPr>
                          <a:xfrm>
                            <a:off x="52015" y="2216461"/>
                            <a:ext cx="4561205" cy="1270"/>
                          </a:xfrm>
                          <a:custGeom>
                            <a:avLst/>
                            <a:gdLst/>
                            <a:ahLst/>
                            <a:cxnLst/>
                            <a:rect l="l" t="t" r="r" b="b"/>
                            <a:pathLst>
                              <a:path w="4561205">
                                <a:moveTo>
                                  <a:pt x="0" y="0"/>
                                </a:moveTo>
                                <a:lnTo>
                                  <a:pt x="4561006" y="0"/>
                                </a:lnTo>
                              </a:path>
                            </a:pathLst>
                          </a:custGeom>
                          <a:ln w="11889">
                            <a:solidFill>
                              <a:srgbClr val="AFAFAF"/>
                            </a:solidFill>
                            <a:prstDash val="solid"/>
                          </a:ln>
                        </wps:spPr>
                        <wps:bodyPr wrap="square" lIns="0" tIns="0" rIns="0" bIns="0" rtlCol="0">
                          <a:prstTxWarp prst="textNoShape">
                            <a:avLst/>
                          </a:prstTxWarp>
                          <a:noAutofit/>
                        </wps:bodyPr>
                      </wps:wsp>
                      <wps:wsp>
                        <wps:cNvPr id="605" name="Graphic 605"/>
                        <wps:cNvSpPr/>
                        <wps:spPr>
                          <a:xfrm>
                            <a:off x="0" y="2216461"/>
                            <a:ext cx="52069" cy="1270"/>
                          </a:xfrm>
                          <a:custGeom>
                            <a:avLst/>
                            <a:gdLst/>
                            <a:ahLst/>
                            <a:cxnLst/>
                            <a:rect l="l" t="t" r="r" b="b"/>
                            <a:pathLst>
                              <a:path w="52069">
                                <a:moveTo>
                                  <a:pt x="52015" y="0"/>
                                </a:moveTo>
                                <a:lnTo>
                                  <a:pt x="0" y="0"/>
                                </a:lnTo>
                              </a:path>
                            </a:pathLst>
                          </a:custGeom>
                          <a:solidFill>
                            <a:srgbClr val="000000"/>
                          </a:solidFill>
                        </wps:spPr>
                        <wps:bodyPr wrap="square" lIns="0" tIns="0" rIns="0" bIns="0" rtlCol="0">
                          <a:prstTxWarp prst="textNoShape">
                            <a:avLst/>
                          </a:prstTxWarp>
                          <a:noAutofit/>
                        </wps:bodyPr>
                      </wps:wsp>
                      <wps:wsp>
                        <wps:cNvPr id="606" name="Graphic 606"/>
                        <wps:cNvSpPr/>
                        <wps:spPr>
                          <a:xfrm>
                            <a:off x="0" y="2216461"/>
                            <a:ext cx="52069" cy="1270"/>
                          </a:xfrm>
                          <a:custGeom>
                            <a:avLst/>
                            <a:gdLst/>
                            <a:ahLst/>
                            <a:cxnLst/>
                            <a:rect l="l" t="t" r="r" b="b"/>
                            <a:pathLst>
                              <a:path w="52069">
                                <a:moveTo>
                                  <a:pt x="52015" y="0"/>
                                </a:moveTo>
                                <a:lnTo>
                                  <a:pt x="0" y="0"/>
                                </a:lnTo>
                              </a:path>
                            </a:pathLst>
                          </a:custGeom>
                          <a:ln w="11889">
                            <a:solidFill>
                              <a:srgbClr val="000000"/>
                            </a:solidFill>
                            <a:prstDash val="solid"/>
                          </a:ln>
                        </wps:spPr>
                        <wps:bodyPr wrap="square" lIns="0" tIns="0" rIns="0" bIns="0" rtlCol="0">
                          <a:prstTxWarp prst="textNoShape">
                            <a:avLst/>
                          </a:prstTxWarp>
                          <a:noAutofit/>
                        </wps:bodyPr>
                      </wps:wsp>
                      <wps:wsp>
                        <wps:cNvPr id="607" name="Graphic 607"/>
                        <wps:cNvSpPr/>
                        <wps:spPr>
                          <a:xfrm>
                            <a:off x="52015" y="1740846"/>
                            <a:ext cx="4561205" cy="1270"/>
                          </a:xfrm>
                          <a:custGeom>
                            <a:avLst/>
                            <a:gdLst/>
                            <a:ahLst/>
                            <a:cxnLst/>
                            <a:rect l="l" t="t" r="r" b="b"/>
                            <a:pathLst>
                              <a:path w="4561205">
                                <a:moveTo>
                                  <a:pt x="0" y="0"/>
                                </a:moveTo>
                                <a:lnTo>
                                  <a:pt x="3269585" y="0"/>
                                </a:lnTo>
                              </a:path>
                              <a:path w="4561205">
                                <a:moveTo>
                                  <a:pt x="3358754" y="0"/>
                                </a:moveTo>
                                <a:lnTo>
                                  <a:pt x="4561006" y="0"/>
                                </a:lnTo>
                              </a:path>
                            </a:pathLst>
                          </a:custGeom>
                          <a:ln w="11889">
                            <a:solidFill>
                              <a:srgbClr val="AFAFAF"/>
                            </a:solidFill>
                            <a:prstDash val="solid"/>
                          </a:ln>
                        </wps:spPr>
                        <wps:bodyPr wrap="square" lIns="0" tIns="0" rIns="0" bIns="0" rtlCol="0">
                          <a:prstTxWarp prst="textNoShape">
                            <a:avLst/>
                          </a:prstTxWarp>
                          <a:noAutofit/>
                        </wps:bodyPr>
                      </wps:wsp>
                      <wps:wsp>
                        <wps:cNvPr id="608" name="Graphic 608"/>
                        <wps:cNvSpPr/>
                        <wps:spPr>
                          <a:xfrm>
                            <a:off x="0" y="1740846"/>
                            <a:ext cx="52069" cy="1270"/>
                          </a:xfrm>
                          <a:custGeom>
                            <a:avLst/>
                            <a:gdLst/>
                            <a:ahLst/>
                            <a:cxnLst/>
                            <a:rect l="l" t="t" r="r" b="b"/>
                            <a:pathLst>
                              <a:path w="52069">
                                <a:moveTo>
                                  <a:pt x="52015" y="0"/>
                                </a:moveTo>
                                <a:lnTo>
                                  <a:pt x="0" y="0"/>
                                </a:lnTo>
                              </a:path>
                            </a:pathLst>
                          </a:custGeom>
                          <a:solidFill>
                            <a:srgbClr val="000000"/>
                          </a:solidFill>
                        </wps:spPr>
                        <wps:bodyPr wrap="square" lIns="0" tIns="0" rIns="0" bIns="0" rtlCol="0">
                          <a:prstTxWarp prst="textNoShape">
                            <a:avLst/>
                          </a:prstTxWarp>
                          <a:noAutofit/>
                        </wps:bodyPr>
                      </wps:wsp>
                      <wps:wsp>
                        <wps:cNvPr id="609" name="Graphic 609"/>
                        <wps:cNvSpPr/>
                        <wps:spPr>
                          <a:xfrm>
                            <a:off x="0" y="1740846"/>
                            <a:ext cx="52069" cy="1270"/>
                          </a:xfrm>
                          <a:custGeom>
                            <a:avLst/>
                            <a:gdLst/>
                            <a:ahLst/>
                            <a:cxnLst/>
                            <a:rect l="l" t="t" r="r" b="b"/>
                            <a:pathLst>
                              <a:path w="52069">
                                <a:moveTo>
                                  <a:pt x="52015" y="0"/>
                                </a:moveTo>
                                <a:lnTo>
                                  <a:pt x="0" y="0"/>
                                </a:lnTo>
                              </a:path>
                            </a:pathLst>
                          </a:custGeom>
                          <a:ln w="11889">
                            <a:solidFill>
                              <a:srgbClr val="000000"/>
                            </a:solidFill>
                            <a:prstDash val="solid"/>
                          </a:ln>
                        </wps:spPr>
                        <wps:bodyPr wrap="square" lIns="0" tIns="0" rIns="0" bIns="0" rtlCol="0">
                          <a:prstTxWarp prst="textNoShape">
                            <a:avLst/>
                          </a:prstTxWarp>
                          <a:noAutofit/>
                        </wps:bodyPr>
                      </wps:wsp>
                      <wps:wsp>
                        <wps:cNvPr id="610" name="Graphic 610"/>
                        <wps:cNvSpPr/>
                        <wps:spPr>
                          <a:xfrm>
                            <a:off x="52015" y="1265231"/>
                            <a:ext cx="4561205" cy="1270"/>
                          </a:xfrm>
                          <a:custGeom>
                            <a:avLst/>
                            <a:gdLst/>
                            <a:ahLst/>
                            <a:cxnLst/>
                            <a:rect l="l" t="t" r="r" b="b"/>
                            <a:pathLst>
                              <a:path w="4561205">
                                <a:moveTo>
                                  <a:pt x="0" y="0"/>
                                </a:moveTo>
                                <a:lnTo>
                                  <a:pt x="4561006" y="0"/>
                                </a:lnTo>
                              </a:path>
                            </a:pathLst>
                          </a:custGeom>
                          <a:ln w="11889">
                            <a:solidFill>
                              <a:srgbClr val="AFAFAF"/>
                            </a:solidFill>
                            <a:prstDash val="solid"/>
                          </a:ln>
                        </wps:spPr>
                        <wps:bodyPr wrap="square" lIns="0" tIns="0" rIns="0" bIns="0" rtlCol="0">
                          <a:prstTxWarp prst="textNoShape">
                            <a:avLst/>
                          </a:prstTxWarp>
                          <a:noAutofit/>
                        </wps:bodyPr>
                      </wps:wsp>
                      <wps:wsp>
                        <wps:cNvPr id="611" name="Graphic 611"/>
                        <wps:cNvSpPr/>
                        <wps:spPr>
                          <a:xfrm>
                            <a:off x="0" y="1265231"/>
                            <a:ext cx="52069" cy="1270"/>
                          </a:xfrm>
                          <a:custGeom>
                            <a:avLst/>
                            <a:gdLst/>
                            <a:ahLst/>
                            <a:cxnLst/>
                            <a:rect l="l" t="t" r="r" b="b"/>
                            <a:pathLst>
                              <a:path w="52069">
                                <a:moveTo>
                                  <a:pt x="52015" y="0"/>
                                </a:moveTo>
                                <a:lnTo>
                                  <a:pt x="0" y="0"/>
                                </a:lnTo>
                              </a:path>
                            </a:pathLst>
                          </a:custGeom>
                          <a:solidFill>
                            <a:srgbClr val="000000"/>
                          </a:solidFill>
                        </wps:spPr>
                        <wps:bodyPr wrap="square" lIns="0" tIns="0" rIns="0" bIns="0" rtlCol="0">
                          <a:prstTxWarp prst="textNoShape">
                            <a:avLst/>
                          </a:prstTxWarp>
                          <a:noAutofit/>
                        </wps:bodyPr>
                      </wps:wsp>
                      <wps:wsp>
                        <wps:cNvPr id="612" name="Graphic 612"/>
                        <wps:cNvSpPr/>
                        <wps:spPr>
                          <a:xfrm>
                            <a:off x="0" y="1265231"/>
                            <a:ext cx="52069" cy="1270"/>
                          </a:xfrm>
                          <a:custGeom>
                            <a:avLst/>
                            <a:gdLst/>
                            <a:ahLst/>
                            <a:cxnLst/>
                            <a:rect l="l" t="t" r="r" b="b"/>
                            <a:pathLst>
                              <a:path w="52069">
                                <a:moveTo>
                                  <a:pt x="52015" y="0"/>
                                </a:moveTo>
                                <a:lnTo>
                                  <a:pt x="0" y="0"/>
                                </a:lnTo>
                              </a:path>
                            </a:pathLst>
                          </a:custGeom>
                          <a:ln w="11889">
                            <a:solidFill>
                              <a:srgbClr val="000000"/>
                            </a:solidFill>
                            <a:prstDash val="solid"/>
                          </a:ln>
                        </wps:spPr>
                        <wps:bodyPr wrap="square" lIns="0" tIns="0" rIns="0" bIns="0" rtlCol="0">
                          <a:prstTxWarp prst="textNoShape">
                            <a:avLst/>
                          </a:prstTxWarp>
                          <a:noAutofit/>
                        </wps:bodyPr>
                      </wps:wsp>
                      <wps:wsp>
                        <wps:cNvPr id="613" name="Graphic 613"/>
                        <wps:cNvSpPr/>
                        <wps:spPr>
                          <a:xfrm>
                            <a:off x="52015" y="789616"/>
                            <a:ext cx="4561205" cy="1270"/>
                          </a:xfrm>
                          <a:custGeom>
                            <a:avLst/>
                            <a:gdLst/>
                            <a:ahLst/>
                            <a:cxnLst/>
                            <a:rect l="l" t="t" r="r" b="b"/>
                            <a:pathLst>
                              <a:path w="4561205">
                                <a:moveTo>
                                  <a:pt x="0" y="0"/>
                                </a:moveTo>
                                <a:lnTo>
                                  <a:pt x="4561006" y="0"/>
                                </a:lnTo>
                              </a:path>
                            </a:pathLst>
                          </a:custGeom>
                          <a:ln w="11889">
                            <a:solidFill>
                              <a:srgbClr val="AFAFAF"/>
                            </a:solidFill>
                            <a:prstDash val="solid"/>
                          </a:ln>
                        </wps:spPr>
                        <wps:bodyPr wrap="square" lIns="0" tIns="0" rIns="0" bIns="0" rtlCol="0">
                          <a:prstTxWarp prst="textNoShape">
                            <a:avLst/>
                          </a:prstTxWarp>
                          <a:noAutofit/>
                        </wps:bodyPr>
                      </wps:wsp>
                      <wps:wsp>
                        <wps:cNvPr id="614" name="Graphic 614"/>
                        <wps:cNvSpPr/>
                        <wps:spPr>
                          <a:xfrm>
                            <a:off x="0" y="789616"/>
                            <a:ext cx="52069" cy="1270"/>
                          </a:xfrm>
                          <a:custGeom>
                            <a:avLst/>
                            <a:gdLst/>
                            <a:ahLst/>
                            <a:cxnLst/>
                            <a:rect l="l" t="t" r="r" b="b"/>
                            <a:pathLst>
                              <a:path w="52069">
                                <a:moveTo>
                                  <a:pt x="52015" y="0"/>
                                </a:moveTo>
                                <a:lnTo>
                                  <a:pt x="0" y="0"/>
                                </a:lnTo>
                              </a:path>
                            </a:pathLst>
                          </a:custGeom>
                          <a:solidFill>
                            <a:srgbClr val="000000"/>
                          </a:solidFill>
                        </wps:spPr>
                        <wps:bodyPr wrap="square" lIns="0" tIns="0" rIns="0" bIns="0" rtlCol="0">
                          <a:prstTxWarp prst="textNoShape">
                            <a:avLst/>
                          </a:prstTxWarp>
                          <a:noAutofit/>
                        </wps:bodyPr>
                      </wps:wsp>
                      <wps:wsp>
                        <wps:cNvPr id="615" name="Graphic 615"/>
                        <wps:cNvSpPr/>
                        <wps:spPr>
                          <a:xfrm>
                            <a:off x="0" y="789616"/>
                            <a:ext cx="52069" cy="1270"/>
                          </a:xfrm>
                          <a:custGeom>
                            <a:avLst/>
                            <a:gdLst/>
                            <a:ahLst/>
                            <a:cxnLst/>
                            <a:rect l="l" t="t" r="r" b="b"/>
                            <a:pathLst>
                              <a:path w="52069">
                                <a:moveTo>
                                  <a:pt x="52015" y="0"/>
                                </a:moveTo>
                                <a:lnTo>
                                  <a:pt x="0" y="0"/>
                                </a:lnTo>
                              </a:path>
                            </a:pathLst>
                          </a:custGeom>
                          <a:ln w="11889">
                            <a:solidFill>
                              <a:srgbClr val="000000"/>
                            </a:solidFill>
                            <a:prstDash val="solid"/>
                          </a:ln>
                        </wps:spPr>
                        <wps:bodyPr wrap="square" lIns="0" tIns="0" rIns="0" bIns="0" rtlCol="0">
                          <a:prstTxWarp prst="textNoShape">
                            <a:avLst/>
                          </a:prstTxWarp>
                          <a:noAutofit/>
                        </wps:bodyPr>
                      </wps:wsp>
                      <wps:wsp>
                        <wps:cNvPr id="616" name="Graphic 616"/>
                        <wps:cNvSpPr/>
                        <wps:spPr>
                          <a:xfrm>
                            <a:off x="52015" y="314002"/>
                            <a:ext cx="4561205" cy="1270"/>
                          </a:xfrm>
                          <a:custGeom>
                            <a:avLst/>
                            <a:gdLst/>
                            <a:ahLst/>
                            <a:cxnLst/>
                            <a:rect l="l" t="t" r="r" b="b"/>
                            <a:pathLst>
                              <a:path w="4561205">
                                <a:moveTo>
                                  <a:pt x="0" y="0"/>
                                </a:moveTo>
                                <a:lnTo>
                                  <a:pt x="4561006" y="0"/>
                                </a:lnTo>
                              </a:path>
                            </a:pathLst>
                          </a:custGeom>
                          <a:ln w="11889">
                            <a:solidFill>
                              <a:srgbClr val="AFAFAF"/>
                            </a:solidFill>
                            <a:prstDash val="solid"/>
                          </a:ln>
                        </wps:spPr>
                        <wps:bodyPr wrap="square" lIns="0" tIns="0" rIns="0" bIns="0" rtlCol="0">
                          <a:prstTxWarp prst="textNoShape">
                            <a:avLst/>
                          </a:prstTxWarp>
                          <a:noAutofit/>
                        </wps:bodyPr>
                      </wps:wsp>
                      <wps:wsp>
                        <wps:cNvPr id="617" name="Graphic 617"/>
                        <wps:cNvSpPr/>
                        <wps:spPr>
                          <a:xfrm>
                            <a:off x="0" y="314002"/>
                            <a:ext cx="52069" cy="1270"/>
                          </a:xfrm>
                          <a:custGeom>
                            <a:avLst/>
                            <a:gdLst/>
                            <a:ahLst/>
                            <a:cxnLst/>
                            <a:rect l="l" t="t" r="r" b="b"/>
                            <a:pathLst>
                              <a:path w="52069">
                                <a:moveTo>
                                  <a:pt x="52015" y="0"/>
                                </a:moveTo>
                                <a:lnTo>
                                  <a:pt x="0" y="0"/>
                                </a:lnTo>
                              </a:path>
                            </a:pathLst>
                          </a:custGeom>
                          <a:solidFill>
                            <a:srgbClr val="000000"/>
                          </a:solidFill>
                        </wps:spPr>
                        <wps:bodyPr wrap="square" lIns="0" tIns="0" rIns="0" bIns="0" rtlCol="0">
                          <a:prstTxWarp prst="textNoShape">
                            <a:avLst/>
                          </a:prstTxWarp>
                          <a:noAutofit/>
                        </wps:bodyPr>
                      </wps:wsp>
                      <wps:wsp>
                        <wps:cNvPr id="618" name="Graphic 618"/>
                        <wps:cNvSpPr/>
                        <wps:spPr>
                          <a:xfrm>
                            <a:off x="0" y="314002"/>
                            <a:ext cx="52069" cy="1270"/>
                          </a:xfrm>
                          <a:custGeom>
                            <a:avLst/>
                            <a:gdLst/>
                            <a:ahLst/>
                            <a:cxnLst/>
                            <a:rect l="l" t="t" r="r" b="b"/>
                            <a:pathLst>
                              <a:path w="52069">
                                <a:moveTo>
                                  <a:pt x="52015" y="0"/>
                                </a:moveTo>
                                <a:lnTo>
                                  <a:pt x="0" y="0"/>
                                </a:lnTo>
                              </a:path>
                            </a:pathLst>
                          </a:custGeom>
                          <a:ln w="11889">
                            <a:solidFill>
                              <a:srgbClr val="000000"/>
                            </a:solidFill>
                            <a:prstDash val="solid"/>
                          </a:ln>
                        </wps:spPr>
                        <wps:bodyPr wrap="square" lIns="0" tIns="0" rIns="0" bIns="0" rtlCol="0">
                          <a:prstTxWarp prst="textNoShape">
                            <a:avLst/>
                          </a:prstTxWarp>
                          <a:noAutofit/>
                        </wps:bodyPr>
                      </wps:wsp>
                      <wps:wsp>
                        <wps:cNvPr id="619" name="Graphic 619"/>
                        <wps:cNvSpPr/>
                        <wps:spPr>
                          <a:xfrm>
                            <a:off x="259333" y="1003033"/>
                            <a:ext cx="4146550" cy="1270"/>
                          </a:xfrm>
                          <a:custGeom>
                            <a:avLst/>
                            <a:gdLst/>
                            <a:ahLst/>
                            <a:cxnLst/>
                            <a:rect l="l" t="t" r="r" b="b"/>
                            <a:pathLst>
                              <a:path w="4146550" h="635">
                                <a:moveTo>
                                  <a:pt x="0" y="0"/>
                                </a:moveTo>
                                <a:lnTo>
                                  <a:pt x="2073184" y="17"/>
                                </a:lnTo>
                                <a:lnTo>
                                  <a:pt x="4146369" y="48"/>
                                </a:lnTo>
                              </a:path>
                            </a:pathLst>
                          </a:custGeom>
                          <a:ln w="22292">
                            <a:solidFill>
                              <a:srgbClr val="2B5E8A"/>
                            </a:solidFill>
                            <a:prstDash val="solid"/>
                          </a:ln>
                        </wps:spPr>
                        <wps:bodyPr wrap="square" lIns="0" tIns="0" rIns="0" bIns="0" rtlCol="0">
                          <a:prstTxWarp prst="textNoShape">
                            <a:avLst/>
                          </a:prstTxWarp>
                          <a:noAutofit/>
                        </wps:bodyPr>
                      </wps:wsp>
                      <pic:pic xmlns:pic="http://schemas.openxmlformats.org/drawingml/2006/picture">
                        <pic:nvPicPr>
                          <pic:cNvPr id="620" name="Image 620"/>
                          <pic:cNvPicPr/>
                        </pic:nvPicPr>
                        <pic:blipFill>
                          <a:blip r:embed="rId16" cstate="print"/>
                          <a:stretch>
                            <a:fillRect/>
                          </a:stretch>
                        </pic:blipFill>
                        <pic:spPr>
                          <a:xfrm>
                            <a:off x="207318" y="951017"/>
                            <a:ext cx="104030" cy="104030"/>
                          </a:xfrm>
                          <a:prstGeom prst="rect">
                            <a:avLst/>
                          </a:prstGeom>
                        </pic:spPr>
                      </pic:pic>
                      <pic:pic xmlns:pic="http://schemas.openxmlformats.org/drawingml/2006/picture">
                        <pic:nvPicPr>
                          <pic:cNvPr id="621" name="Image 621"/>
                          <pic:cNvPicPr/>
                        </pic:nvPicPr>
                        <pic:blipFill>
                          <a:blip r:embed="rId24" cstate="print"/>
                          <a:stretch>
                            <a:fillRect/>
                          </a:stretch>
                        </pic:blipFill>
                        <pic:spPr>
                          <a:xfrm>
                            <a:off x="2280503" y="951035"/>
                            <a:ext cx="104030" cy="104030"/>
                          </a:xfrm>
                          <a:prstGeom prst="rect">
                            <a:avLst/>
                          </a:prstGeom>
                        </pic:spPr>
                      </pic:pic>
                      <pic:pic xmlns:pic="http://schemas.openxmlformats.org/drawingml/2006/picture">
                        <pic:nvPicPr>
                          <pic:cNvPr id="622" name="Image 622"/>
                          <pic:cNvPicPr/>
                        </pic:nvPicPr>
                        <pic:blipFill>
                          <a:blip r:embed="rId25" cstate="print"/>
                          <a:stretch>
                            <a:fillRect/>
                          </a:stretch>
                        </pic:blipFill>
                        <pic:spPr>
                          <a:xfrm>
                            <a:off x="4353688" y="951065"/>
                            <a:ext cx="104030" cy="104030"/>
                          </a:xfrm>
                          <a:prstGeom prst="rect">
                            <a:avLst/>
                          </a:prstGeom>
                        </pic:spPr>
                      </pic:pic>
                      <wps:wsp>
                        <wps:cNvPr id="623" name="Graphic 623"/>
                        <wps:cNvSpPr/>
                        <wps:spPr>
                          <a:xfrm>
                            <a:off x="259333" y="2833879"/>
                            <a:ext cx="4146550" cy="3810"/>
                          </a:xfrm>
                          <a:custGeom>
                            <a:avLst/>
                            <a:gdLst/>
                            <a:ahLst/>
                            <a:cxnLst/>
                            <a:rect l="l" t="t" r="r" b="b"/>
                            <a:pathLst>
                              <a:path w="4146550" h="3810">
                                <a:moveTo>
                                  <a:pt x="0" y="3366"/>
                                </a:moveTo>
                                <a:lnTo>
                                  <a:pt x="2073184" y="2333"/>
                                </a:lnTo>
                                <a:lnTo>
                                  <a:pt x="4146369" y="0"/>
                                </a:lnTo>
                              </a:path>
                            </a:pathLst>
                          </a:custGeom>
                          <a:ln w="22292">
                            <a:solidFill>
                              <a:srgbClr val="A03B3B"/>
                            </a:solidFill>
                            <a:prstDash val="solid"/>
                          </a:ln>
                        </wps:spPr>
                        <wps:bodyPr wrap="square" lIns="0" tIns="0" rIns="0" bIns="0" rtlCol="0">
                          <a:prstTxWarp prst="textNoShape">
                            <a:avLst/>
                          </a:prstTxWarp>
                          <a:noAutofit/>
                        </wps:bodyPr>
                      </wps:wsp>
                      <wps:wsp>
                        <wps:cNvPr id="624" name="Graphic 624"/>
                        <wps:cNvSpPr/>
                        <wps:spPr>
                          <a:xfrm>
                            <a:off x="214749" y="2792661"/>
                            <a:ext cx="89535" cy="89535"/>
                          </a:xfrm>
                          <a:custGeom>
                            <a:avLst/>
                            <a:gdLst/>
                            <a:ahLst/>
                            <a:cxnLst/>
                            <a:rect l="l" t="t" r="r" b="b"/>
                            <a:pathLst>
                              <a:path w="89535" h="89535">
                                <a:moveTo>
                                  <a:pt x="89169" y="0"/>
                                </a:moveTo>
                                <a:lnTo>
                                  <a:pt x="0" y="0"/>
                                </a:lnTo>
                                <a:lnTo>
                                  <a:pt x="0" y="89169"/>
                                </a:lnTo>
                                <a:lnTo>
                                  <a:pt x="89169" y="89169"/>
                                </a:lnTo>
                                <a:lnTo>
                                  <a:pt x="89169" y="0"/>
                                </a:lnTo>
                                <a:close/>
                              </a:path>
                            </a:pathLst>
                          </a:custGeom>
                          <a:solidFill>
                            <a:srgbClr val="A03B3B"/>
                          </a:solidFill>
                        </wps:spPr>
                        <wps:bodyPr wrap="square" lIns="0" tIns="0" rIns="0" bIns="0" rtlCol="0">
                          <a:prstTxWarp prst="textNoShape">
                            <a:avLst/>
                          </a:prstTxWarp>
                          <a:noAutofit/>
                        </wps:bodyPr>
                      </wps:wsp>
                      <wps:wsp>
                        <wps:cNvPr id="625" name="Graphic 625"/>
                        <wps:cNvSpPr/>
                        <wps:spPr>
                          <a:xfrm>
                            <a:off x="214749" y="2792661"/>
                            <a:ext cx="89535" cy="89535"/>
                          </a:xfrm>
                          <a:custGeom>
                            <a:avLst/>
                            <a:gdLst/>
                            <a:ahLst/>
                            <a:cxnLst/>
                            <a:rect l="l" t="t" r="r" b="b"/>
                            <a:pathLst>
                              <a:path w="89535" h="89535">
                                <a:moveTo>
                                  <a:pt x="0" y="89169"/>
                                </a:moveTo>
                                <a:lnTo>
                                  <a:pt x="89169" y="89169"/>
                                </a:lnTo>
                                <a:lnTo>
                                  <a:pt x="89169" y="0"/>
                                </a:lnTo>
                                <a:lnTo>
                                  <a:pt x="0" y="0"/>
                                </a:lnTo>
                                <a:lnTo>
                                  <a:pt x="0" y="89169"/>
                                </a:lnTo>
                                <a:close/>
                              </a:path>
                            </a:pathLst>
                          </a:custGeom>
                          <a:ln w="14861">
                            <a:solidFill>
                              <a:srgbClr val="A03B3B"/>
                            </a:solidFill>
                            <a:prstDash val="solid"/>
                          </a:ln>
                        </wps:spPr>
                        <wps:bodyPr wrap="square" lIns="0" tIns="0" rIns="0" bIns="0" rtlCol="0">
                          <a:prstTxWarp prst="textNoShape">
                            <a:avLst/>
                          </a:prstTxWarp>
                          <a:noAutofit/>
                        </wps:bodyPr>
                      </wps:wsp>
                      <wps:wsp>
                        <wps:cNvPr id="626" name="Graphic 626"/>
                        <wps:cNvSpPr/>
                        <wps:spPr>
                          <a:xfrm>
                            <a:off x="2287934" y="2791628"/>
                            <a:ext cx="89535" cy="89535"/>
                          </a:xfrm>
                          <a:custGeom>
                            <a:avLst/>
                            <a:gdLst/>
                            <a:ahLst/>
                            <a:cxnLst/>
                            <a:rect l="l" t="t" r="r" b="b"/>
                            <a:pathLst>
                              <a:path w="89535" h="89535">
                                <a:moveTo>
                                  <a:pt x="89169" y="0"/>
                                </a:moveTo>
                                <a:lnTo>
                                  <a:pt x="0" y="0"/>
                                </a:lnTo>
                                <a:lnTo>
                                  <a:pt x="0" y="89169"/>
                                </a:lnTo>
                                <a:lnTo>
                                  <a:pt x="89169" y="89169"/>
                                </a:lnTo>
                                <a:lnTo>
                                  <a:pt x="89169" y="0"/>
                                </a:lnTo>
                                <a:close/>
                              </a:path>
                            </a:pathLst>
                          </a:custGeom>
                          <a:solidFill>
                            <a:srgbClr val="A03B3B"/>
                          </a:solidFill>
                        </wps:spPr>
                        <wps:bodyPr wrap="square" lIns="0" tIns="0" rIns="0" bIns="0" rtlCol="0">
                          <a:prstTxWarp prst="textNoShape">
                            <a:avLst/>
                          </a:prstTxWarp>
                          <a:noAutofit/>
                        </wps:bodyPr>
                      </wps:wsp>
                      <wps:wsp>
                        <wps:cNvPr id="627" name="Graphic 627"/>
                        <wps:cNvSpPr/>
                        <wps:spPr>
                          <a:xfrm>
                            <a:off x="2287934" y="2791628"/>
                            <a:ext cx="89535" cy="89535"/>
                          </a:xfrm>
                          <a:custGeom>
                            <a:avLst/>
                            <a:gdLst/>
                            <a:ahLst/>
                            <a:cxnLst/>
                            <a:rect l="l" t="t" r="r" b="b"/>
                            <a:pathLst>
                              <a:path w="89535" h="89535">
                                <a:moveTo>
                                  <a:pt x="0" y="89169"/>
                                </a:moveTo>
                                <a:lnTo>
                                  <a:pt x="89169" y="89169"/>
                                </a:lnTo>
                                <a:lnTo>
                                  <a:pt x="89169" y="0"/>
                                </a:lnTo>
                                <a:lnTo>
                                  <a:pt x="0" y="0"/>
                                </a:lnTo>
                                <a:lnTo>
                                  <a:pt x="0" y="89169"/>
                                </a:lnTo>
                                <a:close/>
                              </a:path>
                            </a:pathLst>
                          </a:custGeom>
                          <a:ln w="14861">
                            <a:solidFill>
                              <a:srgbClr val="A03B3B"/>
                            </a:solidFill>
                            <a:prstDash val="solid"/>
                          </a:ln>
                        </wps:spPr>
                        <wps:bodyPr wrap="square" lIns="0" tIns="0" rIns="0" bIns="0" rtlCol="0">
                          <a:prstTxWarp prst="textNoShape">
                            <a:avLst/>
                          </a:prstTxWarp>
                          <a:noAutofit/>
                        </wps:bodyPr>
                      </wps:wsp>
                      <wps:wsp>
                        <wps:cNvPr id="628" name="Graphic 628"/>
                        <wps:cNvSpPr/>
                        <wps:spPr>
                          <a:xfrm>
                            <a:off x="4361119" y="2789294"/>
                            <a:ext cx="89535" cy="89535"/>
                          </a:xfrm>
                          <a:custGeom>
                            <a:avLst/>
                            <a:gdLst/>
                            <a:ahLst/>
                            <a:cxnLst/>
                            <a:rect l="l" t="t" r="r" b="b"/>
                            <a:pathLst>
                              <a:path w="89535" h="89535">
                                <a:moveTo>
                                  <a:pt x="89169" y="0"/>
                                </a:moveTo>
                                <a:lnTo>
                                  <a:pt x="0" y="0"/>
                                </a:lnTo>
                                <a:lnTo>
                                  <a:pt x="0" y="89169"/>
                                </a:lnTo>
                                <a:lnTo>
                                  <a:pt x="89169" y="89169"/>
                                </a:lnTo>
                                <a:lnTo>
                                  <a:pt x="89169" y="0"/>
                                </a:lnTo>
                                <a:close/>
                              </a:path>
                            </a:pathLst>
                          </a:custGeom>
                          <a:solidFill>
                            <a:srgbClr val="A03B3B"/>
                          </a:solidFill>
                        </wps:spPr>
                        <wps:bodyPr wrap="square" lIns="0" tIns="0" rIns="0" bIns="0" rtlCol="0">
                          <a:prstTxWarp prst="textNoShape">
                            <a:avLst/>
                          </a:prstTxWarp>
                          <a:noAutofit/>
                        </wps:bodyPr>
                      </wps:wsp>
                      <wps:wsp>
                        <wps:cNvPr id="629" name="Graphic 629"/>
                        <wps:cNvSpPr/>
                        <wps:spPr>
                          <a:xfrm>
                            <a:off x="4361119" y="2789294"/>
                            <a:ext cx="89535" cy="89535"/>
                          </a:xfrm>
                          <a:custGeom>
                            <a:avLst/>
                            <a:gdLst/>
                            <a:ahLst/>
                            <a:cxnLst/>
                            <a:rect l="l" t="t" r="r" b="b"/>
                            <a:pathLst>
                              <a:path w="89535" h="89535">
                                <a:moveTo>
                                  <a:pt x="0" y="89169"/>
                                </a:moveTo>
                                <a:lnTo>
                                  <a:pt x="89169" y="89169"/>
                                </a:lnTo>
                                <a:lnTo>
                                  <a:pt x="89169" y="0"/>
                                </a:lnTo>
                                <a:lnTo>
                                  <a:pt x="0" y="0"/>
                                </a:lnTo>
                                <a:lnTo>
                                  <a:pt x="0" y="89169"/>
                                </a:lnTo>
                                <a:close/>
                              </a:path>
                            </a:pathLst>
                          </a:custGeom>
                          <a:ln w="14861">
                            <a:solidFill>
                              <a:srgbClr val="A03B3B"/>
                            </a:solidFill>
                            <a:prstDash val="solid"/>
                          </a:ln>
                        </wps:spPr>
                        <wps:bodyPr wrap="square" lIns="0" tIns="0" rIns="0" bIns="0" rtlCol="0">
                          <a:prstTxWarp prst="textNoShape">
                            <a:avLst/>
                          </a:prstTxWarp>
                          <a:noAutofit/>
                        </wps:bodyPr>
                      </wps:wsp>
                      <wps:wsp>
                        <wps:cNvPr id="630" name="Graphic 630"/>
                        <wps:cNvSpPr/>
                        <wps:spPr>
                          <a:xfrm>
                            <a:off x="259333" y="1109970"/>
                            <a:ext cx="4146550" cy="1270"/>
                          </a:xfrm>
                          <a:custGeom>
                            <a:avLst/>
                            <a:gdLst/>
                            <a:ahLst/>
                            <a:cxnLst/>
                            <a:rect l="l" t="t" r="r" b="b"/>
                            <a:pathLst>
                              <a:path w="4146550" h="635">
                                <a:moveTo>
                                  <a:pt x="0" y="16"/>
                                </a:moveTo>
                                <a:lnTo>
                                  <a:pt x="2073184" y="10"/>
                                </a:lnTo>
                                <a:lnTo>
                                  <a:pt x="4146369" y="0"/>
                                </a:lnTo>
                              </a:path>
                            </a:pathLst>
                          </a:custGeom>
                          <a:ln w="22292">
                            <a:solidFill>
                              <a:srgbClr val="5A8AB8"/>
                            </a:solidFill>
                            <a:prstDash val="sysDash"/>
                          </a:ln>
                        </wps:spPr>
                        <wps:bodyPr wrap="square" lIns="0" tIns="0" rIns="0" bIns="0" rtlCol="0">
                          <a:prstTxWarp prst="textNoShape">
                            <a:avLst/>
                          </a:prstTxWarp>
                          <a:noAutofit/>
                        </wps:bodyPr>
                      </wps:wsp>
                      <pic:pic xmlns:pic="http://schemas.openxmlformats.org/drawingml/2006/picture">
                        <pic:nvPicPr>
                          <pic:cNvPr id="631" name="Image 631"/>
                          <pic:cNvPicPr/>
                        </pic:nvPicPr>
                        <pic:blipFill>
                          <a:blip r:embed="rId26" cstate="print"/>
                          <a:stretch>
                            <a:fillRect/>
                          </a:stretch>
                        </pic:blipFill>
                        <pic:spPr>
                          <a:xfrm>
                            <a:off x="207318" y="1057971"/>
                            <a:ext cx="104030" cy="104030"/>
                          </a:xfrm>
                          <a:prstGeom prst="rect">
                            <a:avLst/>
                          </a:prstGeom>
                        </pic:spPr>
                      </pic:pic>
                      <pic:pic xmlns:pic="http://schemas.openxmlformats.org/drawingml/2006/picture">
                        <pic:nvPicPr>
                          <pic:cNvPr id="632" name="Image 632"/>
                          <pic:cNvPicPr/>
                        </pic:nvPicPr>
                        <pic:blipFill>
                          <a:blip r:embed="rId27" cstate="print"/>
                          <a:stretch>
                            <a:fillRect/>
                          </a:stretch>
                        </pic:blipFill>
                        <pic:spPr>
                          <a:xfrm>
                            <a:off x="2280503" y="1057964"/>
                            <a:ext cx="104030" cy="104030"/>
                          </a:xfrm>
                          <a:prstGeom prst="rect">
                            <a:avLst/>
                          </a:prstGeom>
                        </pic:spPr>
                      </pic:pic>
                      <pic:pic xmlns:pic="http://schemas.openxmlformats.org/drawingml/2006/picture">
                        <pic:nvPicPr>
                          <pic:cNvPr id="633" name="Image 633"/>
                          <pic:cNvPicPr/>
                        </pic:nvPicPr>
                        <pic:blipFill>
                          <a:blip r:embed="rId27" cstate="print"/>
                          <a:stretch>
                            <a:fillRect/>
                          </a:stretch>
                        </pic:blipFill>
                        <pic:spPr>
                          <a:xfrm>
                            <a:off x="4353688" y="1057954"/>
                            <a:ext cx="104030" cy="104030"/>
                          </a:xfrm>
                          <a:prstGeom prst="rect">
                            <a:avLst/>
                          </a:prstGeom>
                        </pic:spPr>
                      </pic:pic>
                      <wps:wsp>
                        <wps:cNvPr id="634" name="Graphic 634"/>
                        <wps:cNvSpPr/>
                        <wps:spPr>
                          <a:xfrm>
                            <a:off x="259333" y="140768"/>
                            <a:ext cx="4146550" cy="27305"/>
                          </a:xfrm>
                          <a:custGeom>
                            <a:avLst/>
                            <a:gdLst/>
                            <a:ahLst/>
                            <a:cxnLst/>
                            <a:rect l="l" t="t" r="r" b="b"/>
                            <a:pathLst>
                              <a:path w="4146550" h="27305">
                                <a:moveTo>
                                  <a:pt x="0" y="27130"/>
                                </a:moveTo>
                                <a:lnTo>
                                  <a:pt x="2073184" y="12692"/>
                                </a:lnTo>
                                <a:lnTo>
                                  <a:pt x="4146369" y="0"/>
                                </a:lnTo>
                              </a:path>
                            </a:pathLst>
                          </a:custGeom>
                          <a:ln w="22292">
                            <a:solidFill>
                              <a:srgbClr val="C05F5F"/>
                            </a:solidFill>
                            <a:prstDash val="sysDash"/>
                          </a:ln>
                        </wps:spPr>
                        <wps:bodyPr wrap="square" lIns="0" tIns="0" rIns="0" bIns="0" rtlCol="0">
                          <a:prstTxWarp prst="textNoShape">
                            <a:avLst/>
                          </a:prstTxWarp>
                          <a:noAutofit/>
                        </wps:bodyPr>
                      </wps:wsp>
                      <wps:wsp>
                        <wps:cNvPr id="635" name="Graphic 635"/>
                        <wps:cNvSpPr/>
                        <wps:spPr>
                          <a:xfrm>
                            <a:off x="214749" y="123314"/>
                            <a:ext cx="89535" cy="89535"/>
                          </a:xfrm>
                          <a:custGeom>
                            <a:avLst/>
                            <a:gdLst/>
                            <a:ahLst/>
                            <a:cxnLst/>
                            <a:rect l="l" t="t" r="r" b="b"/>
                            <a:pathLst>
                              <a:path w="89535" h="89535">
                                <a:moveTo>
                                  <a:pt x="89169" y="0"/>
                                </a:moveTo>
                                <a:lnTo>
                                  <a:pt x="0" y="0"/>
                                </a:lnTo>
                                <a:lnTo>
                                  <a:pt x="0" y="89169"/>
                                </a:lnTo>
                                <a:lnTo>
                                  <a:pt x="89169" y="89169"/>
                                </a:lnTo>
                                <a:lnTo>
                                  <a:pt x="89169" y="0"/>
                                </a:lnTo>
                                <a:close/>
                              </a:path>
                            </a:pathLst>
                          </a:custGeom>
                          <a:solidFill>
                            <a:srgbClr val="C05F5F"/>
                          </a:solidFill>
                        </wps:spPr>
                        <wps:bodyPr wrap="square" lIns="0" tIns="0" rIns="0" bIns="0" rtlCol="0">
                          <a:prstTxWarp prst="textNoShape">
                            <a:avLst/>
                          </a:prstTxWarp>
                          <a:noAutofit/>
                        </wps:bodyPr>
                      </wps:wsp>
                      <wps:wsp>
                        <wps:cNvPr id="636" name="Graphic 636"/>
                        <wps:cNvSpPr/>
                        <wps:spPr>
                          <a:xfrm>
                            <a:off x="214749" y="123314"/>
                            <a:ext cx="89535" cy="89535"/>
                          </a:xfrm>
                          <a:custGeom>
                            <a:avLst/>
                            <a:gdLst/>
                            <a:ahLst/>
                            <a:cxnLst/>
                            <a:rect l="l" t="t" r="r" b="b"/>
                            <a:pathLst>
                              <a:path w="89535" h="89535">
                                <a:moveTo>
                                  <a:pt x="0" y="89169"/>
                                </a:moveTo>
                                <a:lnTo>
                                  <a:pt x="89169" y="89169"/>
                                </a:lnTo>
                                <a:lnTo>
                                  <a:pt x="89169" y="0"/>
                                </a:lnTo>
                                <a:lnTo>
                                  <a:pt x="0" y="0"/>
                                </a:lnTo>
                                <a:lnTo>
                                  <a:pt x="0" y="89169"/>
                                </a:lnTo>
                                <a:close/>
                              </a:path>
                            </a:pathLst>
                          </a:custGeom>
                          <a:ln w="14861">
                            <a:solidFill>
                              <a:srgbClr val="C05F5F"/>
                            </a:solidFill>
                            <a:prstDash val="solid"/>
                          </a:ln>
                        </wps:spPr>
                        <wps:bodyPr wrap="square" lIns="0" tIns="0" rIns="0" bIns="0" rtlCol="0">
                          <a:prstTxWarp prst="textNoShape">
                            <a:avLst/>
                          </a:prstTxWarp>
                          <a:noAutofit/>
                        </wps:bodyPr>
                      </wps:wsp>
                      <wps:wsp>
                        <wps:cNvPr id="637" name="Graphic 637"/>
                        <wps:cNvSpPr/>
                        <wps:spPr>
                          <a:xfrm>
                            <a:off x="2287934" y="108876"/>
                            <a:ext cx="89535" cy="89535"/>
                          </a:xfrm>
                          <a:custGeom>
                            <a:avLst/>
                            <a:gdLst/>
                            <a:ahLst/>
                            <a:cxnLst/>
                            <a:rect l="l" t="t" r="r" b="b"/>
                            <a:pathLst>
                              <a:path w="89535" h="89535">
                                <a:moveTo>
                                  <a:pt x="89169" y="0"/>
                                </a:moveTo>
                                <a:lnTo>
                                  <a:pt x="0" y="0"/>
                                </a:lnTo>
                                <a:lnTo>
                                  <a:pt x="0" y="89169"/>
                                </a:lnTo>
                                <a:lnTo>
                                  <a:pt x="89169" y="89169"/>
                                </a:lnTo>
                                <a:lnTo>
                                  <a:pt x="89169" y="0"/>
                                </a:lnTo>
                                <a:close/>
                              </a:path>
                            </a:pathLst>
                          </a:custGeom>
                          <a:solidFill>
                            <a:srgbClr val="C05F5F"/>
                          </a:solidFill>
                        </wps:spPr>
                        <wps:bodyPr wrap="square" lIns="0" tIns="0" rIns="0" bIns="0" rtlCol="0">
                          <a:prstTxWarp prst="textNoShape">
                            <a:avLst/>
                          </a:prstTxWarp>
                          <a:noAutofit/>
                        </wps:bodyPr>
                      </wps:wsp>
                      <wps:wsp>
                        <wps:cNvPr id="638" name="Graphic 638"/>
                        <wps:cNvSpPr/>
                        <wps:spPr>
                          <a:xfrm>
                            <a:off x="2287934" y="108876"/>
                            <a:ext cx="89535" cy="89535"/>
                          </a:xfrm>
                          <a:custGeom>
                            <a:avLst/>
                            <a:gdLst/>
                            <a:ahLst/>
                            <a:cxnLst/>
                            <a:rect l="l" t="t" r="r" b="b"/>
                            <a:pathLst>
                              <a:path w="89535" h="89535">
                                <a:moveTo>
                                  <a:pt x="0" y="89169"/>
                                </a:moveTo>
                                <a:lnTo>
                                  <a:pt x="89169" y="89169"/>
                                </a:lnTo>
                                <a:lnTo>
                                  <a:pt x="89169" y="0"/>
                                </a:lnTo>
                                <a:lnTo>
                                  <a:pt x="0" y="0"/>
                                </a:lnTo>
                                <a:lnTo>
                                  <a:pt x="0" y="89169"/>
                                </a:lnTo>
                                <a:close/>
                              </a:path>
                            </a:pathLst>
                          </a:custGeom>
                          <a:ln w="14861">
                            <a:solidFill>
                              <a:srgbClr val="C05F5F"/>
                            </a:solidFill>
                            <a:prstDash val="solid"/>
                          </a:ln>
                        </wps:spPr>
                        <wps:bodyPr wrap="square" lIns="0" tIns="0" rIns="0" bIns="0" rtlCol="0">
                          <a:prstTxWarp prst="textNoShape">
                            <a:avLst/>
                          </a:prstTxWarp>
                          <a:noAutofit/>
                        </wps:bodyPr>
                      </wps:wsp>
                      <wps:wsp>
                        <wps:cNvPr id="639" name="Graphic 639"/>
                        <wps:cNvSpPr/>
                        <wps:spPr>
                          <a:xfrm>
                            <a:off x="4361119" y="96183"/>
                            <a:ext cx="89535" cy="89535"/>
                          </a:xfrm>
                          <a:custGeom>
                            <a:avLst/>
                            <a:gdLst/>
                            <a:ahLst/>
                            <a:cxnLst/>
                            <a:rect l="l" t="t" r="r" b="b"/>
                            <a:pathLst>
                              <a:path w="89535" h="89535">
                                <a:moveTo>
                                  <a:pt x="89169" y="0"/>
                                </a:moveTo>
                                <a:lnTo>
                                  <a:pt x="0" y="0"/>
                                </a:lnTo>
                                <a:lnTo>
                                  <a:pt x="0" y="89169"/>
                                </a:lnTo>
                                <a:lnTo>
                                  <a:pt x="89169" y="89169"/>
                                </a:lnTo>
                                <a:lnTo>
                                  <a:pt x="89169" y="0"/>
                                </a:lnTo>
                                <a:close/>
                              </a:path>
                            </a:pathLst>
                          </a:custGeom>
                          <a:solidFill>
                            <a:srgbClr val="C05F5F"/>
                          </a:solidFill>
                        </wps:spPr>
                        <wps:bodyPr wrap="square" lIns="0" tIns="0" rIns="0" bIns="0" rtlCol="0">
                          <a:prstTxWarp prst="textNoShape">
                            <a:avLst/>
                          </a:prstTxWarp>
                          <a:noAutofit/>
                        </wps:bodyPr>
                      </wps:wsp>
                      <wps:wsp>
                        <wps:cNvPr id="640" name="Graphic 640"/>
                        <wps:cNvSpPr/>
                        <wps:spPr>
                          <a:xfrm>
                            <a:off x="4361119" y="96183"/>
                            <a:ext cx="89535" cy="89535"/>
                          </a:xfrm>
                          <a:custGeom>
                            <a:avLst/>
                            <a:gdLst/>
                            <a:ahLst/>
                            <a:cxnLst/>
                            <a:rect l="l" t="t" r="r" b="b"/>
                            <a:pathLst>
                              <a:path w="89535" h="89535">
                                <a:moveTo>
                                  <a:pt x="0" y="89169"/>
                                </a:moveTo>
                                <a:lnTo>
                                  <a:pt x="89169" y="89169"/>
                                </a:lnTo>
                                <a:lnTo>
                                  <a:pt x="89169" y="0"/>
                                </a:lnTo>
                                <a:lnTo>
                                  <a:pt x="0" y="0"/>
                                </a:lnTo>
                                <a:lnTo>
                                  <a:pt x="0" y="89169"/>
                                </a:lnTo>
                                <a:close/>
                              </a:path>
                            </a:pathLst>
                          </a:custGeom>
                          <a:ln w="14861">
                            <a:solidFill>
                              <a:srgbClr val="C05F5F"/>
                            </a:solidFill>
                            <a:prstDash val="solid"/>
                          </a:ln>
                        </wps:spPr>
                        <wps:bodyPr wrap="square" lIns="0" tIns="0" rIns="0" bIns="0" rtlCol="0">
                          <a:prstTxWarp prst="textNoShape">
                            <a:avLst/>
                          </a:prstTxWarp>
                          <a:noAutofit/>
                        </wps:bodyPr>
                      </wps:wsp>
                      <wps:wsp>
                        <wps:cNvPr id="641" name="Graphic 641"/>
                        <wps:cNvSpPr/>
                        <wps:spPr>
                          <a:xfrm>
                            <a:off x="52015" y="5944"/>
                            <a:ext cx="4561205" cy="2966720"/>
                          </a:xfrm>
                          <a:custGeom>
                            <a:avLst/>
                            <a:gdLst/>
                            <a:ahLst/>
                            <a:cxnLst/>
                            <a:rect l="l" t="t" r="r" b="b"/>
                            <a:pathLst>
                              <a:path w="4561205" h="2966720">
                                <a:moveTo>
                                  <a:pt x="0" y="2966125"/>
                                </a:moveTo>
                                <a:lnTo>
                                  <a:pt x="0" y="0"/>
                                </a:lnTo>
                              </a:path>
                              <a:path w="4561205" h="2966720">
                                <a:moveTo>
                                  <a:pt x="4561006" y="2966125"/>
                                </a:moveTo>
                                <a:lnTo>
                                  <a:pt x="4561006" y="0"/>
                                </a:lnTo>
                              </a:path>
                              <a:path w="4561205" h="2966720">
                                <a:moveTo>
                                  <a:pt x="0" y="2966125"/>
                                </a:moveTo>
                                <a:lnTo>
                                  <a:pt x="4561006" y="2966125"/>
                                </a:lnTo>
                              </a:path>
                              <a:path w="4561205" h="2966720">
                                <a:moveTo>
                                  <a:pt x="0" y="0"/>
                                </a:moveTo>
                                <a:lnTo>
                                  <a:pt x="4561006" y="0"/>
                                </a:lnTo>
                              </a:path>
                            </a:pathLst>
                          </a:custGeom>
                          <a:ln w="11889">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42" name="Image 642"/>
                          <pic:cNvPicPr/>
                        </pic:nvPicPr>
                        <pic:blipFill>
                          <a:blip r:embed="rId28" cstate="print"/>
                          <a:stretch>
                            <a:fillRect/>
                          </a:stretch>
                        </pic:blipFill>
                        <pic:spPr>
                          <a:xfrm>
                            <a:off x="3247292" y="1158756"/>
                            <a:ext cx="237784" cy="104030"/>
                          </a:xfrm>
                          <a:prstGeom prst="rect">
                            <a:avLst/>
                          </a:prstGeom>
                        </pic:spPr>
                      </pic:pic>
                      <wps:wsp>
                        <wps:cNvPr id="643" name="Graphic 643"/>
                        <wps:cNvSpPr/>
                        <wps:spPr>
                          <a:xfrm>
                            <a:off x="3247292" y="1389109"/>
                            <a:ext cx="238125" cy="1270"/>
                          </a:xfrm>
                          <a:custGeom>
                            <a:avLst/>
                            <a:gdLst/>
                            <a:ahLst/>
                            <a:cxnLst/>
                            <a:rect l="l" t="t" r="r" b="b"/>
                            <a:pathLst>
                              <a:path w="238125">
                                <a:moveTo>
                                  <a:pt x="0" y="0"/>
                                </a:moveTo>
                                <a:lnTo>
                                  <a:pt x="118892" y="0"/>
                                </a:lnTo>
                                <a:lnTo>
                                  <a:pt x="237784" y="0"/>
                                </a:lnTo>
                              </a:path>
                            </a:pathLst>
                          </a:custGeom>
                          <a:ln w="22292">
                            <a:solidFill>
                              <a:srgbClr val="A03B3B"/>
                            </a:solidFill>
                            <a:prstDash val="solid"/>
                          </a:ln>
                        </wps:spPr>
                        <wps:bodyPr wrap="square" lIns="0" tIns="0" rIns="0" bIns="0" rtlCol="0">
                          <a:prstTxWarp prst="textNoShape">
                            <a:avLst/>
                          </a:prstTxWarp>
                          <a:noAutofit/>
                        </wps:bodyPr>
                      </wps:wsp>
                      <wps:wsp>
                        <wps:cNvPr id="644" name="Graphic 644"/>
                        <wps:cNvSpPr/>
                        <wps:spPr>
                          <a:xfrm>
                            <a:off x="3321600" y="1344525"/>
                            <a:ext cx="89535" cy="89535"/>
                          </a:xfrm>
                          <a:custGeom>
                            <a:avLst/>
                            <a:gdLst/>
                            <a:ahLst/>
                            <a:cxnLst/>
                            <a:rect l="l" t="t" r="r" b="b"/>
                            <a:pathLst>
                              <a:path w="89535" h="89535">
                                <a:moveTo>
                                  <a:pt x="89169" y="0"/>
                                </a:moveTo>
                                <a:lnTo>
                                  <a:pt x="0" y="0"/>
                                </a:lnTo>
                                <a:lnTo>
                                  <a:pt x="0" y="89169"/>
                                </a:lnTo>
                                <a:lnTo>
                                  <a:pt x="89169" y="89169"/>
                                </a:lnTo>
                                <a:lnTo>
                                  <a:pt x="89169" y="0"/>
                                </a:lnTo>
                                <a:close/>
                              </a:path>
                            </a:pathLst>
                          </a:custGeom>
                          <a:solidFill>
                            <a:srgbClr val="A03B3B"/>
                          </a:solidFill>
                        </wps:spPr>
                        <wps:bodyPr wrap="square" lIns="0" tIns="0" rIns="0" bIns="0" rtlCol="0">
                          <a:prstTxWarp prst="textNoShape">
                            <a:avLst/>
                          </a:prstTxWarp>
                          <a:noAutofit/>
                        </wps:bodyPr>
                      </wps:wsp>
                      <wps:wsp>
                        <wps:cNvPr id="645" name="Graphic 645"/>
                        <wps:cNvSpPr/>
                        <wps:spPr>
                          <a:xfrm>
                            <a:off x="3321600" y="1344525"/>
                            <a:ext cx="89535" cy="89535"/>
                          </a:xfrm>
                          <a:custGeom>
                            <a:avLst/>
                            <a:gdLst/>
                            <a:ahLst/>
                            <a:cxnLst/>
                            <a:rect l="l" t="t" r="r" b="b"/>
                            <a:pathLst>
                              <a:path w="89535" h="89535">
                                <a:moveTo>
                                  <a:pt x="0" y="89169"/>
                                </a:moveTo>
                                <a:lnTo>
                                  <a:pt x="89169" y="89169"/>
                                </a:lnTo>
                                <a:lnTo>
                                  <a:pt x="89169" y="0"/>
                                </a:lnTo>
                                <a:lnTo>
                                  <a:pt x="0" y="0"/>
                                </a:lnTo>
                                <a:lnTo>
                                  <a:pt x="0" y="89169"/>
                                </a:lnTo>
                                <a:close/>
                              </a:path>
                            </a:pathLst>
                          </a:custGeom>
                          <a:ln w="14861">
                            <a:solidFill>
                              <a:srgbClr val="A03B3B"/>
                            </a:solidFill>
                            <a:prstDash val="solid"/>
                          </a:ln>
                        </wps:spPr>
                        <wps:bodyPr wrap="square" lIns="0" tIns="0" rIns="0" bIns="0" rtlCol="0">
                          <a:prstTxWarp prst="textNoShape">
                            <a:avLst/>
                          </a:prstTxWarp>
                          <a:noAutofit/>
                        </wps:bodyPr>
                      </wps:wsp>
                      <pic:pic xmlns:pic="http://schemas.openxmlformats.org/drawingml/2006/picture">
                        <pic:nvPicPr>
                          <pic:cNvPr id="646" name="Image 646"/>
                          <pic:cNvPicPr/>
                        </pic:nvPicPr>
                        <pic:blipFill>
                          <a:blip r:embed="rId29" cstate="print"/>
                          <a:stretch>
                            <a:fillRect/>
                          </a:stretch>
                        </pic:blipFill>
                        <pic:spPr>
                          <a:xfrm>
                            <a:off x="3247292" y="1515433"/>
                            <a:ext cx="237784" cy="104030"/>
                          </a:xfrm>
                          <a:prstGeom prst="rect">
                            <a:avLst/>
                          </a:prstGeom>
                        </pic:spPr>
                      </pic:pic>
                      <wps:wsp>
                        <wps:cNvPr id="647" name="Graphic 647"/>
                        <wps:cNvSpPr/>
                        <wps:spPr>
                          <a:xfrm>
                            <a:off x="3247292" y="1745787"/>
                            <a:ext cx="238125" cy="1270"/>
                          </a:xfrm>
                          <a:custGeom>
                            <a:avLst/>
                            <a:gdLst/>
                            <a:ahLst/>
                            <a:cxnLst/>
                            <a:rect l="l" t="t" r="r" b="b"/>
                            <a:pathLst>
                              <a:path w="238125">
                                <a:moveTo>
                                  <a:pt x="0" y="0"/>
                                </a:moveTo>
                                <a:lnTo>
                                  <a:pt x="118892" y="0"/>
                                </a:lnTo>
                                <a:lnTo>
                                  <a:pt x="237784" y="0"/>
                                </a:lnTo>
                              </a:path>
                            </a:pathLst>
                          </a:custGeom>
                          <a:ln w="22292">
                            <a:solidFill>
                              <a:srgbClr val="C05F5F"/>
                            </a:solidFill>
                            <a:prstDash val="sysDash"/>
                          </a:ln>
                        </wps:spPr>
                        <wps:bodyPr wrap="square" lIns="0" tIns="0" rIns="0" bIns="0" rtlCol="0">
                          <a:prstTxWarp prst="textNoShape">
                            <a:avLst/>
                          </a:prstTxWarp>
                          <a:noAutofit/>
                        </wps:bodyPr>
                      </wps:wsp>
                      <wps:wsp>
                        <wps:cNvPr id="648" name="Graphic 648"/>
                        <wps:cNvSpPr/>
                        <wps:spPr>
                          <a:xfrm>
                            <a:off x="3321600" y="1701202"/>
                            <a:ext cx="89535" cy="89535"/>
                          </a:xfrm>
                          <a:custGeom>
                            <a:avLst/>
                            <a:gdLst/>
                            <a:ahLst/>
                            <a:cxnLst/>
                            <a:rect l="l" t="t" r="r" b="b"/>
                            <a:pathLst>
                              <a:path w="89535" h="89535">
                                <a:moveTo>
                                  <a:pt x="89169" y="0"/>
                                </a:moveTo>
                                <a:lnTo>
                                  <a:pt x="0" y="0"/>
                                </a:lnTo>
                                <a:lnTo>
                                  <a:pt x="0" y="89169"/>
                                </a:lnTo>
                                <a:lnTo>
                                  <a:pt x="89169" y="89169"/>
                                </a:lnTo>
                                <a:lnTo>
                                  <a:pt x="89169" y="0"/>
                                </a:lnTo>
                                <a:close/>
                              </a:path>
                            </a:pathLst>
                          </a:custGeom>
                          <a:solidFill>
                            <a:srgbClr val="C05F5F"/>
                          </a:solidFill>
                        </wps:spPr>
                        <wps:bodyPr wrap="square" lIns="0" tIns="0" rIns="0" bIns="0" rtlCol="0">
                          <a:prstTxWarp prst="textNoShape">
                            <a:avLst/>
                          </a:prstTxWarp>
                          <a:noAutofit/>
                        </wps:bodyPr>
                      </wps:wsp>
                      <wps:wsp>
                        <wps:cNvPr id="649" name="Graphic 649"/>
                        <wps:cNvSpPr/>
                        <wps:spPr>
                          <a:xfrm>
                            <a:off x="3321600" y="1701202"/>
                            <a:ext cx="89535" cy="89535"/>
                          </a:xfrm>
                          <a:custGeom>
                            <a:avLst/>
                            <a:gdLst/>
                            <a:ahLst/>
                            <a:cxnLst/>
                            <a:rect l="l" t="t" r="r" b="b"/>
                            <a:pathLst>
                              <a:path w="89535" h="89535">
                                <a:moveTo>
                                  <a:pt x="0" y="89169"/>
                                </a:moveTo>
                                <a:lnTo>
                                  <a:pt x="89169" y="89169"/>
                                </a:lnTo>
                                <a:lnTo>
                                  <a:pt x="89169" y="0"/>
                                </a:lnTo>
                                <a:lnTo>
                                  <a:pt x="0" y="0"/>
                                </a:lnTo>
                                <a:lnTo>
                                  <a:pt x="0" y="89169"/>
                                </a:lnTo>
                                <a:close/>
                              </a:path>
                            </a:pathLst>
                          </a:custGeom>
                          <a:ln w="14861">
                            <a:solidFill>
                              <a:srgbClr val="C05F5F"/>
                            </a:solidFill>
                            <a:prstDash val="solid"/>
                          </a:ln>
                        </wps:spPr>
                        <wps:bodyPr wrap="square" lIns="0" tIns="0" rIns="0" bIns="0" rtlCol="0">
                          <a:prstTxWarp prst="textNoShape">
                            <a:avLst/>
                          </a:prstTxWarp>
                          <a:noAutofit/>
                        </wps:bodyPr>
                      </wps:wsp>
                      <wps:wsp>
                        <wps:cNvPr id="650" name="Textbox 650"/>
                        <wps:cNvSpPr txBox="1"/>
                        <wps:spPr>
                          <a:xfrm>
                            <a:off x="0" y="0"/>
                            <a:ext cx="4618990" cy="3024505"/>
                          </a:xfrm>
                          <a:prstGeom prst="rect">
                            <a:avLst/>
                          </a:prstGeom>
                        </wps:spPr>
                        <wps:txbx>
                          <w:txbxContent>
                            <w:p w14:paraId="00DC2850" w14:textId="77777777" w:rsidR="00350CFB" w:rsidRDefault="00350CFB">
                              <w:pPr>
                                <w:rPr>
                                  <w:sz w:val="18"/>
                                </w:rPr>
                              </w:pPr>
                            </w:p>
                            <w:p w14:paraId="00DC2851" w14:textId="77777777" w:rsidR="00350CFB" w:rsidRDefault="00350CFB">
                              <w:pPr>
                                <w:rPr>
                                  <w:sz w:val="18"/>
                                </w:rPr>
                              </w:pPr>
                            </w:p>
                            <w:p w14:paraId="00DC2852" w14:textId="77777777" w:rsidR="00350CFB" w:rsidRDefault="00350CFB">
                              <w:pPr>
                                <w:rPr>
                                  <w:sz w:val="18"/>
                                </w:rPr>
                              </w:pPr>
                            </w:p>
                            <w:p w14:paraId="00DC2853" w14:textId="77777777" w:rsidR="00350CFB" w:rsidRDefault="00350CFB">
                              <w:pPr>
                                <w:rPr>
                                  <w:sz w:val="18"/>
                                </w:rPr>
                              </w:pPr>
                            </w:p>
                            <w:p w14:paraId="00DC2854" w14:textId="77777777" w:rsidR="00350CFB" w:rsidRDefault="00350CFB">
                              <w:pPr>
                                <w:rPr>
                                  <w:sz w:val="18"/>
                                </w:rPr>
                              </w:pPr>
                            </w:p>
                            <w:p w14:paraId="00DC2855" w14:textId="77777777" w:rsidR="00350CFB" w:rsidRDefault="00350CFB">
                              <w:pPr>
                                <w:rPr>
                                  <w:sz w:val="18"/>
                                </w:rPr>
                              </w:pPr>
                            </w:p>
                            <w:p w14:paraId="00DC2856" w14:textId="77777777" w:rsidR="00350CFB" w:rsidRDefault="00350CFB">
                              <w:pPr>
                                <w:rPr>
                                  <w:sz w:val="18"/>
                                </w:rPr>
                              </w:pPr>
                            </w:p>
                            <w:p w14:paraId="00DC2857" w14:textId="77777777" w:rsidR="00350CFB" w:rsidRDefault="00350CFB">
                              <w:pPr>
                                <w:spacing w:before="119"/>
                                <w:rPr>
                                  <w:sz w:val="18"/>
                                </w:rPr>
                              </w:pPr>
                            </w:p>
                            <w:p w14:paraId="00DC2858" w14:textId="77777777" w:rsidR="00350CFB" w:rsidRDefault="00283FFF">
                              <w:pPr>
                                <w:spacing w:line="278" w:lineRule="auto"/>
                                <w:ind w:left="5638" w:right="175"/>
                                <w:rPr>
                                  <w:rFonts w:ascii="Arial"/>
                                  <w:sz w:val="21"/>
                                </w:rPr>
                              </w:pPr>
                              <w:r>
                                <w:rPr>
                                  <w:rFonts w:ascii="Arial"/>
                                  <w:w w:val="105"/>
                                  <w:sz w:val="21"/>
                                </w:rPr>
                                <w:t xml:space="preserve">ER allowance </w:t>
                              </w:r>
                              <w:r>
                                <w:rPr>
                                  <w:rFonts w:ascii="Arial"/>
                                  <w:spacing w:val="-2"/>
                                  <w:sz w:val="21"/>
                                </w:rPr>
                                <w:t>AWP</w:t>
                              </w:r>
                              <w:r>
                                <w:rPr>
                                  <w:rFonts w:ascii="Arial"/>
                                  <w:spacing w:val="-13"/>
                                  <w:sz w:val="21"/>
                                </w:rPr>
                                <w:t xml:space="preserve"> </w:t>
                              </w:r>
                              <w:r>
                                <w:rPr>
                                  <w:rFonts w:ascii="Arial"/>
                                  <w:spacing w:val="-2"/>
                                  <w:sz w:val="21"/>
                                </w:rPr>
                                <w:t xml:space="preserve">allowance </w:t>
                              </w:r>
                              <w:r>
                                <w:rPr>
                                  <w:rFonts w:ascii="Arial"/>
                                  <w:w w:val="105"/>
                                  <w:sz w:val="21"/>
                                </w:rPr>
                                <w:t>ER transfer AWP transfer</w:t>
                              </w:r>
                            </w:p>
                          </w:txbxContent>
                        </wps:txbx>
                        <wps:bodyPr wrap="square" lIns="0" tIns="0" rIns="0" bIns="0" rtlCol="0">
                          <a:noAutofit/>
                        </wps:bodyPr>
                      </wps:wsp>
                    </wpg:wgp>
                  </a:graphicData>
                </a:graphic>
              </wp:anchor>
            </w:drawing>
          </mc:Choice>
          <mc:Fallback>
            <w:pict>
              <v:group w14:anchorId="00DC2794" id="Group 591" o:spid="_x0000_s1218" style="position:absolute;left:0;text-align:left;margin-left:136.55pt;margin-top:-16.95pt;width:363.7pt;height:238.15pt;z-index:15774720;mso-wrap-distance-left:0;mso-wrap-distance-right:0;mso-position-horizontal-relative:page;mso-position-vertical-relative:text" coordsize="46189,302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">
                <v:shape id="Graphic 592" o:spid="_x0000_s1219" style="position:absolute;left:2593;top:59;width:13;height:29667;visibility:visible;mso-wrap-style:square;v-text-anchor:top" coordsize="1270,296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" path="m,l,117369em,206539l,2786717em,2875886r,90239e" filled="f" strokecolor="#afafaf" strokeweight=".33025mm">
                  <v:path arrowok="t"/>
                </v:shape>
                <v:shape id="Graphic 593" o:spid="_x0000_s1220" style="position:absolute;left:2593;top:29720;width:13;height:521;visibility:visible;mso-wrap-style:square;v-text-anchor:top" coordsize="1270,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" path="m,l,52015e" fillcolor="black" stroked="f">
                  <v:path arrowok="t"/>
                </v:shape>
                <v:shape id="Graphic 594" o:spid="_x0000_s1221" style="position:absolute;left:2593;top:29720;width:13;height:521;visibility:visible;mso-wrap-style:square;v-text-anchor:top" coordsize="1270,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" path="m,l,52015e" filled="f" strokeweight=".33025mm">
                  <v:path arrowok="t"/>
                </v:shape>
                <v:shape id="Graphic 595" o:spid="_x0000_s1222" style="position:absolute;left:23325;top:59;width:12;height:29667;visibility:visible;mso-wrap-style:square;v-text-anchor:top" coordsize="1270,296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" path="m,l,102932em,2874852r,91273em,192101l,2785683e" filled="f" strokecolor="#afafaf" strokeweight=".33025mm">
                  <v:path arrowok="t"/>
                </v:shape>
                <v:shape id="Graphic 596" o:spid="_x0000_s1223" style="position:absolute;left:23325;top:29720;width:12;height:521;visibility:visible;mso-wrap-style:square;v-text-anchor:top" coordsize="1270,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" path="m,l,52015e" fillcolor="black" stroked="f">
                  <v:path arrowok="t"/>
                </v:shape>
                <v:shape id="Graphic 597" o:spid="_x0000_s1224" style="position:absolute;left:23325;top:29720;width:12;height:521;visibility:visible;mso-wrap-style:square;v-text-anchor:top" coordsize="1270,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" path="m,l,52015e" filled="f" strokeweight=".33025mm">
                  <v:path arrowok="t"/>
                </v:shape>
                <v:shape id="Graphic 598" o:spid="_x0000_s1225" style="position:absolute;left:44057;top:59;width:12;height:29667;visibility:visible;mso-wrap-style:square;v-text-anchor:top" coordsize="1270,296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" path="m,l,90239em,2872519r,93606em,179408l,2783350e" filled="f" strokecolor="#afafaf" strokeweight=".33025mm">
                  <v:path arrowok="t"/>
                </v:shape>
                <v:shape id="Graphic 599" o:spid="_x0000_s1226" style="position:absolute;left:44057;top:29720;width:12;height:521;visibility:visible;mso-wrap-style:square;v-text-anchor:top" coordsize="1270,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" path="m,l,52015e" fillcolor="black" stroked="f">
                  <v:path arrowok="t"/>
                </v:shape>
                <v:shape id="Graphic 600" o:spid="_x0000_s1227" style="position:absolute;left:44057;top:29720;width:12;height:521;visibility:visible;mso-wrap-style:square;v-text-anchor:top" coordsize="1270,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" path="m,l,52015e" filled="f" strokeweight=".33025mm">
                  <v:path arrowok="t"/>
                </v:shape>
                <v:shape id="Graphic 601" o:spid="_x0000_s1228" style="position:absolute;left:520;top:26920;width:45612;height:13;visibility:visible;mso-wrap-style:square;v-text-anchor:top" coordsize="45612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" path="m,l4561006,e" filled="f" strokecolor="#afafaf" strokeweight=".33025mm">
                  <v:path arrowok="t"/>
                </v:shape>
                <v:shape id="Graphic 602" o:spid="_x0000_s1229" style="position:absolute;top:26920;width:520;height:13;visibility:visible;mso-wrap-style:square;v-text-anchor:top" coordsize="5206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" path="m52015,l,e" fillcolor="black" stroked="f">
                  <v:path arrowok="t"/>
                </v:shape>
                <v:shape id="Graphic 603" o:spid="_x0000_s1230" style="position:absolute;top:26920;width:520;height:13;visibility:visible;mso-wrap-style:square;v-text-anchor:top" coordsize="5206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" path="m52015,l,e" filled="f" strokeweight=".33025mm">
                  <v:path arrowok="t"/>
                </v:shape>
                <v:shape id="Graphic 604" o:spid="_x0000_s1231" style="position:absolute;left:520;top:22164;width:45612;height:13;visibility:visible;mso-wrap-style:square;v-text-anchor:top" coordsize="45612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" path="m,l4561006,e" filled="f" strokecolor="#afafaf" strokeweight=".33025mm">
                  <v:path arrowok="t"/>
                </v:shape>
                <v:shape id="Graphic 605" o:spid="_x0000_s1232" style="position:absolute;top:22164;width:520;height:13;visibility:visible;mso-wrap-style:square;v-text-anchor:top" coordsize="5206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" path="m52015,l,e" fillcolor="black" stroked="f">
                  <v:path arrowok="t"/>
                </v:shape>
                <v:shape id="Graphic 606" o:spid="_x0000_s1233" style="position:absolute;top:22164;width:520;height:13;visibility:visible;mso-wrap-style:square;v-text-anchor:top" coordsize="5206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" path="m52015,l,e" filled="f" strokeweight=".33025mm">
                  <v:path arrowok="t"/>
                </v:shape>
                <v:shape id="Graphic 607" o:spid="_x0000_s1234" style="position:absolute;left:520;top:17408;width:45612;height:13;visibility:visible;mso-wrap-style:square;v-text-anchor:top" coordsize="45612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" path="m,l3269585,em3358754,l4561006,e" filled="f" strokecolor="#afafaf" strokeweight=".33025mm">
                  <v:path arrowok="t"/>
                </v:shape>
                <v:shape id="Graphic 608" o:spid="_x0000_s1235" style="position:absolute;top:17408;width:520;height:13;visibility:visible;mso-wrap-style:square;v-text-anchor:top" coordsize="5206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" path="m52015,l,e" fillcolor="black" stroked="f">
                  <v:path arrowok="t"/>
                </v:shape>
                <v:shape id="Graphic 609" o:spid="_x0000_s1236" style="position:absolute;top:17408;width:520;height:13;visibility:visible;mso-wrap-style:square;v-text-anchor:top" coordsize="5206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" path="m52015,l,e" filled="f" strokeweight=".33025mm">
                  <v:path arrowok="t"/>
                </v:shape>
                <v:shape id="Graphic 610" o:spid="_x0000_s1237" style="position:absolute;left:520;top:12652;width:45612;height:13;visibility:visible;mso-wrap-style:square;v-text-anchor:top" coordsize="45612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" path="m,l4561006,e" filled="f" strokecolor="#afafaf" strokeweight=".33025mm">
                  <v:path arrowok="t"/>
                </v:shape>
                <v:shape id="Graphic 611" o:spid="_x0000_s1238" style="position:absolute;top:12652;width:520;height:13;visibility:visible;mso-wrap-style:square;v-text-anchor:top" coordsize="5206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" path="m52015,l,e" fillcolor="black" stroked="f">
                  <v:path arrowok="t"/>
                </v:shape>
                <v:shape id="Graphic 612" o:spid="_x0000_s1239" style="position:absolute;top:12652;width:520;height:13;visibility:visible;mso-wrap-style:square;v-text-anchor:top" coordsize="5206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" path="m52015,l,e" filled="f" strokeweight=".33025mm">
                  <v:path arrowok="t"/>
                </v:shape>
                <v:shape id="Graphic 613" o:spid="_x0000_s1240" style="position:absolute;left:520;top:7896;width:45612;height:12;visibility:visible;mso-wrap-style:square;v-text-anchor:top" coordsize="45612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" path="m,l4561006,e" filled="f" strokecolor="#afafaf" strokeweight=".33025mm">
                  <v:path arrowok="t"/>
                </v:shape>
                <v:shape id="Graphic 614" o:spid="_x0000_s1241" style="position:absolute;top:7896;width:520;height:12;visibility:visible;mso-wrap-style:square;v-text-anchor:top" coordsize="5206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" path="m52015,l,e" fillcolor="black" stroked="f">
                  <v:path arrowok="t"/>
                </v:shape>
                <v:shape id="Graphic 615" o:spid="_x0000_s1242" style="position:absolute;top:7896;width:520;height:12;visibility:visible;mso-wrap-style:square;v-text-anchor:top" coordsize="5206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" path="m52015,l,e" filled="f" strokeweight=".33025mm">
                  <v:path arrowok="t"/>
                </v:shape>
                <v:shape id="Graphic 616" o:spid="_x0000_s1243" style="position:absolute;left:520;top:3140;width:45612;height:12;visibility:visible;mso-wrap-style:square;v-text-anchor:top" coordsize="45612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" path="m,l4561006,e" filled="f" strokecolor="#afafaf" strokeweight=".33025mm">
                  <v:path arrowok="t"/>
                </v:shape>
                <v:shape id="Graphic 617" o:spid="_x0000_s1244" style="position:absolute;top:3140;width:520;height:12;visibility:visible;mso-wrap-style:square;v-text-anchor:top" coordsize="5206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" path="m52015,l,e" fillcolor="black" stroked="f">
                  <v:path arrowok="t"/>
                </v:shape>
                <v:shape id="Graphic 618" o:spid="_x0000_s1245" style="position:absolute;top:3140;width:520;height:12;visibility:visible;mso-wrap-style:square;v-text-anchor:top" coordsize="5206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" path="m52015,l,e" filled="f" strokeweight=".33025mm">
                  <v:path arrowok="t"/>
                </v:shape>
                <v:shape id="Graphic 619" o:spid="_x0000_s1246" style="position:absolute;left:2593;top:10030;width:41465;height:13;visibility:visible;mso-wrap-style:square;v-text-anchor:top" coordsize="4146550,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" path="m,l2073184,17,4146369,48e" filled="f" strokecolor="#2b5e8a" strokeweight=".61922mm">
                  <v:path arrowok="t"/>
                </v:shape>
                <v:shape id="Image 620" o:spid="_x0000_s1247" type="#_x0000_t75" style="position:absolute;left:2073;top:9510;width:1040;height:10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">
                  <v:imagedata r:id="rId20" o:title=""/>
                </v:shape>
                <v:shape id="Image 621" o:spid="_x0000_s1248" type="#_x0000_t75" style="position:absolute;left:22805;top:9510;width:1040;height:10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">
                  <v:imagedata r:id="rId30" o:title=""/>
                </v:shape>
                <v:shape id="Image 622" o:spid="_x0000_s1249" type="#_x0000_t75" style="position:absolute;left:43536;top:9510;width:1041;height:10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">
                  <v:imagedata r:id="rId31" o:title=""/>
                </v:shape>
                <v:shape id="Graphic 623" o:spid="_x0000_s1250" style="position:absolute;left:2593;top:28338;width:41465;height:38;visibility:visible;mso-wrap-style:square;v-text-anchor:top" coordsize="41465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" path="m,3366l2073184,2333,4146369,e" filled="f" strokecolor="#a03b3b" strokeweight=".61922mm">
                  <v:path arrowok="t"/>
                </v:shape>
                <v:shape id="Graphic 624" o:spid="_x0000_s1251" style="position:absolute;left:2147;top:27926;width:895;height:895;visibility:visible;mso-wrap-style:square;v-text-anchor:top" coordsize="89535,89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" path="m89169,l,,,89169r89169,l89169,xe" fillcolor="#a03b3b" stroked="f">
                  <v:path arrowok="t"/>
                </v:shape>
                <v:shape id="Graphic 625" o:spid="_x0000_s1252" style="position:absolute;left:2147;top:27926;width:895;height:895;visibility:visible;mso-wrap-style:square;v-text-anchor:top" coordsize="89535,89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" path="m,89169r89169,l89169,,,,,89169xe" filled="f" strokecolor="#a03b3b" strokeweight=".41281mm">
                  <v:path arrowok="t"/>
                </v:shape>
                <v:shape id="Graphic 626" o:spid="_x0000_s1253" style="position:absolute;left:22879;top:27916;width:895;height:895;visibility:visible;mso-wrap-style:square;v-text-anchor:top" coordsize="89535,89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" path="m89169,l,,,89169r89169,l89169,xe" fillcolor="#a03b3b" stroked="f">
                  <v:path arrowok="t"/>
                </v:shape>
                <v:shape id="Graphic 627" o:spid="_x0000_s1254" style="position:absolute;left:22879;top:27916;width:895;height:895;visibility:visible;mso-wrap-style:square;v-text-anchor:top" coordsize="89535,89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" path="m,89169r89169,l89169,,,,,89169xe" filled="f" strokecolor="#a03b3b" strokeweight=".41281mm">
                  <v:path arrowok="t"/>
                </v:shape>
                <v:shape id="Graphic 628" o:spid="_x0000_s1255" style="position:absolute;left:43611;top:27892;width:895;height:896;visibility:visible;mso-wrap-style:square;v-text-anchor:top" coordsize="89535,89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" path="m89169,l,,,89169r89169,l89169,xe" fillcolor="#a03b3b" stroked="f">
                  <v:path arrowok="t"/>
                </v:shape>
                <v:shape id="Graphic 629" o:spid="_x0000_s1256" style="position:absolute;left:43611;top:27892;width:895;height:896;visibility:visible;mso-wrap-style:square;v-text-anchor:top" coordsize="89535,89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" path="m,89169r89169,l89169,,,,,89169xe" filled="f" strokecolor="#a03b3b" strokeweight=".41281mm">
                  <v:path arrowok="t"/>
                </v:shape>
                <v:shape id="Graphic 630" o:spid="_x0000_s1257" style="position:absolute;left:2593;top:11099;width:41465;height:13;visibility:visible;mso-wrap-style:square;v-text-anchor:top" coordsize="4146550,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" path="m,16l2073184,10,4146369,e" filled="f" strokecolor="#5a8ab8" strokeweight=".61922mm">
                  <v:stroke dashstyle="3 1"/>
                  <v:path arrowok="t"/>
                </v:shape>
                <v:shape id="Image 631" o:spid="_x0000_s1258" type="#_x0000_t75" style="position:absolute;left:2073;top:10579;width:1040;height:10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">
                  <v:imagedata r:id="rId32" o:title=""/>
                </v:shape>
                <v:shape id="Image 632" o:spid="_x0000_s1259" type="#_x0000_t75" style="position:absolute;left:22805;top:10579;width:1040;height:10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">
                  <v:imagedata r:id="rId33" o:title=""/>
                </v:shape>
                <v:shape id="Image 633" o:spid="_x0000_s1260" type="#_x0000_t75" style="position:absolute;left:43536;top:10579;width:1041;height:10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">
                  <v:imagedata r:id="rId33" o:title=""/>
                </v:shape>
                <v:shape id="Graphic 634" o:spid="_x0000_s1261" style="position:absolute;left:2593;top:1407;width:41465;height:273;visibility:visible;mso-wrap-style:square;v-text-anchor:top" coordsize="4146550,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" path="m,27130l2073184,12692,4146369,e" filled="f" strokecolor="#c05f5f" strokeweight=".61922mm">
                  <v:stroke dashstyle="3 1"/>
                  <v:path arrowok="t"/>
                </v:shape>
                <v:shape id="Graphic 635" o:spid="_x0000_s1262" style="position:absolute;left:2147;top:1233;width:895;height:895;visibility:visible;mso-wrap-style:square;v-text-anchor:top" coordsize="89535,89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" path="m89169,l,,,89169r89169,l89169,xe" fillcolor="#c05f5f" stroked="f">
                  <v:path arrowok="t"/>
                </v:shape>
                <v:shape id="Graphic 636" o:spid="_x0000_s1263" style="position:absolute;left:2147;top:1233;width:895;height:895;visibility:visible;mso-wrap-style:square;v-text-anchor:top" coordsize="89535,89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" path="m,89169r89169,l89169,,,,,89169xe" filled="f" strokecolor="#c05f5f" strokeweight=".41281mm">
                  <v:path arrowok="t"/>
                </v:shape>
                <v:shape id="Graphic 637" o:spid="_x0000_s1264" style="position:absolute;left:22879;top:1088;width:895;height:896;visibility:visible;mso-wrap-style:square;v-text-anchor:top" coordsize="89535,89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" path="m89169,l,,,89169r89169,l89169,xe" fillcolor="#c05f5f" stroked="f">
                  <v:path arrowok="t"/>
                </v:shape>
                <v:shape id="Graphic 638" o:spid="_x0000_s1265" style="position:absolute;left:22879;top:1088;width:895;height:896;visibility:visible;mso-wrap-style:square;v-text-anchor:top" coordsize="89535,89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" path="m,89169r89169,l89169,,,,,89169xe" filled="f" strokecolor="#c05f5f" strokeweight=".41281mm">
                  <v:path arrowok="t"/>
                </v:shape>
                <v:shape id="Graphic 639" o:spid="_x0000_s1266" style="position:absolute;left:43611;top:961;width:895;height:896;visibility:visible;mso-wrap-style:square;v-text-anchor:top" coordsize="89535,89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" path="m89169,l,,,89169r89169,l89169,xe" fillcolor="#c05f5f" stroked="f">
                  <v:path arrowok="t"/>
                </v:shape>
                <v:shape id="Graphic 640" o:spid="_x0000_s1267" style="position:absolute;left:43611;top:961;width:895;height:896;visibility:visible;mso-wrap-style:square;v-text-anchor:top" coordsize="89535,89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" path="m,89169r89169,l89169,,,,,89169xe" filled="f" strokecolor="#c05f5f" strokeweight=".41281mm">
                  <v:path arrowok="t"/>
                </v:shape>
                <v:shape id="Graphic 641" o:spid="_x0000_s1268" style="position:absolute;left:520;top:59;width:45612;height:29667;visibility:visible;mso-wrap-style:square;v-text-anchor:top" coordsize="4561205,296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" path="m,2966125l,em4561006,2966125l4561006,em,2966125r4561006,em,l4561006,e" filled="f" strokeweight=".33025mm">
                  <v:path arrowok="t"/>
                </v:shape>
                <v:shape id="Image 642" o:spid="_x0000_s1269" type="#_x0000_t75" style="position:absolute;left:32472;top:11587;width:2378;height:10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">
                  <v:imagedata r:id="rId34" o:title=""/>
                </v:shape>
                <v:shape id="Graphic 643" o:spid="_x0000_s1270" style="position:absolute;left:32472;top:13891;width:2382;height:12;visibility:visible;mso-wrap-style:square;v-text-anchor:top" coordsize="2381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" path="m,l118892,,237784,e" filled="f" strokecolor="#a03b3b" strokeweight=".61922mm">
                  <v:path arrowok="t"/>
                </v:shape>
                <v:shape id="Graphic 644" o:spid="_x0000_s1271" style="position:absolute;left:33216;top:13445;width:895;height:895;visibility:visible;mso-wrap-style:square;v-text-anchor:top" coordsize="89535,89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" path="m89169,l,,,89169r89169,l89169,xe" fillcolor="#a03b3b" stroked="f">
                  <v:path arrowok="t"/>
                </v:shape>
                <v:shape id="Graphic 645" o:spid="_x0000_s1272" style="position:absolute;left:33216;top:13445;width:895;height:895;visibility:visible;mso-wrap-style:square;v-text-anchor:top" coordsize="89535,89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" path="m,89169r89169,l89169,,,,,89169xe" filled="f" strokecolor="#a03b3b" strokeweight=".41281mm">
                  <v:path arrowok="t"/>
                </v:shape>
                <v:shape id="Image 646" o:spid="_x0000_s1273" type="#_x0000_t75" style="position:absolute;left:32472;top:15154;width:2378;height:10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">
                  <v:imagedata r:id="rId35" o:title=""/>
                </v:shape>
                <v:shape id="Graphic 647" o:spid="_x0000_s1274" style="position:absolute;left:32472;top:17457;width:2382;height:13;visibility:visible;mso-wrap-style:square;v-text-anchor:top" coordsize="2381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" path="m,l118892,,237784,e" filled="f" strokecolor="#c05f5f" strokeweight=".61922mm">
                  <v:stroke dashstyle="3 1"/>
                  <v:path arrowok="t"/>
                </v:shape>
                <v:shape id="Graphic 648" o:spid="_x0000_s1275" style="position:absolute;left:33216;top:17012;width:895;height:895;visibility:visible;mso-wrap-style:square;v-text-anchor:top" coordsize="89535,89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" path="m89169,l,,,89169r89169,l89169,xe" fillcolor="#c05f5f" stroked="f">
                  <v:path arrowok="t"/>
                </v:shape>
                <v:shape id="Graphic 649" o:spid="_x0000_s1276" style="position:absolute;left:33216;top:17012;width:895;height:895;visibility:visible;mso-wrap-style:square;v-text-anchor:top" coordsize="89535,89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" path="m,89169r89169,l89169,,,,,89169xe" filled="f" strokecolor="#c05f5f" strokeweight=".41281mm">
                  <v:path arrowok="t"/>
                </v:shape>
                <v:shape id="Textbox 650" o:spid="_x0000_s1277" type="#_x0000_t202" style="position:absolute;width:46189;height:30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" filled="f" stroked="f">
                  <v:textbox inset="0,0,0,0">
                    <w:txbxContent>
                      <w:p w14:paraId="00DC2850" w14:textId="77777777" w:rsidR="00350CFB" w:rsidRDefault="00350CFB">
                        <w:pPr>
                          <w:rPr>
                            <w:sz w:val="18"/>
                          </w:rPr>
                        </w:pPr>
                      </w:p>
                      <w:p w14:paraId="00DC2851" w14:textId="77777777" w:rsidR="00350CFB" w:rsidRDefault="00350CFB">
                        <w:pPr>
                          <w:rPr>
                            <w:sz w:val="18"/>
                          </w:rPr>
                        </w:pPr>
                      </w:p>
                      <w:p w14:paraId="00DC2852" w14:textId="77777777" w:rsidR="00350CFB" w:rsidRDefault="00350CFB">
                        <w:pPr>
                          <w:rPr>
                            <w:sz w:val="18"/>
                          </w:rPr>
                        </w:pPr>
                      </w:p>
                      <w:p w14:paraId="00DC2853" w14:textId="77777777" w:rsidR="00350CFB" w:rsidRDefault="00350CFB">
                        <w:pPr>
                          <w:rPr>
                            <w:sz w:val="18"/>
                          </w:rPr>
                        </w:pPr>
                      </w:p>
                      <w:p w14:paraId="00DC2854" w14:textId="77777777" w:rsidR="00350CFB" w:rsidRDefault="00350CFB">
                        <w:pPr>
                          <w:rPr>
                            <w:sz w:val="18"/>
                          </w:rPr>
                        </w:pPr>
                      </w:p>
                      <w:p w14:paraId="00DC2855" w14:textId="77777777" w:rsidR="00350CFB" w:rsidRDefault="00350CFB">
                        <w:pPr>
                          <w:rPr>
                            <w:sz w:val="18"/>
                          </w:rPr>
                        </w:pPr>
                      </w:p>
                      <w:p w14:paraId="00DC2856" w14:textId="77777777" w:rsidR="00350CFB" w:rsidRDefault="00350CFB">
                        <w:pPr>
                          <w:rPr>
                            <w:sz w:val="18"/>
                          </w:rPr>
                        </w:pPr>
                      </w:p>
                      <w:p w14:paraId="00DC2857" w14:textId="77777777" w:rsidR="00350CFB" w:rsidRDefault="00350CFB">
                        <w:pPr>
                          <w:spacing w:before="119"/>
                          <w:rPr>
                            <w:sz w:val="18"/>
                          </w:rPr>
                        </w:pPr>
                      </w:p>
                      <w:p w14:paraId="00DC2858" w14:textId="77777777" w:rsidR="00350CFB" w:rsidRDefault="00283FFF">
                        <w:pPr>
                          <w:spacing w:line="278" w:lineRule="auto"/>
                          <w:ind w:left="5638" w:right="175"/>
                          <w:rPr>
                            <w:rFonts w:ascii="Arial"/>
                            <w:sz w:val="21"/>
                          </w:rPr>
                        </w:pPr>
                        <w:r>
                          <w:rPr>
                            <w:rFonts w:ascii="Arial"/>
                            <w:w w:val="105"/>
                            <w:sz w:val="21"/>
                          </w:rPr>
                          <w:t xml:space="preserve">ER allowance </w:t>
                        </w:r>
                        <w:r>
                          <w:rPr>
                            <w:rFonts w:ascii="Arial"/>
                            <w:spacing w:val="-2"/>
                            <w:sz w:val="21"/>
                          </w:rPr>
                          <w:t>AWP</w:t>
                        </w:r>
                        <w:r>
                          <w:rPr>
                            <w:rFonts w:ascii="Arial"/>
                            <w:spacing w:val="-13"/>
                            <w:sz w:val="21"/>
                          </w:rPr>
                          <w:t xml:space="preserve"> </w:t>
                        </w:r>
                        <w:r>
                          <w:rPr>
                            <w:rFonts w:ascii="Arial"/>
                            <w:spacing w:val="-2"/>
                            <w:sz w:val="21"/>
                          </w:rPr>
                          <w:t xml:space="preserve">allowance </w:t>
                        </w:r>
                        <w:r>
                          <w:rPr>
                            <w:rFonts w:ascii="Arial"/>
                            <w:w w:val="105"/>
                            <w:sz w:val="21"/>
                          </w:rPr>
                          <w:t>ER transfer AWP transfer</w:t>
                        </w:r>
                      </w:p>
                    </w:txbxContent>
                  </v:textbox>
                </v:shape>
                <w10:wrap anchorx="page"/>
              </v:group>
            </w:pict>
          </mc:Fallback>
        </mc:AlternateContent>
      </w:r>
      <w:bookmarkStart w:id="304" w:name="_bookmark97"/>
      <w:bookmarkEnd w:id="304"/>
      <w:r>
        <w:rPr>
          <w:rFonts w:ascii="Arial"/>
          <w:spacing w:val="-5"/>
          <w:sz w:val="26"/>
        </w:rPr>
        <w:t>0.5</w:t>
      </w:r>
    </w:p>
    <w:p w14:paraId="00DC2119" w14:textId="77777777" w:rsidR="00350CFB" w:rsidRDefault="00350CFB">
      <w:pPr>
        <w:pStyle w:val="a3"/>
        <w:spacing w:before="185"/>
        <w:rPr>
          <w:rFonts w:ascii="Arial"/>
          <w:sz w:val="23"/>
        </w:rPr>
      </w:pPr>
    </w:p>
    <w:p w14:paraId="00DC211A" w14:textId="77777777" w:rsidR="00350CFB" w:rsidRDefault="00283FFF">
      <w:pPr>
        <w:ind w:left="1284"/>
        <w:rPr>
          <w:rFonts w:ascii="Arial"/>
          <w:sz w:val="26"/>
        </w:rPr>
      </w:pPr>
      <w:r>
        <w:rPr>
          <w:rFonts w:ascii="Arial"/>
          <w:noProof/>
          <w:sz w:val="26"/>
        </w:rPr>
        <mc:AlternateContent>
          <mc:Choice Requires="wps">
            <w:drawing>
              <wp:anchor distT="0" distB="0" distL="0" distR="0" simplePos="0" relativeHeight="15775232" behindDoc="0" locked="0" layoutInCell="1" allowOverlap="1" wp14:anchorId="00DC2796" wp14:editId="00DC2797">
                <wp:simplePos x="0" y="0"/>
                <wp:positionH relativeFrom="page">
                  <wp:posOffset>1200631</wp:posOffset>
                </wp:positionH>
                <wp:positionV relativeFrom="paragraph">
                  <wp:posOffset>139216</wp:posOffset>
                </wp:positionV>
                <wp:extent cx="186690" cy="1325880"/>
                <wp:effectExtent l="0" t="0" r="0" b="0"/>
                <wp:wrapNone/>
                <wp:docPr id="651" name="Textbox 6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690" cy="1325880"/>
                        </a:xfrm>
                        <a:prstGeom prst="rect">
                          <a:avLst/>
                        </a:prstGeom>
                      </wps:spPr>
                      <wps:txbx>
                        <w:txbxContent>
                          <w:p w14:paraId="00DC2859" w14:textId="77777777" w:rsidR="00350CFB" w:rsidRDefault="00283FFF">
                            <w:pPr>
                              <w:spacing w:line="277" w:lineRule="exact"/>
                              <w:ind w:left="20"/>
                              <w:rPr>
                                <w:rFonts w:ascii="Arial" w:hAnsi="Arial"/>
                                <w:i/>
                                <w:sz w:val="20"/>
                              </w:rPr>
                            </w:pPr>
                            <w:r>
                              <w:rPr>
                                <w:rFonts w:ascii="Arial" w:hAnsi="Arial"/>
                                <w:sz w:val="29"/>
                              </w:rPr>
                              <w:t>Mean</w:t>
                            </w:r>
                            <w:r>
                              <w:rPr>
                                <w:rFonts w:ascii="Arial" w:hAnsi="Arial"/>
                                <w:spacing w:val="13"/>
                                <w:sz w:val="29"/>
                              </w:rPr>
                              <w:t xml:space="preserve"> </w:t>
                            </w:r>
                            <w:r>
                              <w:rPr>
                                <w:rFonts w:ascii="Arial" w:hAnsi="Arial"/>
                                <w:sz w:val="29"/>
                              </w:rPr>
                              <w:t>Kendall</w:t>
                            </w:r>
                            <w:r>
                              <w:rPr>
                                <w:rFonts w:ascii="Arial" w:hAnsi="Arial"/>
                                <w:spacing w:val="13"/>
                                <w:sz w:val="29"/>
                              </w:rPr>
                              <w:t xml:space="preserve"> </w:t>
                            </w:r>
                            <w:r>
                              <w:rPr>
                                <w:rFonts w:ascii="Arial" w:hAnsi="Arial"/>
                                <w:i/>
                                <w:spacing w:val="-10"/>
                                <w:sz w:val="20"/>
                              </w:rPr>
                              <w:t>τ</w:t>
                            </w:r>
                          </w:p>
                        </w:txbxContent>
                      </wps:txbx>
                      <wps:bodyPr vert="vert270" wrap="square" lIns="0" tIns="0" rIns="0" bIns="0" rtlCol="0">
                        <a:noAutofit/>
                      </wps:bodyPr>
                    </wps:wsp>
                  </a:graphicData>
                </a:graphic>
              </wp:anchor>
            </w:drawing>
          </mc:Choice>
          <mc:Fallback>
            <w:pict>
              <v:shape w14:anchorId="00DC2796" id="Textbox 651" o:spid="_x0000_s1278" type="#_x0000_t202" style="position:absolute;left:0;text-align:left;margin-left:94.55pt;margin-top:10.95pt;width:14.7pt;height:104.4pt;z-index:15775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" filled="f" stroked="f">
                <v:textbox style="layout-flow:vertical;mso-layout-flow-alt:bottom-to-top" inset="0,0,0,0">
                  <w:txbxContent>
                    <w:p w14:paraId="00DC2859" w14:textId="77777777" w:rsidR="00350CFB" w:rsidRDefault="00283FFF">
                      <w:pPr>
                        <w:spacing w:line="277" w:lineRule="exact"/>
                        <w:ind w:left="20"/>
                        <w:rPr>
                          <w:rFonts w:ascii="Arial" w:hAnsi="Arial"/>
                          <w:i/>
                          <w:sz w:val="20"/>
                        </w:rPr>
                      </w:pPr>
                      <w:r>
                        <w:rPr>
                          <w:rFonts w:ascii="Arial" w:hAnsi="Arial"/>
                          <w:sz w:val="29"/>
                        </w:rPr>
                        <w:t>Mean</w:t>
                      </w:r>
                      <w:r>
                        <w:rPr>
                          <w:rFonts w:ascii="Arial" w:hAnsi="Arial"/>
                          <w:spacing w:val="13"/>
                          <w:sz w:val="29"/>
                        </w:rPr>
                        <w:t xml:space="preserve"> </w:t>
                      </w:r>
                      <w:r>
                        <w:rPr>
                          <w:rFonts w:ascii="Arial" w:hAnsi="Arial"/>
                          <w:sz w:val="29"/>
                        </w:rPr>
                        <w:t>Kendall</w:t>
                      </w:r>
                      <w:r>
                        <w:rPr>
                          <w:rFonts w:ascii="Arial" w:hAnsi="Arial"/>
                          <w:spacing w:val="13"/>
                          <w:sz w:val="29"/>
                        </w:rPr>
                        <w:t xml:space="preserve"> </w:t>
                      </w:r>
                      <w:r>
                        <w:rPr>
                          <w:rFonts w:ascii="Arial" w:hAnsi="Arial"/>
                          <w:i/>
                          <w:spacing w:val="-10"/>
                          <w:sz w:val="20"/>
                        </w:rPr>
                        <w:t>τ</w:t>
                      </w:r>
                    </w:p>
                  </w:txbxContent>
                </v:textbox>
                <w10:wrap anchorx="page"/>
              </v:shape>
            </w:pict>
          </mc:Fallback>
        </mc:AlternateContent>
      </w:r>
      <w:r>
        <w:rPr>
          <w:rFonts w:ascii="Arial"/>
          <w:spacing w:val="-5"/>
          <w:sz w:val="26"/>
        </w:rPr>
        <w:t>0.4</w:t>
      </w:r>
    </w:p>
    <w:p w14:paraId="00DC211B" w14:textId="77777777" w:rsidR="00350CFB" w:rsidRDefault="00350CFB">
      <w:pPr>
        <w:pStyle w:val="a3"/>
        <w:spacing w:before="185"/>
        <w:rPr>
          <w:rFonts w:ascii="Arial"/>
          <w:sz w:val="23"/>
        </w:rPr>
      </w:pPr>
    </w:p>
    <w:p w14:paraId="00DC211C" w14:textId="77777777" w:rsidR="00350CFB" w:rsidRDefault="00283FFF">
      <w:pPr>
        <w:spacing w:before="1"/>
        <w:ind w:left="1284"/>
        <w:rPr>
          <w:rFonts w:ascii="Arial"/>
          <w:sz w:val="26"/>
        </w:rPr>
      </w:pPr>
      <w:r>
        <w:rPr>
          <w:rFonts w:ascii="Arial"/>
          <w:spacing w:val="-5"/>
          <w:sz w:val="26"/>
        </w:rPr>
        <w:t>0.3</w:t>
      </w:r>
    </w:p>
    <w:p w14:paraId="00DC211D" w14:textId="77777777" w:rsidR="00350CFB" w:rsidRDefault="00350CFB">
      <w:pPr>
        <w:pStyle w:val="a3"/>
        <w:spacing w:before="185"/>
        <w:rPr>
          <w:rFonts w:ascii="Arial"/>
          <w:sz w:val="23"/>
        </w:rPr>
      </w:pPr>
    </w:p>
    <w:p w14:paraId="00DC211E" w14:textId="77777777" w:rsidR="00350CFB" w:rsidRDefault="00283FFF">
      <w:pPr>
        <w:ind w:left="1284"/>
        <w:rPr>
          <w:rFonts w:ascii="Arial"/>
          <w:sz w:val="26"/>
        </w:rPr>
      </w:pPr>
      <w:r>
        <w:rPr>
          <w:rFonts w:ascii="Arial"/>
          <w:spacing w:val="-5"/>
          <w:sz w:val="26"/>
        </w:rPr>
        <w:t>0.2</w:t>
      </w:r>
    </w:p>
    <w:p w14:paraId="00DC211F" w14:textId="77777777" w:rsidR="00350CFB" w:rsidRDefault="00350CFB">
      <w:pPr>
        <w:pStyle w:val="a3"/>
        <w:spacing w:before="186"/>
        <w:rPr>
          <w:rFonts w:ascii="Arial"/>
          <w:sz w:val="23"/>
        </w:rPr>
      </w:pPr>
    </w:p>
    <w:p w14:paraId="00DC2120" w14:textId="77777777" w:rsidR="00350CFB" w:rsidRDefault="00283FFF">
      <w:pPr>
        <w:ind w:left="1284"/>
        <w:rPr>
          <w:rFonts w:ascii="Arial"/>
          <w:sz w:val="26"/>
        </w:rPr>
      </w:pPr>
      <w:r>
        <w:rPr>
          <w:rFonts w:ascii="Arial"/>
          <w:spacing w:val="-5"/>
          <w:sz w:val="26"/>
        </w:rPr>
        <w:t>0.1</w:t>
      </w:r>
    </w:p>
    <w:p w14:paraId="00DC2121" w14:textId="77777777" w:rsidR="00350CFB" w:rsidRDefault="00350CFB">
      <w:pPr>
        <w:pStyle w:val="a3"/>
        <w:spacing w:before="185"/>
        <w:rPr>
          <w:rFonts w:ascii="Arial"/>
          <w:sz w:val="23"/>
        </w:rPr>
      </w:pPr>
    </w:p>
    <w:p w14:paraId="00DC2122" w14:textId="77777777" w:rsidR="00350CFB" w:rsidRDefault="00283FFF">
      <w:pPr>
        <w:ind w:left="1284"/>
        <w:rPr>
          <w:rFonts w:ascii="Arial"/>
          <w:sz w:val="26"/>
        </w:rPr>
      </w:pPr>
      <w:r>
        <w:rPr>
          <w:rFonts w:ascii="Arial"/>
          <w:spacing w:val="-5"/>
          <w:sz w:val="26"/>
        </w:rPr>
        <w:t>0.0</w:t>
      </w:r>
    </w:p>
    <w:p w14:paraId="00DC2123" w14:textId="77777777" w:rsidR="00350CFB" w:rsidRDefault="00350CFB">
      <w:pPr>
        <w:pStyle w:val="a3"/>
        <w:spacing w:before="130"/>
        <w:rPr>
          <w:rFonts w:ascii="Arial"/>
          <w:sz w:val="23"/>
        </w:rPr>
      </w:pPr>
    </w:p>
    <w:p w14:paraId="00DC2124" w14:textId="77777777" w:rsidR="00350CFB" w:rsidRDefault="00283FFF">
      <w:pPr>
        <w:tabs>
          <w:tab w:val="left" w:pos="5151"/>
          <w:tab w:val="left" w:pos="8416"/>
        </w:tabs>
        <w:spacing w:before="1"/>
        <w:ind w:left="1886"/>
        <w:rPr>
          <w:rFonts w:ascii="Arial"/>
          <w:sz w:val="26"/>
        </w:rPr>
      </w:pPr>
      <w:r>
        <w:rPr>
          <w:rFonts w:ascii="Arial"/>
          <w:spacing w:val="-4"/>
          <w:sz w:val="26"/>
        </w:rPr>
        <w:t>0.75</w:t>
      </w:r>
      <w:r>
        <w:rPr>
          <w:rFonts w:ascii="Arial"/>
          <w:sz w:val="26"/>
        </w:rPr>
        <w:tab/>
      </w:r>
      <w:r>
        <w:rPr>
          <w:rFonts w:ascii="Arial"/>
          <w:spacing w:val="-4"/>
          <w:sz w:val="26"/>
        </w:rPr>
        <w:t>0.85</w:t>
      </w:r>
      <w:r>
        <w:rPr>
          <w:rFonts w:ascii="Arial"/>
          <w:sz w:val="26"/>
        </w:rPr>
        <w:tab/>
      </w:r>
      <w:r>
        <w:rPr>
          <w:rFonts w:ascii="Arial"/>
          <w:spacing w:val="-4"/>
          <w:sz w:val="26"/>
        </w:rPr>
        <w:t>0.95</w:t>
      </w:r>
    </w:p>
    <w:p w14:paraId="00DC2125" w14:textId="77777777" w:rsidR="00350CFB" w:rsidRDefault="00283FFF">
      <w:pPr>
        <w:spacing w:before="18"/>
        <w:ind w:left="4019"/>
        <w:rPr>
          <w:rFonts w:ascii="Arial"/>
          <w:i/>
          <w:sz w:val="29"/>
        </w:rPr>
      </w:pPr>
      <w:r>
        <w:rPr>
          <w:rFonts w:ascii="Arial"/>
          <w:sz w:val="29"/>
        </w:rPr>
        <w:t>PageRank</w:t>
      </w:r>
      <w:r>
        <w:rPr>
          <w:rFonts w:ascii="Arial"/>
          <w:spacing w:val="-13"/>
          <w:sz w:val="29"/>
        </w:rPr>
        <w:t xml:space="preserve"> </w:t>
      </w:r>
      <w:r>
        <w:rPr>
          <w:rFonts w:ascii="Arial"/>
          <w:sz w:val="29"/>
        </w:rPr>
        <w:t>damping</w:t>
      </w:r>
      <w:r>
        <w:rPr>
          <w:rFonts w:ascii="Arial"/>
          <w:spacing w:val="-12"/>
          <w:sz w:val="29"/>
        </w:rPr>
        <w:t xml:space="preserve"> </w:t>
      </w:r>
      <w:r>
        <w:rPr>
          <w:rFonts w:ascii="Arial"/>
          <w:i/>
          <w:spacing w:val="-10"/>
          <w:sz w:val="29"/>
        </w:rPr>
        <w:t>d</w:t>
      </w:r>
    </w:p>
    <w:p w14:paraId="00DC2126" w14:textId="77777777" w:rsidR="00350CFB" w:rsidRDefault="00350CFB">
      <w:pPr>
        <w:pStyle w:val="a3"/>
        <w:spacing w:before="13"/>
        <w:rPr>
          <w:rFonts w:ascii="Arial"/>
          <w:i/>
        </w:rPr>
      </w:pPr>
    </w:p>
    <w:p w14:paraId="00DC2127" w14:textId="77777777" w:rsidR="00350CFB" w:rsidRDefault="00283FFF">
      <w:pPr>
        <w:pStyle w:val="a3"/>
        <w:spacing w:line="353" w:lineRule="exact"/>
        <w:ind w:left="282"/>
        <w:jc w:val="both"/>
        <w:rPr>
          <w:rFonts w:ascii="Arial Unicode MS" w:hAnsi="Arial Unicode MS"/>
        </w:rPr>
      </w:pPr>
      <w:r>
        <w:t>Figure</w:t>
      </w:r>
      <w:r>
        <w:rPr>
          <w:spacing w:val="30"/>
        </w:rPr>
        <w:t xml:space="preserve"> </w:t>
      </w:r>
      <w:r>
        <w:t>4.5:</w:t>
      </w:r>
      <w:r>
        <w:rPr>
          <w:spacing w:val="53"/>
          <w:w w:val="150"/>
        </w:rPr>
        <w:t xml:space="preserve"> </w:t>
      </w:r>
      <w:r>
        <w:t>Damping</w:t>
      </w:r>
      <w:r>
        <w:rPr>
          <w:spacing w:val="31"/>
        </w:rPr>
        <w:t xml:space="preserve"> </w:t>
      </w:r>
      <w:r>
        <w:t>sensitivity</w:t>
      </w:r>
      <w:r>
        <w:rPr>
          <w:spacing w:val="31"/>
        </w:rPr>
        <w:t xml:space="preserve"> </w:t>
      </w:r>
      <w:r>
        <w:t>of</w:t>
      </w:r>
      <w:r>
        <w:rPr>
          <w:spacing w:val="31"/>
        </w:rPr>
        <w:t xml:space="preserve"> </w:t>
      </w:r>
      <w:r>
        <w:t>mean</w:t>
      </w:r>
      <w:r>
        <w:rPr>
          <w:spacing w:val="30"/>
        </w:rPr>
        <w:t xml:space="preserve"> </w:t>
      </w:r>
      <w:r>
        <w:t>Kendall</w:t>
      </w:r>
      <w:r>
        <w:rPr>
          <w:spacing w:val="30"/>
        </w:rPr>
        <w:t xml:space="preserve"> </w:t>
      </w:r>
      <w:r>
        <w:rPr>
          <w:i/>
        </w:rPr>
        <w:t>τ</w:t>
      </w:r>
      <w:r>
        <w:rPr>
          <w:i/>
          <w:spacing w:val="56"/>
        </w:rPr>
        <w:t xml:space="preserve"> </w:t>
      </w:r>
      <w:r>
        <w:t>for</w:t>
      </w:r>
      <w:r>
        <w:rPr>
          <w:spacing w:val="30"/>
        </w:rPr>
        <w:t xml:space="preserve"> </w:t>
      </w:r>
      <w:r>
        <w:t>allowance</w:t>
      </w:r>
      <w:r>
        <w:rPr>
          <w:spacing w:val="31"/>
        </w:rPr>
        <w:t xml:space="preserve"> </w:t>
      </w:r>
      <w:r>
        <w:t>and</w:t>
      </w:r>
      <w:r>
        <w:rPr>
          <w:spacing w:val="31"/>
        </w:rPr>
        <w:t xml:space="preserve"> </w:t>
      </w:r>
      <w:r>
        <w:t>transfer</w:t>
      </w:r>
      <w:r>
        <w:rPr>
          <w:spacing w:val="31"/>
        </w:rPr>
        <w:t xml:space="preserve"> </w:t>
      </w:r>
      <w:r>
        <w:t>families</w:t>
      </w:r>
      <w:r>
        <w:rPr>
          <w:spacing w:val="30"/>
        </w:rPr>
        <w:t xml:space="preserve"> </w:t>
      </w:r>
      <w:r>
        <w:t>(</w:t>
      </w:r>
      <w:r>
        <w:rPr>
          <w:i/>
        </w:rPr>
        <w:t>d</w:t>
      </w:r>
      <w:r>
        <w:rPr>
          <w:i/>
          <w:spacing w:val="79"/>
        </w:rPr>
        <w:t xml:space="preserve"> </w:t>
      </w:r>
      <w:r>
        <w:rPr>
          <w:rFonts w:ascii="Arial Unicode MS" w:hAnsi="Arial Unicode MS"/>
          <w:spacing w:val="-10"/>
        </w:rPr>
        <w:t>∈</w:t>
      </w:r>
    </w:p>
    <w:p w14:paraId="00DC2128" w14:textId="77777777" w:rsidR="00350CFB" w:rsidRDefault="00283FFF">
      <w:pPr>
        <w:pStyle w:val="a3"/>
        <w:spacing w:before="30" w:line="165" w:lineRule="auto"/>
        <w:ind w:left="282" w:right="564"/>
        <w:jc w:val="both"/>
      </w:pPr>
      <w:r>
        <w:rPr>
          <w:rFonts w:ascii="Arial Unicode MS" w:hAnsi="Arial Unicode MS"/>
        </w:rPr>
        <w:t>{</w:t>
      </w:r>
      <w:r>
        <w:t>0</w:t>
      </w:r>
      <w:r>
        <w:rPr>
          <w:i/>
        </w:rPr>
        <w:t>.</w:t>
      </w:r>
      <w:r>
        <w:t>75</w:t>
      </w:r>
      <w:r>
        <w:rPr>
          <w:i/>
        </w:rPr>
        <w:t>,</w:t>
      </w:r>
      <w:r>
        <w:rPr>
          <w:i/>
          <w:spacing w:val="-15"/>
        </w:rPr>
        <w:t xml:space="preserve"> </w:t>
      </w:r>
      <w:r>
        <w:t>0</w:t>
      </w:r>
      <w:r>
        <w:rPr>
          <w:i/>
        </w:rPr>
        <w:t>.</w:t>
      </w:r>
      <w:r>
        <w:t>85</w:t>
      </w:r>
      <w:r>
        <w:rPr>
          <w:i/>
        </w:rPr>
        <w:t>,</w:t>
      </w:r>
      <w:r>
        <w:rPr>
          <w:i/>
          <w:spacing w:val="-15"/>
        </w:rPr>
        <w:t xml:space="preserve"> </w:t>
      </w:r>
      <w:r>
        <w:t>0</w:t>
      </w:r>
      <w:r>
        <w:rPr>
          <w:i/>
        </w:rPr>
        <w:t>.</w:t>
      </w:r>
      <w:r>
        <w:t>95</w:t>
      </w:r>
      <w:r>
        <w:rPr>
          <w:rFonts w:ascii="Arial Unicode MS" w:hAnsi="Arial Unicode MS"/>
        </w:rPr>
        <w:t>}</w:t>
      </w:r>
      <w:r>
        <w:t>).</w:t>
      </w:r>
      <w:r>
        <w:rPr>
          <w:spacing w:val="40"/>
        </w:rPr>
        <w:t xml:space="preserve"> </w:t>
      </w:r>
      <w:r>
        <w:t xml:space="preserve">EndorseRank allowance alignment remains </w:t>
      </w:r>
      <w:r>
        <w:rPr>
          <w:rFonts w:ascii="Arial Unicode MS" w:hAnsi="Arial Unicode MS"/>
        </w:rPr>
        <w:t xml:space="preserve">≈ </w:t>
      </w:r>
      <w:r>
        <w:t>0</w:t>
      </w:r>
      <w:r>
        <w:rPr>
          <w:i/>
        </w:rPr>
        <w:t>.</w:t>
      </w:r>
      <w:r>
        <w:t xml:space="preserve">355 across the sweep; AWP </w:t>
      </w:r>
      <w:r>
        <w:rPr>
          <w:w w:val="105"/>
        </w:rPr>
        <w:t>transfer</w:t>
      </w:r>
      <w:r>
        <w:rPr>
          <w:spacing w:val="-6"/>
          <w:w w:val="105"/>
        </w:rPr>
        <w:t xml:space="preserve"> </w:t>
      </w:r>
      <w:r>
        <w:rPr>
          <w:w w:val="105"/>
        </w:rPr>
        <w:t>alignment</w:t>
      </w:r>
      <w:r>
        <w:rPr>
          <w:spacing w:val="-6"/>
          <w:w w:val="105"/>
        </w:rPr>
        <w:t xml:space="preserve"> </w:t>
      </w:r>
      <w:r>
        <w:rPr>
          <w:w w:val="105"/>
        </w:rPr>
        <w:t>varies</w:t>
      </w:r>
      <w:r>
        <w:rPr>
          <w:spacing w:val="-6"/>
          <w:w w:val="105"/>
        </w:rPr>
        <w:t xml:space="preserve"> </w:t>
      </w:r>
      <w:r>
        <w:rPr>
          <w:w w:val="105"/>
        </w:rPr>
        <w:t>by</w:t>
      </w:r>
      <w:r>
        <w:rPr>
          <w:spacing w:val="-6"/>
          <w:w w:val="105"/>
        </w:rPr>
        <w:t xml:space="preserve"> </w:t>
      </w:r>
      <w:r>
        <w:rPr>
          <w:w w:val="105"/>
        </w:rPr>
        <w:t>at</w:t>
      </w:r>
      <w:r>
        <w:rPr>
          <w:spacing w:val="-6"/>
          <w:w w:val="105"/>
        </w:rPr>
        <w:t xml:space="preserve"> </w:t>
      </w:r>
      <w:r>
        <w:rPr>
          <w:w w:val="105"/>
        </w:rPr>
        <w:t>most</w:t>
      </w:r>
      <w:r>
        <w:rPr>
          <w:spacing w:val="-6"/>
          <w:w w:val="105"/>
        </w:rPr>
        <w:t xml:space="preserve"> </w:t>
      </w:r>
      <w:r>
        <w:rPr>
          <w:rFonts w:ascii="Arial Unicode MS" w:hAnsi="Arial Unicode MS"/>
          <w:w w:val="105"/>
        </w:rPr>
        <w:t>≈</w:t>
      </w:r>
      <w:r>
        <w:rPr>
          <w:rFonts w:ascii="Arial Unicode MS" w:hAnsi="Arial Unicode MS"/>
          <w:spacing w:val="-7"/>
          <w:w w:val="105"/>
        </w:rPr>
        <w:t xml:space="preserve"> </w:t>
      </w:r>
      <w:r>
        <w:rPr>
          <w:w w:val="105"/>
        </w:rPr>
        <w:t>0</w:t>
      </w:r>
      <w:r>
        <w:rPr>
          <w:i/>
          <w:w w:val="105"/>
        </w:rPr>
        <w:t>.</w:t>
      </w:r>
      <w:r>
        <w:rPr>
          <w:w w:val="105"/>
        </w:rPr>
        <w:t>005.</w:t>
      </w:r>
    </w:p>
    <w:p w14:paraId="00DC2129" w14:textId="77777777" w:rsidR="00350CFB" w:rsidRDefault="00350CFB">
      <w:pPr>
        <w:pStyle w:val="a3"/>
        <w:spacing w:before="192"/>
      </w:pPr>
    </w:p>
    <w:p w14:paraId="00DC212A" w14:textId="77777777" w:rsidR="00350CFB" w:rsidRDefault="00283FFF">
      <w:pPr>
        <w:pStyle w:val="a3"/>
        <w:spacing w:before="1" w:line="396" w:lineRule="auto"/>
        <w:ind w:left="282" w:right="524" w:hanging="8"/>
        <w:jc w:val="both"/>
      </w:pPr>
      <w:r>
        <w:t>The damping result has a methodological implication.</w:t>
      </w:r>
      <w:r>
        <w:rPr>
          <w:spacing w:val="40"/>
        </w:rPr>
        <w:t xml:space="preserve"> </w:t>
      </w:r>
      <w:r>
        <w:t>Because allowance edges encode a latest snapshot rather than a long historical path structure, changing how much mass teleports does not reorder</w:t>
      </w:r>
      <w:r>
        <w:rPr>
          <w:spacing w:val="-13"/>
        </w:rPr>
        <w:t xml:space="preserve"> </w:t>
      </w:r>
      <w:r>
        <w:t>wallets</w:t>
      </w:r>
      <w:r>
        <w:rPr>
          <w:spacing w:val="-13"/>
        </w:rPr>
        <w:t xml:space="preserve"> </w:t>
      </w:r>
      <w:r>
        <w:t>enough</w:t>
      </w:r>
      <w:r>
        <w:rPr>
          <w:spacing w:val="-13"/>
        </w:rPr>
        <w:t xml:space="preserve"> </w:t>
      </w:r>
      <w:r>
        <w:t>to</w:t>
      </w:r>
      <w:r>
        <w:rPr>
          <w:spacing w:val="-13"/>
        </w:rPr>
        <w:t xml:space="preserve"> </w:t>
      </w:r>
      <w:r>
        <w:t>alter</w:t>
      </w:r>
      <w:r>
        <w:rPr>
          <w:spacing w:val="-13"/>
        </w:rPr>
        <w:t xml:space="preserve"> </w:t>
      </w:r>
      <w:r>
        <w:t>family-level</w:t>
      </w:r>
      <w:r>
        <w:rPr>
          <w:spacing w:val="-13"/>
        </w:rPr>
        <w:t xml:space="preserve"> </w:t>
      </w:r>
      <w:r>
        <w:t>alignment.</w:t>
      </w:r>
      <w:r>
        <w:rPr>
          <w:spacing w:val="9"/>
        </w:rPr>
        <w:t xml:space="preserve"> </w:t>
      </w:r>
      <w:r>
        <w:t>Protocols</w:t>
      </w:r>
      <w:r>
        <w:rPr>
          <w:spacing w:val="-13"/>
        </w:rPr>
        <w:t xml:space="preserve"> </w:t>
      </w:r>
      <w:r>
        <w:t>adopting</w:t>
      </w:r>
      <w:r>
        <w:rPr>
          <w:spacing w:val="-13"/>
        </w:rPr>
        <w:t xml:space="preserve"> </w:t>
      </w:r>
      <w:r>
        <w:t>EndorseRank</w:t>
      </w:r>
      <w:r>
        <w:rPr>
          <w:spacing w:val="-13"/>
        </w:rPr>
        <w:t xml:space="preserve"> </w:t>
      </w:r>
      <w:r>
        <w:t>can</w:t>
      </w:r>
      <w:r>
        <w:rPr>
          <w:spacing w:val="-13"/>
        </w:rPr>
        <w:t xml:space="preserve"> </w:t>
      </w:r>
      <w:r>
        <w:t xml:space="preserve">there-fore treat </w:t>
      </w:r>
      <w:r>
        <w:rPr>
          <w:i/>
        </w:rPr>
        <w:t xml:space="preserve">d </w:t>
      </w:r>
      <w:r>
        <w:t>= 0</w:t>
      </w:r>
      <w:r>
        <w:rPr>
          <w:i/>
        </w:rPr>
        <w:t>.</w:t>
      </w:r>
      <w:r>
        <w:t xml:space="preserve">85 as a stable default without extensive hyperparameter search for the allowance </w:t>
      </w:r>
      <w:bookmarkStart w:id="305" w:name="Top-token_subgraph"/>
      <w:bookmarkEnd w:id="305"/>
      <w:r>
        <w:rPr>
          <w:w w:val="105"/>
        </w:rPr>
        <w:t>construct,</w:t>
      </w:r>
      <w:r>
        <w:rPr>
          <w:spacing w:val="-15"/>
          <w:w w:val="105"/>
        </w:rPr>
        <w:t xml:space="preserve"> </w:t>
      </w:r>
      <w:r>
        <w:rPr>
          <w:w w:val="105"/>
        </w:rPr>
        <w:t>at</w:t>
      </w:r>
      <w:r>
        <w:rPr>
          <w:spacing w:val="-15"/>
          <w:w w:val="105"/>
        </w:rPr>
        <w:t xml:space="preserve"> </w:t>
      </w:r>
      <w:r>
        <w:rPr>
          <w:w w:val="105"/>
        </w:rPr>
        <w:t>least</w:t>
      </w:r>
      <w:r>
        <w:rPr>
          <w:spacing w:val="-15"/>
          <w:w w:val="105"/>
        </w:rPr>
        <w:t xml:space="preserve"> </w:t>
      </w:r>
      <w:r>
        <w:rPr>
          <w:w w:val="105"/>
        </w:rPr>
        <w:t>within</w:t>
      </w:r>
      <w:r>
        <w:rPr>
          <w:spacing w:val="-15"/>
          <w:w w:val="105"/>
        </w:rPr>
        <w:t xml:space="preserve"> </w:t>
      </w:r>
      <w:r>
        <w:rPr>
          <w:w w:val="105"/>
        </w:rPr>
        <w:t>the</w:t>
      </w:r>
      <w:r>
        <w:rPr>
          <w:spacing w:val="-15"/>
          <w:w w:val="105"/>
        </w:rPr>
        <w:t xml:space="preserve"> </w:t>
      </w:r>
      <w:r>
        <w:rPr>
          <w:w w:val="105"/>
        </w:rPr>
        <w:t>range</w:t>
      </w:r>
      <w:r>
        <w:rPr>
          <w:spacing w:val="-15"/>
          <w:w w:val="105"/>
        </w:rPr>
        <w:t xml:space="preserve"> </w:t>
      </w:r>
      <w:r>
        <w:rPr>
          <w:w w:val="105"/>
        </w:rPr>
        <w:t>examined</w:t>
      </w:r>
      <w:r>
        <w:rPr>
          <w:spacing w:val="-15"/>
          <w:w w:val="105"/>
        </w:rPr>
        <w:t xml:space="preserve"> </w:t>
      </w:r>
      <w:r>
        <w:rPr>
          <w:w w:val="105"/>
        </w:rPr>
        <w:t>here.</w:t>
      </w:r>
    </w:p>
    <w:p w14:paraId="00DC212B" w14:textId="77777777" w:rsidR="00350CFB" w:rsidRDefault="00350CFB">
      <w:pPr>
        <w:pStyle w:val="a3"/>
        <w:spacing w:line="396" w:lineRule="auto"/>
        <w:jc w:val="both"/>
        <w:sectPr w:rsidR="00350CFB">
          <w:pgSz w:w="11910" w:h="16840"/>
          <w:pgMar w:top="1840" w:right="708" w:bottom="2300" w:left="992" w:header="0" w:footer="2115" w:gutter="0"/>
          <w:cols w:space="720"/>
        </w:sectPr>
      </w:pPr>
    </w:p>
    <w:p w14:paraId="00DC212C" w14:textId="77777777" w:rsidR="00350CFB" w:rsidRDefault="00283FFF">
      <w:pPr>
        <w:pStyle w:val="3"/>
        <w:numPr>
          <w:ilvl w:val="2"/>
          <w:numId w:val="26"/>
        </w:numPr>
        <w:tabs>
          <w:tab w:val="left" w:pos="879"/>
        </w:tabs>
        <w:spacing w:before="73"/>
        <w:ind w:left="879" w:hanging="597"/>
      </w:pPr>
      <w:r>
        <w:rPr>
          <w:spacing w:val="-4"/>
        </w:rPr>
        <w:t>Top-token</w:t>
      </w:r>
      <w:r>
        <w:rPr>
          <w:spacing w:val="-5"/>
        </w:rPr>
        <w:t xml:space="preserve"> </w:t>
      </w:r>
      <w:r>
        <w:rPr>
          <w:spacing w:val="-4"/>
        </w:rPr>
        <w:t>subgraph</w:t>
      </w:r>
    </w:p>
    <w:p w14:paraId="00DC212D" w14:textId="77777777" w:rsidR="00350CFB" w:rsidRDefault="00350CFB">
      <w:pPr>
        <w:pStyle w:val="a3"/>
        <w:spacing w:before="46"/>
        <w:rPr>
          <w:b/>
        </w:rPr>
      </w:pPr>
    </w:p>
    <w:p w14:paraId="00DC212E" w14:textId="77777777" w:rsidR="00350CFB" w:rsidRDefault="00283FFF">
      <w:pPr>
        <w:pStyle w:val="a3"/>
        <w:spacing w:line="396" w:lineRule="auto"/>
        <w:ind w:left="282" w:right="521" w:hanging="8"/>
      </w:pPr>
      <w:r>
        <w:t>Table</w:t>
      </w:r>
      <w:r>
        <w:rPr>
          <w:spacing w:val="-3"/>
        </w:rPr>
        <w:t xml:space="preserve"> </w:t>
      </w:r>
      <w:hyperlink w:anchor="_bookmark98" w:history="1">
        <w:r>
          <w:t>4.5</w:t>
        </w:r>
      </w:hyperlink>
      <w:r>
        <w:rPr>
          <w:spacing w:val="-3"/>
        </w:rPr>
        <w:t xml:space="preserve"> </w:t>
      </w:r>
      <w:r>
        <w:t>reports</w:t>
      </w:r>
      <w:r>
        <w:rPr>
          <w:spacing w:val="-3"/>
        </w:rPr>
        <w:t xml:space="preserve"> </w:t>
      </w:r>
      <w:r>
        <w:t>family-level</w:t>
      </w:r>
      <w:r>
        <w:rPr>
          <w:spacing w:val="-3"/>
        </w:rPr>
        <w:t xml:space="preserve"> </w:t>
      </w:r>
      <w:r>
        <w:t>mean</w:t>
      </w:r>
      <w:r>
        <w:rPr>
          <w:spacing w:val="-3"/>
        </w:rPr>
        <w:t xml:space="preserve"> </w:t>
      </w:r>
      <w:r>
        <w:rPr>
          <w:i/>
        </w:rPr>
        <w:t>τ</w:t>
      </w:r>
      <w:r>
        <w:rPr>
          <w:i/>
          <w:spacing w:val="22"/>
        </w:rPr>
        <w:t xml:space="preserve"> </w:t>
      </w:r>
      <w:r>
        <w:t>when</w:t>
      </w:r>
      <w:r>
        <w:rPr>
          <w:spacing w:val="-3"/>
        </w:rPr>
        <w:t xml:space="preserve"> </w:t>
      </w:r>
      <w:r>
        <w:t>reputation</w:t>
      </w:r>
      <w:r>
        <w:rPr>
          <w:spacing w:val="-3"/>
        </w:rPr>
        <w:t xml:space="preserve"> </w:t>
      </w:r>
      <w:r>
        <w:t>graphs</w:t>
      </w:r>
      <w:r>
        <w:rPr>
          <w:spacing w:val="-3"/>
        </w:rPr>
        <w:t xml:space="preserve"> </w:t>
      </w:r>
      <w:r>
        <w:t>are</w:t>
      </w:r>
      <w:r>
        <w:rPr>
          <w:spacing w:val="-3"/>
        </w:rPr>
        <w:t xml:space="preserve"> </w:t>
      </w:r>
      <w:r>
        <w:t>restricted</w:t>
      </w:r>
      <w:r>
        <w:rPr>
          <w:spacing w:val="-3"/>
        </w:rPr>
        <w:t xml:space="preserve"> </w:t>
      </w:r>
      <w:r>
        <w:t>to</w:t>
      </w:r>
      <w:r>
        <w:rPr>
          <w:spacing w:val="-3"/>
        </w:rPr>
        <w:t xml:space="preserve"> </w:t>
      </w:r>
      <w:r>
        <w:t>the</w:t>
      </w:r>
      <w:r>
        <w:rPr>
          <w:spacing w:val="-3"/>
        </w:rPr>
        <w:t xml:space="preserve"> </w:t>
      </w:r>
      <w:r>
        <w:t>top-20</w:t>
      </w:r>
      <w:r>
        <w:rPr>
          <w:spacing w:val="-3"/>
        </w:rPr>
        <w:t xml:space="preserve"> </w:t>
      </w:r>
      <w:r>
        <w:t>ERC-20 tokens by transfer and allowance volume.</w:t>
      </w:r>
    </w:p>
    <w:p w14:paraId="00DC212F" w14:textId="77777777" w:rsidR="00350CFB" w:rsidRDefault="00283FFF">
      <w:pPr>
        <w:pStyle w:val="a3"/>
        <w:spacing w:before="63"/>
        <w:ind w:left="505"/>
      </w:pPr>
      <w:bookmarkStart w:id="306" w:name="_bookmark98"/>
      <w:bookmarkEnd w:id="306"/>
      <w:r>
        <w:t>Table</w:t>
      </w:r>
      <w:r>
        <w:rPr>
          <w:spacing w:val="-7"/>
        </w:rPr>
        <w:t xml:space="preserve"> </w:t>
      </w:r>
      <w:r>
        <w:t>4.5:</w:t>
      </w:r>
      <w:r>
        <w:rPr>
          <w:spacing w:val="11"/>
        </w:rPr>
        <w:t xml:space="preserve"> </w:t>
      </w:r>
      <w:r>
        <w:t>Robustness:</w:t>
      </w:r>
      <w:r>
        <w:rPr>
          <w:spacing w:val="12"/>
        </w:rPr>
        <w:t xml:space="preserve"> </w:t>
      </w:r>
      <w:r>
        <w:t>mean</w:t>
      </w:r>
      <w:r>
        <w:rPr>
          <w:spacing w:val="-7"/>
        </w:rPr>
        <w:t xml:space="preserve"> </w:t>
      </w:r>
      <w:r>
        <w:t>Kendall</w:t>
      </w:r>
      <w:r>
        <w:rPr>
          <w:spacing w:val="-8"/>
        </w:rPr>
        <w:t xml:space="preserve"> </w:t>
      </w:r>
      <w:r>
        <w:rPr>
          <w:i/>
        </w:rPr>
        <w:t>τ</w:t>
      </w:r>
      <w:r>
        <w:rPr>
          <w:i/>
          <w:spacing w:val="18"/>
        </w:rPr>
        <w:t xml:space="preserve"> </w:t>
      </w:r>
      <w:r>
        <w:t>on</w:t>
      </w:r>
      <w:r>
        <w:rPr>
          <w:spacing w:val="-7"/>
        </w:rPr>
        <w:t xml:space="preserve"> </w:t>
      </w:r>
      <w:r>
        <w:t>top-20</w:t>
      </w:r>
      <w:r>
        <w:rPr>
          <w:spacing w:val="-6"/>
        </w:rPr>
        <w:t xml:space="preserve"> </w:t>
      </w:r>
      <w:r>
        <w:t>ERC-20</w:t>
      </w:r>
      <w:r>
        <w:rPr>
          <w:spacing w:val="-7"/>
        </w:rPr>
        <w:t xml:space="preserve"> </w:t>
      </w:r>
      <w:r>
        <w:t>token</w:t>
      </w:r>
      <w:r>
        <w:rPr>
          <w:spacing w:val="-7"/>
        </w:rPr>
        <w:t xml:space="preserve"> </w:t>
      </w:r>
      <w:r>
        <w:t>subgraph</w:t>
      </w:r>
      <w:r>
        <w:rPr>
          <w:spacing w:val="-6"/>
        </w:rPr>
        <w:t xml:space="preserve"> </w:t>
      </w:r>
      <w:r>
        <w:t>(matched</w:t>
      </w:r>
      <w:r>
        <w:rPr>
          <w:spacing w:val="-7"/>
        </w:rPr>
        <w:t xml:space="preserve"> </w:t>
      </w:r>
      <w:r>
        <w:rPr>
          <w:spacing w:val="-2"/>
        </w:rPr>
        <w:t>cohort).</w:t>
      </w:r>
    </w:p>
    <w:p w14:paraId="00DC2130" w14:textId="77777777" w:rsidR="00350CFB" w:rsidRDefault="00283FFF">
      <w:pPr>
        <w:tabs>
          <w:tab w:val="left" w:pos="3356"/>
          <w:tab w:val="left" w:pos="3476"/>
          <w:tab w:val="left" w:pos="4454"/>
          <w:tab w:val="left" w:pos="5311"/>
          <w:tab w:val="left" w:pos="5378"/>
          <w:tab w:val="left" w:pos="5942"/>
          <w:tab w:val="left" w:pos="6025"/>
          <w:tab w:val="left" w:pos="6740"/>
        </w:tabs>
        <w:spacing w:before="170" w:line="390" w:lineRule="atLeast"/>
        <w:ind w:left="2041" w:right="2323"/>
        <w:jc w:val="center"/>
      </w:pPr>
      <w:r>
        <w:rPr>
          <w:spacing w:val="-2"/>
          <w:color w:val="FF0000"/>
        </w:rPr>
        <w:t>MethodTransfer AllowanceLiq.Inv.risk Sybil — EndorseRank0.3310.3550.0920.0360.234 0.098</w:t>
      </w:r>
    </w:p>
    <w:p w14:paraId="00DC2131" w14:textId="77777777" w:rsidR="00350CFB" w:rsidRDefault="00283FFF">
      <w:pPr>
        <w:tabs>
          <w:tab w:val="left" w:pos="1435"/>
          <w:tab w:val="left" w:pos="2376"/>
          <w:tab w:val="left" w:pos="3274"/>
          <w:tab w:val="left" w:pos="3984"/>
          <w:tab w:val="left" w:pos="4698"/>
        </w:tabs>
        <w:spacing w:before="23"/>
        <w:ind w:left="-1" w:right="291"/>
        <w:jc w:val="center"/>
      </w:pPr>
      <w:r>
        <w:rPr>
          <w:spacing w:val="-5"/>
        </w:rPr>
        <w:t>AWP</w:t>
      </w:r>
      <w:r>
        <w:tab/>
      </w:r>
      <w:r>
        <w:rPr>
          <w:spacing w:val="-2"/>
        </w:rPr>
        <w:t>0.532</w:t>
      </w:r>
      <w:r>
        <w:tab/>
      </w:r>
      <w:r>
        <w:rPr>
          <w:spacing w:val="-2"/>
        </w:rPr>
        <w:t>-0.031</w:t>
      </w:r>
      <w:r>
        <w:tab/>
      </w:r>
      <w:r>
        <w:rPr>
          <w:spacing w:val="-4"/>
        </w:rPr>
        <w:t>0.119</w:t>
      </w:r>
      <w:r>
        <w:tab/>
      </w:r>
      <w:r>
        <w:rPr>
          <w:spacing w:val="-2"/>
        </w:rPr>
        <w:t>0.108</w:t>
      </w:r>
      <w:r>
        <w:tab/>
        <w:t>0.283</w:t>
      </w:r>
      <w:r>
        <w:rPr>
          <w:spacing w:val="60"/>
          <w:w w:val="150"/>
        </w:rPr>
        <w:t xml:space="preserve"> </w:t>
      </w:r>
      <w:r>
        <w:rPr>
          <w:spacing w:val="-2"/>
        </w:rPr>
        <w:t>0.185</w:t>
      </w:r>
    </w:p>
    <w:p w14:paraId="00DC2132" w14:textId="77777777" w:rsidR="00350CFB" w:rsidRDefault="00283FFF">
      <w:pPr>
        <w:pStyle w:val="a3"/>
        <w:spacing w:before="5"/>
        <w:rPr>
          <w:sz w:val="5"/>
        </w:rPr>
      </w:pPr>
      <w:r>
        <w:rPr>
          <w:noProof/>
          <w:sz w:val="5"/>
        </w:rPr>
        <mc:AlternateContent>
          <mc:Choice Requires="wps">
            <w:drawing>
              <wp:anchor distT="0" distB="0" distL="0" distR="0" simplePos="0" relativeHeight="487634944" behindDoc="1" locked="0" layoutInCell="1" allowOverlap="1" wp14:anchorId="00DC279C" wp14:editId="00DC279D">
                <wp:simplePos x="0" y="0"/>
                <wp:positionH relativeFrom="page">
                  <wp:posOffset>1882114</wp:posOffset>
                </wp:positionH>
                <wp:positionV relativeFrom="paragraph">
                  <wp:posOffset>55073</wp:posOffset>
                </wp:positionV>
                <wp:extent cx="3796029" cy="1270"/>
                <wp:effectExtent l="0" t="0" r="0" b="0"/>
                <wp:wrapTopAndBottom/>
                <wp:docPr id="654" name="Graphic 6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96029" cy="1270"/>
                        </a:xfrm>
                        <a:custGeom>
                          <a:avLst/>
                          <a:gdLst/>
                          <a:ahLst/>
                          <a:cxnLst/>
                          <a:rect l="l" t="t" r="r" b="b"/>
                          <a:pathLst>
                            <a:path w="3796029">
                              <a:moveTo>
                                <a:pt x="0" y="0"/>
                              </a:moveTo>
                              <a:lnTo>
                                <a:pt x="3795763"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E545F8" id="Graphic 654" o:spid="_x0000_s1026" style="position:absolute;margin-left:148.2pt;margin-top:4.35pt;width:298.9pt;height:.1pt;z-index:-15681536;visibility:visible;mso-wrap-style:square;mso-wrap-distance-left:0;mso-wrap-distance-top:0;mso-wrap-distance-right:0;mso-wrap-distance-bottom:0;mso-position-horizontal:absolute;mso-position-horizontal-relative:page;mso-position-vertical:absolute;mso-position-vertical-relative:text;v-text-anchor:top" coordsize="379602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" path="m,l3795763,e" filled="f" strokeweight=".33739mm">
                <v:path arrowok="t"/>
                <w10:wrap type="topAndBottom" anchorx="page"/>
              </v:shape>
            </w:pict>
          </mc:Fallback>
        </mc:AlternateContent>
      </w:r>
    </w:p>
    <w:p w14:paraId="00DC2133" w14:textId="77777777" w:rsidR="00350CFB" w:rsidRDefault="00350CFB">
      <w:pPr>
        <w:pStyle w:val="a3"/>
        <w:spacing w:before="27"/>
      </w:pPr>
    </w:p>
    <w:p w14:paraId="00DC2134" w14:textId="77777777" w:rsidR="00350CFB" w:rsidRDefault="00283FFF">
      <w:pPr>
        <w:pStyle w:val="a3"/>
        <w:spacing w:line="456" w:lineRule="exact"/>
        <w:ind w:left="273" w:right="522" w:firstLine="8"/>
        <w:jc w:val="both"/>
      </w:pPr>
      <w:r>
        <w:t xml:space="preserve">Relative to the full-token matched-cohort results in Table </w:t>
      </w:r>
      <w:hyperlink w:anchor="_bookmark101" w:history="1">
        <w:r>
          <w:t>4.7</w:t>
        </w:r>
      </w:hyperlink>
      <w:r>
        <w:t>, family-level means change only marginally.</w:t>
      </w:r>
      <w:r>
        <w:rPr>
          <w:spacing w:val="21"/>
        </w:rPr>
        <w:t xml:space="preserve"> </w:t>
      </w:r>
      <w:r>
        <w:t>EndorseRank</w:t>
      </w:r>
      <w:r>
        <w:rPr>
          <w:spacing w:val="-4"/>
        </w:rPr>
        <w:t xml:space="preserve"> </w:t>
      </w:r>
      <w:r>
        <w:t>allowance</w:t>
      </w:r>
      <w:r>
        <w:rPr>
          <w:spacing w:val="-4"/>
        </w:rPr>
        <w:t xml:space="preserve"> </w:t>
      </w:r>
      <w:r>
        <w:t>remains</w:t>
      </w:r>
      <w:r>
        <w:rPr>
          <w:spacing w:val="-4"/>
        </w:rPr>
        <w:t xml:space="preserve"> </w:t>
      </w:r>
      <w:r>
        <w:t>0</w:t>
      </w:r>
      <w:r>
        <w:rPr>
          <w:i/>
        </w:rPr>
        <w:t>.</w:t>
      </w:r>
      <w:r>
        <w:t>355;</w:t>
      </w:r>
      <w:r>
        <w:rPr>
          <w:spacing w:val="-2"/>
        </w:rPr>
        <w:t xml:space="preserve"> </w:t>
      </w:r>
      <w:r>
        <w:t>transfer</w:t>
      </w:r>
      <w:r>
        <w:rPr>
          <w:spacing w:val="-4"/>
        </w:rPr>
        <w:t xml:space="preserve"> </w:t>
      </w:r>
      <w:r>
        <w:t>is</w:t>
      </w:r>
      <w:r>
        <w:rPr>
          <w:spacing w:val="-4"/>
        </w:rPr>
        <w:t xml:space="preserve"> </w:t>
      </w:r>
      <w:r>
        <w:t>0</w:t>
      </w:r>
      <w:r>
        <w:rPr>
          <w:i/>
        </w:rPr>
        <w:t>.</w:t>
      </w:r>
      <w:r>
        <w:t>331</w:t>
      </w:r>
      <w:r>
        <w:rPr>
          <w:spacing w:val="-4"/>
        </w:rPr>
        <w:t xml:space="preserve"> </w:t>
      </w:r>
      <w:r>
        <w:t>(vs.</w:t>
      </w:r>
      <w:r>
        <w:rPr>
          <w:spacing w:val="-4"/>
        </w:rPr>
        <w:t xml:space="preserve"> </w:t>
      </w:r>
      <w:r>
        <w:t>0</w:t>
      </w:r>
      <w:r>
        <w:rPr>
          <w:i/>
        </w:rPr>
        <w:t>.</w:t>
      </w:r>
      <w:r>
        <w:t>333</w:t>
      </w:r>
      <w:r>
        <w:rPr>
          <w:spacing w:val="-4"/>
        </w:rPr>
        <w:t xml:space="preserve"> </w:t>
      </w:r>
      <w:r>
        <w:t>on</w:t>
      </w:r>
      <w:r>
        <w:rPr>
          <w:spacing w:val="-4"/>
        </w:rPr>
        <w:t xml:space="preserve"> </w:t>
      </w:r>
      <w:r>
        <w:t>the</w:t>
      </w:r>
      <w:r>
        <w:rPr>
          <w:spacing w:val="-4"/>
        </w:rPr>
        <w:t xml:space="preserve"> </w:t>
      </w:r>
      <w:r>
        <w:t>full</w:t>
      </w:r>
      <w:r>
        <w:rPr>
          <w:spacing w:val="-4"/>
        </w:rPr>
        <w:t xml:space="preserve"> </w:t>
      </w:r>
      <w:r>
        <w:t>graph). AWP transfer is 0</w:t>
      </w:r>
      <w:r>
        <w:rPr>
          <w:i/>
        </w:rPr>
        <w:t>.</w:t>
      </w:r>
      <w:r>
        <w:t>532 (vs. 0</w:t>
      </w:r>
      <w:r>
        <w:rPr>
          <w:i/>
        </w:rPr>
        <w:t>.</w:t>
      </w:r>
      <w:r>
        <w:t>534), and AWP allowance remains near zero (</w:t>
      </w:r>
      <w:r>
        <w:rPr>
          <w:rFonts w:ascii="Arial Unicode MS" w:hAnsi="Arial Unicode MS"/>
        </w:rPr>
        <w:t>−</w:t>
      </w:r>
      <w:r>
        <w:t>0</w:t>
      </w:r>
      <w:r>
        <w:rPr>
          <w:i/>
        </w:rPr>
        <w:t>.</w:t>
      </w:r>
      <w:r>
        <w:t>031).</w:t>
      </w:r>
      <w:r>
        <w:rPr>
          <w:spacing w:val="40"/>
        </w:rPr>
        <w:t xml:space="preserve"> </w:t>
      </w:r>
      <w:r>
        <w:t>Trading-success</w:t>
      </w:r>
      <w:r>
        <w:rPr>
          <w:spacing w:val="-2"/>
        </w:rPr>
        <w:t xml:space="preserve"> </w:t>
      </w:r>
      <w:r>
        <w:t>and</w:t>
      </w:r>
      <w:r>
        <w:rPr>
          <w:spacing w:val="-2"/>
        </w:rPr>
        <w:t xml:space="preserve"> </w:t>
      </w:r>
      <w:r>
        <w:t>Sybil-adjusted</w:t>
      </w:r>
      <w:r>
        <w:rPr>
          <w:spacing w:val="-2"/>
        </w:rPr>
        <w:t xml:space="preserve"> </w:t>
      </w:r>
      <w:r>
        <w:t>stability</w:t>
      </w:r>
      <w:r>
        <w:rPr>
          <w:spacing w:val="-2"/>
        </w:rPr>
        <w:t xml:space="preserve"> </w:t>
      </w:r>
      <w:r>
        <w:t>means</w:t>
      </w:r>
      <w:r>
        <w:rPr>
          <w:spacing w:val="-2"/>
        </w:rPr>
        <w:t xml:space="preserve"> </w:t>
      </w:r>
      <w:r>
        <w:t>are</w:t>
      </w:r>
      <w:r>
        <w:rPr>
          <w:spacing w:val="-1"/>
        </w:rPr>
        <w:t xml:space="preserve"> </w:t>
      </w:r>
      <w:r>
        <w:t>likewise</w:t>
      </w:r>
      <w:r>
        <w:rPr>
          <w:spacing w:val="-2"/>
        </w:rPr>
        <w:t xml:space="preserve"> </w:t>
      </w:r>
      <w:r>
        <w:t>within</w:t>
      </w:r>
      <w:r>
        <w:rPr>
          <w:spacing w:val="-2"/>
        </w:rPr>
        <w:t xml:space="preserve"> </w:t>
      </w:r>
      <w:r>
        <w:t>a</w:t>
      </w:r>
      <w:r>
        <w:rPr>
          <w:spacing w:val="-2"/>
        </w:rPr>
        <w:t xml:space="preserve"> </w:t>
      </w:r>
      <w:r>
        <w:t>few</w:t>
      </w:r>
      <w:r>
        <w:rPr>
          <w:spacing w:val="-2"/>
        </w:rPr>
        <w:t xml:space="preserve"> </w:t>
      </w:r>
      <w:r>
        <w:t>thousandths</w:t>
      </w:r>
      <w:r>
        <w:rPr>
          <w:spacing w:val="-2"/>
        </w:rPr>
        <w:t xml:space="preserve"> </w:t>
      </w:r>
      <w:r>
        <w:t>of</w:t>
      </w:r>
      <w:r>
        <w:rPr>
          <w:spacing w:val="-2"/>
        </w:rPr>
        <w:t xml:space="preserve"> </w:t>
      </w:r>
      <w:r>
        <w:t>the</w:t>
      </w:r>
      <w:r>
        <w:rPr>
          <w:spacing w:val="-2"/>
        </w:rPr>
        <w:t xml:space="preserve"> </w:t>
      </w:r>
      <w:r>
        <w:t>full-graph values.</w:t>
      </w:r>
      <w:r>
        <w:rPr>
          <w:spacing w:val="14"/>
        </w:rPr>
        <w:t xml:space="preserve"> </w:t>
      </w:r>
      <w:r>
        <w:t>The</w:t>
      </w:r>
      <w:r>
        <w:rPr>
          <w:spacing w:val="-12"/>
        </w:rPr>
        <w:t xml:space="preserve"> </w:t>
      </w:r>
      <w:r>
        <w:t>primary</w:t>
      </w:r>
      <w:r>
        <w:rPr>
          <w:spacing w:val="-12"/>
        </w:rPr>
        <w:t xml:space="preserve"> </w:t>
      </w:r>
      <w:r>
        <w:t>alignment</w:t>
      </w:r>
      <w:r>
        <w:rPr>
          <w:spacing w:val="-12"/>
        </w:rPr>
        <w:t xml:space="preserve"> </w:t>
      </w:r>
      <w:r>
        <w:t>pattern</w:t>
      </w:r>
      <w:r>
        <w:rPr>
          <w:spacing w:val="-12"/>
        </w:rPr>
        <w:t xml:space="preserve"> </w:t>
      </w:r>
      <w:r>
        <w:t>is</w:t>
      </w:r>
      <w:r>
        <w:rPr>
          <w:spacing w:val="-12"/>
        </w:rPr>
        <w:t xml:space="preserve"> </w:t>
      </w:r>
      <w:r>
        <w:t>therefore</w:t>
      </w:r>
      <w:r>
        <w:rPr>
          <w:spacing w:val="-12"/>
        </w:rPr>
        <w:t xml:space="preserve"> </w:t>
      </w:r>
      <w:r>
        <w:t>not</w:t>
      </w:r>
      <w:r>
        <w:rPr>
          <w:spacing w:val="-12"/>
        </w:rPr>
        <w:t xml:space="preserve"> </w:t>
      </w:r>
      <w:r>
        <w:t>driven</w:t>
      </w:r>
      <w:r>
        <w:rPr>
          <w:spacing w:val="-12"/>
        </w:rPr>
        <w:t xml:space="preserve"> </w:t>
      </w:r>
      <w:r>
        <w:t>by</w:t>
      </w:r>
      <w:r>
        <w:rPr>
          <w:spacing w:val="-12"/>
        </w:rPr>
        <w:t xml:space="preserve"> </w:t>
      </w:r>
      <w:r>
        <w:t>long-tail</w:t>
      </w:r>
      <w:r>
        <w:rPr>
          <w:spacing w:val="-12"/>
        </w:rPr>
        <w:t xml:space="preserve"> </w:t>
      </w:r>
      <w:r>
        <w:t>tokens</w:t>
      </w:r>
      <w:r>
        <w:rPr>
          <w:spacing w:val="-12"/>
        </w:rPr>
        <w:t xml:space="preserve"> </w:t>
      </w:r>
      <w:r>
        <w:t>with</w:t>
      </w:r>
      <w:r>
        <w:rPr>
          <w:spacing w:val="-12"/>
        </w:rPr>
        <w:t xml:space="preserve"> </w:t>
      </w:r>
      <w:r>
        <w:t>sparse,</w:t>
      </w:r>
      <w:r>
        <w:rPr>
          <w:spacing w:val="-10"/>
        </w:rPr>
        <w:t xml:space="preserve"> </w:t>
      </w:r>
      <w:r>
        <w:t>noisy edges.</w:t>
      </w:r>
      <w:r>
        <w:rPr>
          <w:spacing w:val="27"/>
        </w:rPr>
        <w:t xml:space="preserve"> </w:t>
      </w:r>
      <w:r>
        <w:t>High-volume</w:t>
      </w:r>
      <w:r>
        <w:rPr>
          <w:spacing w:val="-1"/>
        </w:rPr>
        <w:t xml:space="preserve"> </w:t>
      </w:r>
      <w:r>
        <w:t>tokens—the</w:t>
      </w:r>
      <w:r>
        <w:rPr>
          <w:spacing w:val="-1"/>
        </w:rPr>
        <w:t xml:space="preserve"> </w:t>
      </w:r>
      <w:r>
        <w:t>economically</w:t>
      </w:r>
      <w:r>
        <w:rPr>
          <w:spacing w:val="-1"/>
        </w:rPr>
        <w:t xml:space="preserve"> </w:t>
      </w:r>
      <w:r>
        <w:t>salient</w:t>
      </w:r>
      <w:r>
        <w:rPr>
          <w:spacing w:val="-1"/>
        </w:rPr>
        <w:t xml:space="preserve"> </w:t>
      </w:r>
      <w:r>
        <w:t>core</w:t>
      </w:r>
      <w:r>
        <w:rPr>
          <w:spacing w:val="-1"/>
        </w:rPr>
        <w:t xml:space="preserve"> </w:t>
      </w:r>
      <w:r>
        <w:t>of</w:t>
      </w:r>
      <w:r>
        <w:rPr>
          <w:spacing w:val="-1"/>
        </w:rPr>
        <w:t xml:space="preserve"> </w:t>
      </w:r>
      <w:r>
        <w:t>ERC-20</w:t>
      </w:r>
      <w:r>
        <w:rPr>
          <w:spacing w:val="-1"/>
        </w:rPr>
        <w:t xml:space="preserve"> </w:t>
      </w:r>
      <w:r>
        <w:t>activity—suffice</w:t>
      </w:r>
      <w:r>
        <w:rPr>
          <w:spacing w:val="-2"/>
        </w:rPr>
        <w:t xml:space="preserve"> </w:t>
      </w:r>
      <w:r>
        <w:t>to</w:t>
      </w:r>
      <w:r>
        <w:rPr>
          <w:spacing w:val="-1"/>
        </w:rPr>
        <w:t xml:space="preserve"> </w:t>
      </w:r>
      <w:r>
        <w:t>repro-</w:t>
      </w:r>
      <w:bookmarkStart w:id="307" w:name="Sample-size_sensitivity"/>
      <w:bookmarkEnd w:id="307"/>
      <w:r>
        <w:t>duce the EndorseRank–AWP contrast.</w:t>
      </w:r>
    </w:p>
    <w:p w14:paraId="00DC2135" w14:textId="77777777" w:rsidR="00350CFB" w:rsidRDefault="00350CFB">
      <w:pPr>
        <w:pStyle w:val="a3"/>
        <w:spacing w:before="145"/>
      </w:pPr>
    </w:p>
    <w:p w14:paraId="00DC2136" w14:textId="77777777" w:rsidR="00350CFB" w:rsidRDefault="00283FFF">
      <w:pPr>
        <w:pStyle w:val="3"/>
        <w:numPr>
          <w:ilvl w:val="2"/>
          <w:numId w:val="26"/>
        </w:numPr>
        <w:tabs>
          <w:tab w:val="left" w:pos="879"/>
        </w:tabs>
        <w:ind w:left="879" w:hanging="597"/>
      </w:pPr>
      <w:r>
        <w:t>Sample-size</w:t>
      </w:r>
      <w:r>
        <w:rPr>
          <w:spacing w:val="-14"/>
        </w:rPr>
        <w:t xml:space="preserve"> </w:t>
      </w:r>
      <w:r>
        <w:rPr>
          <w:spacing w:val="-2"/>
        </w:rPr>
        <w:t>sensitivity</w:t>
      </w:r>
    </w:p>
    <w:p w14:paraId="00DC2137" w14:textId="77777777" w:rsidR="00350CFB" w:rsidRDefault="00350CFB">
      <w:pPr>
        <w:pStyle w:val="a3"/>
        <w:spacing w:before="47"/>
        <w:rPr>
          <w:b/>
        </w:rPr>
      </w:pPr>
    </w:p>
    <w:p w14:paraId="00DC2138" w14:textId="77777777" w:rsidR="00350CFB" w:rsidRDefault="00283FFF">
      <w:pPr>
        <w:pStyle w:val="a3"/>
        <w:spacing w:line="396" w:lineRule="auto"/>
        <w:ind w:left="273" w:right="564" w:firstLine="1"/>
        <w:jc w:val="both"/>
      </w:pPr>
      <w:r>
        <w:t>Table</w:t>
      </w:r>
      <w:r>
        <w:rPr>
          <w:spacing w:val="-15"/>
        </w:rPr>
        <w:t xml:space="preserve"> </w:t>
      </w:r>
      <w:hyperlink w:anchor="_bookmark99" w:history="1">
        <w:r>
          <w:t>4.6</w:t>
        </w:r>
      </w:hyperlink>
      <w:r>
        <w:rPr>
          <w:spacing w:val="-15"/>
        </w:rPr>
        <w:t xml:space="preserve"> </w:t>
      </w:r>
      <w:r>
        <w:t>summarizes</w:t>
      </w:r>
      <w:r>
        <w:rPr>
          <w:spacing w:val="-15"/>
        </w:rPr>
        <w:t xml:space="preserve"> </w:t>
      </w:r>
      <w:r>
        <w:t>allowance</w:t>
      </w:r>
      <w:r>
        <w:rPr>
          <w:spacing w:val="-15"/>
        </w:rPr>
        <w:t xml:space="preserve"> </w:t>
      </w:r>
      <w:r>
        <w:t>and</w:t>
      </w:r>
      <w:r>
        <w:rPr>
          <w:spacing w:val="-15"/>
        </w:rPr>
        <w:t xml:space="preserve"> </w:t>
      </w:r>
      <w:r>
        <w:t>transfer</w:t>
      </w:r>
      <w:r>
        <w:rPr>
          <w:spacing w:val="-15"/>
        </w:rPr>
        <w:t xml:space="preserve"> </w:t>
      </w:r>
      <w:r>
        <w:rPr>
          <w:i/>
        </w:rPr>
        <w:t>τ</w:t>
      </w:r>
      <w:r>
        <w:rPr>
          <w:i/>
          <w:spacing w:val="9"/>
        </w:rPr>
        <w:t xml:space="preserve"> </w:t>
      </w:r>
      <w:r>
        <w:t>at</w:t>
      </w:r>
      <w:r>
        <w:rPr>
          <w:spacing w:val="-15"/>
        </w:rPr>
        <w:t xml:space="preserve"> </w:t>
      </w:r>
      <w:r>
        <w:t>staged</w:t>
      </w:r>
      <w:r>
        <w:rPr>
          <w:spacing w:val="-15"/>
        </w:rPr>
        <w:t xml:space="preserve"> </w:t>
      </w:r>
      <w:r>
        <w:t>subsample</w:t>
      </w:r>
      <w:r>
        <w:rPr>
          <w:spacing w:val="-15"/>
        </w:rPr>
        <w:t xml:space="preserve"> </w:t>
      </w:r>
      <w:r>
        <w:t>sizes</w:t>
      </w:r>
      <w:r>
        <w:rPr>
          <w:spacing w:val="-15"/>
        </w:rPr>
        <w:t xml:space="preserve"> </w:t>
      </w:r>
      <w:r>
        <w:t>drawn</w:t>
      </w:r>
      <w:r>
        <w:rPr>
          <w:spacing w:val="-15"/>
        </w:rPr>
        <w:t xml:space="preserve"> </w:t>
      </w:r>
      <w:r>
        <w:t>from</w:t>
      </w:r>
      <w:r>
        <w:rPr>
          <w:spacing w:val="-15"/>
        </w:rPr>
        <w:t xml:space="preserve"> </w:t>
      </w:r>
      <w:r>
        <w:t>the</w:t>
      </w:r>
      <w:r>
        <w:rPr>
          <w:spacing w:val="-15"/>
        </w:rPr>
        <w:t xml:space="preserve"> </w:t>
      </w:r>
      <w:r>
        <w:t xml:space="preserve">expanded </w:t>
      </w:r>
      <w:r>
        <w:rPr>
          <w:w w:val="105"/>
        </w:rPr>
        <w:t>wallet pool (</w:t>
      </w:r>
      <w:r>
        <w:rPr>
          <w:i/>
          <w:w w:val="105"/>
        </w:rPr>
        <w:t>N</w:t>
      </w:r>
      <w:r>
        <w:rPr>
          <w:i/>
          <w:spacing w:val="40"/>
          <w:w w:val="105"/>
        </w:rPr>
        <w:t xml:space="preserve"> </w:t>
      </w:r>
      <w:r>
        <w:rPr>
          <w:w w:val="105"/>
        </w:rPr>
        <w:t>= 31</w:t>
      </w:r>
      <w:r>
        <w:rPr>
          <w:i/>
          <w:w w:val="105"/>
        </w:rPr>
        <w:t>,</w:t>
      </w:r>
      <w:r>
        <w:rPr>
          <w:w w:val="105"/>
        </w:rPr>
        <w:t>612).</w:t>
      </w:r>
    </w:p>
    <w:p w14:paraId="00DC2139" w14:textId="77777777" w:rsidR="00350CFB" w:rsidRDefault="00283FFF">
      <w:pPr>
        <w:pStyle w:val="a3"/>
        <w:spacing w:before="63" w:line="252" w:lineRule="auto"/>
        <w:ind w:left="282" w:right="544" w:hanging="8"/>
        <w:jc w:val="both"/>
      </w:pPr>
      <w:r>
        <w:rPr>
          <w:noProof/>
        </w:rPr>
        <mc:AlternateContent>
          <mc:Choice Requires="wps">
            <w:drawing>
              <wp:anchor distT="0" distB="0" distL="0" distR="0" simplePos="0" relativeHeight="15777792" behindDoc="0" locked="0" layoutInCell="1" allowOverlap="1" wp14:anchorId="00DC279E" wp14:editId="00DC279F">
                <wp:simplePos x="0" y="0"/>
                <wp:positionH relativeFrom="page">
                  <wp:posOffset>2274722</wp:posOffset>
                </wp:positionH>
                <wp:positionV relativeFrom="paragraph">
                  <wp:posOffset>553279</wp:posOffset>
                </wp:positionV>
                <wp:extent cx="3011170" cy="1270"/>
                <wp:effectExtent l="0" t="0" r="0" b="0"/>
                <wp:wrapNone/>
                <wp:docPr id="655" name="Graphic 6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11170" cy="1270"/>
                        </a:xfrm>
                        <a:custGeom>
                          <a:avLst/>
                          <a:gdLst/>
                          <a:ahLst/>
                          <a:cxnLst/>
                          <a:rect l="l" t="t" r="r" b="b"/>
                          <a:pathLst>
                            <a:path w="3011170">
                              <a:moveTo>
                                <a:pt x="0" y="0"/>
                              </a:moveTo>
                              <a:lnTo>
                                <a:pt x="3010547"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62C8BB1" id="Graphic 655" o:spid="_x0000_s1026" style="position:absolute;margin-left:179.1pt;margin-top:43.55pt;width:237.1pt;height:.1pt;z-index:15777792;visibility:visible;mso-wrap-style:square;mso-wrap-distance-left:0;mso-wrap-distance-top:0;mso-wrap-distance-right:0;mso-wrap-distance-bottom:0;mso-position-horizontal:absolute;mso-position-horizontal-relative:page;mso-position-vertical:absolute;mso-position-vertical-relative:text;v-text-anchor:top" coordsize="30111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" path="m,l3010547,e" filled="f" strokeweight=".33739mm">
                <v:path arrowok="t"/>
                <w10:wrap anchorx="page"/>
              </v:shape>
            </w:pict>
          </mc:Fallback>
        </mc:AlternateContent>
      </w:r>
      <w:bookmarkStart w:id="308" w:name="_bookmark99"/>
      <w:bookmarkEnd w:id="308"/>
      <w:r>
        <w:t>Table 4.6: Robustness: alignment and runtime vs. subsample size from wallet pool (</w:t>
      </w:r>
      <w:r>
        <w:rPr>
          <w:i/>
        </w:rPr>
        <w:t>N</w:t>
      </w:r>
      <w:r>
        <w:rPr>
          <w:i/>
          <w:spacing w:val="40"/>
          <w:w w:val="105"/>
        </w:rPr>
        <w:t xml:space="preserve"> </w:t>
      </w:r>
      <w:r>
        <w:rPr>
          <w:w w:val="105"/>
        </w:rPr>
        <w:t xml:space="preserve">= </w:t>
      </w:r>
      <w:r>
        <w:t xml:space="preserve">31612; </w:t>
      </w:r>
      <w:r>
        <w:rPr>
          <w:w w:val="90"/>
        </w:rPr>
        <w:t xml:space="preserve">seed </w:t>
      </w:r>
      <w:r>
        <w:rPr>
          <w:rFonts w:ascii="Courier New" w:hAnsi="Courier New"/>
          <w:w w:val="90"/>
        </w:rPr>
        <w:t>benchmark-tier2-v1</w:t>
      </w:r>
      <w:r>
        <w:rPr>
          <w:w w:val="90"/>
        </w:rPr>
        <w:t>).</w:t>
      </w:r>
    </w:p>
    <w:p w14:paraId="00DC213A" w14:textId="77777777" w:rsidR="00350CFB" w:rsidRDefault="00283FFF">
      <w:pPr>
        <w:tabs>
          <w:tab w:val="left" w:pos="4241"/>
          <w:tab w:val="left" w:pos="5033"/>
          <w:tab w:val="left" w:pos="5776"/>
          <w:tab w:val="left" w:pos="6640"/>
        </w:tabs>
        <w:spacing w:before="135" w:line="390" w:lineRule="atLeast"/>
        <w:ind w:left="2659" w:right="2942" w:firstLine="414"/>
      </w:pPr>
      <w:r>
        <w:rPr>
          <w:noProof/>
        </w:rPr>
        <mc:AlternateContent>
          <mc:Choice Requires="wps">
            <w:drawing>
              <wp:anchor distT="0" distB="0" distL="0" distR="0" simplePos="0" relativeHeight="484050432" behindDoc="1" locked="0" layoutInCell="1" allowOverlap="1" wp14:anchorId="00DC27A0" wp14:editId="00DC27A1">
                <wp:simplePos x="0" y="0"/>
                <wp:positionH relativeFrom="page">
                  <wp:posOffset>2274722</wp:posOffset>
                </wp:positionH>
                <wp:positionV relativeFrom="paragraph">
                  <wp:posOffset>385699</wp:posOffset>
                </wp:positionV>
                <wp:extent cx="3011170" cy="1270"/>
                <wp:effectExtent l="0" t="0" r="0" b="0"/>
                <wp:wrapNone/>
                <wp:docPr id="656" name="Graphic 6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11170" cy="1270"/>
                        </a:xfrm>
                        <a:custGeom>
                          <a:avLst/>
                          <a:gdLst/>
                          <a:ahLst/>
                          <a:cxnLst/>
                          <a:rect l="l" t="t" r="r" b="b"/>
                          <a:pathLst>
                            <a:path w="3011170">
                              <a:moveTo>
                                <a:pt x="0" y="0"/>
                              </a:moveTo>
                              <a:lnTo>
                                <a:pt x="3010547" y="0"/>
                              </a:lnTo>
                            </a:path>
                          </a:pathLst>
                        </a:custGeom>
                        <a:ln w="75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7B6C42" id="Graphic 656" o:spid="_x0000_s1026" style="position:absolute;margin-left:179.1pt;margin-top:30.35pt;width:237.1pt;height:.1pt;z-index:-19266048;visibility:visible;mso-wrap-style:square;mso-wrap-distance-left:0;mso-wrap-distance-top:0;mso-wrap-distance-right:0;mso-wrap-distance-bottom:0;mso-position-horizontal:absolute;mso-position-horizontal-relative:page;mso-position-vertical:absolute;mso-position-vertical-relative:text;v-text-anchor:top" coordsize="30111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" path="m,l3010547,e" filled="f" strokeweight=".21089mm">
                <v:path arrowok="t"/>
                <w10:wrap anchorx="page"/>
              </v:shape>
            </w:pict>
          </mc:Fallback>
        </mc:AlternateContent>
      </w:r>
      <w:r>
        <w:rPr>
          <w:i/>
        </w:rPr>
        <w:t>n</w:t>
      </w:r>
      <w:r>
        <w:rPr>
          <w:i/>
          <w:spacing w:val="40"/>
        </w:rPr>
        <w:t xml:space="preserve"> </w:t>
      </w:r>
      <w:r>
        <w:t>ER</w:t>
      </w:r>
      <w:r>
        <w:rPr>
          <w:spacing w:val="-7"/>
        </w:rPr>
        <w:t xml:space="preserve"> </w:t>
      </w:r>
      <w:r>
        <w:t>all.</w:t>
      </w:r>
      <w:r>
        <w:rPr>
          <w:spacing w:val="40"/>
        </w:rPr>
        <w:t xml:space="preserve"> </w:t>
      </w:r>
      <w:r>
        <w:t>AWP</w:t>
      </w:r>
      <w:r>
        <w:rPr>
          <w:spacing w:val="-7"/>
        </w:rPr>
        <w:t xml:space="preserve"> </w:t>
      </w:r>
      <w:r>
        <w:t>all.</w:t>
      </w:r>
      <w:r>
        <w:rPr>
          <w:spacing w:val="40"/>
        </w:rPr>
        <w:t xml:space="preserve"> </w:t>
      </w:r>
      <w:r>
        <w:t>ER</w:t>
      </w:r>
      <w:r>
        <w:rPr>
          <w:spacing w:val="-7"/>
        </w:rPr>
        <w:t xml:space="preserve"> </w:t>
      </w:r>
      <w:r>
        <w:t>tr.</w:t>
      </w:r>
      <w:r>
        <w:rPr>
          <w:spacing w:val="40"/>
        </w:rPr>
        <w:t xml:space="preserve"> </w:t>
      </w:r>
      <w:r>
        <w:t>AWP</w:t>
      </w:r>
      <w:r>
        <w:rPr>
          <w:spacing w:val="-7"/>
        </w:rPr>
        <w:t xml:space="preserve"> </w:t>
      </w:r>
      <w:r>
        <w:t>tr.</w:t>
      </w:r>
      <w:r>
        <w:rPr>
          <w:spacing w:val="40"/>
        </w:rPr>
        <w:t xml:space="preserve"> </w:t>
      </w:r>
      <w:r>
        <w:t>Speedup 10000</w:t>
      </w:r>
      <w:r>
        <w:rPr>
          <w:spacing w:val="80"/>
        </w:rPr>
        <w:t xml:space="preserve"> </w:t>
      </w:r>
      <w:r>
        <w:t>0.555</w:t>
      </w:r>
      <w:r>
        <w:tab/>
      </w:r>
      <w:r>
        <w:rPr>
          <w:spacing w:val="-2"/>
        </w:rPr>
        <w:t>0.016</w:t>
      </w:r>
      <w:r>
        <w:tab/>
      </w:r>
      <w:r>
        <w:rPr>
          <w:spacing w:val="-2"/>
        </w:rPr>
        <w:t>0.429</w:t>
      </w:r>
      <w:r>
        <w:tab/>
      </w:r>
      <w:r>
        <w:rPr>
          <w:spacing w:val="-2"/>
        </w:rPr>
        <w:t>0.789</w:t>
      </w:r>
      <w:r>
        <w:tab/>
      </w:r>
      <w:r>
        <w:rPr>
          <w:spacing w:val="-2"/>
        </w:rPr>
        <w:t>8.960</w:t>
      </w:r>
    </w:p>
    <w:p w14:paraId="00DC213B" w14:textId="77777777" w:rsidR="00350CFB" w:rsidRDefault="00283FFF">
      <w:pPr>
        <w:tabs>
          <w:tab w:val="left" w:pos="4241"/>
          <w:tab w:val="left" w:pos="5033"/>
          <w:tab w:val="left" w:pos="5776"/>
          <w:tab w:val="left" w:pos="6640"/>
        </w:tabs>
        <w:spacing w:before="23"/>
        <w:ind w:left="2659"/>
      </w:pPr>
      <w:r>
        <w:t>31612</w:t>
      </w:r>
      <w:r>
        <w:rPr>
          <w:spacing w:val="40"/>
        </w:rPr>
        <w:t xml:space="preserve">  </w:t>
      </w:r>
      <w:r>
        <w:rPr>
          <w:spacing w:val="-4"/>
        </w:rPr>
        <w:t>0.533</w:t>
      </w:r>
      <w:r>
        <w:tab/>
      </w:r>
      <w:r>
        <w:rPr>
          <w:spacing w:val="-2"/>
        </w:rPr>
        <w:t>0.021</w:t>
      </w:r>
      <w:r>
        <w:tab/>
      </w:r>
      <w:r>
        <w:rPr>
          <w:spacing w:val="-2"/>
        </w:rPr>
        <w:t>0.443</w:t>
      </w:r>
      <w:r>
        <w:tab/>
      </w:r>
      <w:r>
        <w:rPr>
          <w:spacing w:val="-2"/>
        </w:rPr>
        <w:t>0.797</w:t>
      </w:r>
      <w:r>
        <w:tab/>
      </w:r>
      <w:r>
        <w:rPr>
          <w:spacing w:val="-2"/>
        </w:rPr>
        <w:t>9.930</w:t>
      </w:r>
    </w:p>
    <w:p w14:paraId="00DC213C" w14:textId="77777777" w:rsidR="00350CFB" w:rsidRDefault="00283FFF">
      <w:pPr>
        <w:pStyle w:val="a3"/>
        <w:spacing w:before="4"/>
        <w:rPr>
          <w:sz w:val="5"/>
        </w:rPr>
      </w:pPr>
      <w:r>
        <w:rPr>
          <w:noProof/>
          <w:sz w:val="5"/>
        </w:rPr>
        <mc:AlternateContent>
          <mc:Choice Requires="wps">
            <w:drawing>
              <wp:anchor distT="0" distB="0" distL="0" distR="0" simplePos="0" relativeHeight="487635456" behindDoc="1" locked="0" layoutInCell="1" allowOverlap="1" wp14:anchorId="00DC27A2" wp14:editId="00DC27A3">
                <wp:simplePos x="0" y="0"/>
                <wp:positionH relativeFrom="page">
                  <wp:posOffset>2274722</wp:posOffset>
                </wp:positionH>
                <wp:positionV relativeFrom="paragraph">
                  <wp:posOffset>54750</wp:posOffset>
                </wp:positionV>
                <wp:extent cx="3011170" cy="1270"/>
                <wp:effectExtent l="0" t="0" r="0" b="0"/>
                <wp:wrapTopAndBottom/>
                <wp:docPr id="657" name="Graphic 6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11170" cy="1270"/>
                        </a:xfrm>
                        <a:custGeom>
                          <a:avLst/>
                          <a:gdLst/>
                          <a:ahLst/>
                          <a:cxnLst/>
                          <a:rect l="l" t="t" r="r" b="b"/>
                          <a:pathLst>
                            <a:path w="3011170">
                              <a:moveTo>
                                <a:pt x="0" y="0"/>
                              </a:moveTo>
                              <a:lnTo>
                                <a:pt x="3010547"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47EF04" id="Graphic 657" o:spid="_x0000_s1026" style="position:absolute;margin-left:179.1pt;margin-top:4.3pt;width:237.1pt;height:.1pt;z-index:-15681024;visibility:visible;mso-wrap-style:square;mso-wrap-distance-left:0;mso-wrap-distance-top:0;mso-wrap-distance-right:0;mso-wrap-distance-bottom:0;mso-position-horizontal:absolute;mso-position-horizontal-relative:page;mso-position-vertical:absolute;mso-position-vertical-relative:text;v-text-anchor:top" coordsize="30111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" path="m,l3010547,e" filled="f" strokeweight=".33739mm">
                <v:path arrowok="t"/>
                <w10:wrap type="topAndBottom" anchorx="page"/>
              </v:shape>
            </w:pict>
          </mc:Fallback>
        </mc:AlternateContent>
      </w:r>
    </w:p>
    <w:p w14:paraId="00DC213D" w14:textId="77777777" w:rsidR="00350CFB" w:rsidRDefault="00350CFB">
      <w:pPr>
        <w:pStyle w:val="a3"/>
        <w:spacing w:before="168"/>
      </w:pPr>
    </w:p>
    <w:p w14:paraId="00DC213E" w14:textId="77777777" w:rsidR="00350CFB" w:rsidRDefault="00283FFF">
      <w:pPr>
        <w:pStyle w:val="a3"/>
        <w:spacing w:line="316" w:lineRule="auto"/>
        <w:ind w:left="276" w:right="563" w:hanging="3"/>
        <w:jc w:val="both"/>
      </w:pPr>
      <w:commentRangeStart w:id="309"/>
      <w:commentRangeStart w:id="310"/>
      <w:r>
        <w:rPr>
          <w:color w:val="FF0000"/>
          <w:w w:val="105"/>
        </w:rPr>
        <w:t>At n = 10,000 and N = 31,612, EndorseRank continues to lead on allowance and AWP on transfer, with EndorseRank speedups of approximately 9.0 times and 9.9 times. Absolute tau values differ from the matched-cohort figures (allowance 0.355 to 0.555; transfer 0.534 to 0.789). That movement is sample-definition sensitivity, not robustness. The primary sample remains the matched cohort (n = 5,521).</w:t>
      </w:r>
      <w:commentRangeEnd w:id="309"/>
      <w:r>
        <w:rPr>
          <w:rStyle w:val="a5"/>
          <w:sz w:val="24"/>
          <w:szCs w:val="24"/>
        </w:rPr>
        <w:commentReference w:id="309"/>
      </w:r>
      <w:commentRangeEnd w:id="310"/>
      <w:r w:rsidR="00F50D42">
        <w:rPr>
          <w:rStyle w:val="a5"/>
          <w:sz w:val="24"/>
          <w:szCs w:val="24"/>
        </w:rPr>
        <w:commentReference w:id="310"/>
      </w:r>
    </w:p>
    <w:p w14:paraId="00DC213F" w14:textId="77777777" w:rsidR="00350CFB" w:rsidRDefault="00350CFB">
      <w:pPr>
        <w:pStyle w:val="a3"/>
        <w:spacing w:line="316" w:lineRule="auto"/>
        <w:jc w:val="both"/>
        <w:sectPr w:rsidR="00350CFB">
          <w:pgSz w:w="11910" w:h="16840"/>
          <w:pgMar w:top="1920" w:right="708" w:bottom="2300" w:left="992" w:header="0" w:footer="2115" w:gutter="0"/>
          <w:cols w:space="720"/>
        </w:sectPr>
      </w:pPr>
    </w:p>
    <w:p w14:paraId="00DC2140" w14:textId="77777777" w:rsidR="00350CFB" w:rsidRDefault="00283FFF">
      <w:pPr>
        <w:pStyle w:val="a3"/>
        <w:spacing w:before="72" w:line="396" w:lineRule="auto"/>
        <w:ind w:left="273" w:right="562" w:firstLine="8"/>
        <w:jc w:val="both"/>
      </w:pPr>
      <w:r>
        <w:rPr>
          <w:color w:val="FF0000"/>
        </w:rPr>
        <w:t>active wallets outside the matched cohort; proxies and score supports therefore change with the sample definition. The relevant robustness claim is ordinal and comparative: the construct-specific winners and the runtime advantage persist under pool expansion and staged subsampling. In-cohort scaling detail for the matched sample alone appears in Appendix 8.1.</w:t>
      </w:r>
    </w:p>
    <w:p w14:paraId="00DC2141" w14:textId="77777777" w:rsidR="00350CFB" w:rsidRDefault="00283FFF">
      <w:pPr>
        <w:pStyle w:val="a3"/>
        <w:spacing w:before="18" w:line="396" w:lineRule="auto"/>
        <w:ind w:left="282" w:right="523"/>
        <w:jc w:val="both"/>
      </w:pPr>
      <w:r>
        <w:rPr>
          <w:color w:val="FF0000"/>
        </w:rPr>
        <w:t>Collectively, these checks show that the comparative pattern (EndorseRank faster; EndorseRank wins on allowance; AWP wins on transfer) persists when the sample definition changes. They do not show that absolute tau is stable. A 0.2 swing is not described as robustness.</w:t>
      </w:r>
    </w:p>
    <w:p w14:paraId="00DC2142" w14:textId="77777777" w:rsidR="00350CFB" w:rsidRDefault="00283FFF">
      <w:pPr>
        <w:pStyle w:val="a3"/>
        <w:spacing w:before="6" w:line="316" w:lineRule="auto"/>
        <w:ind w:left="273" w:right="563" w:firstLine="8"/>
        <w:jc w:val="both"/>
      </w:pPr>
      <w:r>
        <w:t>dorseRank</w:t>
      </w:r>
      <w:r>
        <w:rPr>
          <w:spacing w:val="-15"/>
        </w:rPr>
        <w:t xml:space="preserve"> </w:t>
      </w:r>
      <w:r>
        <w:t>is</w:t>
      </w:r>
      <w:r>
        <w:rPr>
          <w:spacing w:val="-15"/>
        </w:rPr>
        <w:t xml:space="preserve"> </w:t>
      </w:r>
      <w:r>
        <w:t>faster;</w:t>
      </w:r>
      <w:r>
        <w:rPr>
          <w:spacing w:val="-12"/>
        </w:rPr>
        <w:t xml:space="preserve"> </w:t>
      </w:r>
      <w:r>
        <w:t>EndorseRank</w:t>
      </w:r>
      <w:r>
        <w:rPr>
          <w:spacing w:val="-15"/>
        </w:rPr>
        <w:t xml:space="preserve"> </w:t>
      </w:r>
      <w:r>
        <w:t>wins</w:t>
      </w:r>
      <w:r>
        <w:rPr>
          <w:spacing w:val="-15"/>
        </w:rPr>
        <w:t xml:space="preserve"> </w:t>
      </w:r>
      <w:r>
        <w:t>on</w:t>
      </w:r>
      <w:r>
        <w:rPr>
          <w:spacing w:val="-15"/>
        </w:rPr>
        <w:t xml:space="preserve"> </w:t>
      </w:r>
      <w:r>
        <w:t>allowance;</w:t>
      </w:r>
      <w:r>
        <w:rPr>
          <w:spacing w:val="-12"/>
        </w:rPr>
        <w:t xml:space="preserve"> </w:t>
      </w:r>
      <w:r>
        <w:t>AWP</w:t>
      </w:r>
      <w:r>
        <w:rPr>
          <w:spacing w:val="-15"/>
        </w:rPr>
        <w:t xml:space="preserve"> </w:t>
      </w:r>
      <w:r>
        <w:t>wins</w:t>
      </w:r>
      <w:r>
        <w:rPr>
          <w:spacing w:val="-15"/>
        </w:rPr>
        <w:t xml:space="preserve"> </w:t>
      </w:r>
      <w:r>
        <w:t>on</w:t>
      </w:r>
      <w:r>
        <w:rPr>
          <w:spacing w:val="-15"/>
        </w:rPr>
        <w:t xml:space="preserve"> </w:t>
      </w:r>
      <w:r>
        <w:t>transfer;</w:t>
      </w:r>
      <w:r>
        <w:rPr>
          <w:spacing w:val="-12"/>
        </w:rPr>
        <w:t xml:space="preserve"> </w:t>
      </w:r>
      <w:r>
        <w:t>allowance</w:t>
      </w:r>
      <w:r>
        <w:rPr>
          <w:spacing w:val="-15"/>
        </w:rPr>
        <w:t xml:space="preserve"> </w:t>
      </w:r>
      <w:r>
        <w:t xml:space="preserve">alignment under EndorseRank is insensitive to damping in </w:t>
      </w:r>
      <w:r>
        <w:rPr>
          <w:rFonts w:ascii="Arial Unicode MS" w:hAnsi="Arial Unicode MS"/>
        </w:rPr>
        <w:t>{</w:t>
      </w:r>
      <w:r>
        <w:t>0</w:t>
      </w:r>
      <w:r>
        <w:rPr>
          <w:i/>
        </w:rPr>
        <w:t>.</w:t>
      </w:r>
      <w:r>
        <w:t>75</w:t>
      </w:r>
      <w:r>
        <w:rPr>
          <w:i/>
        </w:rPr>
        <w:t>,</w:t>
      </w:r>
      <w:r>
        <w:rPr>
          <w:i/>
          <w:spacing w:val="-15"/>
        </w:rPr>
        <w:t xml:space="preserve"> </w:t>
      </w:r>
      <w:r>
        <w:t>0</w:t>
      </w:r>
      <w:r>
        <w:rPr>
          <w:i/>
        </w:rPr>
        <w:t>.</w:t>
      </w:r>
      <w:r>
        <w:t>85</w:t>
      </w:r>
      <w:r>
        <w:rPr>
          <w:i/>
        </w:rPr>
        <w:t>,</w:t>
      </w:r>
      <w:r>
        <w:rPr>
          <w:i/>
          <w:spacing w:val="-15"/>
        </w:rPr>
        <w:t xml:space="preserve"> </w:t>
      </w:r>
      <w:r>
        <w:t>0</w:t>
      </w:r>
      <w:r>
        <w:rPr>
          <w:i/>
        </w:rPr>
        <w:t>.</w:t>
      </w:r>
      <w:r>
        <w:t>95</w:t>
      </w:r>
      <w:r>
        <w:rPr>
          <w:rFonts w:ascii="Arial Unicode MS" w:hAnsi="Arial Unicode MS"/>
        </w:rPr>
        <w:t>}</w:t>
      </w:r>
      <w:r>
        <w:t>.</w:t>
      </w:r>
      <w:r>
        <w:rPr>
          <w:spacing w:val="40"/>
        </w:rPr>
        <w:t xml:space="preserve"> </w:t>
      </w:r>
      <w:r>
        <w:t xml:space="preserve">That comparative structure is </w:t>
      </w:r>
      <w:bookmarkStart w:id="311" w:name="Social-method_alignment:_EndorseRank_vs."/>
      <w:bookmarkStart w:id="312" w:name="_bookmark100"/>
      <w:bookmarkEnd w:id="311"/>
      <w:bookmarkEnd w:id="312"/>
      <w:r>
        <w:t>what the claims assert, and it is what the robustness section is designed to protect.</w:t>
      </w:r>
    </w:p>
    <w:p w14:paraId="00DC2143" w14:textId="77777777" w:rsidR="00350CFB" w:rsidRDefault="00350CFB">
      <w:pPr>
        <w:pStyle w:val="a3"/>
        <w:spacing w:before="228"/>
      </w:pPr>
    </w:p>
    <w:p w14:paraId="00DC2144" w14:textId="77777777" w:rsidR="00350CFB" w:rsidRDefault="00283FFF">
      <w:pPr>
        <w:pStyle w:val="2"/>
        <w:numPr>
          <w:ilvl w:val="1"/>
          <w:numId w:val="26"/>
        </w:numPr>
        <w:tabs>
          <w:tab w:val="left" w:pos="783"/>
        </w:tabs>
        <w:ind w:left="783" w:hanging="501"/>
      </w:pPr>
      <w:r>
        <w:t>Social-method</w:t>
      </w:r>
      <w:r>
        <w:rPr>
          <w:spacing w:val="13"/>
        </w:rPr>
        <w:t xml:space="preserve"> </w:t>
      </w:r>
      <w:r>
        <w:t>alignment:</w:t>
      </w:r>
      <w:r>
        <w:rPr>
          <w:spacing w:val="42"/>
        </w:rPr>
        <w:t xml:space="preserve"> </w:t>
      </w:r>
      <w:r>
        <w:t>EndorseRank</w:t>
      </w:r>
      <w:r>
        <w:rPr>
          <w:spacing w:val="14"/>
        </w:rPr>
        <w:t xml:space="preserve"> </w:t>
      </w:r>
      <w:r>
        <w:t>vs.</w:t>
      </w:r>
      <w:r>
        <w:rPr>
          <w:spacing w:val="14"/>
        </w:rPr>
        <w:t xml:space="preserve"> </w:t>
      </w:r>
      <w:r>
        <w:t>AWP</w:t>
      </w:r>
      <w:r>
        <w:rPr>
          <w:spacing w:val="14"/>
        </w:rPr>
        <w:t xml:space="preserve"> </w:t>
      </w:r>
      <w:r>
        <w:t>(Claims</w:t>
      </w:r>
      <w:r>
        <w:rPr>
          <w:spacing w:val="13"/>
        </w:rPr>
        <w:t xml:space="preserve"> </w:t>
      </w:r>
      <w:r>
        <w:t>C2–</w:t>
      </w:r>
      <w:r>
        <w:rPr>
          <w:spacing w:val="-5"/>
        </w:rPr>
        <w:t>C3)</w:t>
      </w:r>
    </w:p>
    <w:p w14:paraId="00DC2145" w14:textId="77777777" w:rsidR="00350CFB" w:rsidRDefault="00350CFB">
      <w:pPr>
        <w:pStyle w:val="a3"/>
        <w:spacing w:before="24"/>
        <w:rPr>
          <w:b/>
          <w:sz w:val="28"/>
        </w:rPr>
      </w:pPr>
    </w:p>
    <w:p w14:paraId="00DC2146" w14:textId="77777777" w:rsidR="00350CFB" w:rsidRDefault="00283FFF">
      <w:pPr>
        <w:pStyle w:val="a3"/>
        <w:spacing w:line="396" w:lineRule="auto"/>
        <w:ind w:left="282" w:right="558"/>
        <w:jc w:val="both"/>
      </w:pPr>
      <w:r>
        <w:rPr>
          <w:color w:val="FF0000"/>
        </w:rPr>
        <w:t>Claims C2 and C3 address whether EndorseRank and AWP achieve credible domain alignment and whether winners are construct-specific. Same-window evidence is allowance versus transfer.</w:t>
      </w:r>
    </w:p>
    <w:p w14:paraId="00DC2147" w14:textId="77777777" w:rsidR="00350CFB" w:rsidRDefault="00283FFF">
      <w:pPr>
        <w:pStyle w:val="a3"/>
        <w:spacing w:before="8" w:line="252" w:lineRule="auto"/>
        <w:ind w:left="282" w:right="554" w:hanging="8"/>
        <w:jc w:val="both"/>
      </w:pPr>
      <w:bookmarkStart w:id="313" w:name="_bookmark101"/>
      <w:r>
        <w:rPr>
          <w:color w:val="FF0000"/>
        </w:rPr>
        <w:t>Table 4.7: Mean Kendall τ for allowance and transfer checks (n = 5,521). Runtime = mean PageRank wall time. EndorseRank and AWP are social reputation graphs.</w:t>
      </w:r>
      <w:bookmarkEnd w:id="313"/>
    </w:p>
    <w:p w14:paraId="00DC2148" w14:textId="77777777" w:rsidR="00350CFB" w:rsidRDefault="00350CFB">
      <w:pPr>
        <w:pStyle w:val="a3"/>
        <w:spacing w:before="9"/>
        <w:rPr>
          <w:sz w:val="19"/>
        </w:rPr>
      </w:pPr>
    </w:p>
    <w:tbl>
      <w:tblPr>
        <w:tblW w:w="0" w:type="auto"/>
        <w:tblInd w:w="1391" w:type="dxa"/>
        <w:tblLayout w:type="fixed"/>
        <w:tblCellMar>
          <w:left w:w="0" w:type="dxa"/>
          <w:right w:w="0" w:type="dxa"/>
        </w:tblCellMar>
        <w:tblLook w:val="01E0" w:firstRow="1" w:lastRow="1" w:firstColumn="1" w:lastColumn="1" w:noHBand="0" w:noVBand="0"/>
      </w:tblPr>
      <w:tblGrid>
        <w:gridCol w:w="1315"/>
        <w:gridCol w:w="871"/>
        <w:gridCol w:w="1085"/>
        <w:gridCol w:w="631"/>
        <w:gridCol w:w="799"/>
        <w:gridCol w:w="631"/>
        <w:gridCol w:w="649"/>
        <w:gridCol w:w="1176"/>
      </w:tblGrid>
      <w:tr w:rsidR="00350CFB" w14:paraId="00DC2151" w14:textId="77777777">
        <w:trPr>
          <w:trHeight w:val="381"/>
        </w:trPr>
        <w:tc>
          <w:tcPr>
            <w:tcW w:w="1315" w:type="dxa"/>
            <w:tcBorders>
              <w:top w:val="single" w:sz="8" w:space="0" w:color="000000"/>
              <w:bottom w:val="single" w:sz="6" w:space="0" w:color="000000"/>
            </w:tcBorders>
          </w:tcPr>
          <w:p w14:paraId="00DC2149" w14:textId="77777777" w:rsidR="00350CFB" w:rsidRDefault="00283FFF">
            <w:pPr>
              <w:pStyle w:val="TableParagraph"/>
              <w:spacing w:before="53"/>
              <w:ind w:left="69"/>
              <w:jc w:val="left"/>
            </w:pPr>
            <w:r>
              <w:rPr>
                <w:spacing w:val="-2"/>
              </w:rPr>
              <w:t>Method</w:t>
            </w:r>
          </w:p>
        </w:tc>
        <w:tc>
          <w:tcPr>
            <w:tcW w:w="871" w:type="dxa"/>
            <w:tcBorders>
              <w:top w:val="single" w:sz="8" w:space="0" w:color="000000"/>
              <w:bottom w:val="single" w:sz="6" w:space="0" w:color="000000"/>
            </w:tcBorders>
          </w:tcPr>
          <w:p w14:paraId="00DC214A" w14:textId="77777777" w:rsidR="00350CFB" w:rsidRDefault="00283FFF">
            <w:pPr>
              <w:pStyle w:val="TableParagraph"/>
              <w:spacing w:before="53"/>
            </w:pPr>
            <w:r>
              <w:rPr>
                <w:spacing w:val="-2"/>
              </w:rPr>
              <w:t>Transfer</w:t>
            </w:r>
          </w:p>
        </w:tc>
        <w:tc>
          <w:tcPr>
            <w:tcW w:w="1085" w:type="dxa"/>
            <w:tcBorders>
              <w:top w:val="single" w:sz="8" w:space="0" w:color="000000"/>
              <w:bottom w:val="single" w:sz="6" w:space="0" w:color="000000"/>
            </w:tcBorders>
          </w:tcPr>
          <w:p w14:paraId="00DC214B" w14:textId="77777777" w:rsidR="00350CFB" w:rsidRDefault="00283FFF">
            <w:pPr>
              <w:pStyle w:val="TableParagraph"/>
              <w:spacing w:before="53"/>
              <w:ind w:left="1" w:right="1"/>
            </w:pPr>
            <w:r>
              <w:rPr>
                <w:spacing w:val="-2"/>
              </w:rPr>
              <w:t>Allowance</w:t>
            </w:r>
          </w:p>
        </w:tc>
        <w:tc>
          <w:tcPr>
            <w:tcW w:w="631" w:type="dxa"/>
            <w:tcBorders>
              <w:top w:val="single" w:sz="8" w:space="0" w:color="000000"/>
              <w:bottom w:val="single" w:sz="6" w:space="0" w:color="000000"/>
            </w:tcBorders>
          </w:tcPr>
          <w:p w14:paraId="00DC214C" w14:textId="77777777" w:rsidR="00350CFB" w:rsidRDefault="00283FFF">
            <w:pPr>
              <w:pStyle w:val="TableParagraph"/>
              <w:spacing w:before="53"/>
              <w:ind w:left="2" w:right="3"/>
            </w:pPr>
            <w:r>
              <w:rPr>
                <w:spacing w:val="-4"/>
              </w:rPr>
              <w:t>Liq.</w:t>
            </w:r>
          </w:p>
        </w:tc>
        <w:tc>
          <w:tcPr>
            <w:tcW w:w="799" w:type="dxa"/>
            <w:tcBorders>
              <w:top w:val="single" w:sz="8" w:space="0" w:color="000000"/>
              <w:bottom w:val="single" w:sz="6" w:space="0" w:color="000000"/>
            </w:tcBorders>
          </w:tcPr>
          <w:p w14:paraId="00DC214D" w14:textId="77777777" w:rsidR="00350CFB" w:rsidRDefault="00283FFF">
            <w:pPr>
              <w:pStyle w:val="TableParagraph"/>
              <w:spacing w:before="53"/>
              <w:ind w:left="2" w:right="2"/>
            </w:pPr>
            <w:r>
              <w:rPr>
                <w:spacing w:val="-2"/>
              </w:rPr>
              <w:t>Inv.risk</w:t>
            </w:r>
          </w:p>
        </w:tc>
        <w:tc>
          <w:tcPr>
            <w:tcW w:w="631" w:type="dxa"/>
            <w:tcBorders>
              <w:top w:val="single" w:sz="8" w:space="0" w:color="000000"/>
              <w:bottom w:val="single" w:sz="6" w:space="0" w:color="000000"/>
            </w:tcBorders>
          </w:tcPr>
          <w:p w14:paraId="00DC214E" w14:textId="77777777" w:rsidR="00350CFB" w:rsidRDefault="00283FFF">
            <w:pPr>
              <w:pStyle w:val="TableParagraph"/>
              <w:spacing w:before="53"/>
              <w:ind w:left="1" w:right="3"/>
            </w:pPr>
            <w:r>
              <w:rPr>
                <w:spacing w:val="-2"/>
              </w:rPr>
              <w:t>Sybil</w:t>
            </w:r>
          </w:p>
        </w:tc>
        <w:tc>
          <w:tcPr>
            <w:tcW w:w="649" w:type="dxa"/>
            <w:tcBorders>
              <w:top w:val="single" w:sz="8" w:space="0" w:color="000000"/>
              <w:bottom w:val="single" w:sz="6" w:space="0" w:color="000000"/>
            </w:tcBorders>
          </w:tcPr>
          <w:p w14:paraId="00DC214F" w14:textId="77777777" w:rsidR="00350CFB" w:rsidRDefault="00283FFF">
            <w:pPr>
              <w:pStyle w:val="TableParagraph"/>
              <w:spacing w:before="53"/>
              <w:ind w:left="1" w:right="4"/>
            </w:pPr>
            <w:r>
              <w:rPr>
                <w:spacing w:val="-5"/>
                <w:color w:val="FF0000"/>
              </w:rPr>
              <w:t>—</w:t>
            </w:r>
          </w:p>
        </w:tc>
        <w:tc>
          <w:tcPr>
            <w:tcW w:w="1176" w:type="dxa"/>
            <w:tcBorders>
              <w:top w:val="single" w:sz="8" w:space="0" w:color="000000"/>
              <w:bottom w:val="single" w:sz="6" w:space="0" w:color="000000"/>
            </w:tcBorders>
          </w:tcPr>
          <w:p w14:paraId="00DC2150" w14:textId="77777777" w:rsidR="00350CFB" w:rsidRDefault="00283FFF">
            <w:pPr>
              <w:pStyle w:val="TableParagraph"/>
              <w:spacing w:before="53"/>
              <w:ind w:right="70"/>
              <w:jc w:val="right"/>
            </w:pPr>
            <w:r>
              <w:t>Runtime</w:t>
            </w:r>
            <w:r>
              <w:rPr>
                <w:spacing w:val="-9"/>
              </w:rPr>
              <w:t xml:space="preserve"> </w:t>
            </w:r>
            <w:r>
              <w:rPr>
                <w:spacing w:val="-5"/>
              </w:rPr>
              <w:t>(s)</w:t>
            </w:r>
          </w:p>
        </w:tc>
      </w:tr>
      <w:tr w:rsidR="00350CFB" w14:paraId="00DC215A" w14:textId="77777777">
        <w:trPr>
          <w:trHeight w:val="319"/>
        </w:trPr>
        <w:tc>
          <w:tcPr>
            <w:tcW w:w="1315" w:type="dxa"/>
            <w:tcBorders>
              <w:top w:val="single" w:sz="6" w:space="0" w:color="000000"/>
            </w:tcBorders>
          </w:tcPr>
          <w:p w14:paraId="00DC2152" w14:textId="77777777" w:rsidR="00350CFB" w:rsidRDefault="00283FFF">
            <w:pPr>
              <w:pStyle w:val="TableParagraph"/>
              <w:spacing w:before="52" w:line="247" w:lineRule="exact"/>
              <w:ind w:left="69"/>
              <w:jc w:val="left"/>
            </w:pPr>
            <w:r>
              <w:rPr>
                <w:spacing w:val="-2"/>
              </w:rPr>
              <w:t>EndorseRank</w:t>
            </w:r>
          </w:p>
        </w:tc>
        <w:tc>
          <w:tcPr>
            <w:tcW w:w="871" w:type="dxa"/>
            <w:tcBorders>
              <w:top w:val="single" w:sz="6" w:space="0" w:color="000000"/>
            </w:tcBorders>
          </w:tcPr>
          <w:p w14:paraId="00DC2153" w14:textId="77777777" w:rsidR="00350CFB" w:rsidRDefault="00283FFF">
            <w:pPr>
              <w:pStyle w:val="TableParagraph"/>
              <w:spacing w:before="52" w:line="247" w:lineRule="exact"/>
            </w:pPr>
            <w:r>
              <w:rPr>
                <w:spacing w:val="-2"/>
              </w:rPr>
              <w:t>0.333</w:t>
            </w:r>
          </w:p>
        </w:tc>
        <w:tc>
          <w:tcPr>
            <w:tcW w:w="1085" w:type="dxa"/>
            <w:tcBorders>
              <w:top w:val="single" w:sz="6" w:space="0" w:color="000000"/>
            </w:tcBorders>
          </w:tcPr>
          <w:p w14:paraId="00DC2154" w14:textId="77777777" w:rsidR="00350CFB" w:rsidRDefault="00283FFF">
            <w:pPr>
              <w:pStyle w:val="TableParagraph"/>
              <w:spacing w:before="52" w:line="247" w:lineRule="exact"/>
              <w:ind w:right="1"/>
              <w:rPr>
                <w:b/>
              </w:rPr>
            </w:pPr>
            <w:r>
              <w:rPr>
                <w:b/>
                <w:spacing w:val="-2"/>
              </w:rPr>
              <w:t>0.355</w:t>
            </w:r>
          </w:p>
        </w:tc>
        <w:tc>
          <w:tcPr>
            <w:tcW w:w="631" w:type="dxa"/>
            <w:tcBorders>
              <w:top w:val="single" w:sz="6" w:space="0" w:color="000000"/>
            </w:tcBorders>
          </w:tcPr>
          <w:p w14:paraId="00DC2155" w14:textId="77777777" w:rsidR="00350CFB" w:rsidRDefault="00283FFF">
            <w:pPr>
              <w:pStyle w:val="TableParagraph"/>
              <w:spacing w:before="52" w:line="247" w:lineRule="exact"/>
              <w:ind w:left="3" w:right="3"/>
            </w:pPr>
            <w:r>
              <w:rPr>
                <w:spacing w:val="-2"/>
              </w:rPr>
              <w:t>0.093</w:t>
            </w:r>
          </w:p>
        </w:tc>
        <w:tc>
          <w:tcPr>
            <w:tcW w:w="799" w:type="dxa"/>
            <w:tcBorders>
              <w:top w:val="single" w:sz="6" w:space="0" w:color="000000"/>
            </w:tcBorders>
          </w:tcPr>
          <w:p w14:paraId="00DC2156" w14:textId="77777777" w:rsidR="00350CFB" w:rsidRDefault="00283FFF">
            <w:pPr>
              <w:pStyle w:val="TableParagraph"/>
              <w:spacing w:before="52" w:line="247" w:lineRule="exact"/>
              <w:ind w:left="1" w:right="2"/>
            </w:pPr>
            <w:r>
              <w:rPr>
                <w:spacing w:val="-2"/>
              </w:rPr>
              <w:t>0.035</w:t>
            </w:r>
          </w:p>
        </w:tc>
        <w:tc>
          <w:tcPr>
            <w:tcW w:w="631" w:type="dxa"/>
            <w:tcBorders>
              <w:top w:val="single" w:sz="6" w:space="0" w:color="000000"/>
            </w:tcBorders>
          </w:tcPr>
          <w:p w14:paraId="00DC2157" w14:textId="77777777" w:rsidR="00350CFB" w:rsidRDefault="00283FFF">
            <w:pPr>
              <w:pStyle w:val="TableParagraph"/>
              <w:spacing w:before="52" w:line="247" w:lineRule="exact"/>
              <w:ind w:right="3"/>
            </w:pPr>
            <w:r>
              <w:rPr>
                <w:spacing w:val="-2"/>
              </w:rPr>
              <w:t>0.233</w:t>
            </w:r>
          </w:p>
        </w:tc>
        <w:tc>
          <w:tcPr>
            <w:tcW w:w="649" w:type="dxa"/>
            <w:tcBorders>
              <w:top w:val="single" w:sz="6" w:space="0" w:color="000000"/>
            </w:tcBorders>
          </w:tcPr>
          <w:p w14:paraId="00DC2158" w14:textId="77777777" w:rsidR="00350CFB" w:rsidRDefault="00283FFF">
            <w:pPr>
              <w:pStyle w:val="TableParagraph"/>
              <w:spacing w:before="52" w:line="247" w:lineRule="exact"/>
              <w:ind w:right="4"/>
            </w:pPr>
            <w:r>
              <w:rPr>
                <w:spacing w:val="-2"/>
              </w:rPr>
              <w:t>0.096</w:t>
            </w:r>
          </w:p>
        </w:tc>
        <w:tc>
          <w:tcPr>
            <w:tcW w:w="1176" w:type="dxa"/>
            <w:tcBorders>
              <w:top w:val="single" w:sz="6" w:space="0" w:color="000000"/>
            </w:tcBorders>
          </w:tcPr>
          <w:p w14:paraId="00DC2159" w14:textId="77777777" w:rsidR="00350CFB" w:rsidRDefault="00283FFF">
            <w:pPr>
              <w:pStyle w:val="TableParagraph"/>
              <w:spacing w:before="52" w:line="247" w:lineRule="exact"/>
              <w:ind w:right="71"/>
              <w:jc w:val="right"/>
            </w:pPr>
            <w:r>
              <w:rPr>
                <w:spacing w:val="-2"/>
              </w:rPr>
              <w:t>2.105</w:t>
            </w:r>
          </w:p>
        </w:tc>
      </w:tr>
      <w:tr w:rsidR="00350CFB" w14:paraId="00DC2163" w14:textId="77777777">
        <w:trPr>
          <w:trHeight w:val="270"/>
        </w:trPr>
        <w:tc>
          <w:tcPr>
            <w:tcW w:w="1315" w:type="dxa"/>
          </w:tcPr>
          <w:p w14:paraId="00DC215B" w14:textId="77777777" w:rsidR="00350CFB" w:rsidRDefault="00283FFF">
            <w:pPr>
              <w:pStyle w:val="TableParagraph"/>
              <w:spacing w:line="247" w:lineRule="exact"/>
              <w:ind w:left="69"/>
              <w:jc w:val="left"/>
            </w:pPr>
            <w:r>
              <w:rPr>
                <w:spacing w:val="-5"/>
              </w:rPr>
              <w:t>AWP</w:t>
            </w:r>
          </w:p>
        </w:tc>
        <w:tc>
          <w:tcPr>
            <w:tcW w:w="871" w:type="dxa"/>
          </w:tcPr>
          <w:p w14:paraId="00DC215C" w14:textId="77777777" w:rsidR="00350CFB" w:rsidRDefault="00283FFF">
            <w:pPr>
              <w:pStyle w:val="TableParagraph"/>
              <w:spacing w:line="247" w:lineRule="exact"/>
              <w:rPr>
                <w:b/>
              </w:rPr>
            </w:pPr>
            <w:r>
              <w:rPr>
                <w:b/>
                <w:spacing w:val="-2"/>
              </w:rPr>
              <w:t>0.534</w:t>
            </w:r>
          </w:p>
        </w:tc>
        <w:tc>
          <w:tcPr>
            <w:tcW w:w="1085" w:type="dxa"/>
          </w:tcPr>
          <w:p w14:paraId="00DC215D" w14:textId="77777777" w:rsidR="00350CFB" w:rsidRDefault="00283FFF">
            <w:pPr>
              <w:pStyle w:val="TableParagraph"/>
              <w:spacing w:line="247" w:lineRule="exact"/>
              <w:ind w:right="1"/>
            </w:pPr>
            <w:r>
              <w:rPr>
                <w:spacing w:val="-2"/>
              </w:rPr>
              <w:t>-0.030</w:t>
            </w:r>
          </w:p>
        </w:tc>
        <w:tc>
          <w:tcPr>
            <w:tcW w:w="631" w:type="dxa"/>
          </w:tcPr>
          <w:p w14:paraId="00DC215E" w14:textId="77777777" w:rsidR="00350CFB" w:rsidRDefault="00283FFF">
            <w:pPr>
              <w:pStyle w:val="TableParagraph"/>
              <w:spacing w:line="247" w:lineRule="exact"/>
              <w:ind w:left="2" w:right="3"/>
            </w:pPr>
            <w:r>
              <w:rPr>
                <w:spacing w:val="-2"/>
              </w:rPr>
              <w:t>0.113</w:t>
            </w:r>
          </w:p>
        </w:tc>
        <w:tc>
          <w:tcPr>
            <w:tcW w:w="799" w:type="dxa"/>
          </w:tcPr>
          <w:p w14:paraId="00DC215F" w14:textId="77777777" w:rsidR="00350CFB" w:rsidRDefault="00283FFF">
            <w:pPr>
              <w:pStyle w:val="TableParagraph"/>
              <w:spacing w:line="247" w:lineRule="exact"/>
              <w:ind w:right="2"/>
            </w:pPr>
            <w:r>
              <w:rPr>
                <w:spacing w:val="-2"/>
              </w:rPr>
              <w:t>0.107</w:t>
            </w:r>
          </w:p>
        </w:tc>
        <w:tc>
          <w:tcPr>
            <w:tcW w:w="631" w:type="dxa"/>
          </w:tcPr>
          <w:p w14:paraId="00DC2160" w14:textId="77777777" w:rsidR="00350CFB" w:rsidRDefault="00283FFF">
            <w:pPr>
              <w:pStyle w:val="TableParagraph"/>
              <w:spacing w:line="247" w:lineRule="exact"/>
              <w:ind w:right="3"/>
              <w:rPr>
                <w:b/>
              </w:rPr>
            </w:pPr>
            <w:r>
              <w:rPr>
                <w:b/>
                <w:spacing w:val="-2"/>
              </w:rPr>
              <w:t>0.286</w:t>
            </w:r>
          </w:p>
        </w:tc>
        <w:tc>
          <w:tcPr>
            <w:tcW w:w="649" w:type="dxa"/>
          </w:tcPr>
          <w:p w14:paraId="00DC2161" w14:textId="77777777" w:rsidR="00350CFB" w:rsidRDefault="00283FFF">
            <w:pPr>
              <w:pStyle w:val="TableParagraph"/>
              <w:spacing w:line="247" w:lineRule="exact"/>
              <w:ind w:right="4"/>
            </w:pPr>
            <w:r>
              <w:rPr>
                <w:spacing w:val="-2"/>
              </w:rPr>
              <w:t>0.179</w:t>
            </w:r>
          </w:p>
        </w:tc>
        <w:tc>
          <w:tcPr>
            <w:tcW w:w="1176" w:type="dxa"/>
          </w:tcPr>
          <w:p w14:paraId="00DC2162" w14:textId="77777777" w:rsidR="00350CFB" w:rsidRDefault="00283FFF">
            <w:pPr>
              <w:pStyle w:val="TableParagraph"/>
              <w:spacing w:line="247" w:lineRule="exact"/>
              <w:ind w:right="71"/>
              <w:jc w:val="right"/>
            </w:pPr>
            <w:r>
              <w:rPr>
                <w:spacing w:val="-2"/>
              </w:rPr>
              <w:t>18.711</w:t>
            </w:r>
          </w:p>
        </w:tc>
      </w:tr>
      <w:tr w:rsidR="00350CFB" w14:paraId="00DC216C" w14:textId="77777777">
        <w:trPr>
          <w:trHeight w:val="332"/>
        </w:trPr>
        <w:tc>
          <w:tcPr>
            <w:tcW w:w="1315" w:type="dxa"/>
            <w:tcBorders>
              <w:bottom w:val="single" w:sz="8" w:space="0" w:color="000000"/>
            </w:tcBorders>
          </w:tcPr>
          <w:p w14:paraId="00DC2164" w14:textId="77777777" w:rsidR="00350CFB" w:rsidRDefault="00283FFF">
            <w:pPr>
              <w:pStyle w:val="TableParagraph"/>
              <w:ind w:left="69"/>
              <w:jc w:val="left"/>
            </w:pPr>
            <w:r>
              <w:rPr>
                <w:spacing w:val="-2"/>
                <w:color w:val="FF0000"/>
              </w:rPr>
              <w:t>—</w:t>
            </w:r>
          </w:p>
        </w:tc>
        <w:tc>
          <w:tcPr>
            <w:tcW w:w="871" w:type="dxa"/>
            <w:tcBorders>
              <w:bottom w:val="single" w:sz="8" w:space="0" w:color="000000"/>
            </w:tcBorders>
          </w:tcPr>
          <w:p w14:paraId="00DC2165" w14:textId="77777777" w:rsidR="00350CFB" w:rsidRDefault="00283FFF">
            <w:pPr>
              <w:pStyle w:val="TableParagraph"/>
            </w:pPr>
            <w:r>
              <w:rPr>
                <w:spacing w:val="-2"/>
              </w:rPr>
              <w:t>0.246</w:t>
            </w:r>
          </w:p>
        </w:tc>
        <w:tc>
          <w:tcPr>
            <w:tcW w:w="1085" w:type="dxa"/>
            <w:tcBorders>
              <w:bottom w:val="single" w:sz="8" w:space="0" w:color="000000"/>
            </w:tcBorders>
          </w:tcPr>
          <w:p w14:paraId="00DC2166" w14:textId="77777777" w:rsidR="00350CFB" w:rsidRDefault="00283FFF">
            <w:pPr>
              <w:pStyle w:val="TableParagraph"/>
              <w:ind w:right="1"/>
            </w:pPr>
            <w:r>
              <w:rPr>
                <w:spacing w:val="-2"/>
              </w:rPr>
              <w:t>-0.041</w:t>
            </w:r>
          </w:p>
        </w:tc>
        <w:tc>
          <w:tcPr>
            <w:tcW w:w="631" w:type="dxa"/>
            <w:tcBorders>
              <w:bottom w:val="single" w:sz="8" w:space="0" w:color="000000"/>
            </w:tcBorders>
          </w:tcPr>
          <w:p w14:paraId="00DC2167" w14:textId="77777777" w:rsidR="00350CFB" w:rsidRDefault="00283FFF">
            <w:pPr>
              <w:pStyle w:val="TableParagraph"/>
              <w:ind w:left="3" w:right="3"/>
              <w:rPr>
                <w:b/>
              </w:rPr>
            </w:pPr>
            <w:r>
              <w:rPr>
                <w:b/>
                <w:spacing w:val="-2"/>
              </w:rPr>
              <w:t>0.132</w:t>
            </w:r>
          </w:p>
        </w:tc>
        <w:tc>
          <w:tcPr>
            <w:tcW w:w="799" w:type="dxa"/>
            <w:tcBorders>
              <w:bottom w:val="single" w:sz="8" w:space="0" w:color="000000"/>
            </w:tcBorders>
          </w:tcPr>
          <w:p w14:paraId="00DC2168" w14:textId="77777777" w:rsidR="00350CFB" w:rsidRDefault="00283FFF">
            <w:pPr>
              <w:pStyle w:val="TableParagraph"/>
              <w:ind w:left="1" w:right="2"/>
              <w:rPr>
                <w:b/>
              </w:rPr>
            </w:pPr>
            <w:r>
              <w:rPr>
                <w:b/>
                <w:spacing w:val="-2"/>
              </w:rPr>
              <w:t>0.376</w:t>
            </w:r>
          </w:p>
        </w:tc>
        <w:tc>
          <w:tcPr>
            <w:tcW w:w="631" w:type="dxa"/>
            <w:tcBorders>
              <w:bottom w:val="single" w:sz="8" w:space="0" w:color="000000"/>
            </w:tcBorders>
          </w:tcPr>
          <w:p w14:paraId="00DC2169" w14:textId="77777777" w:rsidR="00350CFB" w:rsidRDefault="00283FFF">
            <w:pPr>
              <w:pStyle w:val="TableParagraph"/>
              <w:ind w:right="3"/>
            </w:pPr>
            <w:r>
              <w:rPr>
                <w:spacing w:val="-2"/>
              </w:rPr>
              <w:t>0.093</w:t>
            </w:r>
          </w:p>
        </w:tc>
        <w:tc>
          <w:tcPr>
            <w:tcW w:w="649" w:type="dxa"/>
            <w:tcBorders>
              <w:bottom w:val="single" w:sz="8" w:space="0" w:color="000000"/>
            </w:tcBorders>
          </w:tcPr>
          <w:p w14:paraId="00DC216A" w14:textId="77777777" w:rsidR="00350CFB" w:rsidRDefault="00283FFF">
            <w:pPr>
              <w:pStyle w:val="TableParagraph"/>
              <w:ind w:right="4"/>
              <w:rPr>
                <w:b/>
              </w:rPr>
            </w:pPr>
            <w:r>
              <w:rPr>
                <w:b/>
                <w:spacing w:val="-2"/>
              </w:rPr>
              <w:t>0.583</w:t>
            </w:r>
          </w:p>
        </w:tc>
        <w:tc>
          <w:tcPr>
            <w:tcW w:w="1176" w:type="dxa"/>
            <w:tcBorders>
              <w:bottom w:val="single" w:sz="8" w:space="0" w:color="000000"/>
            </w:tcBorders>
          </w:tcPr>
          <w:p w14:paraId="00DC216B" w14:textId="77777777" w:rsidR="00350CFB" w:rsidRDefault="00283FFF">
            <w:pPr>
              <w:pStyle w:val="TableParagraph"/>
              <w:ind w:right="71"/>
              <w:jc w:val="right"/>
            </w:pPr>
            <w:r>
              <w:rPr>
                <w:spacing w:val="-2"/>
              </w:rPr>
              <w:t>1.461</w:t>
            </w:r>
          </w:p>
        </w:tc>
      </w:tr>
    </w:tbl>
    <w:p w14:paraId="00DC216D" w14:textId="77777777" w:rsidR="00350CFB" w:rsidRDefault="00350CFB">
      <w:pPr>
        <w:pStyle w:val="a3"/>
        <w:spacing w:before="103"/>
      </w:pPr>
    </w:p>
    <w:p w14:paraId="00DC216E" w14:textId="77777777" w:rsidR="00350CFB" w:rsidRDefault="00283FFF">
      <w:pPr>
        <w:pStyle w:val="a3"/>
        <w:spacing w:line="396" w:lineRule="auto"/>
        <w:ind w:left="274" w:right="560" w:hanging="1"/>
        <w:jc w:val="both"/>
      </w:pPr>
      <w:r>
        <w:t>Among</w:t>
      </w:r>
      <w:r>
        <w:rPr>
          <w:spacing w:val="-15"/>
        </w:rPr>
        <w:t xml:space="preserve"> </w:t>
      </w:r>
      <w:r>
        <w:t>social</w:t>
      </w:r>
      <w:r>
        <w:rPr>
          <w:spacing w:val="-15"/>
        </w:rPr>
        <w:t xml:space="preserve"> </w:t>
      </w:r>
      <w:r>
        <w:t>methods,</w:t>
      </w:r>
      <w:r>
        <w:rPr>
          <w:spacing w:val="-15"/>
        </w:rPr>
        <w:t xml:space="preserve"> </w:t>
      </w:r>
      <w:r>
        <w:t>EndorseRank</w:t>
      </w:r>
      <w:r>
        <w:rPr>
          <w:spacing w:val="-15"/>
        </w:rPr>
        <w:t xml:space="preserve"> </w:t>
      </w:r>
      <w:r>
        <w:t>leads</w:t>
      </w:r>
      <w:r>
        <w:rPr>
          <w:spacing w:val="-15"/>
        </w:rPr>
        <w:t xml:space="preserve"> </w:t>
      </w:r>
      <w:r>
        <w:t>on</w:t>
      </w:r>
      <w:r>
        <w:rPr>
          <w:spacing w:val="-15"/>
        </w:rPr>
        <w:t xml:space="preserve"> </w:t>
      </w:r>
      <w:r>
        <w:t>allowance</w:t>
      </w:r>
      <w:r>
        <w:rPr>
          <w:spacing w:val="-15"/>
        </w:rPr>
        <w:t xml:space="preserve"> </w:t>
      </w:r>
      <w:r>
        <w:t>(</w:t>
      </w:r>
      <w:r>
        <w:rPr>
          <w:i/>
        </w:rPr>
        <w:t>τ</w:t>
      </w:r>
      <w:r>
        <w:rPr>
          <w:i/>
          <w:spacing w:val="6"/>
        </w:rPr>
        <w:t xml:space="preserve"> </w:t>
      </w:r>
      <w:r>
        <w:t>=</w:t>
      </w:r>
      <w:r>
        <w:rPr>
          <w:spacing w:val="4"/>
        </w:rPr>
        <w:t xml:space="preserve"> </w:t>
      </w:r>
      <w:r>
        <w:t>0</w:t>
      </w:r>
      <w:r>
        <w:rPr>
          <w:i/>
        </w:rPr>
        <w:t>.</w:t>
      </w:r>
      <w:r>
        <w:t>355),</w:t>
      </w:r>
      <w:r>
        <w:rPr>
          <w:spacing w:val="-15"/>
        </w:rPr>
        <w:t xml:space="preserve"> </w:t>
      </w:r>
      <w:r>
        <w:t>while</w:t>
      </w:r>
      <w:r>
        <w:rPr>
          <w:spacing w:val="-15"/>
        </w:rPr>
        <w:t xml:space="preserve"> </w:t>
      </w:r>
      <w:r>
        <w:t>AWP</w:t>
      </w:r>
      <w:r>
        <w:rPr>
          <w:spacing w:val="-15"/>
        </w:rPr>
        <w:t xml:space="preserve"> </w:t>
      </w:r>
      <w:r>
        <w:t>leads</w:t>
      </w:r>
      <w:r>
        <w:rPr>
          <w:spacing w:val="-15"/>
        </w:rPr>
        <w:t xml:space="preserve"> </w:t>
      </w:r>
      <w:r>
        <w:t>on</w:t>
      </w:r>
      <w:r>
        <w:rPr>
          <w:spacing w:val="-15"/>
        </w:rPr>
        <w:t xml:space="preserve"> </w:t>
      </w:r>
      <w:r>
        <w:t>transfer (</w:t>
      </w:r>
      <w:r>
        <w:rPr>
          <w:i/>
        </w:rPr>
        <w:t>τ</w:t>
      </w:r>
      <w:r>
        <w:rPr>
          <w:i/>
          <w:spacing w:val="43"/>
        </w:rPr>
        <w:t xml:space="preserve"> </w:t>
      </w:r>
      <w:r>
        <w:t>=</w:t>
      </w:r>
      <w:r>
        <w:rPr>
          <w:spacing w:val="13"/>
        </w:rPr>
        <w:t xml:space="preserve"> </w:t>
      </w:r>
      <w:r>
        <w:t>0</w:t>
      </w:r>
      <w:r>
        <w:rPr>
          <w:i/>
        </w:rPr>
        <w:t>.</w:t>
      </w:r>
      <w:r>
        <w:t>534),</w:t>
      </w:r>
      <w:r>
        <w:rPr>
          <w:spacing w:val="-2"/>
        </w:rPr>
        <w:t xml:space="preserve"> </w:t>
      </w:r>
      <w:r>
        <w:t>Sybil-adjusted</w:t>
      </w:r>
      <w:r>
        <w:rPr>
          <w:spacing w:val="-3"/>
        </w:rPr>
        <w:t xml:space="preserve"> </w:t>
      </w:r>
      <w:r>
        <w:t>stability</w:t>
      </w:r>
      <w:r>
        <w:rPr>
          <w:spacing w:val="-3"/>
        </w:rPr>
        <w:t xml:space="preserve"> </w:t>
      </w:r>
      <w:r>
        <w:t>(</w:t>
      </w:r>
      <w:r>
        <w:rPr>
          <w:i/>
        </w:rPr>
        <w:t>τ</w:t>
      </w:r>
      <w:r>
        <w:rPr>
          <w:i/>
          <w:spacing w:val="43"/>
        </w:rPr>
        <w:t xml:space="preserve"> </w:t>
      </w:r>
      <w:r>
        <w:t>=</w:t>
      </w:r>
      <w:r>
        <w:rPr>
          <w:spacing w:val="13"/>
        </w:rPr>
        <w:t xml:space="preserve"> </w:t>
      </w:r>
      <w:r>
        <w:t>0</w:t>
      </w:r>
      <w:r>
        <w:rPr>
          <w:i/>
        </w:rPr>
        <w:t>.</w:t>
      </w:r>
      <w:r>
        <w:t>286),</w:t>
      </w:r>
      <w:r>
        <w:rPr>
          <w:spacing w:val="-2"/>
        </w:rPr>
        <w:t xml:space="preserve"> </w:t>
      </w:r>
      <w:r>
        <w:t>and</w:t>
      </w:r>
      <w:r>
        <w:rPr>
          <w:spacing w:val="-3"/>
        </w:rPr>
        <w:t xml:space="preserve"> </w:t>
      </w:r>
      <w:r>
        <w:t>trading</w:t>
      </w:r>
      <w:r>
        <w:rPr>
          <w:spacing w:val="-3"/>
        </w:rPr>
        <w:t xml:space="preserve"> </w:t>
      </w:r>
      <w:r>
        <w:t>success</w:t>
      </w:r>
      <w:r>
        <w:rPr>
          <w:spacing w:val="-4"/>
        </w:rPr>
        <w:t xml:space="preserve"> </w:t>
      </w:r>
      <w:r>
        <w:t>(</w:t>
      </w:r>
      <w:r>
        <w:rPr>
          <w:i/>
        </w:rPr>
        <w:t>τ</w:t>
      </w:r>
      <w:r>
        <w:rPr>
          <w:i/>
          <w:spacing w:val="44"/>
        </w:rPr>
        <w:t xml:space="preserve"> </w:t>
      </w:r>
      <w:r>
        <w:t>=</w:t>
      </w:r>
      <w:r>
        <w:rPr>
          <w:spacing w:val="13"/>
        </w:rPr>
        <w:t xml:space="preserve"> </w:t>
      </w:r>
      <w:r>
        <w:t>0</w:t>
      </w:r>
      <w:r>
        <w:rPr>
          <w:i/>
        </w:rPr>
        <w:t>.</w:t>
      </w:r>
      <w:r>
        <w:t>179).</w:t>
      </w:r>
      <w:r>
        <w:rPr>
          <w:spacing w:val="25"/>
        </w:rPr>
        <w:t xml:space="preserve"> </w:t>
      </w:r>
      <w:r>
        <w:rPr>
          <w:spacing w:val="-2"/>
        </w:rPr>
        <w:t>EndorseRank’s</w:t>
      </w:r>
    </w:p>
    <w:p w14:paraId="00DC216F" w14:textId="77777777" w:rsidR="00350CFB" w:rsidRDefault="00350CFB">
      <w:pPr>
        <w:pStyle w:val="a3"/>
        <w:spacing w:line="396" w:lineRule="auto"/>
        <w:jc w:val="both"/>
        <w:sectPr w:rsidR="00350CFB">
          <w:pgSz w:w="11910" w:h="16840"/>
          <w:pgMar w:top="1840" w:right="708" w:bottom="2300" w:left="992" w:header="0" w:footer="2115" w:gutter="0"/>
          <w:cols w:space="720"/>
        </w:sectPr>
      </w:pPr>
    </w:p>
    <w:p w14:paraId="00DC2170" w14:textId="77777777" w:rsidR="00350CFB" w:rsidRDefault="00283FFF">
      <w:pPr>
        <w:pStyle w:val="a3"/>
        <w:spacing w:before="72" w:line="396" w:lineRule="auto"/>
        <w:ind w:left="282" w:right="522"/>
        <w:jc w:val="both"/>
      </w:pPr>
      <w:r>
        <w:rPr>
          <w:color w:val="FF0000"/>
          <w:w w:val="105"/>
        </w:rPr>
        <w:t>transfer alignment is moderate (τ = 0.333)—credible as a secondary axis, but below AWP. Same-window allowance tau is an intended-construct check; the external check is the spender holdout.</w:t>
      </w:r>
    </w:p>
    <w:p w14:paraId="00DC2171" w14:textId="77777777" w:rsidR="00350CFB" w:rsidRDefault="00283FFF">
      <w:pPr>
        <w:pStyle w:val="a3"/>
        <w:spacing w:before="19" w:line="396" w:lineRule="auto"/>
        <w:ind w:left="282" w:right="524"/>
        <w:jc w:val="both"/>
      </w:pPr>
      <w:r>
        <w:rPr>
          <w:color w:val="FF0000"/>
        </w:rPr>
        <w:t>Figure 4.6 provides a compact visual summary of family-level alignment. The heatmap makes the construct-specific pattern immediate: EndorseRank’s strongest cell is allowance; AWP’s strongest cell is transfer.</w:t>
      </w:r>
    </w:p>
    <w:p w14:paraId="00DC2172" w14:textId="77777777" w:rsidR="00350CFB" w:rsidRDefault="00283FFF">
      <w:pPr>
        <w:spacing w:before="151"/>
        <w:ind w:right="1539"/>
        <w:jc w:val="right"/>
        <w:rPr>
          <w:rFonts w:ascii="Arial"/>
          <w:sz w:val="18"/>
        </w:rPr>
      </w:pPr>
      <w:r>
        <w:rPr>
          <w:rFonts w:ascii="Arial"/>
          <w:noProof/>
          <w:sz w:val="18"/>
        </w:rPr>
        <mc:AlternateContent>
          <mc:Choice Requires="wpg">
            <w:drawing>
              <wp:anchor distT="0" distB="0" distL="0" distR="0" simplePos="0" relativeHeight="15778816" behindDoc="0" locked="0" layoutInCell="1" allowOverlap="1" wp14:anchorId="00DC27A4" wp14:editId="00DC27A5">
                <wp:simplePos x="0" y="0"/>
                <wp:positionH relativeFrom="page">
                  <wp:posOffset>1920964</wp:posOffset>
                </wp:positionH>
                <wp:positionV relativeFrom="paragraph">
                  <wp:posOffset>160195</wp:posOffset>
                </wp:positionV>
                <wp:extent cx="3725545" cy="1871980"/>
                <wp:effectExtent l="0" t="0" r="0" b="0"/>
                <wp:wrapNone/>
                <wp:docPr id="658" name="Group 6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25545" cy="1871980"/>
                          <a:chOff x="0" y="0"/>
                          <a:chExt cx="3725545" cy="1871980"/>
                        </a:xfrm>
                      </wpg:grpSpPr>
                      <pic:pic xmlns:pic="http://schemas.openxmlformats.org/drawingml/2006/picture">
                        <pic:nvPicPr>
                          <pic:cNvPr id="659" name="Image 659"/>
                          <pic:cNvPicPr/>
                        </pic:nvPicPr>
                        <pic:blipFill>
                          <a:blip r:embed="rId36" cstate="print"/>
                          <a:stretch>
                            <a:fillRect/>
                          </a:stretch>
                        </pic:blipFill>
                        <pic:spPr>
                          <a:xfrm>
                            <a:off x="36347" y="4128"/>
                            <a:ext cx="3684975" cy="1830709"/>
                          </a:xfrm>
                          <a:prstGeom prst="rect">
                            <a:avLst/>
                          </a:prstGeom>
                        </pic:spPr>
                      </pic:pic>
                      <wps:wsp>
                        <wps:cNvPr id="660" name="Graphic 660"/>
                        <wps:cNvSpPr/>
                        <wps:spPr>
                          <a:xfrm>
                            <a:off x="404648" y="4128"/>
                            <a:ext cx="1270" cy="1831339"/>
                          </a:xfrm>
                          <a:custGeom>
                            <a:avLst/>
                            <a:gdLst/>
                            <a:ahLst/>
                            <a:cxnLst/>
                            <a:rect l="l" t="t" r="r" b="b"/>
                            <a:pathLst>
                              <a:path h="1831339">
                                <a:moveTo>
                                  <a:pt x="0" y="1831282"/>
                                </a:moveTo>
                                <a:lnTo>
                                  <a:pt x="0" y="0"/>
                                </a:lnTo>
                              </a:path>
                            </a:pathLst>
                          </a:custGeom>
                          <a:ln w="8257">
                            <a:solidFill>
                              <a:srgbClr val="AFAFAF"/>
                            </a:solidFill>
                            <a:prstDash val="solid"/>
                          </a:ln>
                        </wps:spPr>
                        <wps:bodyPr wrap="square" lIns="0" tIns="0" rIns="0" bIns="0" rtlCol="0">
                          <a:prstTxWarp prst="textNoShape">
                            <a:avLst/>
                          </a:prstTxWarp>
                          <a:noAutofit/>
                        </wps:bodyPr>
                      </wps:wsp>
                      <wps:wsp>
                        <wps:cNvPr id="661" name="Graphic 661"/>
                        <wps:cNvSpPr/>
                        <wps:spPr>
                          <a:xfrm>
                            <a:off x="404648" y="1835411"/>
                            <a:ext cx="1270" cy="36195"/>
                          </a:xfrm>
                          <a:custGeom>
                            <a:avLst/>
                            <a:gdLst/>
                            <a:ahLst/>
                            <a:cxnLst/>
                            <a:rect l="l" t="t" r="r" b="b"/>
                            <a:pathLst>
                              <a:path h="36195">
                                <a:moveTo>
                                  <a:pt x="0" y="0"/>
                                </a:moveTo>
                                <a:lnTo>
                                  <a:pt x="0" y="36128"/>
                                </a:lnTo>
                              </a:path>
                            </a:pathLst>
                          </a:custGeom>
                          <a:solidFill>
                            <a:srgbClr val="000000"/>
                          </a:solidFill>
                        </wps:spPr>
                        <wps:bodyPr wrap="square" lIns="0" tIns="0" rIns="0" bIns="0" rtlCol="0">
                          <a:prstTxWarp prst="textNoShape">
                            <a:avLst/>
                          </a:prstTxWarp>
                          <a:noAutofit/>
                        </wps:bodyPr>
                      </wps:wsp>
                      <wps:wsp>
                        <wps:cNvPr id="662" name="Graphic 662"/>
                        <wps:cNvSpPr/>
                        <wps:spPr>
                          <a:xfrm>
                            <a:off x="404648" y="1835411"/>
                            <a:ext cx="1270" cy="36195"/>
                          </a:xfrm>
                          <a:custGeom>
                            <a:avLst/>
                            <a:gdLst/>
                            <a:ahLst/>
                            <a:cxnLst/>
                            <a:rect l="l" t="t" r="r" b="b"/>
                            <a:pathLst>
                              <a:path h="36195">
                                <a:moveTo>
                                  <a:pt x="0" y="0"/>
                                </a:moveTo>
                                <a:lnTo>
                                  <a:pt x="0" y="36128"/>
                                </a:lnTo>
                              </a:path>
                            </a:pathLst>
                          </a:custGeom>
                          <a:ln w="8257">
                            <a:solidFill>
                              <a:srgbClr val="000000"/>
                            </a:solidFill>
                            <a:prstDash val="solid"/>
                          </a:ln>
                        </wps:spPr>
                        <wps:bodyPr wrap="square" lIns="0" tIns="0" rIns="0" bIns="0" rtlCol="0">
                          <a:prstTxWarp prst="textNoShape">
                            <a:avLst/>
                          </a:prstTxWarp>
                          <a:noAutofit/>
                        </wps:bodyPr>
                      </wps:wsp>
                      <wps:wsp>
                        <wps:cNvPr id="663" name="Graphic 663"/>
                        <wps:cNvSpPr/>
                        <wps:spPr>
                          <a:xfrm>
                            <a:off x="1141687" y="4128"/>
                            <a:ext cx="1270" cy="1831339"/>
                          </a:xfrm>
                          <a:custGeom>
                            <a:avLst/>
                            <a:gdLst/>
                            <a:ahLst/>
                            <a:cxnLst/>
                            <a:rect l="l" t="t" r="r" b="b"/>
                            <a:pathLst>
                              <a:path h="1831339">
                                <a:moveTo>
                                  <a:pt x="0" y="1831282"/>
                                </a:moveTo>
                                <a:lnTo>
                                  <a:pt x="0" y="0"/>
                                </a:lnTo>
                              </a:path>
                            </a:pathLst>
                          </a:custGeom>
                          <a:ln w="8257">
                            <a:solidFill>
                              <a:srgbClr val="AFAFAF"/>
                            </a:solidFill>
                            <a:prstDash val="solid"/>
                          </a:ln>
                        </wps:spPr>
                        <wps:bodyPr wrap="square" lIns="0" tIns="0" rIns="0" bIns="0" rtlCol="0">
                          <a:prstTxWarp prst="textNoShape">
                            <a:avLst/>
                          </a:prstTxWarp>
                          <a:noAutofit/>
                        </wps:bodyPr>
                      </wps:wsp>
                      <wps:wsp>
                        <wps:cNvPr id="664" name="Graphic 664"/>
                        <wps:cNvSpPr/>
                        <wps:spPr>
                          <a:xfrm>
                            <a:off x="1141687" y="1835411"/>
                            <a:ext cx="1270" cy="36195"/>
                          </a:xfrm>
                          <a:custGeom>
                            <a:avLst/>
                            <a:gdLst/>
                            <a:ahLst/>
                            <a:cxnLst/>
                            <a:rect l="l" t="t" r="r" b="b"/>
                            <a:pathLst>
                              <a:path h="36195">
                                <a:moveTo>
                                  <a:pt x="0" y="0"/>
                                </a:moveTo>
                                <a:lnTo>
                                  <a:pt x="0" y="36128"/>
                                </a:lnTo>
                              </a:path>
                            </a:pathLst>
                          </a:custGeom>
                          <a:solidFill>
                            <a:srgbClr val="000000"/>
                          </a:solidFill>
                        </wps:spPr>
                        <wps:bodyPr wrap="square" lIns="0" tIns="0" rIns="0" bIns="0" rtlCol="0">
                          <a:prstTxWarp prst="textNoShape">
                            <a:avLst/>
                          </a:prstTxWarp>
                          <a:noAutofit/>
                        </wps:bodyPr>
                      </wps:wsp>
                      <wps:wsp>
                        <wps:cNvPr id="665" name="Graphic 665"/>
                        <wps:cNvSpPr/>
                        <wps:spPr>
                          <a:xfrm>
                            <a:off x="1141687" y="1835411"/>
                            <a:ext cx="1270" cy="36195"/>
                          </a:xfrm>
                          <a:custGeom>
                            <a:avLst/>
                            <a:gdLst/>
                            <a:ahLst/>
                            <a:cxnLst/>
                            <a:rect l="l" t="t" r="r" b="b"/>
                            <a:pathLst>
                              <a:path h="36195">
                                <a:moveTo>
                                  <a:pt x="0" y="0"/>
                                </a:moveTo>
                                <a:lnTo>
                                  <a:pt x="0" y="36128"/>
                                </a:lnTo>
                              </a:path>
                            </a:pathLst>
                          </a:custGeom>
                          <a:ln w="8257">
                            <a:solidFill>
                              <a:srgbClr val="000000"/>
                            </a:solidFill>
                            <a:prstDash val="solid"/>
                          </a:ln>
                        </wps:spPr>
                        <wps:bodyPr wrap="square" lIns="0" tIns="0" rIns="0" bIns="0" rtlCol="0">
                          <a:prstTxWarp prst="textNoShape">
                            <a:avLst/>
                          </a:prstTxWarp>
                          <a:noAutofit/>
                        </wps:bodyPr>
                      </wps:wsp>
                      <wps:wsp>
                        <wps:cNvPr id="666" name="Graphic 666"/>
                        <wps:cNvSpPr/>
                        <wps:spPr>
                          <a:xfrm>
                            <a:off x="1878726" y="4128"/>
                            <a:ext cx="1270" cy="1831339"/>
                          </a:xfrm>
                          <a:custGeom>
                            <a:avLst/>
                            <a:gdLst/>
                            <a:ahLst/>
                            <a:cxnLst/>
                            <a:rect l="l" t="t" r="r" b="b"/>
                            <a:pathLst>
                              <a:path h="1831339">
                                <a:moveTo>
                                  <a:pt x="0" y="1831282"/>
                                </a:moveTo>
                                <a:lnTo>
                                  <a:pt x="0" y="0"/>
                                </a:lnTo>
                              </a:path>
                            </a:pathLst>
                          </a:custGeom>
                          <a:ln w="8257">
                            <a:solidFill>
                              <a:srgbClr val="AFAFAF"/>
                            </a:solidFill>
                            <a:prstDash val="solid"/>
                          </a:ln>
                        </wps:spPr>
                        <wps:bodyPr wrap="square" lIns="0" tIns="0" rIns="0" bIns="0" rtlCol="0">
                          <a:prstTxWarp prst="textNoShape">
                            <a:avLst/>
                          </a:prstTxWarp>
                          <a:noAutofit/>
                        </wps:bodyPr>
                      </wps:wsp>
                      <wps:wsp>
                        <wps:cNvPr id="667" name="Graphic 667"/>
                        <wps:cNvSpPr/>
                        <wps:spPr>
                          <a:xfrm>
                            <a:off x="1878726" y="1835411"/>
                            <a:ext cx="1270" cy="36195"/>
                          </a:xfrm>
                          <a:custGeom>
                            <a:avLst/>
                            <a:gdLst/>
                            <a:ahLst/>
                            <a:cxnLst/>
                            <a:rect l="l" t="t" r="r" b="b"/>
                            <a:pathLst>
                              <a:path h="36195">
                                <a:moveTo>
                                  <a:pt x="0" y="0"/>
                                </a:moveTo>
                                <a:lnTo>
                                  <a:pt x="0" y="36128"/>
                                </a:lnTo>
                              </a:path>
                            </a:pathLst>
                          </a:custGeom>
                          <a:solidFill>
                            <a:srgbClr val="000000"/>
                          </a:solidFill>
                        </wps:spPr>
                        <wps:bodyPr wrap="square" lIns="0" tIns="0" rIns="0" bIns="0" rtlCol="0">
                          <a:prstTxWarp prst="textNoShape">
                            <a:avLst/>
                          </a:prstTxWarp>
                          <a:noAutofit/>
                        </wps:bodyPr>
                      </wps:wsp>
                      <wps:wsp>
                        <wps:cNvPr id="668" name="Graphic 668"/>
                        <wps:cNvSpPr/>
                        <wps:spPr>
                          <a:xfrm>
                            <a:off x="1878726" y="1835411"/>
                            <a:ext cx="1270" cy="36195"/>
                          </a:xfrm>
                          <a:custGeom>
                            <a:avLst/>
                            <a:gdLst/>
                            <a:ahLst/>
                            <a:cxnLst/>
                            <a:rect l="l" t="t" r="r" b="b"/>
                            <a:pathLst>
                              <a:path h="36195">
                                <a:moveTo>
                                  <a:pt x="0" y="0"/>
                                </a:moveTo>
                                <a:lnTo>
                                  <a:pt x="0" y="36128"/>
                                </a:lnTo>
                              </a:path>
                            </a:pathLst>
                          </a:custGeom>
                          <a:ln w="8257">
                            <a:solidFill>
                              <a:srgbClr val="000000"/>
                            </a:solidFill>
                            <a:prstDash val="solid"/>
                          </a:ln>
                        </wps:spPr>
                        <wps:bodyPr wrap="square" lIns="0" tIns="0" rIns="0" bIns="0" rtlCol="0">
                          <a:prstTxWarp prst="textNoShape">
                            <a:avLst/>
                          </a:prstTxWarp>
                          <a:noAutofit/>
                        </wps:bodyPr>
                      </wps:wsp>
                      <wps:wsp>
                        <wps:cNvPr id="669" name="Graphic 669"/>
                        <wps:cNvSpPr/>
                        <wps:spPr>
                          <a:xfrm>
                            <a:off x="2615765" y="4128"/>
                            <a:ext cx="1270" cy="1831339"/>
                          </a:xfrm>
                          <a:custGeom>
                            <a:avLst/>
                            <a:gdLst/>
                            <a:ahLst/>
                            <a:cxnLst/>
                            <a:rect l="l" t="t" r="r" b="b"/>
                            <a:pathLst>
                              <a:path h="1831339">
                                <a:moveTo>
                                  <a:pt x="0" y="1831282"/>
                                </a:moveTo>
                                <a:lnTo>
                                  <a:pt x="0" y="0"/>
                                </a:lnTo>
                              </a:path>
                            </a:pathLst>
                          </a:custGeom>
                          <a:ln w="8257">
                            <a:solidFill>
                              <a:srgbClr val="AFAFAF"/>
                            </a:solidFill>
                            <a:prstDash val="solid"/>
                          </a:ln>
                        </wps:spPr>
                        <wps:bodyPr wrap="square" lIns="0" tIns="0" rIns="0" bIns="0" rtlCol="0">
                          <a:prstTxWarp prst="textNoShape">
                            <a:avLst/>
                          </a:prstTxWarp>
                          <a:noAutofit/>
                        </wps:bodyPr>
                      </wps:wsp>
                      <wps:wsp>
                        <wps:cNvPr id="670" name="Graphic 670"/>
                        <wps:cNvSpPr/>
                        <wps:spPr>
                          <a:xfrm>
                            <a:off x="2615765" y="1835411"/>
                            <a:ext cx="1270" cy="36195"/>
                          </a:xfrm>
                          <a:custGeom>
                            <a:avLst/>
                            <a:gdLst/>
                            <a:ahLst/>
                            <a:cxnLst/>
                            <a:rect l="l" t="t" r="r" b="b"/>
                            <a:pathLst>
                              <a:path h="36195">
                                <a:moveTo>
                                  <a:pt x="0" y="0"/>
                                </a:moveTo>
                                <a:lnTo>
                                  <a:pt x="0" y="36128"/>
                                </a:lnTo>
                              </a:path>
                            </a:pathLst>
                          </a:custGeom>
                          <a:solidFill>
                            <a:srgbClr val="000000"/>
                          </a:solidFill>
                        </wps:spPr>
                        <wps:bodyPr wrap="square" lIns="0" tIns="0" rIns="0" bIns="0" rtlCol="0">
                          <a:prstTxWarp prst="textNoShape">
                            <a:avLst/>
                          </a:prstTxWarp>
                          <a:noAutofit/>
                        </wps:bodyPr>
                      </wps:wsp>
                      <wps:wsp>
                        <wps:cNvPr id="671" name="Graphic 671"/>
                        <wps:cNvSpPr/>
                        <wps:spPr>
                          <a:xfrm>
                            <a:off x="2615765" y="1835411"/>
                            <a:ext cx="1270" cy="36195"/>
                          </a:xfrm>
                          <a:custGeom>
                            <a:avLst/>
                            <a:gdLst/>
                            <a:ahLst/>
                            <a:cxnLst/>
                            <a:rect l="l" t="t" r="r" b="b"/>
                            <a:pathLst>
                              <a:path h="36195">
                                <a:moveTo>
                                  <a:pt x="0" y="0"/>
                                </a:moveTo>
                                <a:lnTo>
                                  <a:pt x="0" y="36128"/>
                                </a:lnTo>
                              </a:path>
                            </a:pathLst>
                          </a:custGeom>
                          <a:ln w="8257">
                            <a:solidFill>
                              <a:srgbClr val="000000"/>
                            </a:solidFill>
                            <a:prstDash val="solid"/>
                          </a:ln>
                        </wps:spPr>
                        <wps:bodyPr wrap="square" lIns="0" tIns="0" rIns="0" bIns="0" rtlCol="0">
                          <a:prstTxWarp prst="textNoShape">
                            <a:avLst/>
                          </a:prstTxWarp>
                          <a:noAutofit/>
                        </wps:bodyPr>
                      </wps:wsp>
                      <wps:wsp>
                        <wps:cNvPr id="672" name="Graphic 672"/>
                        <wps:cNvSpPr/>
                        <wps:spPr>
                          <a:xfrm>
                            <a:off x="3352804" y="4128"/>
                            <a:ext cx="1270" cy="1831339"/>
                          </a:xfrm>
                          <a:custGeom>
                            <a:avLst/>
                            <a:gdLst/>
                            <a:ahLst/>
                            <a:cxnLst/>
                            <a:rect l="l" t="t" r="r" b="b"/>
                            <a:pathLst>
                              <a:path h="1831339">
                                <a:moveTo>
                                  <a:pt x="0" y="1831282"/>
                                </a:moveTo>
                                <a:lnTo>
                                  <a:pt x="0" y="0"/>
                                </a:lnTo>
                              </a:path>
                            </a:pathLst>
                          </a:custGeom>
                          <a:ln w="8257">
                            <a:solidFill>
                              <a:srgbClr val="AFAFAF"/>
                            </a:solidFill>
                            <a:prstDash val="solid"/>
                          </a:ln>
                        </wps:spPr>
                        <wps:bodyPr wrap="square" lIns="0" tIns="0" rIns="0" bIns="0" rtlCol="0">
                          <a:prstTxWarp prst="textNoShape">
                            <a:avLst/>
                          </a:prstTxWarp>
                          <a:noAutofit/>
                        </wps:bodyPr>
                      </wps:wsp>
                      <wps:wsp>
                        <wps:cNvPr id="673" name="Graphic 673"/>
                        <wps:cNvSpPr/>
                        <wps:spPr>
                          <a:xfrm>
                            <a:off x="3352804" y="1835411"/>
                            <a:ext cx="1270" cy="36195"/>
                          </a:xfrm>
                          <a:custGeom>
                            <a:avLst/>
                            <a:gdLst/>
                            <a:ahLst/>
                            <a:cxnLst/>
                            <a:rect l="l" t="t" r="r" b="b"/>
                            <a:pathLst>
                              <a:path h="36195">
                                <a:moveTo>
                                  <a:pt x="0" y="0"/>
                                </a:moveTo>
                                <a:lnTo>
                                  <a:pt x="0" y="36128"/>
                                </a:lnTo>
                              </a:path>
                            </a:pathLst>
                          </a:custGeom>
                          <a:solidFill>
                            <a:srgbClr val="000000"/>
                          </a:solidFill>
                        </wps:spPr>
                        <wps:bodyPr wrap="square" lIns="0" tIns="0" rIns="0" bIns="0" rtlCol="0">
                          <a:prstTxWarp prst="textNoShape">
                            <a:avLst/>
                          </a:prstTxWarp>
                          <a:noAutofit/>
                        </wps:bodyPr>
                      </wps:wsp>
                      <wps:wsp>
                        <wps:cNvPr id="674" name="Graphic 674"/>
                        <wps:cNvSpPr/>
                        <wps:spPr>
                          <a:xfrm>
                            <a:off x="3352804" y="1835411"/>
                            <a:ext cx="1270" cy="36195"/>
                          </a:xfrm>
                          <a:custGeom>
                            <a:avLst/>
                            <a:gdLst/>
                            <a:ahLst/>
                            <a:cxnLst/>
                            <a:rect l="l" t="t" r="r" b="b"/>
                            <a:pathLst>
                              <a:path h="36195">
                                <a:moveTo>
                                  <a:pt x="0" y="0"/>
                                </a:moveTo>
                                <a:lnTo>
                                  <a:pt x="0" y="36128"/>
                                </a:lnTo>
                              </a:path>
                            </a:pathLst>
                          </a:custGeom>
                          <a:ln w="8257">
                            <a:solidFill>
                              <a:srgbClr val="000000"/>
                            </a:solidFill>
                            <a:prstDash val="solid"/>
                          </a:ln>
                        </wps:spPr>
                        <wps:bodyPr wrap="square" lIns="0" tIns="0" rIns="0" bIns="0" rtlCol="0">
                          <a:prstTxWarp prst="textNoShape">
                            <a:avLst/>
                          </a:prstTxWarp>
                          <a:noAutofit/>
                        </wps:bodyPr>
                      </wps:wsp>
                      <wps:wsp>
                        <wps:cNvPr id="675" name="Graphic 675"/>
                        <wps:cNvSpPr/>
                        <wps:spPr>
                          <a:xfrm>
                            <a:off x="36128" y="309342"/>
                            <a:ext cx="3685540" cy="1270"/>
                          </a:xfrm>
                          <a:custGeom>
                            <a:avLst/>
                            <a:gdLst/>
                            <a:ahLst/>
                            <a:cxnLst/>
                            <a:rect l="l" t="t" r="r" b="b"/>
                            <a:pathLst>
                              <a:path w="3685540">
                                <a:moveTo>
                                  <a:pt x="0" y="0"/>
                                </a:moveTo>
                                <a:lnTo>
                                  <a:pt x="3685195" y="0"/>
                                </a:lnTo>
                              </a:path>
                            </a:pathLst>
                          </a:custGeom>
                          <a:ln w="8257">
                            <a:solidFill>
                              <a:srgbClr val="AFAFAF"/>
                            </a:solidFill>
                            <a:prstDash val="solid"/>
                          </a:ln>
                        </wps:spPr>
                        <wps:bodyPr wrap="square" lIns="0" tIns="0" rIns="0" bIns="0" rtlCol="0">
                          <a:prstTxWarp prst="textNoShape">
                            <a:avLst/>
                          </a:prstTxWarp>
                          <a:noAutofit/>
                        </wps:bodyPr>
                      </wps:wsp>
                      <wps:wsp>
                        <wps:cNvPr id="676" name="Graphic 676"/>
                        <wps:cNvSpPr/>
                        <wps:spPr>
                          <a:xfrm>
                            <a:off x="0" y="309342"/>
                            <a:ext cx="36195" cy="1270"/>
                          </a:xfrm>
                          <a:custGeom>
                            <a:avLst/>
                            <a:gdLst/>
                            <a:ahLst/>
                            <a:cxnLst/>
                            <a:rect l="l" t="t" r="r" b="b"/>
                            <a:pathLst>
                              <a:path w="36195">
                                <a:moveTo>
                                  <a:pt x="36128" y="0"/>
                                </a:moveTo>
                                <a:lnTo>
                                  <a:pt x="0" y="0"/>
                                </a:lnTo>
                              </a:path>
                            </a:pathLst>
                          </a:custGeom>
                          <a:solidFill>
                            <a:srgbClr val="000000"/>
                          </a:solidFill>
                        </wps:spPr>
                        <wps:bodyPr wrap="square" lIns="0" tIns="0" rIns="0" bIns="0" rtlCol="0">
                          <a:prstTxWarp prst="textNoShape">
                            <a:avLst/>
                          </a:prstTxWarp>
                          <a:noAutofit/>
                        </wps:bodyPr>
                      </wps:wsp>
                      <wps:wsp>
                        <wps:cNvPr id="677" name="Graphic 677"/>
                        <wps:cNvSpPr/>
                        <wps:spPr>
                          <a:xfrm>
                            <a:off x="0" y="309342"/>
                            <a:ext cx="36195" cy="1270"/>
                          </a:xfrm>
                          <a:custGeom>
                            <a:avLst/>
                            <a:gdLst/>
                            <a:ahLst/>
                            <a:cxnLst/>
                            <a:rect l="l" t="t" r="r" b="b"/>
                            <a:pathLst>
                              <a:path w="36195">
                                <a:moveTo>
                                  <a:pt x="36128" y="0"/>
                                </a:moveTo>
                                <a:lnTo>
                                  <a:pt x="0" y="0"/>
                                </a:lnTo>
                              </a:path>
                            </a:pathLst>
                          </a:custGeom>
                          <a:ln w="8257">
                            <a:solidFill>
                              <a:srgbClr val="000000"/>
                            </a:solidFill>
                            <a:prstDash val="solid"/>
                          </a:ln>
                        </wps:spPr>
                        <wps:bodyPr wrap="square" lIns="0" tIns="0" rIns="0" bIns="0" rtlCol="0">
                          <a:prstTxWarp prst="textNoShape">
                            <a:avLst/>
                          </a:prstTxWarp>
                          <a:noAutofit/>
                        </wps:bodyPr>
                      </wps:wsp>
                      <wps:wsp>
                        <wps:cNvPr id="678" name="Graphic 678"/>
                        <wps:cNvSpPr/>
                        <wps:spPr>
                          <a:xfrm>
                            <a:off x="36128" y="919770"/>
                            <a:ext cx="3685540" cy="1270"/>
                          </a:xfrm>
                          <a:custGeom>
                            <a:avLst/>
                            <a:gdLst/>
                            <a:ahLst/>
                            <a:cxnLst/>
                            <a:rect l="l" t="t" r="r" b="b"/>
                            <a:pathLst>
                              <a:path w="3685540">
                                <a:moveTo>
                                  <a:pt x="0" y="0"/>
                                </a:moveTo>
                                <a:lnTo>
                                  <a:pt x="3685195" y="0"/>
                                </a:lnTo>
                              </a:path>
                            </a:pathLst>
                          </a:custGeom>
                          <a:ln w="8257">
                            <a:solidFill>
                              <a:srgbClr val="AFAFAF"/>
                            </a:solidFill>
                            <a:prstDash val="solid"/>
                          </a:ln>
                        </wps:spPr>
                        <wps:bodyPr wrap="square" lIns="0" tIns="0" rIns="0" bIns="0" rtlCol="0">
                          <a:prstTxWarp prst="textNoShape">
                            <a:avLst/>
                          </a:prstTxWarp>
                          <a:noAutofit/>
                        </wps:bodyPr>
                      </wps:wsp>
                      <wps:wsp>
                        <wps:cNvPr id="679" name="Graphic 679"/>
                        <wps:cNvSpPr/>
                        <wps:spPr>
                          <a:xfrm>
                            <a:off x="0" y="919770"/>
                            <a:ext cx="36195" cy="1270"/>
                          </a:xfrm>
                          <a:custGeom>
                            <a:avLst/>
                            <a:gdLst/>
                            <a:ahLst/>
                            <a:cxnLst/>
                            <a:rect l="l" t="t" r="r" b="b"/>
                            <a:pathLst>
                              <a:path w="36195">
                                <a:moveTo>
                                  <a:pt x="36128" y="0"/>
                                </a:moveTo>
                                <a:lnTo>
                                  <a:pt x="0" y="0"/>
                                </a:lnTo>
                              </a:path>
                            </a:pathLst>
                          </a:custGeom>
                          <a:solidFill>
                            <a:srgbClr val="000000"/>
                          </a:solidFill>
                        </wps:spPr>
                        <wps:bodyPr wrap="square" lIns="0" tIns="0" rIns="0" bIns="0" rtlCol="0">
                          <a:prstTxWarp prst="textNoShape">
                            <a:avLst/>
                          </a:prstTxWarp>
                          <a:noAutofit/>
                        </wps:bodyPr>
                      </wps:wsp>
                      <wps:wsp>
                        <wps:cNvPr id="680" name="Graphic 680"/>
                        <wps:cNvSpPr/>
                        <wps:spPr>
                          <a:xfrm>
                            <a:off x="0" y="919770"/>
                            <a:ext cx="36195" cy="1270"/>
                          </a:xfrm>
                          <a:custGeom>
                            <a:avLst/>
                            <a:gdLst/>
                            <a:ahLst/>
                            <a:cxnLst/>
                            <a:rect l="l" t="t" r="r" b="b"/>
                            <a:pathLst>
                              <a:path w="36195">
                                <a:moveTo>
                                  <a:pt x="36128" y="0"/>
                                </a:moveTo>
                                <a:lnTo>
                                  <a:pt x="0" y="0"/>
                                </a:lnTo>
                              </a:path>
                            </a:pathLst>
                          </a:custGeom>
                          <a:ln w="8257">
                            <a:solidFill>
                              <a:srgbClr val="000000"/>
                            </a:solidFill>
                            <a:prstDash val="solid"/>
                          </a:ln>
                        </wps:spPr>
                        <wps:bodyPr wrap="square" lIns="0" tIns="0" rIns="0" bIns="0" rtlCol="0">
                          <a:prstTxWarp prst="textNoShape">
                            <a:avLst/>
                          </a:prstTxWarp>
                          <a:noAutofit/>
                        </wps:bodyPr>
                      </wps:wsp>
                      <wps:wsp>
                        <wps:cNvPr id="681" name="Graphic 681"/>
                        <wps:cNvSpPr/>
                        <wps:spPr>
                          <a:xfrm>
                            <a:off x="36128" y="1530197"/>
                            <a:ext cx="3685540" cy="1270"/>
                          </a:xfrm>
                          <a:custGeom>
                            <a:avLst/>
                            <a:gdLst/>
                            <a:ahLst/>
                            <a:cxnLst/>
                            <a:rect l="l" t="t" r="r" b="b"/>
                            <a:pathLst>
                              <a:path w="3685540">
                                <a:moveTo>
                                  <a:pt x="0" y="0"/>
                                </a:moveTo>
                                <a:lnTo>
                                  <a:pt x="3685195" y="0"/>
                                </a:lnTo>
                              </a:path>
                            </a:pathLst>
                          </a:custGeom>
                          <a:ln w="8257">
                            <a:solidFill>
                              <a:srgbClr val="AFAFAF"/>
                            </a:solidFill>
                            <a:prstDash val="solid"/>
                          </a:ln>
                        </wps:spPr>
                        <wps:bodyPr wrap="square" lIns="0" tIns="0" rIns="0" bIns="0" rtlCol="0">
                          <a:prstTxWarp prst="textNoShape">
                            <a:avLst/>
                          </a:prstTxWarp>
                          <a:noAutofit/>
                        </wps:bodyPr>
                      </wps:wsp>
                      <wps:wsp>
                        <wps:cNvPr id="682" name="Graphic 682"/>
                        <wps:cNvSpPr/>
                        <wps:spPr>
                          <a:xfrm>
                            <a:off x="0" y="1530197"/>
                            <a:ext cx="36195" cy="1270"/>
                          </a:xfrm>
                          <a:custGeom>
                            <a:avLst/>
                            <a:gdLst/>
                            <a:ahLst/>
                            <a:cxnLst/>
                            <a:rect l="l" t="t" r="r" b="b"/>
                            <a:pathLst>
                              <a:path w="36195">
                                <a:moveTo>
                                  <a:pt x="36128" y="0"/>
                                </a:moveTo>
                                <a:lnTo>
                                  <a:pt x="0" y="0"/>
                                </a:lnTo>
                              </a:path>
                            </a:pathLst>
                          </a:custGeom>
                          <a:solidFill>
                            <a:srgbClr val="000000"/>
                          </a:solidFill>
                        </wps:spPr>
                        <wps:bodyPr wrap="square" lIns="0" tIns="0" rIns="0" bIns="0" rtlCol="0">
                          <a:prstTxWarp prst="textNoShape">
                            <a:avLst/>
                          </a:prstTxWarp>
                          <a:noAutofit/>
                        </wps:bodyPr>
                      </wps:wsp>
                      <wps:wsp>
                        <wps:cNvPr id="683" name="Graphic 683"/>
                        <wps:cNvSpPr/>
                        <wps:spPr>
                          <a:xfrm>
                            <a:off x="0" y="1530197"/>
                            <a:ext cx="36195" cy="1270"/>
                          </a:xfrm>
                          <a:custGeom>
                            <a:avLst/>
                            <a:gdLst/>
                            <a:ahLst/>
                            <a:cxnLst/>
                            <a:rect l="l" t="t" r="r" b="b"/>
                            <a:pathLst>
                              <a:path w="36195">
                                <a:moveTo>
                                  <a:pt x="36128" y="0"/>
                                </a:moveTo>
                                <a:lnTo>
                                  <a:pt x="0" y="0"/>
                                </a:lnTo>
                              </a:path>
                            </a:pathLst>
                          </a:custGeom>
                          <a:ln w="8257">
                            <a:solidFill>
                              <a:srgbClr val="000000"/>
                            </a:solidFill>
                            <a:prstDash val="solid"/>
                          </a:ln>
                        </wps:spPr>
                        <wps:bodyPr wrap="square" lIns="0" tIns="0" rIns="0" bIns="0" rtlCol="0">
                          <a:prstTxWarp prst="textNoShape">
                            <a:avLst/>
                          </a:prstTxWarp>
                          <a:noAutofit/>
                        </wps:bodyPr>
                      </wps:wsp>
                      <wps:wsp>
                        <wps:cNvPr id="684" name="Graphic 684"/>
                        <wps:cNvSpPr/>
                        <wps:spPr>
                          <a:xfrm>
                            <a:off x="36128" y="4128"/>
                            <a:ext cx="3685540" cy="1831339"/>
                          </a:xfrm>
                          <a:custGeom>
                            <a:avLst/>
                            <a:gdLst/>
                            <a:ahLst/>
                            <a:cxnLst/>
                            <a:rect l="l" t="t" r="r" b="b"/>
                            <a:pathLst>
                              <a:path w="3685540" h="1831339">
                                <a:moveTo>
                                  <a:pt x="0" y="1831282"/>
                                </a:moveTo>
                                <a:lnTo>
                                  <a:pt x="0" y="0"/>
                                </a:lnTo>
                              </a:path>
                              <a:path w="3685540" h="1831339">
                                <a:moveTo>
                                  <a:pt x="3685195" y="1831282"/>
                                </a:moveTo>
                                <a:lnTo>
                                  <a:pt x="3685195" y="0"/>
                                </a:lnTo>
                              </a:path>
                              <a:path w="3685540" h="1831339">
                                <a:moveTo>
                                  <a:pt x="0" y="1831282"/>
                                </a:moveTo>
                                <a:lnTo>
                                  <a:pt x="3685195" y="1831282"/>
                                </a:lnTo>
                              </a:path>
                              <a:path w="3685540" h="1831339">
                                <a:moveTo>
                                  <a:pt x="0" y="0"/>
                                </a:moveTo>
                                <a:lnTo>
                                  <a:pt x="3685195" y="0"/>
                                </a:lnTo>
                              </a:path>
                            </a:pathLst>
                          </a:custGeom>
                          <a:ln w="8257">
                            <a:solidFill>
                              <a:srgbClr val="000000"/>
                            </a:solidFill>
                            <a:prstDash val="solid"/>
                          </a:ln>
                        </wps:spPr>
                        <wps:bodyPr wrap="square" lIns="0" tIns="0" rIns="0" bIns="0" rtlCol="0">
                          <a:prstTxWarp prst="textNoShape">
                            <a:avLst/>
                          </a:prstTxWarp>
                          <a:noAutofit/>
                        </wps:bodyPr>
                      </wps:wsp>
                      <wps:wsp>
                        <wps:cNvPr id="685" name="Textbox 685"/>
                        <wps:cNvSpPr txBox="1"/>
                        <wps:spPr>
                          <a:xfrm>
                            <a:off x="271827" y="262869"/>
                            <a:ext cx="278765" cy="91440"/>
                          </a:xfrm>
                          <a:prstGeom prst="rect">
                            <a:avLst/>
                          </a:prstGeom>
                        </wps:spPr>
                        <wps:txbx>
                          <w:txbxContent>
                            <w:p w14:paraId="00DC285A" w14:textId="77777777" w:rsidR="00350CFB" w:rsidRDefault="00283FFF">
                              <w:pPr>
                                <w:spacing w:line="144" w:lineRule="exact"/>
                                <w:rPr>
                                  <w:rFonts w:ascii="Arial"/>
                                  <w:sz w:val="16"/>
                                </w:rPr>
                              </w:pPr>
                              <w:r>
                                <w:rPr>
                                  <w:rFonts w:ascii="Arial"/>
                                  <w:spacing w:val="-4"/>
                                  <w:w w:val="105"/>
                                  <w:sz w:val="16"/>
                                </w:rPr>
                                <w:t>0.333</w:t>
                              </w:r>
                            </w:p>
                          </w:txbxContent>
                        </wps:txbx>
                        <wps:bodyPr wrap="square" lIns="0" tIns="0" rIns="0" bIns="0" rtlCol="0">
                          <a:noAutofit/>
                        </wps:bodyPr>
                      </wps:wsp>
                      <wps:wsp>
                        <wps:cNvPr id="686" name="Textbox 686"/>
                        <wps:cNvSpPr txBox="1"/>
                        <wps:spPr>
                          <a:xfrm>
                            <a:off x="1008866" y="262869"/>
                            <a:ext cx="278765" cy="91440"/>
                          </a:xfrm>
                          <a:prstGeom prst="rect">
                            <a:avLst/>
                          </a:prstGeom>
                        </wps:spPr>
                        <wps:txbx>
                          <w:txbxContent>
                            <w:p w14:paraId="00DC285B" w14:textId="77777777" w:rsidR="00350CFB" w:rsidRDefault="00283FFF">
                              <w:pPr>
                                <w:spacing w:line="144" w:lineRule="exact"/>
                                <w:rPr>
                                  <w:rFonts w:ascii="Arial"/>
                                  <w:sz w:val="16"/>
                                </w:rPr>
                              </w:pPr>
                              <w:r>
                                <w:rPr>
                                  <w:rFonts w:ascii="Arial"/>
                                  <w:spacing w:val="-4"/>
                                  <w:w w:val="105"/>
                                  <w:sz w:val="16"/>
                                </w:rPr>
                                <w:t>0.355</w:t>
                              </w:r>
                            </w:p>
                          </w:txbxContent>
                        </wps:txbx>
                        <wps:bodyPr wrap="square" lIns="0" tIns="0" rIns="0" bIns="0" rtlCol="0">
                          <a:noAutofit/>
                        </wps:bodyPr>
                      </wps:wsp>
                      <wps:wsp>
                        <wps:cNvPr id="687" name="Textbox 687"/>
                        <wps:cNvSpPr txBox="1"/>
                        <wps:spPr>
                          <a:xfrm>
                            <a:off x="1745905" y="262869"/>
                            <a:ext cx="278765" cy="91440"/>
                          </a:xfrm>
                          <a:prstGeom prst="rect">
                            <a:avLst/>
                          </a:prstGeom>
                        </wps:spPr>
                        <wps:txbx>
                          <w:txbxContent>
                            <w:p w14:paraId="00DC285C" w14:textId="77777777" w:rsidR="00350CFB" w:rsidRDefault="00283FFF">
                              <w:pPr>
                                <w:spacing w:line="144" w:lineRule="exact"/>
                                <w:rPr>
                                  <w:rFonts w:ascii="Arial"/>
                                  <w:sz w:val="16"/>
                                </w:rPr>
                              </w:pPr>
                              <w:r>
                                <w:rPr>
                                  <w:rFonts w:ascii="Arial"/>
                                  <w:spacing w:val="-4"/>
                                  <w:w w:val="105"/>
                                  <w:sz w:val="16"/>
                                </w:rPr>
                                <w:t>0.035</w:t>
                              </w:r>
                            </w:p>
                          </w:txbxContent>
                        </wps:txbx>
                        <wps:bodyPr wrap="square" lIns="0" tIns="0" rIns="0" bIns="0" rtlCol="0">
                          <a:noAutofit/>
                        </wps:bodyPr>
                      </wps:wsp>
                      <wps:wsp>
                        <wps:cNvPr id="688" name="Textbox 688"/>
                        <wps:cNvSpPr txBox="1"/>
                        <wps:spPr>
                          <a:xfrm>
                            <a:off x="2482944" y="262869"/>
                            <a:ext cx="278765" cy="91440"/>
                          </a:xfrm>
                          <a:prstGeom prst="rect">
                            <a:avLst/>
                          </a:prstGeom>
                        </wps:spPr>
                        <wps:txbx>
                          <w:txbxContent>
                            <w:p w14:paraId="00DC285D" w14:textId="77777777" w:rsidR="00350CFB" w:rsidRDefault="00283FFF">
                              <w:pPr>
                                <w:spacing w:line="144" w:lineRule="exact"/>
                                <w:rPr>
                                  <w:rFonts w:ascii="Arial"/>
                                  <w:sz w:val="16"/>
                                </w:rPr>
                              </w:pPr>
                              <w:r>
                                <w:rPr>
                                  <w:rFonts w:ascii="Arial"/>
                                  <w:spacing w:val="-4"/>
                                  <w:w w:val="105"/>
                                  <w:sz w:val="16"/>
                                </w:rPr>
                                <w:t>0.233</w:t>
                              </w:r>
                            </w:p>
                          </w:txbxContent>
                        </wps:txbx>
                        <wps:bodyPr wrap="square" lIns="0" tIns="0" rIns="0" bIns="0" rtlCol="0">
                          <a:noAutofit/>
                        </wps:bodyPr>
                      </wps:wsp>
                      <wps:wsp>
                        <wps:cNvPr id="689" name="Textbox 689"/>
                        <wps:cNvSpPr txBox="1"/>
                        <wps:spPr>
                          <a:xfrm>
                            <a:off x="3219983" y="262869"/>
                            <a:ext cx="278765" cy="91440"/>
                          </a:xfrm>
                          <a:prstGeom prst="rect">
                            <a:avLst/>
                          </a:prstGeom>
                        </wps:spPr>
                        <wps:txbx>
                          <w:txbxContent>
                            <w:p w14:paraId="00DC285E" w14:textId="77777777" w:rsidR="00350CFB" w:rsidRDefault="00283FFF">
                              <w:pPr>
                                <w:spacing w:line="144" w:lineRule="exact"/>
                                <w:rPr>
                                  <w:rFonts w:ascii="Arial"/>
                                  <w:sz w:val="16"/>
                                </w:rPr>
                              </w:pPr>
                              <w:r>
                                <w:rPr>
                                  <w:rFonts w:ascii="Arial"/>
                                  <w:spacing w:val="-4"/>
                                  <w:w w:val="105"/>
                                  <w:sz w:val="16"/>
                                </w:rPr>
                                <w:t>0.096</w:t>
                              </w:r>
                            </w:p>
                          </w:txbxContent>
                        </wps:txbx>
                        <wps:bodyPr wrap="square" lIns="0" tIns="0" rIns="0" bIns="0" rtlCol="0">
                          <a:noAutofit/>
                        </wps:bodyPr>
                      </wps:wsp>
                      <wps:wsp>
                        <wps:cNvPr id="690" name="Textbox 690"/>
                        <wps:cNvSpPr txBox="1"/>
                        <wps:spPr>
                          <a:xfrm>
                            <a:off x="271827" y="873297"/>
                            <a:ext cx="278765" cy="91440"/>
                          </a:xfrm>
                          <a:prstGeom prst="rect">
                            <a:avLst/>
                          </a:prstGeom>
                        </wps:spPr>
                        <wps:txbx>
                          <w:txbxContent>
                            <w:p w14:paraId="00DC285F" w14:textId="77777777" w:rsidR="00350CFB" w:rsidRDefault="00283FFF">
                              <w:pPr>
                                <w:spacing w:line="144" w:lineRule="exact"/>
                                <w:rPr>
                                  <w:rFonts w:ascii="Arial"/>
                                  <w:sz w:val="16"/>
                                </w:rPr>
                              </w:pPr>
                              <w:r>
                                <w:rPr>
                                  <w:rFonts w:ascii="Arial"/>
                                  <w:spacing w:val="-4"/>
                                  <w:w w:val="105"/>
                                  <w:sz w:val="16"/>
                                </w:rPr>
                                <w:t>0.534</w:t>
                              </w:r>
                            </w:p>
                          </w:txbxContent>
                        </wps:txbx>
                        <wps:bodyPr wrap="square" lIns="0" tIns="0" rIns="0" bIns="0" rtlCol="0">
                          <a:noAutofit/>
                        </wps:bodyPr>
                      </wps:wsp>
                      <wps:wsp>
                        <wps:cNvPr id="691" name="Textbox 691"/>
                        <wps:cNvSpPr txBox="1"/>
                        <wps:spPr>
                          <a:xfrm>
                            <a:off x="993140" y="873297"/>
                            <a:ext cx="309880" cy="91440"/>
                          </a:xfrm>
                          <a:prstGeom prst="rect">
                            <a:avLst/>
                          </a:prstGeom>
                        </wps:spPr>
                        <wps:txbx>
                          <w:txbxContent>
                            <w:p w14:paraId="00DC2860" w14:textId="77777777" w:rsidR="00350CFB" w:rsidRDefault="00283FFF">
                              <w:pPr>
                                <w:spacing w:line="144" w:lineRule="exact"/>
                                <w:rPr>
                                  <w:rFonts w:ascii="Arial"/>
                                  <w:sz w:val="16"/>
                                </w:rPr>
                              </w:pPr>
                              <w:r>
                                <w:rPr>
                                  <w:rFonts w:ascii="Arial"/>
                                  <w:w w:val="90"/>
                                  <w:sz w:val="16"/>
                                </w:rPr>
                                <w:t>-</w:t>
                              </w:r>
                              <w:r>
                                <w:rPr>
                                  <w:rFonts w:ascii="Arial"/>
                                  <w:spacing w:val="-2"/>
                                  <w:w w:val="95"/>
                                  <w:sz w:val="16"/>
                                </w:rPr>
                                <w:t>0.030</w:t>
                              </w:r>
                            </w:p>
                          </w:txbxContent>
                        </wps:txbx>
                        <wps:bodyPr wrap="square" lIns="0" tIns="0" rIns="0" bIns="0" rtlCol="0">
                          <a:noAutofit/>
                        </wps:bodyPr>
                      </wps:wsp>
                      <wps:wsp>
                        <wps:cNvPr id="692" name="Textbox 692"/>
                        <wps:cNvSpPr txBox="1"/>
                        <wps:spPr>
                          <a:xfrm>
                            <a:off x="1745905" y="873297"/>
                            <a:ext cx="278765" cy="91440"/>
                          </a:xfrm>
                          <a:prstGeom prst="rect">
                            <a:avLst/>
                          </a:prstGeom>
                        </wps:spPr>
                        <wps:txbx>
                          <w:txbxContent>
                            <w:p w14:paraId="00DC2861" w14:textId="77777777" w:rsidR="00350CFB" w:rsidRDefault="00283FFF">
                              <w:pPr>
                                <w:spacing w:line="144" w:lineRule="exact"/>
                                <w:rPr>
                                  <w:rFonts w:ascii="Arial"/>
                                  <w:sz w:val="16"/>
                                </w:rPr>
                              </w:pPr>
                              <w:r>
                                <w:rPr>
                                  <w:rFonts w:ascii="Arial"/>
                                  <w:spacing w:val="-4"/>
                                  <w:w w:val="105"/>
                                  <w:sz w:val="16"/>
                                </w:rPr>
                                <w:t>0.107</w:t>
                              </w:r>
                            </w:p>
                          </w:txbxContent>
                        </wps:txbx>
                        <wps:bodyPr wrap="square" lIns="0" tIns="0" rIns="0" bIns="0" rtlCol="0">
                          <a:noAutofit/>
                        </wps:bodyPr>
                      </wps:wsp>
                      <wps:wsp>
                        <wps:cNvPr id="693" name="Textbox 693"/>
                        <wps:cNvSpPr txBox="1"/>
                        <wps:spPr>
                          <a:xfrm>
                            <a:off x="2482944" y="873297"/>
                            <a:ext cx="278765" cy="91440"/>
                          </a:xfrm>
                          <a:prstGeom prst="rect">
                            <a:avLst/>
                          </a:prstGeom>
                        </wps:spPr>
                        <wps:txbx>
                          <w:txbxContent>
                            <w:p w14:paraId="00DC2862" w14:textId="77777777" w:rsidR="00350CFB" w:rsidRDefault="00283FFF">
                              <w:pPr>
                                <w:spacing w:line="144" w:lineRule="exact"/>
                                <w:rPr>
                                  <w:rFonts w:ascii="Arial"/>
                                  <w:sz w:val="16"/>
                                </w:rPr>
                              </w:pPr>
                              <w:r>
                                <w:rPr>
                                  <w:rFonts w:ascii="Arial"/>
                                  <w:spacing w:val="-4"/>
                                  <w:w w:val="105"/>
                                  <w:sz w:val="16"/>
                                </w:rPr>
                                <w:t>0.286</w:t>
                              </w:r>
                            </w:p>
                          </w:txbxContent>
                        </wps:txbx>
                        <wps:bodyPr wrap="square" lIns="0" tIns="0" rIns="0" bIns="0" rtlCol="0">
                          <a:noAutofit/>
                        </wps:bodyPr>
                      </wps:wsp>
                      <wps:wsp>
                        <wps:cNvPr id="694" name="Textbox 694"/>
                        <wps:cNvSpPr txBox="1"/>
                        <wps:spPr>
                          <a:xfrm>
                            <a:off x="3219983" y="873297"/>
                            <a:ext cx="278765" cy="91440"/>
                          </a:xfrm>
                          <a:prstGeom prst="rect">
                            <a:avLst/>
                          </a:prstGeom>
                        </wps:spPr>
                        <wps:txbx>
                          <w:txbxContent>
                            <w:p w14:paraId="00DC2863" w14:textId="77777777" w:rsidR="00350CFB" w:rsidRDefault="00283FFF">
                              <w:pPr>
                                <w:spacing w:line="144" w:lineRule="exact"/>
                                <w:rPr>
                                  <w:rFonts w:ascii="Arial"/>
                                  <w:sz w:val="16"/>
                                </w:rPr>
                              </w:pPr>
                              <w:r>
                                <w:rPr>
                                  <w:rFonts w:ascii="Arial"/>
                                  <w:spacing w:val="-4"/>
                                  <w:w w:val="105"/>
                                  <w:sz w:val="16"/>
                                </w:rPr>
                                <w:t>0.179</w:t>
                              </w:r>
                            </w:p>
                          </w:txbxContent>
                        </wps:txbx>
                        <wps:bodyPr wrap="square" lIns="0" tIns="0" rIns="0" bIns="0" rtlCol="0">
                          <a:noAutofit/>
                        </wps:bodyPr>
                      </wps:wsp>
                      <wps:wsp>
                        <wps:cNvPr id="695" name="Textbox 695"/>
                        <wps:cNvSpPr txBox="1"/>
                        <wps:spPr>
                          <a:xfrm>
                            <a:off x="271827" y="1483724"/>
                            <a:ext cx="278765" cy="91440"/>
                          </a:xfrm>
                          <a:prstGeom prst="rect">
                            <a:avLst/>
                          </a:prstGeom>
                        </wps:spPr>
                        <wps:txbx>
                          <w:txbxContent>
                            <w:p w14:paraId="00DC2864" w14:textId="77777777" w:rsidR="00350CFB" w:rsidRDefault="00283FFF">
                              <w:pPr>
                                <w:spacing w:line="144" w:lineRule="exact"/>
                                <w:rPr>
                                  <w:rFonts w:ascii="Arial"/>
                                  <w:sz w:val="16"/>
                                </w:rPr>
                              </w:pPr>
                              <w:r>
                                <w:rPr>
                                  <w:rFonts w:ascii="Arial"/>
                                  <w:spacing w:val="-4"/>
                                  <w:w w:val="105"/>
                                  <w:sz w:val="16"/>
                                </w:rPr>
                                <w:t>0.246</w:t>
                              </w:r>
                            </w:p>
                          </w:txbxContent>
                        </wps:txbx>
                        <wps:bodyPr wrap="square" lIns="0" tIns="0" rIns="0" bIns="0" rtlCol="0">
                          <a:noAutofit/>
                        </wps:bodyPr>
                      </wps:wsp>
                      <wps:wsp>
                        <wps:cNvPr id="696" name="Textbox 696"/>
                        <wps:cNvSpPr txBox="1"/>
                        <wps:spPr>
                          <a:xfrm>
                            <a:off x="993140" y="1483724"/>
                            <a:ext cx="309880" cy="91440"/>
                          </a:xfrm>
                          <a:prstGeom prst="rect">
                            <a:avLst/>
                          </a:prstGeom>
                        </wps:spPr>
                        <wps:txbx>
                          <w:txbxContent>
                            <w:p w14:paraId="00DC2865" w14:textId="77777777" w:rsidR="00350CFB" w:rsidRDefault="00283FFF">
                              <w:pPr>
                                <w:spacing w:line="144" w:lineRule="exact"/>
                                <w:rPr>
                                  <w:rFonts w:ascii="Arial"/>
                                  <w:sz w:val="16"/>
                                </w:rPr>
                              </w:pPr>
                              <w:r>
                                <w:rPr>
                                  <w:rFonts w:ascii="Arial"/>
                                  <w:w w:val="90"/>
                                  <w:sz w:val="16"/>
                                </w:rPr>
                                <w:t>-</w:t>
                              </w:r>
                              <w:r>
                                <w:rPr>
                                  <w:rFonts w:ascii="Arial"/>
                                  <w:spacing w:val="-2"/>
                                  <w:w w:val="95"/>
                                  <w:sz w:val="16"/>
                                </w:rPr>
                                <w:t>0.041</w:t>
                              </w:r>
                            </w:p>
                          </w:txbxContent>
                        </wps:txbx>
                        <wps:bodyPr wrap="square" lIns="0" tIns="0" rIns="0" bIns="0" rtlCol="0">
                          <a:noAutofit/>
                        </wps:bodyPr>
                      </wps:wsp>
                      <wps:wsp>
                        <wps:cNvPr id="697" name="Textbox 697"/>
                        <wps:cNvSpPr txBox="1"/>
                        <wps:spPr>
                          <a:xfrm>
                            <a:off x="1745905" y="1483724"/>
                            <a:ext cx="278765" cy="91440"/>
                          </a:xfrm>
                          <a:prstGeom prst="rect">
                            <a:avLst/>
                          </a:prstGeom>
                        </wps:spPr>
                        <wps:txbx>
                          <w:txbxContent>
                            <w:p w14:paraId="00DC2866" w14:textId="77777777" w:rsidR="00350CFB" w:rsidRDefault="00283FFF">
                              <w:pPr>
                                <w:spacing w:line="144" w:lineRule="exact"/>
                                <w:rPr>
                                  <w:rFonts w:ascii="Arial"/>
                                  <w:sz w:val="16"/>
                                </w:rPr>
                              </w:pPr>
                              <w:r>
                                <w:rPr>
                                  <w:rFonts w:ascii="Arial"/>
                                  <w:spacing w:val="-4"/>
                                  <w:w w:val="105"/>
                                  <w:sz w:val="16"/>
                                </w:rPr>
                                <w:t>0.376</w:t>
                              </w:r>
                            </w:p>
                          </w:txbxContent>
                        </wps:txbx>
                        <wps:bodyPr wrap="square" lIns="0" tIns="0" rIns="0" bIns="0" rtlCol="0">
                          <a:noAutofit/>
                        </wps:bodyPr>
                      </wps:wsp>
                      <wps:wsp>
                        <wps:cNvPr id="698" name="Textbox 698"/>
                        <wps:cNvSpPr txBox="1"/>
                        <wps:spPr>
                          <a:xfrm>
                            <a:off x="2482944" y="1483724"/>
                            <a:ext cx="278765" cy="91440"/>
                          </a:xfrm>
                          <a:prstGeom prst="rect">
                            <a:avLst/>
                          </a:prstGeom>
                        </wps:spPr>
                        <wps:txbx>
                          <w:txbxContent>
                            <w:p w14:paraId="00DC2867" w14:textId="77777777" w:rsidR="00350CFB" w:rsidRDefault="00283FFF">
                              <w:pPr>
                                <w:spacing w:line="144" w:lineRule="exact"/>
                                <w:rPr>
                                  <w:rFonts w:ascii="Arial"/>
                                  <w:sz w:val="16"/>
                                </w:rPr>
                              </w:pPr>
                              <w:r>
                                <w:rPr>
                                  <w:rFonts w:ascii="Arial"/>
                                  <w:spacing w:val="-4"/>
                                  <w:w w:val="105"/>
                                  <w:sz w:val="16"/>
                                </w:rPr>
                                <w:t>0.093</w:t>
                              </w:r>
                            </w:p>
                          </w:txbxContent>
                        </wps:txbx>
                        <wps:bodyPr wrap="square" lIns="0" tIns="0" rIns="0" bIns="0" rtlCol="0">
                          <a:noAutofit/>
                        </wps:bodyPr>
                      </wps:wsp>
                      <wps:wsp>
                        <wps:cNvPr id="699" name="Textbox 699"/>
                        <wps:cNvSpPr txBox="1"/>
                        <wps:spPr>
                          <a:xfrm>
                            <a:off x="3219983" y="1483724"/>
                            <a:ext cx="278765" cy="91440"/>
                          </a:xfrm>
                          <a:prstGeom prst="rect">
                            <a:avLst/>
                          </a:prstGeom>
                        </wps:spPr>
                        <wps:txbx>
                          <w:txbxContent>
                            <w:p w14:paraId="00DC2868" w14:textId="77777777" w:rsidR="00350CFB" w:rsidRDefault="00283FFF">
                              <w:pPr>
                                <w:spacing w:line="144" w:lineRule="exact"/>
                                <w:rPr>
                                  <w:rFonts w:ascii="Arial"/>
                                  <w:sz w:val="16"/>
                                </w:rPr>
                              </w:pPr>
                              <w:r>
                                <w:rPr>
                                  <w:rFonts w:ascii="Arial"/>
                                  <w:spacing w:val="-4"/>
                                  <w:w w:val="105"/>
                                  <w:sz w:val="16"/>
                                </w:rPr>
                                <w:t>0.583</w:t>
                              </w:r>
                            </w:p>
                          </w:txbxContent>
                        </wps:txbx>
                        <wps:bodyPr wrap="square" lIns="0" tIns="0" rIns="0" bIns="0" rtlCol="0">
                          <a:noAutofit/>
                        </wps:bodyPr>
                      </wps:wsp>
                    </wpg:wgp>
                  </a:graphicData>
                </a:graphic>
              </wp:anchor>
            </w:drawing>
          </mc:Choice>
          <mc:Fallback>
            <w:pict>
              <v:group w14:anchorId="00DC27A4" id="Group 658" o:spid="_x0000_s1279" style="position:absolute;left:0;text-align:left;margin-left:151.25pt;margin-top:12.6pt;width:293.35pt;height:147.4pt;z-index:15778816;mso-wrap-distance-left:0;mso-wrap-distance-right:0;mso-position-horizontal-relative:page;mso-position-vertical-relative:text" coordsize="37255,187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">
                <v:shape id="Image 659" o:spid="_x0000_s1280" type="#_x0000_t75" style="position:absolute;left:363;top:41;width:36850;height:183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">
                  <v:imagedata r:id="rId37" o:title=""/>
                </v:shape>
                <v:shape id="Graphic 660" o:spid="_x0000_s1281" style="position:absolute;left:4046;top:41;width:13;height:18313;visibility:visible;mso-wrap-style:square;v-text-anchor:top" coordsize="1270,1831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" path="m,1831282l,e" filled="f" strokecolor="#afafaf" strokeweight=".22936mm">
                  <v:path arrowok="t"/>
                </v:shape>
                <v:shape id="Graphic 661" o:spid="_x0000_s1282" style="position:absolute;left:4046;top:18354;width:13;height:362;visibility:visible;mso-wrap-style:square;v-text-anchor:top" coordsize="1270,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" path="m,l,36128e" fillcolor="black" stroked="f">
                  <v:path arrowok="t"/>
                </v:shape>
                <v:shape id="Graphic 662" o:spid="_x0000_s1283" style="position:absolute;left:4046;top:18354;width:13;height:362;visibility:visible;mso-wrap-style:square;v-text-anchor:top" coordsize="1270,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" path="m,l,36128e" filled="f" strokeweight=".22936mm">
                  <v:path arrowok="t"/>
                </v:shape>
                <v:shape id="Graphic 663" o:spid="_x0000_s1284" style="position:absolute;left:11416;top:41;width:13;height:18313;visibility:visible;mso-wrap-style:square;v-text-anchor:top" coordsize="1270,1831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" path="m,1831282l,e" filled="f" strokecolor="#afafaf" strokeweight=".22936mm">
                  <v:path arrowok="t"/>
                </v:shape>
                <v:shape id="Graphic 664" o:spid="_x0000_s1285" style="position:absolute;left:11416;top:18354;width:13;height:362;visibility:visible;mso-wrap-style:square;v-text-anchor:top" coordsize="1270,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" path="m,l,36128e" fillcolor="black" stroked="f">
                  <v:path arrowok="t"/>
                </v:shape>
                <v:shape id="Graphic 665" o:spid="_x0000_s1286" style="position:absolute;left:11416;top:18354;width:13;height:362;visibility:visible;mso-wrap-style:square;v-text-anchor:top" coordsize="1270,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" path="m,l,36128e" filled="f" strokeweight=".22936mm">
                  <v:path arrowok="t"/>
                </v:shape>
                <v:shape id="Graphic 666" o:spid="_x0000_s1287" style="position:absolute;left:18787;top:41;width:12;height:18313;visibility:visible;mso-wrap-style:square;v-text-anchor:top" coordsize="1270,1831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" path="m,1831282l,e" filled="f" strokecolor="#afafaf" strokeweight=".22936mm">
                  <v:path arrowok="t"/>
                </v:shape>
                <v:shape id="Graphic 667" o:spid="_x0000_s1288" style="position:absolute;left:18787;top:18354;width:12;height:362;visibility:visible;mso-wrap-style:square;v-text-anchor:top" coordsize="1270,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" path="m,l,36128e" fillcolor="black" stroked="f">
                  <v:path arrowok="t"/>
                </v:shape>
                <v:shape id="Graphic 668" o:spid="_x0000_s1289" style="position:absolute;left:18787;top:18354;width:12;height:362;visibility:visible;mso-wrap-style:square;v-text-anchor:top" coordsize="1270,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" path="m,l,36128e" filled="f" strokeweight=".22936mm">
                  <v:path arrowok="t"/>
                </v:shape>
                <v:shape id="Graphic 669" o:spid="_x0000_s1290" style="position:absolute;left:26157;top:41;width:13;height:18313;visibility:visible;mso-wrap-style:square;v-text-anchor:top" coordsize="1270,1831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" path="m,1831282l,e" filled="f" strokecolor="#afafaf" strokeweight=".22936mm">
                  <v:path arrowok="t"/>
                </v:shape>
                <v:shape id="Graphic 670" o:spid="_x0000_s1291" style="position:absolute;left:26157;top:18354;width:13;height:362;visibility:visible;mso-wrap-style:square;v-text-anchor:top" coordsize="1270,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" path="m,l,36128e" fillcolor="black" stroked="f">
                  <v:path arrowok="t"/>
                </v:shape>
                <v:shape id="Graphic 671" o:spid="_x0000_s1292" style="position:absolute;left:26157;top:18354;width:13;height:362;visibility:visible;mso-wrap-style:square;v-text-anchor:top" coordsize="1270,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" path="m,l,36128e" filled="f" strokeweight=".22936mm">
                  <v:path arrowok="t"/>
                </v:shape>
                <v:shape id="Graphic 672" o:spid="_x0000_s1293" style="position:absolute;left:33528;top:41;width:12;height:18313;visibility:visible;mso-wrap-style:square;v-text-anchor:top" coordsize="1270,1831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" path="m,1831282l,e" filled="f" strokecolor="#afafaf" strokeweight=".22936mm">
                  <v:path arrowok="t"/>
                </v:shape>
                <v:shape id="Graphic 673" o:spid="_x0000_s1294" style="position:absolute;left:33528;top:18354;width:12;height:362;visibility:visible;mso-wrap-style:square;v-text-anchor:top" coordsize="1270,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" path="m,l,36128e" fillcolor="black" stroked="f">
                  <v:path arrowok="t"/>
                </v:shape>
                <v:shape id="Graphic 674" o:spid="_x0000_s1295" style="position:absolute;left:33528;top:18354;width:12;height:362;visibility:visible;mso-wrap-style:square;v-text-anchor:top" coordsize="1270,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" path="m,l,36128e" filled="f" strokeweight=".22936mm">
                  <v:path arrowok="t"/>
                </v:shape>
                <v:shape id="Graphic 675" o:spid="_x0000_s1296" style="position:absolute;left:361;top:3093;width:36855;height:13;visibility:visible;mso-wrap-style:square;v-text-anchor:top" coordsize="3685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" path="m,l3685195,e" filled="f" strokecolor="#afafaf" strokeweight=".22936mm">
                  <v:path arrowok="t"/>
                </v:shape>
                <v:shape id="Graphic 676" o:spid="_x0000_s1297" style="position:absolute;top:3093;width:361;height:13;visibility:visible;mso-wrap-style:square;v-text-anchor:top" coordsize="36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" path="m36128,l,e" fillcolor="black" stroked="f">
                  <v:path arrowok="t"/>
                </v:shape>
                <v:shape id="Graphic 677" o:spid="_x0000_s1298" style="position:absolute;top:3093;width:361;height:13;visibility:visible;mso-wrap-style:square;v-text-anchor:top" coordsize="36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" path="m36128,l,e" filled="f" strokeweight=".22936mm">
                  <v:path arrowok="t"/>
                </v:shape>
                <v:shape id="Graphic 678" o:spid="_x0000_s1299" style="position:absolute;left:361;top:9197;width:36855;height:13;visibility:visible;mso-wrap-style:square;v-text-anchor:top" coordsize="3685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" path="m,l3685195,e" filled="f" strokecolor="#afafaf" strokeweight=".22936mm">
                  <v:path arrowok="t"/>
                </v:shape>
                <v:shape id="Graphic 679" o:spid="_x0000_s1300" style="position:absolute;top:9197;width:361;height:13;visibility:visible;mso-wrap-style:square;v-text-anchor:top" coordsize="36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" path="m36128,l,e" fillcolor="black" stroked="f">
                  <v:path arrowok="t"/>
                </v:shape>
                <v:shape id="Graphic 680" o:spid="_x0000_s1301" style="position:absolute;top:9197;width:361;height:13;visibility:visible;mso-wrap-style:square;v-text-anchor:top" coordsize="36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" path="m36128,l,e" filled="f" strokeweight=".22936mm">
                  <v:path arrowok="t"/>
                </v:shape>
                <v:shape id="Graphic 681" o:spid="_x0000_s1302" style="position:absolute;left:361;top:15301;width:36855;height:13;visibility:visible;mso-wrap-style:square;v-text-anchor:top" coordsize="3685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" path="m,l3685195,e" filled="f" strokecolor="#afafaf" strokeweight=".22936mm">
                  <v:path arrowok="t"/>
                </v:shape>
                <v:shape id="Graphic 682" o:spid="_x0000_s1303" style="position:absolute;top:15301;width:361;height:13;visibility:visible;mso-wrap-style:square;v-text-anchor:top" coordsize="36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" path="m36128,l,e" fillcolor="black" stroked="f">
                  <v:path arrowok="t"/>
                </v:shape>
                <v:shape id="Graphic 683" o:spid="_x0000_s1304" style="position:absolute;top:15301;width:361;height:13;visibility:visible;mso-wrap-style:square;v-text-anchor:top" coordsize="36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" path="m36128,l,e" filled="f" strokeweight=".22936mm">
                  <v:path arrowok="t"/>
                </v:shape>
                <v:shape id="Graphic 684" o:spid="_x0000_s1305" style="position:absolute;left:361;top:41;width:36855;height:18313;visibility:visible;mso-wrap-style:square;v-text-anchor:top" coordsize="3685540,1831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" path="m,1831282l,em3685195,1831282l3685195,em,1831282r3685195,em,l3685195,e" filled="f" strokeweight=".22936mm">
                  <v:path arrowok="t"/>
                </v:shape>
                <v:shape id="Textbox 685" o:spid="_x0000_s1306" type="#_x0000_t202" style="position:absolute;left:2718;top:2628;width:2787;height: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" filled="f" stroked="f">
                  <v:textbox inset="0,0,0,0">
                    <w:txbxContent>
                      <w:p w14:paraId="00DC285A" w14:textId="77777777" w:rsidR="00350CFB" w:rsidRDefault="00283FFF">
                        <w:pPr>
                          <w:spacing w:line="144" w:lineRule="exact"/>
                          <w:rPr>
                            <w:rFonts w:ascii="Arial"/>
                            <w:sz w:val="16"/>
                          </w:rPr>
                        </w:pPr>
                        <w:r>
                          <w:rPr>
                            <w:rFonts w:ascii="Arial"/>
                            <w:spacing w:val="-4"/>
                            <w:w w:val="105"/>
                            <w:sz w:val="16"/>
                          </w:rPr>
                          <w:t>0.333</w:t>
                        </w:r>
                      </w:p>
                    </w:txbxContent>
                  </v:textbox>
                </v:shape>
                <v:shape id="Textbox 686" o:spid="_x0000_s1307" type="#_x0000_t202" style="position:absolute;left:10088;top:2628;width:2788;height: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" filled="f" stroked="f">
                  <v:textbox inset="0,0,0,0">
                    <w:txbxContent>
                      <w:p w14:paraId="00DC285B" w14:textId="77777777" w:rsidR="00350CFB" w:rsidRDefault="00283FFF">
                        <w:pPr>
                          <w:spacing w:line="144" w:lineRule="exact"/>
                          <w:rPr>
                            <w:rFonts w:ascii="Arial"/>
                            <w:sz w:val="16"/>
                          </w:rPr>
                        </w:pPr>
                        <w:r>
                          <w:rPr>
                            <w:rFonts w:ascii="Arial"/>
                            <w:spacing w:val="-4"/>
                            <w:w w:val="105"/>
                            <w:sz w:val="16"/>
                          </w:rPr>
                          <w:t>0.355</w:t>
                        </w:r>
                      </w:p>
                    </w:txbxContent>
                  </v:textbox>
                </v:shape>
                <v:shape id="Textbox 687" o:spid="_x0000_s1308" type="#_x0000_t202" style="position:absolute;left:17459;top:2628;width:2787;height: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" filled="f" stroked="f">
                  <v:textbox inset="0,0,0,0">
                    <w:txbxContent>
                      <w:p w14:paraId="00DC285C" w14:textId="77777777" w:rsidR="00350CFB" w:rsidRDefault="00283FFF">
                        <w:pPr>
                          <w:spacing w:line="144" w:lineRule="exact"/>
                          <w:rPr>
                            <w:rFonts w:ascii="Arial"/>
                            <w:sz w:val="16"/>
                          </w:rPr>
                        </w:pPr>
                        <w:r>
                          <w:rPr>
                            <w:rFonts w:ascii="Arial"/>
                            <w:spacing w:val="-4"/>
                            <w:w w:val="105"/>
                            <w:sz w:val="16"/>
                          </w:rPr>
                          <w:t>0.035</w:t>
                        </w:r>
                      </w:p>
                    </w:txbxContent>
                  </v:textbox>
                </v:shape>
                <v:shape id="Textbox 688" o:spid="_x0000_s1309" type="#_x0000_t202" style="position:absolute;left:24829;top:2628;width:2788;height: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" filled="f" stroked="f">
                  <v:textbox inset="0,0,0,0">
                    <w:txbxContent>
                      <w:p w14:paraId="00DC285D" w14:textId="77777777" w:rsidR="00350CFB" w:rsidRDefault="00283FFF">
                        <w:pPr>
                          <w:spacing w:line="144" w:lineRule="exact"/>
                          <w:rPr>
                            <w:rFonts w:ascii="Arial"/>
                            <w:sz w:val="16"/>
                          </w:rPr>
                        </w:pPr>
                        <w:r>
                          <w:rPr>
                            <w:rFonts w:ascii="Arial"/>
                            <w:spacing w:val="-4"/>
                            <w:w w:val="105"/>
                            <w:sz w:val="16"/>
                          </w:rPr>
                          <w:t>0.233</w:t>
                        </w:r>
                      </w:p>
                    </w:txbxContent>
                  </v:textbox>
                </v:shape>
                <v:shape id="Textbox 689" o:spid="_x0000_s1310" type="#_x0000_t202" style="position:absolute;left:32199;top:2628;width:2788;height: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" filled="f" stroked="f">
                  <v:textbox inset="0,0,0,0">
                    <w:txbxContent>
                      <w:p w14:paraId="00DC285E" w14:textId="77777777" w:rsidR="00350CFB" w:rsidRDefault="00283FFF">
                        <w:pPr>
                          <w:spacing w:line="144" w:lineRule="exact"/>
                          <w:rPr>
                            <w:rFonts w:ascii="Arial"/>
                            <w:sz w:val="16"/>
                          </w:rPr>
                        </w:pPr>
                        <w:r>
                          <w:rPr>
                            <w:rFonts w:ascii="Arial"/>
                            <w:spacing w:val="-4"/>
                            <w:w w:val="105"/>
                            <w:sz w:val="16"/>
                          </w:rPr>
                          <w:t>0.096</w:t>
                        </w:r>
                      </w:p>
                    </w:txbxContent>
                  </v:textbox>
                </v:shape>
                <v:shape id="Textbox 690" o:spid="_x0000_s1311" type="#_x0000_t202" style="position:absolute;left:2718;top:8732;width:2787;height: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" filled="f" stroked="f">
                  <v:textbox inset="0,0,0,0">
                    <w:txbxContent>
                      <w:p w14:paraId="00DC285F" w14:textId="77777777" w:rsidR="00350CFB" w:rsidRDefault="00283FFF">
                        <w:pPr>
                          <w:spacing w:line="144" w:lineRule="exact"/>
                          <w:rPr>
                            <w:rFonts w:ascii="Arial"/>
                            <w:sz w:val="16"/>
                          </w:rPr>
                        </w:pPr>
                        <w:r>
                          <w:rPr>
                            <w:rFonts w:ascii="Arial"/>
                            <w:spacing w:val="-4"/>
                            <w:w w:val="105"/>
                            <w:sz w:val="16"/>
                          </w:rPr>
                          <w:t>0.534</w:t>
                        </w:r>
                      </w:p>
                    </w:txbxContent>
                  </v:textbox>
                </v:shape>
                <v:shape id="Textbox 691" o:spid="_x0000_s1312" type="#_x0000_t202" style="position:absolute;left:9931;top:8732;width:3099;height: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" filled="f" stroked="f">
                  <v:textbox inset="0,0,0,0">
                    <w:txbxContent>
                      <w:p w14:paraId="00DC2860" w14:textId="77777777" w:rsidR="00350CFB" w:rsidRDefault="00283FFF">
                        <w:pPr>
                          <w:spacing w:line="144" w:lineRule="exact"/>
                          <w:rPr>
                            <w:rFonts w:ascii="Arial"/>
                            <w:sz w:val="16"/>
                          </w:rPr>
                        </w:pPr>
                        <w:r>
                          <w:rPr>
                            <w:rFonts w:ascii="Arial"/>
                            <w:w w:val="90"/>
                            <w:sz w:val="16"/>
                          </w:rPr>
                          <w:t>-</w:t>
                        </w:r>
                        <w:r>
                          <w:rPr>
                            <w:rFonts w:ascii="Arial"/>
                            <w:spacing w:val="-2"/>
                            <w:w w:val="95"/>
                            <w:sz w:val="16"/>
                          </w:rPr>
                          <w:t>0.030</w:t>
                        </w:r>
                      </w:p>
                    </w:txbxContent>
                  </v:textbox>
                </v:shape>
                <v:shape id="Textbox 692" o:spid="_x0000_s1313" type="#_x0000_t202" style="position:absolute;left:17459;top:8732;width:2787;height: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" filled="f" stroked="f">
                  <v:textbox inset="0,0,0,0">
                    <w:txbxContent>
                      <w:p w14:paraId="00DC2861" w14:textId="77777777" w:rsidR="00350CFB" w:rsidRDefault="00283FFF">
                        <w:pPr>
                          <w:spacing w:line="144" w:lineRule="exact"/>
                          <w:rPr>
                            <w:rFonts w:ascii="Arial"/>
                            <w:sz w:val="16"/>
                          </w:rPr>
                        </w:pPr>
                        <w:r>
                          <w:rPr>
                            <w:rFonts w:ascii="Arial"/>
                            <w:spacing w:val="-4"/>
                            <w:w w:val="105"/>
                            <w:sz w:val="16"/>
                          </w:rPr>
                          <w:t>0.107</w:t>
                        </w:r>
                      </w:p>
                    </w:txbxContent>
                  </v:textbox>
                </v:shape>
                <v:shape id="Textbox 693" o:spid="_x0000_s1314" type="#_x0000_t202" style="position:absolute;left:24829;top:8732;width:2788;height: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" filled="f" stroked="f">
                  <v:textbox inset="0,0,0,0">
                    <w:txbxContent>
                      <w:p w14:paraId="00DC2862" w14:textId="77777777" w:rsidR="00350CFB" w:rsidRDefault="00283FFF">
                        <w:pPr>
                          <w:spacing w:line="144" w:lineRule="exact"/>
                          <w:rPr>
                            <w:rFonts w:ascii="Arial"/>
                            <w:sz w:val="16"/>
                          </w:rPr>
                        </w:pPr>
                        <w:r>
                          <w:rPr>
                            <w:rFonts w:ascii="Arial"/>
                            <w:spacing w:val="-4"/>
                            <w:w w:val="105"/>
                            <w:sz w:val="16"/>
                          </w:rPr>
                          <w:t>0.286</w:t>
                        </w:r>
                      </w:p>
                    </w:txbxContent>
                  </v:textbox>
                </v:shape>
                <v:shape id="Textbox 694" o:spid="_x0000_s1315" type="#_x0000_t202" style="position:absolute;left:32199;top:8732;width:2788;height: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" filled="f" stroked="f">
                  <v:textbox inset="0,0,0,0">
                    <w:txbxContent>
                      <w:p w14:paraId="00DC2863" w14:textId="77777777" w:rsidR="00350CFB" w:rsidRDefault="00283FFF">
                        <w:pPr>
                          <w:spacing w:line="144" w:lineRule="exact"/>
                          <w:rPr>
                            <w:rFonts w:ascii="Arial"/>
                            <w:sz w:val="16"/>
                          </w:rPr>
                        </w:pPr>
                        <w:r>
                          <w:rPr>
                            <w:rFonts w:ascii="Arial"/>
                            <w:spacing w:val="-4"/>
                            <w:w w:val="105"/>
                            <w:sz w:val="16"/>
                          </w:rPr>
                          <w:t>0.179</w:t>
                        </w:r>
                      </w:p>
                    </w:txbxContent>
                  </v:textbox>
                </v:shape>
                <v:shape id="Textbox 695" o:spid="_x0000_s1316" type="#_x0000_t202" style="position:absolute;left:2718;top:14837;width:2787;height: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" filled="f" stroked="f">
                  <v:textbox inset="0,0,0,0">
                    <w:txbxContent>
                      <w:p w14:paraId="00DC2864" w14:textId="77777777" w:rsidR="00350CFB" w:rsidRDefault="00283FFF">
                        <w:pPr>
                          <w:spacing w:line="144" w:lineRule="exact"/>
                          <w:rPr>
                            <w:rFonts w:ascii="Arial"/>
                            <w:sz w:val="16"/>
                          </w:rPr>
                        </w:pPr>
                        <w:r>
                          <w:rPr>
                            <w:rFonts w:ascii="Arial"/>
                            <w:spacing w:val="-4"/>
                            <w:w w:val="105"/>
                            <w:sz w:val="16"/>
                          </w:rPr>
                          <w:t>0.246</w:t>
                        </w:r>
                      </w:p>
                    </w:txbxContent>
                  </v:textbox>
                </v:shape>
                <v:shape id="Textbox 696" o:spid="_x0000_s1317" type="#_x0000_t202" style="position:absolute;left:9931;top:14837;width:3099;height: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" filled="f" stroked="f">
                  <v:textbox inset="0,0,0,0">
                    <w:txbxContent>
                      <w:p w14:paraId="00DC2865" w14:textId="77777777" w:rsidR="00350CFB" w:rsidRDefault="00283FFF">
                        <w:pPr>
                          <w:spacing w:line="144" w:lineRule="exact"/>
                          <w:rPr>
                            <w:rFonts w:ascii="Arial"/>
                            <w:sz w:val="16"/>
                          </w:rPr>
                        </w:pPr>
                        <w:r>
                          <w:rPr>
                            <w:rFonts w:ascii="Arial"/>
                            <w:w w:val="90"/>
                            <w:sz w:val="16"/>
                          </w:rPr>
                          <w:t>-</w:t>
                        </w:r>
                        <w:r>
                          <w:rPr>
                            <w:rFonts w:ascii="Arial"/>
                            <w:spacing w:val="-2"/>
                            <w:w w:val="95"/>
                            <w:sz w:val="16"/>
                          </w:rPr>
                          <w:t>0.041</w:t>
                        </w:r>
                      </w:p>
                    </w:txbxContent>
                  </v:textbox>
                </v:shape>
                <v:shape id="Textbox 697" o:spid="_x0000_s1318" type="#_x0000_t202" style="position:absolute;left:17459;top:14837;width:2787;height: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" filled="f" stroked="f">
                  <v:textbox inset="0,0,0,0">
                    <w:txbxContent>
                      <w:p w14:paraId="00DC2866" w14:textId="77777777" w:rsidR="00350CFB" w:rsidRDefault="00283FFF">
                        <w:pPr>
                          <w:spacing w:line="144" w:lineRule="exact"/>
                          <w:rPr>
                            <w:rFonts w:ascii="Arial"/>
                            <w:sz w:val="16"/>
                          </w:rPr>
                        </w:pPr>
                        <w:r>
                          <w:rPr>
                            <w:rFonts w:ascii="Arial"/>
                            <w:spacing w:val="-4"/>
                            <w:w w:val="105"/>
                            <w:sz w:val="16"/>
                          </w:rPr>
                          <w:t>0.376</w:t>
                        </w:r>
                      </w:p>
                    </w:txbxContent>
                  </v:textbox>
                </v:shape>
                <v:shape id="Textbox 698" o:spid="_x0000_s1319" type="#_x0000_t202" style="position:absolute;left:24829;top:14837;width:2788;height: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" filled="f" stroked="f">
                  <v:textbox inset="0,0,0,0">
                    <w:txbxContent>
                      <w:p w14:paraId="00DC2867" w14:textId="77777777" w:rsidR="00350CFB" w:rsidRDefault="00283FFF">
                        <w:pPr>
                          <w:spacing w:line="144" w:lineRule="exact"/>
                          <w:rPr>
                            <w:rFonts w:ascii="Arial"/>
                            <w:sz w:val="16"/>
                          </w:rPr>
                        </w:pPr>
                        <w:r>
                          <w:rPr>
                            <w:rFonts w:ascii="Arial"/>
                            <w:spacing w:val="-4"/>
                            <w:w w:val="105"/>
                            <w:sz w:val="16"/>
                          </w:rPr>
                          <w:t>0.093</w:t>
                        </w:r>
                      </w:p>
                    </w:txbxContent>
                  </v:textbox>
                </v:shape>
                <v:shape id="Textbox 699" o:spid="_x0000_s1320" type="#_x0000_t202" style="position:absolute;left:32199;top:14837;width:2788;height: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" filled="f" stroked="f">
                  <v:textbox inset="0,0,0,0">
                    <w:txbxContent>
                      <w:p w14:paraId="00DC2868" w14:textId="77777777" w:rsidR="00350CFB" w:rsidRDefault="00283FFF">
                        <w:pPr>
                          <w:spacing w:line="144" w:lineRule="exact"/>
                          <w:rPr>
                            <w:rFonts w:ascii="Arial"/>
                            <w:sz w:val="16"/>
                          </w:rPr>
                        </w:pPr>
                        <w:r>
                          <w:rPr>
                            <w:rFonts w:ascii="Arial"/>
                            <w:spacing w:val="-4"/>
                            <w:w w:val="105"/>
                            <w:sz w:val="16"/>
                          </w:rPr>
                          <w:t>0.583</w:t>
                        </w:r>
                      </w:p>
                    </w:txbxContent>
                  </v:textbox>
                </v:shape>
                <w10:wrap anchorx="page"/>
              </v:group>
            </w:pict>
          </mc:Fallback>
        </mc:AlternateContent>
      </w:r>
      <w:r>
        <w:rPr>
          <w:rFonts w:ascii="Arial"/>
          <w:noProof/>
          <w:sz w:val="18"/>
        </w:rPr>
        <mc:AlternateContent>
          <mc:Choice Requires="wpg">
            <w:drawing>
              <wp:anchor distT="0" distB="0" distL="0" distR="0" simplePos="0" relativeHeight="15779328" behindDoc="0" locked="0" layoutInCell="1" allowOverlap="1" wp14:anchorId="00DC27A6" wp14:editId="00DC27A7">
                <wp:simplePos x="0" y="0"/>
                <wp:positionH relativeFrom="page">
                  <wp:posOffset>5799437</wp:posOffset>
                </wp:positionH>
                <wp:positionV relativeFrom="paragraph">
                  <wp:posOffset>160195</wp:posOffset>
                </wp:positionV>
                <wp:extent cx="132080" cy="1839595"/>
                <wp:effectExtent l="0" t="0" r="0" b="0"/>
                <wp:wrapNone/>
                <wp:docPr id="700" name="Group 7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2080" cy="1839595"/>
                          <a:chOff x="0" y="0"/>
                          <a:chExt cx="132080" cy="1839595"/>
                        </a:xfrm>
                      </wpg:grpSpPr>
                      <pic:pic xmlns:pic="http://schemas.openxmlformats.org/drawingml/2006/picture">
                        <pic:nvPicPr>
                          <pic:cNvPr id="701" name="Image 701"/>
                          <pic:cNvPicPr/>
                        </pic:nvPicPr>
                        <pic:blipFill>
                          <a:blip r:embed="rId38" cstate="print"/>
                          <a:stretch>
                            <a:fillRect/>
                          </a:stretch>
                        </pic:blipFill>
                        <pic:spPr>
                          <a:xfrm>
                            <a:off x="4014" y="2076"/>
                            <a:ext cx="92901" cy="1832025"/>
                          </a:xfrm>
                          <a:prstGeom prst="rect">
                            <a:avLst/>
                          </a:prstGeom>
                        </pic:spPr>
                      </pic:pic>
                      <wps:wsp>
                        <wps:cNvPr id="702" name="Graphic 702"/>
                        <wps:cNvSpPr/>
                        <wps:spPr>
                          <a:xfrm>
                            <a:off x="95693" y="1835411"/>
                            <a:ext cx="36195" cy="1270"/>
                          </a:xfrm>
                          <a:custGeom>
                            <a:avLst/>
                            <a:gdLst/>
                            <a:ahLst/>
                            <a:cxnLst/>
                            <a:rect l="l" t="t" r="r" b="b"/>
                            <a:pathLst>
                              <a:path w="36195">
                                <a:moveTo>
                                  <a:pt x="36128" y="0"/>
                                </a:moveTo>
                                <a:lnTo>
                                  <a:pt x="0" y="0"/>
                                </a:lnTo>
                              </a:path>
                            </a:pathLst>
                          </a:custGeom>
                          <a:solidFill>
                            <a:srgbClr val="000000"/>
                          </a:solidFill>
                        </wps:spPr>
                        <wps:bodyPr wrap="square" lIns="0" tIns="0" rIns="0" bIns="0" rtlCol="0">
                          <a:prstTxWarp prst="textNoShape">
                            <a:avLst/>
                          </a:prstTxWarp>
                          <a:noAutofit/>
                        </wps:bodyPr>
                      </wps:wsp>
                      <wps:wsp>
                        <wps:cNvPr id="703" name="Graphic 703"/>
                        <wps:cNvSpPr/>
                        <wps:spPr>
                          <a:xfrm>
                            <a:off x="95693" y="1835411"/>
                            <a:ext cx="36195" cy="1270"/>
                          </a:xfrm>
                          <a:custGeom>
                            <a:avLst/>
                            <a:gdLst/>
                            <a:ahLst/>
                            <a:cxnLst/>
                            <a:rect l="l" t="t" r="r" b="b"/>
                            <a:pathLst>
                              <a:path w="36195">
                                <a:moveTo>
                                  <a:pt x="0" y="0"/>
                                </a:moveTo>
                                <a:lnTo>
                                  <a:pt x="36128" y="0"/>
                                </a:lnTo>
                              </a:path>
                            </a:pathLst>
                          </a:custGeom>
                          <a:ln w="8257">
                            <a:solidFill>
                              <a:srgbClr val="000000"/>
                            </a:solidFill>
                            <a:prstDash val="solid"/>
                          </a:ln>
                        </wps:spPr>
                        <wps:bodyPr wrap="square" lIns="0" tIns="0" rIns="0" bIns="0" rtlCol="0">
                          <a:prstTxWarp prst="textNoShape">
                            <a:avLst/>
                          </a:prstTxWarp>
                          <a:noAutofit/>
                        </wps:bodyPr>
                      </wps:wsp>
                      <wps:wsp>
                        <wps:cNvPr id="704" name="Graphic 704"/>
                        <wps:cNvSpPr/>
                        <wps:spPr>
                          <a:xfrm>
                            <a:off x="95693" y="1573799"/>
                            <a:ext cx="36195" cy="1270"/>
                          </a:xfrm>
                          <a:custGeom>
                            <a:avLst/>
                            <a:gdLst/>
                            <a:ahLst/>
                            <a:cxnLst/>
                            <a:rect l="l" t="t" r="r" b="b"/>
                            <a:pathLst>
                              <a:path w="36195">
                                <a:moveTo>
                                  <a:pt x="36128" y="0"/>
                                </a:moveTo>
                                <a:lnTo>
                                  <a:pt x="0" y="0"/>
                                </a:lnTo>
                              </a:path>
                            </a:pathLst>
                          </a:custGeom>
                          <a:solidFill>
                            <a:srgbClr val="000000"/>
                          </a:solidFill>
                        </wps:spPr>
                        <wps:bodyPr wrap="square" lIns="0" tIns="0" rIns="0" bIns="0" rtlCol="0">
                          <a:prstTxWarp prst="textNoShape">
                            <a:avLst/>
                          </a:prstTxWarp>
                          <a:noAutofit/>
                        </wps:bodyPr>
                      </wps:wsp>
                      <wps:wsp>
                        <wps:cNvPr id="705" name="Graphic 705"/>
                        <wps:cNvSpPr/>
                        <wps:spPr>
                          <a:xfrm>
                            <a:off x="95693" y="1573799"/>
                            <a:ext cx="36195" cy="1270"/>
                          </a:xfrm>
                          <a:custGeom>
                            <a:avLst/>
                            <a:gdLst/>
                            <a:ahLst/>
                            <a:cxnLst/>
                            <a:rect l="l" t="t" r="r" b="b"/>
                            <a:pathLst>
                              <a:path w="36195">
                                <a:moveTo>
                                  <a:pt x="0" y="0"/>
                                </a:moveTo>
                                <a:lnTo>
                                  <a:pt x="36128" y="0"/>
                                </a:lnTo>
                              </a:path>
                            </a:pathLst>
                          </a:custGeom>
                          <a:ln w="8257">
                            <a:solidFill>
                              <a:srgbClr val="000000"/>
                            </a:solidFill>
                            <a:prstDash val="solid"/>
                          </a:ln>
                        </wps:spPr>
                        <wps:bodyPr wrap="square" lIns="0" tIns="0" rIns="0" bIns="0" rtlCol="0">
                          <a:prstTxWarp prst="textNoShape">
                            <a:avLst/>
                          </a:prstTxWarp>
                          <a:noAutofit/>
                        </wps:bodyPr>
                      </wps:wsp>
                      <wps:wsp>
                        <wps:cNvPr id="706" name="Graphic 706"/>
                        <wps:cNvSpPr/>
                        <wps:spPr>
                          <a:xfrm>
                            <a:off x="95693" y="1312187"/>
                            <a:ext cx="36195" cy="1270"/>
                          </a:xfrm>
                          <a:custGeom>
                            <a:avLst/>
                            <a:gdLst/>
                            <a:ahLst/>
                            <a:cxnLst/>
                            <a:rect l="l" t="t" r="r" b="b"/>
                            <a:pathLst>
                              <a:path w="36195">
                                <a:moveTo>
                                  <a:pt x="36128" y="0"/>
                                </a:moveTo>
                                <a:lnTo>
                                  <a:pt x="0" y="0"/>
                                </a:lnTo>
                              </a:path>
                            </a:pathLst>
                          </a:custGeom>
                          <a:solidFill>
                            <a:srgbClr val="000000"/>
                          </a:solidFill>
                        </wps:spPr>
                        <wps:bodyPr wrap="square" lIns="0" tIns="0" rIns="0" bIns="0" rtlCol="0">
                          <a:prstTxWarp prst="textNoShape">
                            <a:avLst/>
                          </a:prstTxWarp>
                          <a:noAutofit/>
                        </wps:bodyPr>
                      </wps:wsp>
                      <wps:wsp>
                        <wps:cNvPr id="707" name="Graphic 707"/>
                        <wps:cNvSpPr/>
                        <wps:spPr>
                          <a:xfrm>
                            <a:off x="95693" y="1312187"/>
                            <a:ext cx="36195" cy="1270"/>
                          </a:xfrm>
                          <a:custGeom>
                            <a:avLst/>
                            <a:gdLst/>
                            <a:ahLst/>
                            <a:cxnLst/>
                            <a:rect l="l" t="t" r="r" b="b"/>
                            <a:pathLst>
                              <a:path w="36195">
                                <a:moveTo>
                                  <a:pt x="0" y="0"/>
                                </a:moveTo>
                                <a:lnTo>
                                  <a:pt x="36128" y="0"/>
                                </a:lnTo>
                              </a:path>
                            </a:pathLst>
                          </a:custGeom>
                          <a:ln w="8257">
                            <a:solidFill>
                              <a:srgbClr val="000000"/>
                            </a:solidFill>
                            <a:prstDash val="solid"/>
                          </a:ln>
                        </wps:spPr>
                        <wps:bodyPr wrap="square" lIns="0" tIns="0" rIns="0" bIns="0" rtlCol="0">
                          <a:prstTxWarp prst="textNoShape">
                            <a:avLst/>
                          </a:prstTxWarp>
                          <a:noAutofit/>
                        </wps:bodyPr>
                      </wps:wsp>
                      <wps:wsp>
                        <wps:cNvPr id="708" name="Graphic 708"/>
                        <wps:cNvSpPr/>
                        <wps:spPr>
                          <a:xfrm>
                            <a:off x="95693" y="1050575"/>
                            <a:ext cx="36195" cy="1270"/>
                          </a:xfrm>
                          <a:custGeom>
                            <a:avLst/>
                            <a:gdLst/>
                            <a:ahLst/>
                            <a:cxnLst/>
                            <a:rect l="l" t="t" r="r" b="b"/>
                            <a:pathLst>
                              <a:path w="36195">
                                <a:moveTo>
                                  <a:pt x="36128" y="0"/>
                                </a:moveTo>
                                <a:lnTo>
                                  <a:pt x="0" y="0"/>
                                </a:lnTo>
                              </a:path>
                            </a:pathLst>
                          </a:custGeom>
                          <a:solidFill>
                            <a:srgbClr val="000000"/>
                          </a:solidFill>
                        </wps:spPr>
                        <wps:bodyPr wrap="square" lIns="0" tIns="0" rIns="0" bIns="0" rtlCol="0">
                          <a:prstTxWarp prst="textNoShape">
                            <a:avLst/>
                          </a:prstTxWarp>
                          <a:noAutofit/>
                        </wps:bodyPr>
                      </wps:wsp>
                      <wps:wsp>
                        <wps:cNvPr id="709" name="Graphic 709"/>
                        <wps:cNvSpPr/>
                        <wps:spPr>
                          <a:xfrm>
                            <a:off x="95693" y="1050575"/>
                            <a:ext cx="36195" cy="1270"/>
                          </a:xfrm>
                          <a:custGeom>
                            <a:avLst/>
                            <a:gdLst/>
                            <a:ahLst/>
                            <a:cxnLst/>
                            <a:rect l="l" t="t" r="r" b="b"/>
                            <a:pathLst>
                              <a:path w="36195">
                                <a:moveTo>
                                  <a:pt x="0" y="0"/>
                                </a:moveTo>
                                <a:lnTo>
                                  <a:pt x="36128" y="0"/>
                                </a:lnTo>
                              </a:path>
                            </a:pathLst>
                          </a:custGeom>
                          <a:ln w="8257">
                            <a:solidFill>
                              <a:srgbClr val="000000"/>
                            </a:solidFill>
                            <a:prstDash val="solid"/>
                          </a:ln>
                        </wps:spPr>
                        <wps:bodyPr wrap="square" lIns="0" tIns="0" rIns="0" bIns="0" rtlCol="0">
                          <a:prstTxWarp prst="textNoShape">
                            <a:avLst/>
                          </a:prstTxWarp>
                          <a:noAutofit/>
                        </wps:bodyPr>
                      </wps:wsp>
                      <wps:wsp>
                        <wps:cNvPr id="710" name="Graphic 710"/>
                        <wps:cNvSpPr/>
                        <wps:spPr>
                          <a:xfrm>
                            <a:off x="95693" y="788964"/>
                            <a:ext cx="36195" cy="1270"/>
                          </a:xfrm>
                          <a:custGeom>
                            <a:avLst/>
                            <a:gdLst/>
                            <a:ahLst/>
                            <a:cxnLst/>
                            <a:rect l="l" t="t" r="r" b="b"/>
                            <a:pathLst>
                              <a:path w="36195">
                                <a:moveTo>
                                  <a:pt x="36128" y="0"/>
                                </a:moveTo>
                                <a:lnTo>
                                  <a:pt x="0" y="0"/>
                                </a:lnTo>
                              </a:path>
                            </a:pathLst>
                          </a:custGeom>
                          <a:solidFill>
                            <a:srgbClr val="000000"/>
                          </a:solidFill>
                        </wps:spPr>
                        <wps:bodyPr wrap="square" lIns="0" tIns="0" rIns="0" bIns="0" rtlCol="0">
                          <a:prstTxWarp prst="textNoShape">
                            <a:avLst/>
                          </a:prstTxWarp>
                          <a:noAutofit/>
                        </wps:bodyPr>
                      </wps:wsp>
                      <wps:wsp>
                        <wps:cNvPr id="711" name="Graphic 711"/>
                        <wps:cNvSpPr/>
                        <wps:spPr>
                          <a:xfrm>
                            <a:off x="95693" y="788964"/>
                            <a:ext cx="36195" cy="1270"/>
                          </a:xfrm>
                          <a:custGeom>
                            <a:avLst/>
                            <a:gdLst/>
                            <a:ahLst/>
                            <a:cxnLst/>
                            <a:rect l="l" t="t" r="r" b="b"/>
                            <a:pathLst>
                              <a:path w="36195">
                                <a:moveTo>
                                  <a:pt x="0" y="0"/>
                                </a:moveTo>
                                <a:lnTo>
                                  <a:pt x="36128" y="0"/>
                                </a:lnTo>
                              </a:path>
                            </a:pathLst>
                          </a:custGeom>
                          <a:ln w="8257">
                            <a:solidFill>
                              <a:srgbClr val="000000"/>
                            </a:solidFill>
                            <a:prstDash val="solid"/>
                          </a:ln>
                        </wps:spPr>
                        <wps:bodyPr wrap="square" lIns="0" tIns="0" rIns="0" bIns="0" rtlCol="0">
                          <a:prstTxWarp prst="textNoShape">
                            <a:avLst/>
                          </a:prstTxWarp>
                          <a:noAutofit/>
                        </wps:bodyPr>
                      </wps:wsp>
                      <wps:wsp>
                        <wps:cNvPr id="712" name="Graphic 712"/>
                        <wps:cNvSpPr/>
                        <wps:spPr>
                          <a:xfrm>
                            <a:off x="95693" y="527352"/>
                            <a:ext cx="36195" cy="1270"/>
                          </a:xfrm>
                          <a:custGeom>
                            <a:avLst/>
                            <a:gdLst/>
                            <a:ahLst/>
                            <a:cxnLst/>
                            <a:rect l="l" t="t" r="r" b="b"/>
                            <a:pathLst>
                              <a:path w="36195">
                                <a:moveTo>
                                  <a:pt x="36128" y="0"/>
                                </a:moveTo>
                                <a:lnTo>
                                  <a:pt x="0" y="0"/>
                                </a:lnTo>
                              </a:path>
                            </a:pathLst>
                          </a:custGeom>
                          <a:solidFill>
                            <a:srgbClr val="000000"/>
                          </a:solidFill>
                        </wps:spPr>
                        <wps:bodyPr wrap="square" lIns="0" tIns="0" rIns="0" bIns="0" rtlCol="0">
                          <a:prstTxWarp prst="textNoShape">
                            <a:avLst/>
                          </a:prstTxWarp>
                          <a:noAutofit/>
                        </wps:bodyPr>
                      </wps:wsp>
                      <wps:wsp>
                        <wps:cNvPr id="713" name="Graphic 713"/>
                        <wps:cNvSpPr/>
                        <wps:spPr>
                          <a:xfrm>
                            <a:off x="95693" y="527352"/>
                            <a:ext cx="36195" cy="1270"/>
                          </a:xfrm>
                          <a:custGeom>
                            <a:avLst/>
                            <a:gdLst/>
                            <a:ahLst/>
                            <a:cxnLst/>
                            <a:rect l="l" t="t" r="r" b="b"/>
                            <a:pathLst>
                              <a:path w="36195">
                                <a:moveTo>
                                  <a:pt x="0" y="0"/>
                                </a:moveTo>
                                <a:lnTo>
                                  <a:pt x="36128" y="0"/>
                                </a:lnTo>
                              </a:path>
                            </a:pathLst>
                          </a:custGeom>
                          <a:ln w="8257">
                            <a:solidFill>
                              <a:srgbClr val="000000"/>
                            </a:solidFill>
                            <a:prstDash val="solid"/>
                          </a:ln>
                        </wps:spPr>
                        <wps:bodyPr wrap="square" lIns="0" tIns="0" rIns="0" bIns="0" rtlCol="0">
                          <a:prstTxWarp prst="textNoShape">
                            <a:avLst/>
                          </a:prstTxWarp>
                          <a:noAutofit/>
                        </wps:bodyPr>
                      </wps:wsp>
                      <wps:wsp>
                        <wps:cNvPr id="714" name="Graphic 714"/>
                        <wps:cNvSpPr/>
                        <wps:spPr>
                          <a:xfrm>
                            <a:off x="95693" y="265740"/>
                            <a:ext cx="36195" cy="1270"/>
                          </a:xfrm>
                          <a:custGeom>
                            <a:avLst/>
                            <a:gdLst/>
                            <a:ahLst/>
                            <a:cxnLst/>
                            <a:rect l="l" t="t" r="r" b="b"/>
                            <a:pathLst>
                              <a:path w="36195">
                                <a:moveTo>
                                  <a:pt x="36128" y="0"/>
                                </a:moveTo>
                                <a:lnTo>
                                  <a:pt x="0" y="0"/>
                                </a:lnTo>
                              </a:path>
                            </a:pathLst>
                          </a:custGeom>
                          <a:solidFill>
                            <a:srgbClr val="000000"/>
                          </a:solidFill>
                        </wps:spPr>
                        <wps:bodyPr wrap="square" lIns="0" tIns="0" rIns="0" bIns="0" rtlCol="0">
                          <a:prstTxWarp prst="textNoShape">
                            <a:avLst/>
                          </a:prstTxWarp>
                          <a:noAutofit/>
                        </wps:bodyPr>
                      </wps:wsp>
                      <wps:wsp>
                        <wps:cNvPr id="715" name="Graphic 715"/>
                        <wps:cNvSpPr/>
                        <wps:spPr>
                          <a:xfrm>
                            <a:off x="95693" y="265740"/>
                            <a:ext cx="36195" cy="1270"/>
                          </a:xfrm>
                          <a:custGeom>
                            <a:avLst/>
                            <a:gdLst/>
                            <a:ahLst/>
                            <a:cxnLst/>
                            <a:rect l="l" t="t" r="r" b="b"/>
                            <a:pathLst>
                              <a:path w="36195">
                                <a:moveTo>
                                  <a:pt x="0" y="0"/>
                                </a:moveTo>
                                <a:lnTo>
                                  <a:pt x="36128" y="0"/>
                                </a:lnTo>
                              </a:path>
                            </a:pathLst>
                          </a:custGeom>
                          <a:ln w="8257">
                            <a:solidFill>
                              <a:srgbClr val="000000"/>
                            </a:solidFill>
                            <a:prstDash val="solid"/>
                          </a:ln>
                        </wps:spPr>
                        <wps:bodyPr wrap="square" lIns="0" tIns="0" rIns="0" bIns="0" rtlCol="0">
                          <a:prstTxWarp prst="textNoShape">
                            <a:avLst/>
                          </a:prstTxWarp>
                          <a:noAutofit/>
                        </wps:bodyPr>
                      </wps:wsp>
                      <wps:wsp>
                        <wps:cNvPr id="716" name="Graphic 716"/>
                        <wps:cNvSpPr/>
                        <wps:spPr>
                          <a:xfrm>
                            <a:off x="95693" y="4128"/>
                            <a:ext cx="36195" cy="1270"/>
                          </a:xfrm>
                          <a:custGeom>
                            <a:avLst/>
                            <a:gdLst/>
                            <a:ahLst/>
                            <a:cxnLst/>
                            <a:rect l="l" t="t" r="r" b="b"/>
                            <a:pathLst>
                              <a:path w="36195">
                                <a:moveTo>
                                  <a:pt x="36128" y="0"/>
                                </a:moveTo>
                                <a:lnTo>
                                  <a:pt x="0" y="0"/>
                                </a:lnTo>
                              </a:path>
                            </a:pathLst>
                          </a:custGeom>
                          <a:solidFill>
                            <a:srgbClr val="000000"/>
                          </a:solidFill>
                        </wps:spPr>
                        <wps:bodyPr wrap="square" lIns="0" tIns="0" rIns="0" bIns="0" rtlCol="0">
                          <a:prstTxWarp prst="textNoShape">
                            <a:avLst/>
                          </a:prstTxWarp>
                          <a:noAutofit/>
                        </wps:bodyPr>
                      </wps:wsp>
                      <wps:wsp>
                        <wps:cNvPr id="717" name="Graphic 717"/>
                        <wps:cNvSpPr/>
                        <wps:spPr>
                          <a:xfrm>
                            <a:off x="95693" y="4128"/>
                            <a:ext cx="36195" cy="1270"/>
                          </a:xfrm>
                          <a:custGeom>
                            <a:avLst/>
                            <a:gdLst/>
                            <a:ahLst/>
                            <a:cxnLst/>
                            <a:rect l="l" t="t" r="r" b="b"/>
                            <a:pathLst>
                              <a:path w="36195">
                                <a:moveTo>
                                  <a:pt x="0" y="0"/>
                                </a:moveTo>
                                <a:lnTo>
                                  <a:pt x="36128" y="0"/>
                                </a:lnTo>
                              </a:path>
                            </a:pathLst>
                          </a:custGeom>
                          <a:ln w="8257">
                            <a:solidFill>
                              <a:srgbClr val="000000"/>
                            </a:solidFill>
                            <a:prstDash val="solid"/>
                          </a:ln>
                        </wps:spPr>
                        <wps:bodyPr wrap="square" lIns="0" tIns="0" rIns="0" bIns="0" rtlCol="0">
                          <a:prstTxWarp prst="textNoShape">
                            <a:avLst/>
                          </a:prstTxWarp>
                          <a:noAutofit/>
                        </wps:bodyPr>
                      </wps:wsp>
                      <wps:wsp>
                        <wps:cNvPr id="718" name="Graphic 718"/>
                        <wps:cNvSpPr/>
                        <wps:spPr>
                          <a:xfrm>
                            <a:off x="4128" y="4128"/>
                            <a:ext cx="92075" cy="1831339"/>
                          </a:xfrm>
                          <a:custGeom>
                            <a:avLst/>
                            <a:gdLst/>
                            <a:ahLst/>
                            <a:cxnLst/>
                            <a:rect l="l" t="t" r="r" b="b"/>
                            <a:pathLst>
                              <a:path w="92075" h="1831339">
                                <a:moveTo>
                                  <a:pt x="0" y="1831282"/>
                                </a:moveTo>
                                <a:lnTo>
                                  <a:pt x="45782" y="1831282"/>
                                </a:lnTo>
                                <a:lnTo>
                                  <a:pt x="91564" y="1831282"/>
                                </a:lnTo>
                                <a:lnTo>
                                  <a:pt x="91564" y="0"/>
                                </a:lnTo>
                                <a:lnTo>
                                  <a:pt x="45782" y="0"/>
                                </a:lnTo>
                                <a:lnTo>
                                  <a:pt x="0" y="0"/>
                                </a:lnTo>
                                <a:lnTo>
                                  <a:pt x="0" y="1831282"/>
                                </a:lnTo>
                                <a:close/>
                              </a:path>
                            </a:pathLst>
                          </a:custGeom>
                          <a:ln w="825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D91CCBD" id="Group 700" o:spid="_x0000_s1026" style="position:absolute;margin-left:456.65pt;margin-top:12.6pt;width:10.4pt;height:144.85pt;z-index:15779328;mso-wrap-distance-left:0;mso-wrap-distance-right:0;mso-position-horizontal-relative:page" coordsize="1320,183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">
                <v:shape id="Image 701" o:spid="_x0000_s1027" type="#_x0000_t75" style="position:absolute;left:40;top:20;width:929;height:183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">
                  <v:imagedata r:id="rId39" o:title=""/>
                </v:shape>
                <v:shape id="Graphic 702" o:spid="_x0000_s1028" style="position:absolute;left:956;top:18354;width:362;height:12;visibility:visible;mso-wrap-style:square;v-text-anchor:top" coordsize="36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" path="m36128,l,e" fillcolor="black" stroked="f">
                  <v:path arrowok="t"/>
                </v:shape>
                <v:shape id="Graphic 703" o:spid="_x0000_s1029" style="position:absolute;left:956;top:18354;width:362;height:12;visibility:visible;mso-wrap-style:square;v-text-anchor:top" coordsize="36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" path="m,l36128,e" filled="f" strokeweight=".22936mm">
                  <v:path arrowok="t"/>
                </v:shape>
                <v:shape id="Graphic 704" o:spid="_x0000_s1030" style="position:absolute;left:956;top:15737;width:362;height:13;visibility:visible;mso-wrap-style:square;v-text-anchor:top" coordsize="36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" path="m36128,l,e" fillcolor="black" stroked="f">
                  <v:path arrowok="t"/>
                </v:shape>
                <v:shape id="Graphic 705" o:spid="_x0000_s1031" style="position:absolute;left:956;top:15737;width:362;height:13;visibility:visible;mso-wrap-style:square;v-text-anchor:top" coordsize="36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" path="m,l36128,e" filled="f" strokeweight=".22936mm">
                  <v:path arrowok="t"/>
                </v:shape>
                <v:shape id="Graphic 706" o:spid="_x0000_s1032" style="position:absolute;left:956;top:13121;width:362;height:13;visibility:visible;mso-wrap-style:square;v-text-anchor:top" coordsize="36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" path="m36128,l,e" fillcolor="black" stroked="f">
                  <v:path arrowok="t"/>
                </v:shape>
                <v:shape id="Graphic 707" o:spid="_x0000_s1033" style="position:absolute;left:956;top:13121;width:362;height:13;visibility:visible;mso-wrap-style:square;v-text-anchor:top" coordsize="36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" path="m,l36128,e" filled="f" strokeweight=".22936mm">
                  <v:path arrowok="t"/>
                </v:shape>
                <v:shape id="Graphic 708" o:spid="_x0000_s1034" style="position:absolute;left:956;top:10505;width:362;height:13;visibility:visible;mso-wrap-style:square;v-text-anchor:top" coordsize="36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" path="m36128,l,e" fillcolor="black" stroked="f">
                  <v:path arrowok="t"/>
                </v:shape>
                <v:shape id="Graphic 709" o:spid="_x0000_s1035" style="position:absolute;left:956;top:10505;width:362;height:13;visibility:visible;mso-wrap-style:square;v-text-anchor:top" coordsize="36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" path="m,l36128,e" filled="f" strokeweight=".22936mm">
                  <v:path arrowok="t"/>
                </v:shape>
                <v:shape id="Graphic 710" o:spid="_x0000_s1036" style="position:absolute;left:956;top:7889;width:362;height:13;visibility:visible;mso-wrap-style:square;v-text-anchor:top" coordsize="36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" path="m36128,l,e" fillcolor="black" stroked="f">
                  <v:path arrowok="t"/>
                </v:shape>
                <v:shape id="Graphic 711" o:spid="_x0000_s1037" style="position:absolute;left:956;top:7889;width:362;height:13;visibility:visible;mso-wrap-style:square;v-text-anchor:top" coordsize="36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" path="m,l36128,e" filled="f" strokeweight=".22936mm">
                  <v:path arrowok="t"/>
                </v:shape>
                <v:shape id="Graphic 712" o:spid="_x0000_s1038" style="position:absolute;left:956;top:5273;width:362;height:13;visibility:visible;mso-wrap-style:square;v-text-anchor:top" coordsize="36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" path="m36128,l,e" fillcolor="black" stroked="f">
                  <v:path arrowok="t"/>
                </v:shape>
                <v:shape id="Graphic 713" o:spid="_x0000_s1039" style="position:absolute;left:956;top:5273;width:362;height:13;visibility:visible;mso-wrap-style:square;v-text-anchor:top" coordsize="36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" path="m,l36128,e" filled="f" strokeweight=".22936mm">
                  <v:path arrowok="t"/>
                </v:shape>
                <v:shape id="Graphic 714" o:spid="_x0000_s1040" style="position:absolute;left:956;top:2657;width:362;height:13;visibility:visible;mso-wrap-style:square;v-text-anchor:top" coordsize="36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" path="m36128,l,e" fillcolor="black" stroked="f">
                  <v:path arrowok="t"/>
                </v:shape>
                <v:shape id="Graphic 715" o:spid="_x0000_s1041" style="position:absolute;left:956;top:2657;width:362;height:13;visibility:visible;mso-wrap-style:square;v-text-anchor:top" coordsize="36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" path="m,l36128,e" filled="f" strokeweight=".22936mm">
                  <v:path arrowok="t"/>
                </v:shape>
                <v:shape id="Graphic 716" o:spid="_x0000_s1042" style="position:absolute;left:956;top:41;width:362;height:12;visibility:visible;mso-wrap-style:square;v-text-anchor:top" coordsize="36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" path="m36128,l,e" fillcolor="black" stroked="f">
                  <v:path arrowok="t"/>
                </v:shape>
                <v:shape id="Graphic 717" o:spid="_x0000_s1043" style="position:absolute;left:956;top:41;width:362;height:12;visibility:visible;mso-wrap-style:square;v-text-anchor:top" coordsize="36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" path="m,l36128,e" filled="f" strokeweight=".22936mm">
                  <v:path arrowok="t"/>
                </v:shape>
                <v:shape id="Graphic 718" o:spid="_x0000_s1044" style="position:absolute;left:41;top:41;width:921;height:18313;visibility:visible;mso-wrap-style:square;v-text-anchor:top" coordsize="92075,1831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" path="m,1831282r45782,l91564,1831282,91564,,45782,,,,,1831282xe" filled="f" strokeweight=".22936mm">
                  <v:path arrowok="t"/>
                </v:shape>
                <w10:wrap anchorx="page"/>
              </v:group>
            </w:pict>
          </mc:Fallback>
        </mc:AlternateContent>
      </w:r>
      <w:bookmarkStart w:id="314" w:name="_bookmark102"/>
      <w:bookmarkEnd w:id="314"/>
      <w:r>
        <w:rPr>
          <w:rFonts w:ascii="Arial"/>
          <w:spacing w:val="-5"/>
          <w:w w:val="105"/>
          <w:sz w:val="18"/>
        </w:rPr>
        <w:t>0.6</w:t>
      </w:r>
    </w:p>
    <w:p w14:paraId="00DC2173" w14:textId="77777777" w:rsidR="00350CFB" w:rsidRDefault="00350CFB">
      <w:pPr>
        <w:pStyle w:val="a3"/>
        <w:spacing w:before="1"/>
        <w:rPr>
          <w:rFonts w:ascii="Arial"/>
          <w:sz w:val="13"/>
        </w:rPr>
      </w:pPr>
    </w:p>
    <w:p w14:paraId="00DC2174" w14:textId="77777777" w:rsidR="00350CFB" w:rsidRDefault="00350CFB">
      <w:pPr>
        <w:pStyle w:val="a3"/>
        <w:rPr>
          <w:rFonts w:ascii="Arial"/>
          <w:sz w:val="13"/>
        </w:rPr>
        <w:sectPr w:rsidR="00350CFB">
          <w:pgSz w:w="11910" w:h="16840"/>
          <w:pgMar w:top="1840" w:right="708" w:bottom="2300" w:left="992" w:header="0" w:footer="2115" w:gutter="0"/>
          <w:cols w:space="720"/>
        </w:sectPr>
      </w:pPr>
    </w:p>
    <w:p w14:paraId="00DC2175" w14:textId="77777777" w:rsidR="00350CFB" w:rsidRDefault="00283FFF">
      <w:pPr>
        <w:spacing w:before="124"/>
        <w:ind w:left="867"/>
        <w:rPr>
          <w:rFonts w:ascii="Arial"/>
          <w:sz w:val="18"/>
        </w:rPr>
      </w:pPr>
      <w:r>
        <w:rPr>
          <w:rFonts w:ascii="Arial"/>
          <w:spacing w:val="-2"/>
          <w:sz w:val="18"/>
        </w:rPr>
        <w:t>EndorseRank</w:t>
      </w:r>
    </w:p>
    <w:p w14:paraId="00DC2176" w14:textId="77777777" w:rsidR="00350CFB" w:rsidRDefault="00283FFF">
      <w:pPr>
        <w:spacing w:before="55"/>
        <w:ind w:left="867"/>
        <w:rPr>
          <w:rFonts w:ascii="Arial"/>
          <w:sz w:val="18"/>
        </w:rPr>
      </w:pPr>
      <w:r>
        <w:br w:type="column"/>
      </w:r>
      <w:r>
        <w:rPr>
          <w:rFonts w:ascii="Arial"/>
          <w:spacing w:val="-5"/>
          <w:w w:val="105"/>
          <w:sz w:val="18"/>
        </w:rPr>
        <w:t>0.5</w:t>
      </w:r>
    </w:p>
    <w:p w14:paraId="00DC2177" w14:textId="77777777" w:rsidR="00350CFB" w:rsidRDefault="00350CFB">
      <w:pPr>
        <w:rPr>
          <w:rFonts w:ascii="Arial"/>
          <w:sz w:val="18"/>
        </w:rPr>
        <w:sectPr w:rsidR="00350CFB">
          <w:type w:val="continuous"/>
          <w:pgSz w:w="11910" w:h="16840"/>
          <w:pgMar w:top="1920" w:right="708" w:bottom="280" w:left="992" w:header="0" w:footer="2115" w:gutter="0"/>
          <w:cols w:num="2" w:space="720" w:equalWidth="0">
            <w:col w:w="2017" w:space="5522"/>
            <w:col w:w="2671"/>
          </w:cols>
        </w:sectPr>
      </w:pPr>
    </w:p>
    <w:p w14:paraId="00DC2178" w14:textId="77777777" w:rsidR="00350CFB" w:rsidRDefault="00283FFF">
      <w:pPr>
        <w:spacing w:before="136"/>
        <w:ind w:right="1539"/>
        <w:jc w:val="right"/>
        <w:rPr>
          <w:rFonts w:ascii="Arial"/>
          <w:sz w:val="18"/>
        </w:rPr>
      </w:pPr>
      <w:r>
        <w:rPr>
          <w:rFonts w:ascii="Arial"/>
          <w:noProof/>
          <w:sz w:val="18"/>
        </w:rPr>
        <mc:AlternateContent>
          <mc:Choice Requires="wps">
            <w:drawing>
              <wp:anchor distT="0" distB="0" distL="0" distR="0" simplePos="0" relativeHeight="15779840" behindDoc="0" locked="0" layoutInCell="1" allowOverlap="1" wp14:anchorId="00DC27A8" wp14:editId="00DC27A9">
                <wp:simplePos x="0" y="0"/>
                <wp:positionH relativeFrom="page">
                  <wp:posOffset>6246450</wp:posOffset>
                </wp:positionH>
                <wp:positionV relativeFrom="paragraph">
                  <wp:posOffset>85410</wp:posOffset>
                </wp:positionV>
                <wp:extent cx="137160" cy="929005"/>
                <wp:effectExtent l="0" t="0" r="0" b="0"/>
                <wp:wrapNone/>
                <wp:docPr id="719" name="Textbox 7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160" cy="929005"/>
                        </a:xfrm>
                        <a:prstGeom prst="rect">
                          <a:avLst/>
                        </a:prstGeom>
                      </wps:spPr>
                      <wps:txbx>
                        <w:txbxContent>
                          <w:p w14:paraId="00DC2869" w14:textId="77777777" w:rsidR="00350CFB" w:rsidRDefault="00283FFF">
                            <w:pPr>
                              <w:spacing w:line="198" w:lineRule="exact"/>
                              <w:ind w:left="20"/>
                              <w:rPr>
                                <w:rFonts w:ascii="Arial" w:hAnsi="Arial"/>
                                <w:i/>
                                <w:sz w:val="14"/>
                              </w:rPr>
                            </w:pPr>
                            <w:r>
                              <w:rPr>
                                <w:rFonts w:ascii="Arial" w:hAnsi="Arial"/>
                                <w:sz w:val="20"/>
                              </w:rPr>
                              <w:t>Mean</w:t>
                            </w:r>
                            <w:r>
                              <w:rPr>
                                <w:rFonts w:ascii="Arial" w:hAnsi="Arial"/>
                                <w:spacing w:val="12"/>
                                <w:sz w:val="20"/>
                              </w:rPr>
                              <w:t xml:space="preserve"> </w:t>
                            </w:r>
                            <w:r>
                              <w:rPr>
                                <w:rFonts w:ascii="Arial" w:hAnsi="Arial"/>
                                <w:sz w:val="20"/>
                              </w:rPr>
                              <w:t>Kendall</w:t>
                            </w:r>
                            <w:r>
                              <w:rPr>
                                <w:rFonts w:ascii="Arial" w:hAnsi="Arial"/>
                                <w:spacing w:val="12"/>
                                <w:sz w:val="20"/>
                              </w:rPr>
                              <w:t xml:space="preserve"> </w:t>
                            </w:r>
                            <w:r>
                              <w:rPr>
                                <w:rFonts w:ascii="Arial" w:hAnsi="Arial"/>
                                <w:i/>
                                <w:spacing w:val="-10"/>
                                <w:sz w:val="14"/>
                              </w:rPr>
                              <w:t>τ</w:t>
                            </w:r>
                          </w:p>
                        </w:txbxContent>
                      </wps:txbx>
                      <wps:bodyPr vert="vert270" wrap="square" lIns="0" tIns="0" rIns="0" bIns="0" rtlCol="0">
                        <a:noAutofit/>
                      </wps:bodyPr>
                    </wps:wsp>
                  </a:graphicData>
                </a:graphic>
              </wp:anchor>
            </w:drawing>
          </mc:Choice>
          <mc:Fallback>
            <w:pict>
              <v:shape w14:anchorId="00DC27A8" id="Textbox 719" o:spid="_x0000_s1321" type="#_x0000_t202" style="position:absolute;left:0;text-align:left;margin-left:491.85pt;margin-top:6.75pt;width:10.8pt;height:73.15pt;z-index:15779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" filled="f" stroked="f">
                <v:textbox style="layout-flow:vertical;mso-layout-flow-alt:bottom-to-top" inset="0,0,0,0">
                  <w:txbxContent>
                    <w:p w14:paraId="00DC2869" w14:textId="77777777" w:rsidR="00350CFB" w:rsidRDefault="00283FFF">
                      <w:pPr>
                        <w:spacing w:line="198" w:lineRule="exact"/>
                        <w:ind w:left="20"/>
                        <w:rPr>
                          <w:rFonts w:ascii="Arial" w:hAnsi="Arial"/>
                          <w:i/>
                          <w:sz w:val="14"/>
                        </w:rPr>
                      </w:pPr>
                      <w:r>
                        <w:rPr>
                          <w:rFonts w:ascii="Arial" w:hAnsi="Arial"/>
                          <w:sz w:val="20"/>
                        </w:rPr>
                        <w:t>Mean</w:t>
                      </w:r>
                      <w:r>
                        <w:rPr>
                          <w:rFonts w:ascii="Arial" w:hAnsi="Arial"/>
                          <w:spacing w:val="12"/>
                          <w:sz w:val="20"/>
                        </w:rPr>
                        <w:t xml:space="preserve"> </w:t>
                      </w:r>
                      <w:r>
                        <w:rPr>
                          <w:rFonts w:ascii="Arial" w:hAnsi="Arial"/>
                          <w:sz w:val="20"/>
                        </w:rPr>
                        <w:t>Kendall</w:t>
                      </w:r>
                      <w:r>
                        <w:rPr>
                          <w:rFonts w:ascii="Arial" w:hAnsi="Arial"/>
                          <w:spacing w:val="12"/>
                          <w:sz w:val="20"/>
                        </w:rPr>
                        <w:t xml:space="preserve"> </w:t>
                      </w:r>
                      <w:r>
                        <w:rPr>
                          <w:rFonts w:ascii="Arial" w:hAnsi="Arial"/>
                          <w:i/>
                          <w:spacing w:val="-10"/>
                          <w:sz w:val="14"/>
                        </w:rPr>
                        <w:t>τ</w:t>
                      </w:r>
                    </w:p>
                  </w:txbxContent>
                </v:textbox>
                <w10:wrap anchorx="page"/>
              </v:shape>
            </w:pict>
          </mc:Fallback>
        </mc:AlternateContent>
      </w:r>
      <w:r>
        <w:rPr>
          <w:rFonts w:ascii="Arial"/>
          <w:spacing w:val="-5"/>
          <w:w w:val="105"/>
          <w:sz w:val="18"/>
        </w:rPr>
        <w:t>0.4</w:t>
      </w:r>
    </w:p>
    <w:p w14:paraId="00DC2179" w14:textId="77777777" w:rsidR="00350CFB" w:rsidRDefault="00350CFB">
      <w:pPr>
        <w:pStyle w:val="a3"/>
        <w:spacing w:before="1"/>
        <w:rPr>
          <w:rFonts w:ascii="Arial"/>
          <w:sz w:val="13"/>
        </w:rPr>
      </w:pPr>
    </w:p>
    <w:p w14:paraId="00DC217A" w14:textId="77777777" w:rsidR="00350CFB" w:rsidRDefault="00350CFB">
      <w:pPr>
        <w:pStyle w:val="a3"/>
        <w:rPr>
          <w:rFonts w:ascii="Arial"/>
          <w:sz w:val="13"/>
        </w:rPr>
        <w:sectPr w:rsidR="00350CFB">
          <w:type w:val="continuous"/>
          <w:pgSz w:w="11910" w:h="16840"/>
          <w:pgMar w:top="1920" w:right="708" w:bottom="280" w:left="992" w:header="0" w:footer="2115" w:gutter="0"/>
          <w:cols w:space="720"/>
        </w:sectPr>
      </w:pPr>
    </w:p>
    <w:p w14:paraId="00DC217B" w14:textId="77777777" w:rsidR="00350CFB" w:rsidRDefault="00350CFB">
      <w:pPr>
        <w:pStyle w:val="a3"/>
        <w:spacing w:before="76"/>
        <w:rPr>
          <w:rFonts w:ascii="Arial"/>
          <w:sz w:val="16"/>
        </w:rPr>
      </w:pPr>
    </w:p>
    <w:p w14:paraId="00DC217C" w14:textId="77777777" w:rsidR="00350CFB" w:rsidRDefault="00283FFF">
      <w:pPr>
        <w:ind w:right="38"/>
        <w:jc w:val="right"/>
        <w:rPr>
          <w:rFonts w:ascii="Arial"/>
          <w:sz w:val="18"/>
        </w:rPr>
      </w:pPr>
      <w:r>
        <w:rPr>
          <w:rFonts w:ascii="Arial"/>
          <w:spacing w:val="-5"/>
          <w:sz w:val="18"/>
        </w:rPr>
        <w:t>AWP</w:t>
      </w:r>
    </w:p>
    <w:p w14:paraId="00DC217D" w14:textId="77777777" w:rsidR="00350CFB" w:rsidRDefault="00283FFF">
      <w:pPr>
        <w:spacing w:before="54"/>
        <w:ind w:left="47"/>
        <w:jc w:val="center"/>
        <w:rPr>
          <w:rFonts w:ascii="Arial"/>
          <w:sz w:val="18"/>
        </w:rPr>
      </w:pPr>
      <w:r>
        <w:br w:type="column"/>
      </w:r>
      <w:r>
        <w:rPr>
          <w:rFonts w:ascii="Arial"/>
          <w:spacing w:val="-5"/>
          <w:w w:val="105"/>
          <w:sz w:val="18"/>
        </w:rPr>
        <w:t>0.3</w:t>
      </w:r>
    </w:p>
    <w:p w14:paraId="00DC217E" w14:textId="77777777" w:rsidR="00350CFB" w:rsidRDefault="00350CFB">
      <w:pPr>
        <w:pStyle w:val="a3"/>
        <w:spacing w:before="21"/>
        <w:rPr>
          <w:rFonts w:ascii="Arial"/>
          <w:sz w:val="16"/>
        </w:rPr>
      </w:pPr>
    </w:p>
    <w:p w14:paraId="00DC217F" w14:textId="77777777" w:rsidR="00350CFB" w:rsidRDefault="00283FFF">
      <w:pPr>
        <w:ind w:left="47"/>
        <w:jc w:val="center"/>
        <w:rPr>
          <w:rFonts w:ascii="Arial"/>
          <w:sz w:val="18"/>
        </w:rPr>
      </w:pPr>
      <w:r>
        <w:rPr>
          <w:rFonts w:ascii="Arial"/>
          <w:spacing w:val="-5"/>
          <w:w w:val="105"/>
          <w:sz w:val="18"/>
        </w:rPr>
        <w:t>0.2</w:t>
      </w:r>
    </w:p>
    <w:p w14:paraId="00DC2180" w14:textId="77777777" w:rsidR="00350CFB" w:rsidRDefault="00350CFB">
      <w:pPr>
        <w:jc w:val="center"/>
        <w:rPr>
          <w:rFonts w:ascii="Arial"/>
          <w:sz w:val="18"/>
        </w:rPr>
        <w:sectPr w:rsidR="00350CFB">
          <w:type w:val="continuous"/>
          <w:pgSz w:w="11910" w:h="16840"/>
          <w:pgMar w:top="1920" w:right="708" w:bottom="280" w:left="992" w:header="0" w:footer="2115" w:gutter="0"/>
          <w:cols w:num="2" w:space="720" w:equalWidth="0">
            <w:col w:w="2017" w:space="4800"/>
            <w:col w:w="3393"/>
          </w:cols>
        </w:sectPr>
      </w:pPr>
    </w:p>
    <w:p w14:paraId="00DC2181" w14:textId="77777777" w:rsidR="00350CFB" w:rsidRDefault="00350CFB">
      <w:pPr>
        <w:pStyle w:val="a3"/>
        <w:spacing w:before="1"/>
        <w:rPr>
          <w:rFonts w:ascii="Arial"/>
          <w:sz w:val="13"/>
        </w:rPr>
      </w:pPr>
    </w:p>
    <w:p w14:paraId="00DC2182" w14:textId="77777777" w:rsidR="00350CFB" w:rsidRDefault="00350CFB">
      <w:pPr>
        <w:pStyle w:val="a3"/>
        <w:rPr>
          <w:rFonts w:ascii="Arial"/>
          <w:sz w:val="13"/>
        </w:rPr>
        <w:sectPr w:rsidR="00350CFB">
          <w:type w:val="continuous"/>
          <w:pgSz w:w="11910" w:h="16840"/>
          <w:pgMar w:top="1920" w:right="708" w:bottom="280" w:left="992" w:header="0" w:footer="2115" w:gutter="0"/>
          <w:cols w:space="720"/>
        </w:sectPr>
      </w:pPr>
    </w:p>
    <w:p w14:paraId="00DC2183" w14:textId="77777777" w:rsidR="00350CFB" w:rsidRDefault="00350CFB">
      <w:pPr>
        <w:pStyle w:val="a3"/>
        <w:rPr>
          <w:rFonts w:ascii="Arial"/>
          <w:sz w:val="16"/>
        </w:rPr>
      </w:pPr>
    </w:p>
    <w:p w14:paraId="00DC2184" w14:textId="77777777" w:rsidR="00350CFB" w:rsidRDefault="00350CFB">
      <w:pPr>
        <w:pStyle w:val="a3"/>
        <w:spacing w:before="30"/>
        <w:rPr>
          <w:rFonts w:ascii="Arial"/>
          <w:sz w:val="16"/>
        </w:rPr>
      </w:pPr>
    </w:p>
    <w:p w14:paraId="00DC2185" w14:textId="77777777" w:rsidR="00350CFB" w:rsidRDefault="00283FFF">
      <w:pPr>
        <w:ind w:right="38"/>
        <w:jc w:val="right"/>
        <w:rPr>
          <w:rFonts w:ascii="Arial"/>
          <w:sz w:val="18"/>
        </w:rPr>
      </w:pPr>
      <w:r>
        <w:rPr>
          <w:rFonts w:ascii="Arial"/>
          <w:spacing w:val="-10"/>
          <w:sz w:val="18"/>
          <w:color w:val="FF0000"/>
        </w:rPr>
        <w:t>—</w:t>
      </w:r>
    </w:p>
    <w:p w14:paraId="00DC2186" w14:textId="77777777" w:rsidR="00350CFB" w:rsidRDefault="00283FFF">
      <w:pPr>
        <w:spacing w:before="55"/>
        <w:ind w:right="85"/>
        <w:jc w:val="center"/>
        <w:rPr>
          <w:rFonts w:ascii="Arial"/>
          <w:sz w:val="18"/>
        </w:rPr>
      </w:pPr>
      <w:r>
        <w:br w:type="column"/>
      </w:r>
      <w:r>
        <w:rPr>
          <w:rFonts w:ascii="Arial"/>
          <w:spacing w:val="-5"/>
          <w:w w:val="105"/>
          <w:sz w:val="18"/>
        </w:rPr>
        <w:t>0.1</w:t>
      </w:r>
    </w:p>
    <w:p w14:paraId="00DC2187" w14:textId="77777777" w:rsidR="00350CFB" w:rsidRDefault="00350CFB">
      <w:pPr>
        <w:pStyle w:val="a3"/>
        <w:spacing w:before="21"/>
        <w:rPr>
          <w:rFonts w:ascii="Arial"/>
          <w:sz w:val="16"/>
        </w:rPr>
      </w:pPr>
    </w:p>
    <w:p w14:paraId="00DC2188" w14:textId="77777777" w:rsidR="00350CFB" w:rsidRDefault="00283FFF">
      <w:pPr>
        <w:ind w:right="85"/>
        <w:jc w:val="center"/>
        <w:rPr>
          <w:rFonts w:ascii="Arial"/>
          <w:sz w:val="18"/>
        </w:rPr>
      </w:pPr>
      <w:r>
        <w:rPr>
          <w:rFonts w:ascii="Arial"/>
          <w:spacing w:val="-5"/>
          <w:w w:val="105"/>
          <w:sz w:val="18"/>
        </w:rPr>
        <w:t>0.0</w:t>
      </w:r>
    </w:p>
    <w:p w14:paraId="00DC2189" w14:textId="77777777" w:rsidR="00350CFB" w:rsidRDefault="00350CFB">
      <w:pPr>
        <w:jc w:val="center"/>
        <w:rPr>
          <w:rFonts w:ascii="Arial"/>
          <w:sz w:val="18"/>
        </w:rPr>
        <w:sectPr w:rsidR="00350CFB">
          <w:type w:val="continuous"/>
          <w:pgSz w:w="11910" w:h="16840"/>
          <w:pgMar w:top="1920" w:right="708" w:bottom="280" w:left="992" w:header="0" w:footer="2115" w:gutter="0"/>
          <w:cols w:num="2" w:space="720" w:equalWidth="0">
            <w:col w:w="2017" w:space="4934"/>
            <w:col w:w="3259"/>
          </w:cols>
        </w:sectPr>
      </w:pPr>
    </w:p>
    <w:p w14:paraId="00DC218A" w14:textId="77777777" w:rsidR="00350CFB" w:rsidRDefault="00350CFB">
      <w:pPr>
        <w:pStyle w:val="a3"/>
        <w:spacing w:before="21"/>
        <w:rPr>
          <w:rFonts w:ascii="Arial"/>
          <w:sz w:val="16"/>
        </w:rPr>
      </w:pPr>
    </w:p>
    <w:p w14:paraId="00DC218B" w14:textId="77777777" w:rsidR="00350CFB" w:rsidRDefault="00283FFF">
      <w:pPr>
        <w:ind w:right="1403"/>
        <w:jc w:val="right"/>
        <w:rPr>
          <w:rFonts w:ascii="Arial" w:hAnsi="Arial"/>
          <w:sz w:val="18"/>
        </w:rPr>
      </w:pPr>
      <w:r>
        <w:rPr>
          <w:rFonts w:ascii="Arial" w:hAnsi="Arial"/>
          <w:noProof/>
          <w:sz w:val="18"/>
        </w:rPr>
        <mc:AlternateContent>
          <mc:Choice Requires="wps">
            <w:drawing>
              <wp:anchor distT="0" distB="0" distL="0" distR="0" simplePos="0" relativeHeight="15780352" behindDoc="0" locked="0" layoutInCell="1" allowOverlap="1" wp14:anchorId="00DC27AA" wp14:editId="00DC27AB">
                <wp:simplePos x="0" y="0"/>
                <wp:positionH relativeFrom="page">
                  <wp:posOffset>1876321</wp:posOffset>
                </wp:positionH>
                <wp:positionV relativeFrom="paragraph">
                  <wp:posOffset>229058</wp:posOffset>
                </wp:positionV>
                <wp:extent cx="448309" cy="103505"/>
                <wp:effectExtent l="0" t="0" r="0" b="0"/>
                <wp:wrapNone/>
                <wp:docPr id="720" name="Textbox 7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20100000">
                          <a:off x="0" y="0"/>
                          <a:ext cx="448309" cy="103505"/>
                        </a:xfrm>
                        <a:prstGeom prst="rect">
                          <a:avLst/>
                        </a:prstGeom>
                      </wps:spPr>
                      <wps:txbx>
                        <w:txbxContent>
                          <w:p w14:paraId="00DC286A" w14:textId="77777777" w:rsidR="00350CFB" w:rsidRDefault="00283FFF">
                            <w:pPr>
                              <w:spacing w:line="163" w:lineRule="exact"/>
                              <w:rPr>
                                <w:rFonts w:ascii="Arial"/>
                                <w:sz w:val="18"/>
                              </w:rPr>
                            </w:pPr>
                            <w:r>
                              <w:rPr>
                                <w:rFonts w:ascii="Arial"/>
                                <w:spacing w:val="-2"/>
                                <w:sz w:val="18"/>
                              </w:rPr>
                              <w:t>Transfer</w:t>
                            </w:r>
                          </w:p>
                        </w:txbxContent>
                      </wps:txbx>
                      <wps:bodyPr wrap="square" lIns="0" tIns="0" rIns="0" bIns="0" rtlCol="0">
                        <a:noAutofit/>
                      </wps:bodyPr>
                    </wps:wsp>
                  </a:graphicData>
                </a:graphic>
              </wp:anchor>
            </w:drawing>
          </mc:Choice>
          <mc:Fallback>
            <w:pict>
              <v:shape w14:anchorId="00DC27AA" id="Textbox 720" o:spid="_x0000_s1322" type="#_x0000_t202" style="position:absolute;left:0;text-align:left;margin-left:147.75pt;margin-top:18.05pt;width:35.3pt;height:8.15pt;rotation:-25;z-index:15780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" filled="f" stroked="f">
                <v:textbox inset="0,0,0,0">
                  <w:txbxContent>
                    <w:p w14:paraId="00DC286A" w14:textId="77777777" w:rsidR="00350CFB" w:rsidRDefault="00283FFF">
                      <w:pPr>
                        <w:spacing w:line="163" w:lineRule="exact"/>
                        <w:rPr>
                          <w:rFonts w:ascii="Arial"/>
                          <w:sz w:val="18"/>
                        </w:rPr>
                      </w:pPr>
                      <w:r>
                        <w:rPr>
                          <w:rFonts w:ascii="Arial"/>
                          <w:spacing w:val="-2"/>
                          <w:sz w:val="18"/>
                        </w:rPr>
                        <w:t>Transfer</w:t>
                      </w:r>
                    </w:p>
                  </w:txbxContent>
                </v:textbox>
                <w10:wrap anchorx="page"/>
              </v:shape>
            </w:pict>
          </mc:Fallback>
        </mc:AlternateContent>
      </w:r>
      <w:r>
        <w:rPr>
          <w:rFonts w:ascii="Arial" w:hAnsi="Arial"/>
          <w:noProof/>
          <w:sz w:val="18"/>
        </w:rPr>
        <mc:AlternateContent>
          <mc:Choice Requires="wps">
            <w:drawing>
              <wp:anchor distT="0" distB="0" distL="0" distR="0" simplePos="0" relativeHeight="15780864" behindDoc="0" locked="0" layoutInCell="1" allowOverlap="1" wp14:anchorId="00DC27AC" wp14:editId="00DC27AD">
                <wp:simplePos x="0" y="0"/>
                <wp:positionH relativeFrom="page">
                  <wp:posOffset>2527423</wp:posOffset>
                </wp:positionH>
                <wp:positionV relativeFrom="paragraph">
                  <wp:posOffset>248106</wp:posOffset>
                </wp:positionV>
                <wp:extent cx="538480" cy="103505"/>
                <wp:effectExtent l="0" t="0" r="0" b="0"/>
                <wp:wrapNone/>
                <wp:docPr id="721" name="Textbox 7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20100000">
                          <a:off x="0" y="0"/>
                          <a:ext cx="538480" cy="103505"/>
                        </a:xfrm>
                        <a:prstGeom prst="rect">
                          <a:avLst/>
                        </a:prstGeom>
                      </wps:spPr>
                      <wps:txbx>
                        <w:txbxContent>
                          <w:p w14:paraId="00DC286B" w14:textId="77777777" w:rsidR="00350CFB" w:rsidRDefault="00283FFF">
                            <w:pPr>
                              <w:spacing w:line="163" w:lineRule="exact"/>
                              <w:rPr>
                                <w:rFonts w:ascii="Arial"/>
                                <w:sz w:val="18"/>
                              </w:rPr>
                            </w:pPr>
                            <w:r>
                              <w:rPr>
                                <w:rFonts w:ascii="Arial"/>
                                <w:spacing w:val="-2"/>
                                <w:sz w:val="18"/>
                              </w:rPr>
                              <w:t>Allowance</w:t>
                            </w:r>
                          </w:p>
                        </w:txbxContent>
                      </wps:txbx>
                      <wps:bodyPr wrap="square" lIns="0" tIns="0" rIns="0" bIns="0" rtlCol="0">
                        <a:noAutofit/>
                      </wps:bodyPr>
                    </wps:wsp>
                  </a:graphicData>
                </a:graphic>
              </wp:anchor>
            </w:drawing>
          </mc:Choice>
          <mc:Fallback>
            <w:pict>
              <v:shape w14:anchorId="00DC27AC" id="Textbox 721" o:spid="_x0000_s1323" type="#_x0000_t202" style="position:absolute;left:0;text-align:left;margin-left:199pt;margin-top:19.55pt;width:42.4pt;height:8.15pt;rotation:-25;z-index:15780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" filled="f" stroked="f">
                <v:textbox inset="0,0,0,0">
                  <w:txbxContent>
                    <w:p w14:paraId="00DC286B" w14:textId="77777777" w:rsidR="00350CFB" w:rsidRDefault="00283FFF">
                      <w:pPr>
                        <w:spacing w:line="163" w:lineRule="exact"/>
                        <w:rPr>
                          <w:rFonts w:ascii="Arial"/>
                          <w:sz w:val="18"/>
                        </w:rPr>
                      </w:pPr>
                      <w:r>
                        <w:rPr>
                          <w:rFonts w:ascii="Arial"/>
                          <w:spacing w:val="-2"/>
                          <w:sz w:val="18"/>
                        </w:rPr>
                        <w:t>Allowance</w:t>
                      </w:r>
                    </w:p>
                  </w:txbxContent>
                </v:textbox>
                <w10:wrap anchorx="page"/>
              </v:shape>
            </w:pict>
          </mc:Fallback>
        </mc:AlternateContent>
      </w:r>
      <w:r>
        <w:rPr>
          <w:rFonts w:ascii="Arial" w:hAnsi="Arial"/>
          <w:noProof/>
          <w:sz w:val="18"/>
        </w:rPr>
        <mc:AlternateContent>
          <mc:Choice Requires="wps">
            <w:drawing>
              <wp:anchor distT="0" distB="0" distL="0" distR="0" simplePos="0" relativeHeight="15781376" behindDoc="0" locked="0" layoutInCell="1" allowOverlap="1" wp14:anchorId="00DC27AE" wp14:editId="00DC27AF">
                <wp:simplePos x="0" y="0"/>
                <wp:positionH relativeFrom="page">
                  <wp:posOffset>3185596</wp:posOffset>
                </wp:positionH>
                <wp:positionV relativeFrom="paragraph">
                  <wp:posOffset>265582</wp:posOffset>
                </wp:positionV>
                <wp:extent cx="621030" cy="103505"/>
                <wp:effectExtent l="0" t="0" r="0" b="0"/>
                <wp:wrapNone/>
                <wp:docPr id="722" name="Textbox 7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20100000">
                          <a:off x="0" y="0"/>
                          <a:ext cx="621030" cy="103505"/>
                        </a:xfrm>
                        <a:prstGeom prst="rect">
                          <a:avLst/>
                        </a:prstGeom>
                      </wps:spPr>
                      <wps:txbx>
                        <w:txbxContent>
                          <w:p w14:paraId="00DC286C" w14:textId="77777777" w:rsidR="00350CFB" w:rsidRDefault="00283FFF">
                            <w:pPr>
                              <w:spacing w:line="163" w:lineRule="exact"/>
                              <w:rPr>
                                <w:rFonts w:ascii="Arial"/>
                                <w:sz w:val="18"/>
                              </w:rPr>
                            </w:pPr>
                            <w:r>
                              <w:rPr>
                                <w:rFonts w:ascii="Arial"/>
                                <w:w w:val="105"/>
                                <w:sz w:val="18"/>
                              </w:rPr>
                              <w:t>Inverse</w:t>
                            </w:r>
                            <w:r>
                              <w:rPr>
                                <w:rFonts w:ascii="Arial"/>
                                <w:spacing w:val="-12"/>
                                <w:w w:val="105"/>
                                <w:sz w:val="18"/>
                              </w:rPr>
                              <w:t xml:space="preserve"> </w:t>
                            </w:r>
                            <w:r>
                              <w:rPr>
                                <w:rFonts w:ascii="Arial"/>
                                <w:spacing w:val="-4"/>
                                <w:w w:val="110"/>
                                <w:sz w:val="18"/>
                              </w:rPr>
                              <w:t>risk</w:t>
                            </w:r>
                          </w:p>
                        </w:txbxContent>
                      </wps:txbx>
                      <wps:bodyPr wrap="square" lIns="0" tIns="0" rIns="0" bIns="0" rtlCol="0">
                        <a:noAutofit/>
                      </wps:bodyPr>
                    </wps:wsp>
                  </a:graphicData>
                </a:graphic>
              </wp:anchor>
            </w:drawing>
          </mc:Choice>
          <mc:Fallback>
            <w:pict>
              <v:shape w14:anchorId="00DC27AE" id="Textbox 722" o:spid="_x0000_s1324" type="#_x0000_t202" style="position:absolute;left:0;text-align:left;margin-left:250.85pt;margin-top:20.9pt;width:48.9pt;height:8.15pt;rotation:-25;z-index:15781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" filled="f" stroked="f">
                <v:textbox inset="0,0,0,0">
                  <w:txbxContent>
                    <w:p w14:paraId="00DC286C" w14:textId="77777777" w:rsidR="00350CFB" w:rsidRDefault="00283FFF">
                      <w:pPr>
                        <w:spacing w:line="163" w:lineRule="exact"/>
                        <w:rPr>
                          <w:rFonts w:ascii="Arial"/>
                          <w:sz w:val="18"/>
                        </w:rPr>
                      </w:pPr>
                      <w:r>
                        <w:rPr>
                          <w:rFonts w:ascii="Arial"/>
                          <w:w w:val="105"/>
                          <w:sz w:val="18"/>
                        </w:rPr>
                        <w:t>Inverse</w:t>
                      </w:r>
                      <w:r>
                        <w:rPr>
                          <w:rFonts w:ascii="Arial"/>
                          <w:spacing w:val="-12"/>
                          <w:w w:val="105"/>
                          <w:sz w:val="18"/>
                        </w:rPr>
                        <w:t xml:space="preserve"> </w:t>
                      </w:r>
                      <w:r>
                        <w:rPr>
                          <w:rFonts w:ascii="Arial"/>
                          <w:spacing w:val="-4"/>
                          <w:w w:val="110"/>
                          <w:sz w:val="18"/>
                        </w:rPr>
                        <w:t>risk</w:t>
                      </w:r>
                    </w:p>
                  </w:txbxContent>
                </v:textbox>
                <w10:wrap anchorx="page"/>
              </v:shape>
            </w:pict>
          </mc:Fallback>
        </mc:AlternateContent>
      </w:r>
      <w:r>
        <w:rPr>
          <w:rFonts w:ascii="Arial" w:hAnsi="Arial"/>
          <w:noProof/>
          <w:sz w:val="18"/>
        </w:rPr>
        <mc:AlternateContent>
          <mc:Choice Requires="wps">
            <w:drawing>
              <wp:anchor distT="0" distB="0" distL="0" distR="0" simplePos="0" relativeHeight="15781888" behindDoc="0" locked="0" layoutInCell="1" allowOverlap="1" wp14:anchorId="00DC27B0" wp14:editId="00DC27B1">
                <wp:simplePos x="0" y="0"/>
                <wp:positionH relativeFrom="page">
                  <wp:posOffset>3832702</wp:posOffset>
                </wp:positionH>
                <wp:positionV relativeFrom="paragraph">
                  <wp:posOffset>285520</wp:posOffset>
                </wp:positionV>
                <wp:extent cx="715645" cy="103505"/>
                <wp:effectExtent l="0" t="0" r="0" b="0"/>
                <wp:wrapNone/>
                <wp:docPr id="723" name="Textbox 7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20100000">
                          <a:off x="0" y="0"/>
                          <a:ext cx="715645" cy="103505"/>
                        </a:xfrm>
                        <a:prstGeom prst="rect">
                          <a:avLst/>
                        </a:prstGeom>
                      </wps:spPr>
                      <wps:txbx>
                        <w:txbxContent>
                          <w:p w14:paraId="00DC286D" w14:textId="77777777" w:rsidR="00350CFB" w:rsidRDefault="00283FFF">
                            <w:pPr>
                              <w:spacing w:line="163" w:lineRule="exact"/>
                              <w:rPr>
                                <w:rFonts w:ascii="Arial"/>
                                <w:sz w:val="18"/>
                              </w:rPr>
                            </w:pPr>
                            <w:r>
                              <w:rPr>
                                <w:rFonts w:ascii="Arial"/>
                                <w:w w:val="105"/>
                                <w:sz w:val="18"/>
                              </w:rPr>
                              <w:t>Sybil</w:t>
                            </w:r>
                            <w:r>
                              <w:rPr>
                                <w:rFonts w:ascii="Arial"/>
                                <w:spacing w:val="-3"/>
                                <w:w w:val="105"/>
                                <w:sz w:val="18"/>
                              </w:rPr>
                              <w:t xml:space="preserve"> </w:t>
                            </w:r>
                            <w:r>
                              <w:rPr>
                                <w:rFonts w:ascii="Arial"/>
                                <w:spacing w:val="-2"/>
                                <w:w w:val="110"/>
                                <w:sz w:val="18"/>
                              </w:rPr>
                              <w:t>stability</w:t>
                            </w:r>
                          </w:p>
                        </w:txbxContent>
                      </wps:txbx>
                      <wps:bodyPr wrap="square" lIns="0" tIns="0" rIns="0" bIns="0" rtlCol="0">
                        <a:noAutofit/>
                      </wps:bodyPr>
                    </wps:wsp>
                  </a:graphicData>
                </a:graphic>
              </wp:anchor>
            </w:drawing>
          </mc:Choice>
          <mc:Fallback>
            <w:pict>
              <v:shape w14:anchorId="00DC27B0" id="Textbox 723" o:spid="_x0000_s1325" type="#_x0000_t202" style="position:absolute;left:0;text-align:left;margin-left:301.8pt;margin-top:22.5pt;width:56.35pt;height:8.15pt;rotation:-25;z-index:15781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" filled="f" stroked="f">
                <v:textbox inset="0,0,0,0">
                  <w:txbxContent>
                    <w:p w14:paraId="00DC286D" w14:textId="77777777" w:rsidR="00350CFB" w:rsidRDefault="00283FFF">
                      <w:pPr>
                        <w:spacing w:line="163" w:lineRule="exact"/>
                        <w:rPr>
                          <w:rFonts w:ascii="Arial"/>
                          <w:sz w:val="18"/>
                        </w:rPr>
                      </w:pPr>
                      <w:r>
                        <w:rPr>
                          <w:rFonts w:ascii="Arial"/>
                          <w:w w:val="105"/>
                          <w:sz w:val="18"/>
                        </w:rPr>
                        <w:t>Sybil</w:t>
                      </w:r>
                      <w:r>
                        <w:rPr>
                          <w:rFonts w:ascii="Arial"/>
                          <w:spacing w:val="-3"/>
                          <w:w w:val="105"/>
                          <w:sz w:val="18"/>
                        </w:rPr>
                        <w:t xml:space="preserve"> </w:t>
                      </w:r>
                      <w:r>
                        <w:rPr>
                          <w:rFonts w:ascii="Arial"/>
                          <w:spacing w:val="-2"/>
                          <w:w w:val="110"/>
                          <w:sz w:val="18"/>
                        </w:rPr>
                        <w:t>stability</w:t>
                      </w:r>
                    </w:p>
                  </w:txbxContent>
                </v:textbox>
                <w10:wrap anchorx="page"/>
              </v:shape>
            </w:pict>
          </mc:Fallback>
        </mc:AlternateContent>
      </w:r>
      <w:r>
        <w:rPr>
          <w:rFonts w:ascii="Arial" w:hAnsi="Arial"/>
          <w:noProof/>
          <w:sz w:val="18"/>
        </w:rPr>
        <mc:AlternateContent>
          <mc:Choice Requires="wps">
            <w:drawing>
              <wp:anchor distT="0" distB="0" distL="0" distR="0" simplePos="0" relativeHeight="15782400" behindDoc="0" locked="0" layoutInCell="1" allowOverlap="1" wp14:anchorId="00DC27B2" wp14:editId="00DC27B3">
                <wp:simplePos x="0" y="0"/>
                <wp:positionH relativeFrom="page">
                  <wp:posOffset>4444911</wp:posOffset>
                </wp:positionH>
                <wp:positionV relativeFrom="paragraph">
                  <wp:posOffset>313196</wp:posOffset>
                </wp:positionV>
                <wp:extent cx="846455" cy="103505"/>
                <wp:effectExtent l="0" t="0" r="0" b="0"/>
                <wp:wrapNone/>
                <wp:docPr id="724" name="Textbox 7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20100000">
                          <a:off x="0" y="0"/>
                          <a:ext cx="846455" cy="103505"/>
                        </a:xfrm>
                        <a:prstGeom prst="rect">
                          <a:avLst/>
                        </a:prstGeom>
                      </wps:spPr>
                      <wps:txbx>
                        <w:txbxContent>
                          <w:p w14:paraId="00DC286E" w14:textId="77777777" w:rsidR="00350CFB" w:rsidRDefault="00283FFF">
                            <w:pPr>
                              <w:spacing w:line="163" w:lineRule="exact"/>
                              <w:rPr>
                                <w:rFonts w:ascii="Arial"/>
                                <w:sz w:val="18"/>
                              </w:rPr>
                            </w:pPr>
                            <w:r>
                              <w:rPr>
                                <w:rFonts w:ascii="Arial"/>
                                <w:sz w:val="18"/>
                              </w:rPr>
                              <w:t>Trading</w:t>
                            </w:r>
                            <w:r>
                              <w:rPr>
                                <w:rFonts w:ascii="Arial"/>
                                <w:spacing w:val="33"/>
                                <w:sz w:val="18"/>
                              </w:rPr>
                              <w:t xml:space="preserve"> </w:t>
                            </w:r>
                            <w:r>
                              <w:rPr>
                                <w:rFonts w:ascii="Arial"/>
                                <w:spacing w:val="-4"/>
                                <w:sz w:val="18"/>
                              </w:rPr>
                              <w:t>success</w:t>
                            </w:r>
                          </w:p>
                        </w:txbxContent>
                      </wps:txbx>
                      <wps:bodyPr wrap="square" lIns="0" tIns="0" rIns="0" bIns="0" rtlCol="0">
                        <a:noAutofit/>
                      </wps:bodyPr>
                    </wps:wsp>
                  </a:graphicData>
                </a:graphic>
              </wp:anchor>
            </w:drawing>
          </mc:Choice>
          <mc:Fallback>
            <w:pict>
              <v:shape w14:anchorId="00DC27B2" id="Textbox 724" o:spid="_x0000_s1326" type="#_x0000_t202" style="position:absolute;left:0;text-align:left;margin-left:350pt;margin-top:24.65pt;width:66.65pt;height:8.15pt;rotation:-25;z-index:15782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" filled="f" stroked="f">
                <v:textbox inset="0,0,0,0">
                  <w:txbxContent>
                    <w:p w14:paraId="00DC286E" w14:textId="77777777" w:rsidR="00350CFB" w:rsidRDefault="00283FFF">
                      <w:pPr>
                        <w:spacing w:line="163" w:lineRule="exact"/>
                        <w:rPr>
                          <w:rFonts w:ascii="Arial"/>
                          <w:sz w:val="18"/>
                        </w:rPr>
                      </w:pPr>
                      <w:r>
                        <w:rPr>
                          <w:rFonts w:ascii="Arial"/>
                          <w:sz w:val="18"/>
                        </w:rPr>
                        <w:t>Trading</w:t>
                      </w:r>
                      <w:r>
                        <w:rPr>
                          <w:rFonts w:ascii="Arial"/>
                          <w:spacing w:val="33"/>
                          <w:sz w:val="18"/>
                        </w:rPr>
                        <w:t xml:space="preserve"> </w:t>
                      </w:r>
                      <w:r>
                        <w:rPr>
                          <w:rFonts w:ascii="Arial"/>
                          <w:spacing w:val="-4"/>
                          <w:sz w:val="18"/>
                        </w:rPr>
                        <w:t>success</w:t>
                      </w:r>
                    </w:p>
                  </w:txbxContent>
                </v:textbox>
                <w10:wrap anchorx="page"/>
              </v:shape>
            </w:pict>
          </mc:Fallback>
        </mc:AlternateContent>
      </w:r>
      <w:r>
        <w:rPr>
          <w:rFonts w:ascii="Arial" w:hAnsi="Arial"/>
          <w:spacing w:val="-5"/>
          <w:w w:val="597"/>
          <w:sz w:val="2"/>
        </w:rPr>
        <w:t>−</w:t>
      </w:r>
      <w:r>
        <w:rPr>
          <w:rFonts w:ascii="Arial" w:hAnsi="Arial"/>
          <w:spacing w:val="-5"/>
          <w:sz w:val="18"/>
        </w:rPr>
        <w:t>0.</w:t>
      </w:r>
      <w:r>
        <w:rPr>
          <w:rFonts w:ascii="Arial" w:hAnsi="Arial"/>
          <w:spacing w:val="-4"/>
          <w:sz w:val="18"/>
        </w:rPr>
        <w:t>1</w:t>
      </w:r>
    </w:p>
    <w:p w14:paraId="00DC218C" w14:textId="77777777" w:rsidR="00350CFB" w:rsidRDefault="00350CFB">
      <w:pPr>
        <w:pStyle w:val="a3"/>
        <w:rPr>
          <w:rFonts w:ascii="Arial"/>
        </w:rPr>
      </w:pPr>
    </w:p>
    <w:p w14:paraId="00DC218D" w14:textId="77777777" w:rsidR="00350CFB" w:rsidRDefault="00350CFB">
      <w:pPr>
        <w:pStyle w:val="a3"/>
        <w:rPr>
          <w:rFonts w:ascii="Arial"/>
        </w:rPr>
      </w:pPr>
    </w:p>
    <w:p w14:paraId="00DC218E" w14:textId="77777777" w:rsidR="00350CFB" w:rsidRDefault="00350CFB">
      <w:pPr>
        <w:pStyle w:val="a3"/>
        <w:spacing w:before="191"/>
        <w:rPr>
          <w:rFonts w:ascii="Arial"/>
        </w:rPr>
      </w:pPr>
    </w:p>
    <w:p w14:paraId="00DC218F" w14:textId="77777777" w:rsidR="00350CFB" w:rsidRDefault="00283FFF">
      <w:pPr>
        <w:pStyle w:val="a3"/>
        <w:spacing w:line="252" w:lineRule="auto"/>
        <w:ind w:left="282" w:right="524"/>
        <w:jc w:val="both"/>
      </w:pPr>
      <w:r>
        <w:rPr>
          <w:color w:val="FF0000"/>
        </w:rPr>
        <w:t>Figure 4.6: Family-level mean Kendall τ heatmap for EndorseRank and AWP on the matched cohort (n = 5,521). EndorseRank peaks on allowance; AWP peaks on transfer.</w:t>
      </w:r>
    </w:p>
    <w:p w14:paraId="00DC2190" w14:textId="77777777" w:rsidR="00350CFB" w:rsidRDefault="00350CFB">
      <w:pPr>
        <w:pStyle w:val="a3"/>
        <w:spacing w:before="37"/>
      </w:pPr>
    </w:p>
    <w:p w14:paraId="00DC2191" w14:textId="77777777" w:rsidR="00350CFB" w:rsidRDefault="00283FFF">
      <w:pPr>
        <w:pStyle w:val="a3"/>
        <w:spacing w:before="1" w:line="456" w:lineRule="exact"/>
        <w:ind w:left="282" w:right="524"/>
        <w:jc w:val="both"/>
      </w:pPr>
      <w:r>
        <w:t>Claim</w:t>
      </w:r>
      <w:r>
        <w:rPr>
          <w:spacing w:val="-5"/>
        </w:rPr>
        <w:t xml:space="preserve"> </w:t>
      </w:r>
      <w:r>
        <w:t>C2</w:t>
      </w:r>
      <w:r>
        <w:rPr>
          <w:spacing w:val="-5"/>
        </w:rPr>
        <w:t xml:space="preserve"> </w:t>
      </w:r>
      <w:r>
        <w:t>is</w:t>
      </w:r>
      <w:r>
        <w:rPr>
          <w:spacing w:val="-5"/>
        </w:rPr>
        <w:t xml:space="preserve"> </w:t>
      </w:r>
      <w:r>
        <w:t>supported</w:t>
      </w:r>
      <w:r>
        <w:rPr>
          <w:spacing w:val="-5"/>
        </w:rPr>
        <w:t xml:space="preserve"> </w:t>
      </w:r>
      <w:r>
        <w:t>insofar</w:t>
      </w:r>
      <w:r>
        <w:rPr>
          <w:spacing w:val="-5"/>
        </w:rPr>
        <w:t xml:space="preserve"> </w:t>
      </w:r>
      <w:r>
        <w:t>as</w:t>
      </w:r>
      <w:r>
        <w:rPr>
          <w:spacing w:val="-5"/>
        </w:rPr>
        <w:t xml:space="preserve"> </w:t>
      </w:r>
      <w:r>
        <w:t>both</w:t>
      </w:r>
      <w:r>
        <w:rPr>
          <w:spacing w:val="-5"/>
        </w:rPr>
        <w:t xml:space="preserve"> </w:t>
      </w:r>
      <w:r>
        <w:t>social</w:t>
      </w:r>
      <w:r>
        <w:rPr>
          <w:spacing w:val="-5"/>
        </w:rPr>
        <w:t xml:space="preserve"> </w:t>
      </w:r>
      <w:r>
        <w:t>methods</w:t>
      </w:r>
      <w:r>
        <w:rPr>
          <w:spacing w:val="-5"/>
        </w:rPr>
        <w:t xml:space="preserve"> </w:t>
      </w:r>
      <w:r>
        <w:t>achieve</w:t>
      </w:r>
      <w:r>
        <w:rPr>
          <w:spacing w:val="-5"/>
        </w:rPr>
        <w:t xml:space="preserve"> </w:t>
      </w:r>
      <w:r>
        <w:t>non-negligible</w:t>
      </w:r>
      <w:r>
        <w:rPr>
          <w:spacing w:val="-5"/>
        </w:rPr>
        <w:t xml:space="preserve"> </w:t>
      </w:r>
      <w:r>
        <w:t>alignment</w:t>
      </w:r>
      <w:r>
        <w:rPr>
          <w:spacing w:val="-5"/>
        </w:rPr>
        <w:t xml:space="preserve"> </w:t>
      </w:r>
      <w:r>
        <w:t>on</w:t>
      </w:r>
      <w:r>
        <w:rPr>
          <w:spacing w:val="-5"/>
        </w:rPr>
        <w:t xml:space="preserve"> </w:t>
      </w:r>
      <w:r>
        <w:t>at</w:t>
      </w:r>
      <w:r>
        <w:rPr>
          <w:spacing w:val="-5"/>
        </w:rPr>
        <w:t xml:space="preserve"> </w:t>
      </w:r>
      <w:r>
        <w:t xml:space="preserve">least </w:t>
      </w:r>
      <w:r>
        <w:rPr>
          <w:w w:val="105"/>
        </w:rPr>
        <w:t>one</w:t>
      </w:r>
      <w:r>
        <w:rPr>
          <w:spacing w:val="-12"/>
          <w:w w:val="105"/>
        </w:rPr>
        <w:t xml:space="preserve"> </w:t>
      </w:r>
      <w:r>
        <w:rPr>
          <w:w w:val="105"/>
        </w:rPr>
        <w:t>primary</w:t>
      </w:r>
      <w:r>
        <w:rPr>
          <w:spacing w:val="-12"/>
          <w:w w:val="105"/>
        </w:rPr>
        <w:t xml:space="preserve"> </w:t>
      </w:r>
      <w:r>
        <w:rPr>
          <w:w w:val="105"/>
        </w:rPr>
        <w:t>construct:</w:t>
      </w:r>
      <w:r>
        <w:rPr>
          <w:spacing w:val="13"/>
          <w:w w:val="105"/>
        </w:rPr>
        <w:t xml:space="preserve"> </w:t>
      </w:r>
      <w:r>
        <w:rPr>
          <w:w w:val="105"/>
        </w:rPr>
        <w:t>EndorseRank</w:t>
      </w:r>
      <w:r>
        <w:rPr>
          <w:spacing w:val="-12"/>
          <w:w w:val="105"/>
        </w:rPr>
        <w:t xml:space="preserve"> </w:t>
      </w:r>
      <w:r>
        <w:rPr>
          <w:w w:val="105"/>
        </w:rPr>
        <w:t>on</w:t>
      </w:r>
      <w:r>
        <w:rPr>
          <w:spacing w:val="-12"/>
          <w:w w:val="105"/>
        </w:rPr>
        <w:t xml:space="preserve"> </w:t>
      </w:r>
      <w:r>
        <w:rPr>
          <w:w w:val="105"/>
        </w:rPr>
        <w:t>allowance</w:t>
      </w:r>
      <w:r>
        <w:rPr>
          <w:spacing w:val="-12"/>
          <w:w w:val="105"/>
        </w:rPr>
        <w:t xml:space="preserve"> </w:t>
      </w:r>
      <w:r>
        <w:rPr>
          <w:w w:val="105"/>
        </w:rPr>
        <w:t>(</w:t>
      </w:r>
      <w:r>
        <w:rPr>
          <w:i/>
          <w:w w:val="105"/>
        </w:rPr>
        <w:t>τ</w:t>
      </w:r>
      <w:r>
        <w:rPr>
          <w:i/>
          <w:spacing w:val="24"/>
          <w:w w:val="105"/>
        </w:rPr>
        <w:t xml:space="preserve"> </w:t>
      </w:r>
      <w:r>
        <w:rPr>
          <w:rFonts w:ascii="Arial Unicode MS" w:hAnsi="Arial Unicode MS"/>
          <w:w w:val="105"/>
        </w:rPr>
        <w:t>≈</w:t>
      </w:r>
      <w:r>
        <w:rPr>
          <w:rFonts w:ascii="Arial Unicode MS" w:hAnsi="Arial Unicode MS"/>
          <w:spacing w:val="-1"/>
          <w:w w:val="105"/>
        </w:rPr>
        <w:t xml:space="preserve"> </w:t>
      </w:r>
      <w:r>
        <w:rPr>
          <w:w w:val="105"/>
        </w:rPr>
        <w:t>0</w:t>
      </w:r>
      <w:r>
        <w:rPr>
          <w:i/>
          <w:w w:val="105"/>
        </w:rPr>
        <w:t>.</w:t>
      </w:r>
      <w:r>
        <w:rPr>
          <w:w w:val="105"/>
        </w:rPr>
        <w:t>35,</w:t>
      </w:r>
      <w:r>
        <w:rPr>
          <w:spacing w:val="-9"/>
          <w:w w:val="105"/>
        </w:rPr>
        <w:t xml:space="preserve"> </w:t>
      </w:r>
      <w:r>
        <w:rPr>
          <w:w w:val="105"/>
        </w:rPr>
        <w:t>at</w:t>
      </w:r>
      <w:r>
        <w:rPr>
          <w:spacing w:val="-12"/>
          <w:w w:val="105"/>
        </w:rPr>
        <w:t xml:space="preserve"> </w:t>
      </w:r>
      <w:r>
        <w:rPr>
          <w:w w:val="105"/>
        </w:rPr>
        <w:t>the</w:t>
      </w:r>
      <w:r>
        <w:rPr>
          <w:spacing w:val="-12"/>
          <w:w w:val="105"/>
        </w:rPr>
        <w:t xml:space="preserve"> </w:t>
      </w:r>
      <w:r>
        <w:rPr>
          <w:w w:val="105"/>
        </w:rPr>
        <w:t>lower</w:t>
      </w:r>
      <w:r>
        <w:rPr>
          <w:spacing w:val="-12"/>
          <w:w w:val="105"/>
        </w:rPr>
        <w:t xml:space="preserve"> </w:t>
      </w:r>
      <w:r>
        <w:rPr>
          <w:w w:val="105"/>
        </w:rPr>
        <w:t>edge</w:t>
      </w:r>
      <w:r>
        <w:rPr>
          <w:spacing w:val="-12"/>
          <w:w w:val="105"/>
        </w:rPr>
        <w:t xml:space="preserve"> </w:t>
      </w:r>
      <w:r>
        <w:rPr>
          <w:w w:val="105"/>
        </w:rPr>
        <w:t>of</w:t>
      </w:r>
      <w:r>
        <w:rPr>
          <w:spacing w:val="-12"/>
          <w:w w:val="105"/>
        </w:rPr>
        <w:t xml:space="preserve"> </w:t>
      </w:r>
      <w:r>
        <w:rPr>
          <w:w w:val="105"/>
        </w:rPr>
        <w:t>the</w:t>
      </w:r>
      <w:r>
        <w:rPr>
          <w:spacing w:val="-12"/>
          <w:w w:val="105"/>
        </w:rPr>
        <w:t xml:space="preserve"> </w:t>
      </w:r>
      <w:r>
        <w:rPr>
          <w:w w:val="105"/>
        </w:rPr>
        <w:t>substan-tively</w:t>
      </w:r>
      <w:r>
        <w:rPr>
          <w:spacing w:val="-4"/>
          <w:w w:val="105"/>
        </w:rPr>
        <w:t xml:space="preserve"> </w:t>
      </w:r>
      <w:r>
        <w:rPr>
          <w:w w:val="105"/>
        </w:rPr>
        <w:t>meaningful</w:t>
      </w:r>
      <w:r>
        <w:rPr>
          <w:spacing w:val="-4"/>
          <w:w w:val="105"/>
        </w:rPr>
        <w:t xml:space="preserve"> </w:t>
      </w:r>
      <w:r>
        <w:rPr>
          <w:w w:val="105"/>
        </w:rPr>
        <w:t>band</w:t>
      </w:r>
      <w:r>
        <w:rPr>
          <w:spacing w:val="-3"/>
          <w:w w:val="105"/>
        </w:rPr>
        <w:t xml:space="preserve"> </w:t>
      </w:r>
      <w:r>
        <w:rPr>
          <w:w w:val="105"/>
        </w:rPr>
        <w:t>defined</w:t>
      </w:r>
      <w:r>
        <w:rPr>
          <w:spacing w:val="-4"/>
          <w:w w:val="105"/>
        </w:rPr>
        <w:t xml:space="preserve"> </w:t>
      </w:r>
      <w:r>
        <w:rPr>
          <w:w w:val="105"/>
        </w:rPr>
        <w:t>in</w:t>
      </w:r>
      <w:r>
        <w:rPr>
          <w:spacing w:val="-3"/>
          <w:w w:val="105"/>
        </w:rPr>
        <w:t xml:space="preserve"> </w:t>
      </w:r>
      <w:r>
        <w:rPr>
          <w:w w:val="105"/>
        </w:rPr>
        <w:t>Chapter</w:t>
      </w:r>
      <w:r>
        <w:rPr>
          <w:spacing w:val="-4"/>
          <w:w w:val="105"/>
        </w:rPr>
        <w:t xml:space="preserve"> </w:t>
      </w:r>
      <w:hyperlink w:anchor="_bookmark17" w:history="1">
        <w:r>
          <w:rPr>
            <w:w w:val="105"/>
          </w:rPr>
          <w:t>2</w:t>
        </w:r>
      </w:hyperlink>
      <w:r>
        <w:rPr>
          <w:w w:val="105"/>
        </w:rPr>
        <w:t>), and</w:t>
      </w:r>
      <w:r>
        <w:rPr>
          <w:spacing w:val="-3"/>
          <w:w w:val="105"/>
        </w:rPr>
        <w:t xml:space="preserve"> </w:t>
      </w:r>
      <w:r>
        <w:rPr>
          <w:w w:val="105"/>
        </w:rPr>
        <w:t>AWP</w:t>
      </w:r>
      <w:r>
        <w:rPr>
          <w:spacing w:val="-4"/>
          <w:w w:val="105"/>
        </w:rPr>
        <w:t xml:space="preserve"> </w:t>
      </w:r>
      <w:r>
        <w:rPr>
          <w:w w:val="105"/>
        </w:rPr>
        <w:t>on</w:t>
      </w:r>
      <w:r>
        <w:rPr>
          <w:spacing w:val="-4"/>
          <w:w w:val="105"/>
        </w:rPr>
        <w:t xml:space="preserve"> </w:t>
      </w:r>
      <w:r>
        <w:rPr>
          <w:w w:val="105"/>
        </w:rPr>
        <w:t>transfer</w:t>
      </w:r>
      <w:r>
        <w:rPr>
          <w:spacing w:val="-3"/>
          <w:w w:val="105"/>
        </w:rPr>
        <w:t xml:space="preserve"> </w:t>
      </w:r>
      <w:r>
        <w:rPr>
          <w:w w:val="105"/>
        </w:rPr>
        <w:t>(</w:t>
      </w:r>
      <w:r>
        <w:rPr>
          <w:i/>
          <w:w w:val="105"/>
        </w:rPr>
        <w:t>τ</w:t>
      </w:r>
      <w:r>
        <w:rPr>
          <w:i/>
          <w:spacing w:val="40"/>
          <w:w w:val="105"/>
        </w:rPr>
        <w:t xml:space="preserve"> </w:t>
      </w:r>
      <w:r>
        <w:rPr>
          <w:w w:val="105"/>
        </w:rPr>
        <w:t>= 0</w:t>
      </w:r>
      <w:r>
        <w:rPr>
          <w:i/>
          <w:w w:val="105"/>
        </w:rPr>
        <w:t>.</w:t>
      </w:r>
      <w:r>
        <w:rPr>
          <w:w w:val="105"/>
        </w:rPr>
        <w:t>534).</w:t>
      </w:r>
      <w:r>
        <w:rPr>
          <w:spacing w:val="40"/>
          <w:w w:val="105"/>
        </w:rPr>
        <w:t xml:space="preserve"> </w:t>
      </w:r>
      <w:r>
        <w:rPr>
          <w:w w:val="105"/>
        </w:rPr>
        <w:t>Claim</w:t>
      </w:r>
      <w:r>
        <w:rPr>
          <w:spacing w:val="-3"/>
          <w:w w:val="105"/>
        </w:rPr>
        <w:t xml:space="preserve"> </w:t>
      </w:r>
      <w:r>
        <w:rPr>
          <w:w w:val="105"/>
        </w:rPr>
        <w:t>C3</w:t>
      </w:r>
      <w:r>
        <w:rPr>
          <w:spacing w:val="-4"/>
          <w:w w:val="105"/>
        </w:rPr>
        <w:t xml:space="preserve"> </w:t>
      </w:r>
      <w:r>
        <w:rPr>
          <w:w w:val="105"/>
        </w:rPr>
        <w:t xml:space="preserve">is </w:t>
      </w:r>
      <w:r>
        <w:t>supported by the crossed pattern of family winners.</w:t>
      </w:r>
      <w:r>
        <w:rPr>
          <w:spacing w:val="40"/>
        </w:rPr>
        <w:t xml:space="preserve"> </w:t>
      </w:r>
      <w:r>
        <w:t>No single social method dominates all fami-lies; alignment</w:t>
      </w:r>
      <w:r>
        <w:rPr>
          <w:spacing w:val="-2"/>
        </w:rPr>
        <w:t xml:space="preserve"> </w:t>
      </w:r>
      <w:r>
        <w:t>is</w:t>
      </w:r>
      <w:r>
        <w:rPr>
          <w:spacing w:val="-2"/>
        </w:rPr>
        <w:t xml:space="preserve"> </w:t>
      </w:r>
      <w:r>
        <w:t>construct-specific,</w:t>
      </w:r>
      <w:r>
        <w:rPr>
          <w:spacing w:val="-1"/>
        </w:rPr>
        <w:t xml:space="preserve"> </w:t>
      </w:r>
      <w:r>
        <w:t>as</w:t>
      </w:r>
      <w:r>
        <w:rPr>
          <w:spacing w:val="-2"/>
        </w:rPr>
        <w:t xml:space="preserve"> </w:t>
      </w:r>
      <w:r>
        <w:t>predicted</w:t>
      </w:r>
      <w:r>
        <w:rPr>
          <w:spacing w:val="-1"/>
        </w:rPr>
        <w:t xml:space="preserve"> </w:t>
      </w:r>
      <w:r>
        <w:t>when</w:t>
      </w:r>
      <w:r>
        <w:rPr>
          <w:spacing w:val="-2"/>
        </w:rPr>
        <w:t xml:space="preserve"> </w:t>
      </w:r>
      <w:r>
        <w:t>endorsement</w:t>
      </w:r>
      <w:r>
        <w:rPr>
          <w:spacing w:val="-2"/>
        </w:rPr>
        <w:t xml:space="preserve"> </w:t>
      </w:r>
      <w:r>
        <w:t>and</w:t>
      </w:r>
      <w:r>
        <w:rPr>
          <w:spacing w:val="-1"/>
        </w:rPr>
        <w:t xml:space="preserve"> </w:t>
      </w:r>
      <w:r>
        <w:t>transfer</w:t>
      </w:r>
      <w:r>
        <w:rPr>
          <w:spacing w:val="-2"/>
        </w:rPr>
        <w:t xml:space="preserve"> </w:t>
      </w:r>
      <w:r>
        <w:t>encode</w:t>
      </w:r>
      <w:r>
        <w:rPr>
          <w:spacing w:val="-1"/>
        </w:rPr>
        <w:t xml:space="preserve"> </w:t>
      </w:r>
      <w:r>
        <w:t>different</w:t>
      </w:r>
    </w:p>
    <w:p w14:paraId="00DC2192" w14:textId="77777777" w:rsidR="00350CFB" w:rsidRDefault="00350CFB">
      <w:pPr>
        <w:pStyle w:val="a3"/>
        <w:spacing w:line="456" w:lineRule="exact"/>
        <w:jc w:val="both"/>
        <w:sectPr w:rsidR="00350CFB">
          <w:type w:val="continuous"/>
          <w:pgSz w:w="11910" w:h="16840"/>
          <w:pgMar w:top="1920" w:right="708" w:bottom="280" w:left="992" w:header="0" w:footer="2115" w:gutter="0"/>
          <w:cols w:space="720"/>
        </w:sectPr>
      </w:pPr>
    </w:p>
    <w:p w14:paraId="00DC2193" w14:textId="77777777" w:rsidR="00350CFB" w:rsidRDefault="00283FFF">
      <w:pPr>
        <w:pStyle w:val="a3"/>
        <w:spacing w:before="72"/>
        <w:ind w:left="273"/>
        <w:jc w:val="both"/>
      </w:pPr>
      <w:r>
        <w:t>wallet</w:t>
      </w:r>
      <w:r>
        <w:rPr>
          <w:spacing w:val="-7"/>
        </w:rPr>
        <w:t xml:space="preserve"> </w:t>
      </w:r>
      <w:r>
        <w:rPr>
          <w:spacing w:val="-2"/>
        </w:rPr>
        <w:t>relationships.</w:t>
      </w:r>
    </w:p>
    <w:p w14:paraId="00DC2194" w14:textId="77777777" w:rsidR="00350CFB" w:rsidRDefault="00283FFF">
      <w:pPr>
        <w:pStyle w:val="a3"/>
        <w:spacing w:before="194" w:line="396" w:lineRule="auto"/>
        <w:ind w:left="282" w:right="524"/>
        <w:jc w:val="both"/>
      </w:pPr>
      <w:r>
        <w:rPr>
          <w:color w:val="FF0000"/>
        </w:rPr>
        <w:t>Reading Table 4.7 requires care. Family means average heterogeneous checks. Primary-construct correlations (EndorseRank with allowance; AWP with transfer) confirm that PageRank recovers the graph signal it was given. EndorseRank’s moderate transfer τ = 0.333 is a secondary axis. The external check is the spender holdout (τ = 0.479 versus AWP 0.044).</w:t>
      </w:r>
    </w:p>
    <w:p w14:paraId="00DC2195" w14:textId="77777777" w:rsidR="00350CFB" w:rsidRDefault="00283FFF">
      <w:pPr>
        <w:pStyle w:val="a3"/>
        <w:spacing w:before="25" w:line="396" w:lineRule="auto"/>
        <w:ind w:left="282" w:right="524" w:hanging="8"/>
        <w:jc w:val="both"/>
      </w:pPr>
      <w:r>
        <w:rPr>
          <w:color w:val="FF0000"/>
        </w:rPr>
        <w:t>The primary narrative of this section is the EndorseRank–AWP contrast across transfer and allowance checks.</w:t>
      </w:r>
    </w:p>
    <w:p w14:paraId="00DC2196" w14:textId="77777777" w:rsidR="00350CFB" w:rsidRDefault="00283FFF">
      <w:pPr>
        <w:pStyle w:val="a3"/>
        <w:spacing w:before="20" w:line="396" w:lineRule="auto"/>
        <w:ind w:left="282" w:right="524"/>
        <w:jc w:val="both"/>
      </w:pPr>
      <w:r>
        <w:t xml:space="preserve">Per-proxy detail for each family appears in Section </w:t>
      </w:r>
      <w:hyperlink w:anchor="_bookmark103" w:history="1">
        <w:r>
          <w:t>4.5</w:t>
        </w:r>
      </w:hyperlink>
      <w:r>
        <w:t>.</w:t>
      </w:r>
      <w:r>
        <w:rPr>
          <w:spacing w:val="40"/>
        </w:rPr>
        <w:t xml:space="preserve"> </w:t>
      </w:r>
      <w:r>
        <w:t>Inter-method divergence between En-</w:t>
      </w:r>
      <w:bookmarkStart w:id="315" w:name="Proxy_family_detail"/>
      <w:bookmarkStart w:id="316" w:name="_bookmark103"/>
      <w:bookmarkEnd w:id="315"/>
      <w:bookmarkEnd w:id="316"/>
      <w:r>
        <w:t xml:space="preserve">dorseRank and AWP score vectors is quantified in Section </w:t>
      </w:r>
      <w:hyperlink w:anchor="_bookmark109" w:history="1">
        <w:r>
          <w:t>4.6</w:t>
        </w:r>
      </w:hyperlink>
      <w:r>
        <w:t>.</w:t>
      </w:r>
    </w:p>
    <w:p w14:paraId="00DC2197" w14:textId="77777777" w:rsidR="00350CFB" w:rsidRDefault="00350CFB">
      <w:pPr>
        <w:pStyle w:val="a3"/>
        <w:spacing w:before="160"/>
      </w:pPr>
    </w:p>
    <w:p w14:paraId="00DC2198" w14:textId="77777777" w:rsidR="00350CFB" w:rsidRDefault="00283FFF">
      <w:pPr>
        <w:pStyle w:val="2"/>
        <w:numPr>
          <w:ilvl w:val="1"/>
          <w:numId w:val="26"/>
        </w:numPr>
        <w:tabs>
          <w:tab w:val="left" w:pos="783"/>
        </w:tabs>
        <w:ind w:left="783" w:hanging="501"/>
      </w:pPr>
      <w:r>
        <w:t>Proxy</w:t>
      </w:r>
      <w:r>
        <w:rPr>
          <w:spacing w:val="12"/>
        </w:rPr>
        <w:t xml:space="preserve"> </w:t>
      </w:r>
      <w:r>
        <w:t>family</w:t>
      </w:r>
      <w:r>
        <w:rPr>
          <w:spacing w:val="13"/>
        </w:rPr>
        <w:t xml:space="preserve"> </w:t>
      </w:r>
      <w:r>
        <w:rPr>
          <w:spacing w:val="-2"/>
        </w:rPr>
        <w:t>detail</w:t>
      </w:r>
    </w:p>
    <w:p w14:paraId="00DC2199" w14:textId="77777777" w:rsidR="00350CFB" w:rsidRDefault="00350CFB">
      <w:pPr>
        <w:pStyle w:val="a3"/>
        <w:spacing w:before="24"/>
        <w:rPr>
          <w:b/>
          <w:sz w:val="28"/>
        </w:rPr>
      </w:pPr>
    </w:p>
    <w:p w14:paraId="00DC219A" w14:textId="77777777" w:rsidR="00350CFB" w:rsidRDefault="00283FFF">
      <w:pPr>
        <w:pStyle w:val="a3"/>
        <w:spacing w:line="396" w:lineRule="auto"/>
        <w:ind w:left="282" w:right="564" w:hanging="8"/>
        <w:jc w:val="both"/>
      </w:pPr>
      <w:bookmarkStart w:id="317" w:name="Transfer_family_(Do_et_al._baseline)"/>
      <w:r>
        <w:rPr>
          <w:color w:val="FF0000"/>
        </w:rPr>
        <w:t>The following subsections report Spearman ρ and Kendall τ for allowance and transfer checks. All checks are oriented so that higher values imply higher expected reputation before correlation, following Do et al.[16] and the operational definitions in Chapter 3.</w:t>
      </w:r>
      <w:bookmarkEnd w:id="317"/>
    </w:p>
    <w:p w14:paraId="00DC219B" w14:textId="77777777" w:rsidR="00350CFB" w:rsidRDefault="00350CFB">
      <w:pPr>
        <w:pStyle w:val="a3"/>
        <w:spacing w:line="396" w:lineRule="auto"/>
        <w:jc w:val="both"/>
        <w:sectPr w:rsidR="00350CFB">
          <w:pgSz w:w="11910" w:h="16840"/>
          <w:pgMar w:top="1840" w:right="708" w:bottom="2300" w:left="992" w:header="0" w:footer="2115" w:gutter="0"/>
          <w:cols w:space="720"/>
        </w:sectPr>
      </w:pPr>
    </w:p>
    <w:p w14:paraId="00DC219C" w14:textId="77777777" w:rsidR="00350CFB" w:rsidRDefault="00283FFF">
      <w:pPr>
        <w:pStyle w:val="3"/>
        <w:numPr>
          <w:ilvl w:val="2"/>
          <w:numId w:val="26"/>
        </w:numPr>
        <w:tabs>
          <w:tab w:val="left" w:pos="879"/>
        </w:tabs>
        <w:spacing w:before="73"/>
        <w:ind w:left="879" w:hanging="597"/>
      </w:pPr>
      <w:r>
        <w:t>Transfer</w:t>
      </w:r>
      <w:r>
        <w:rPr>
          <w:spacing w:val="-10"/>
        </w:rPr>
        <w:t xml:space="preserve"> </w:t>
      </w:r>
      <w:r>
        <w:t>family</w:t>
      </w:r>
      <w:r>
        <w:rPr>
          <w:spacing w:val="-9"/>
        </w:rPr>
        <w:t xml:space="preserve"> </w:t>
      </w:r>
      <w:r>
        <w:t>(Do</w:t>
      </w:r>
      <w:r>
        <w:rPr>
          <w:spacing w:val="-9"/>
        </w:rPr>
        <w:t xml:space="preserve"> </w:t>
      </w:r>
      <w:r>
        <w:t>et</w:t>
      </w:r>
      <w:r>
        <w:rPr>
          <w:spacing w:val="-10"/>
        </w:rPr>
        <w:t xml:space="preserve"> </w:t>
      </w:r>
      <w:r>
        <w:t>al.</w:t>
      </w:r>
      <w:r>
        <w:rPr>
          <w:spacing w:val="-9"/>
        </w:rPr>
        <w:t xml:space="preserve"> </w:t>
      </w:r>
      <w:r>
        <w:rPr>
          <w:spacing w:val="-2"/>
        </w:rPr>
        <w:t>baseline)</w:t>
      </w:r>
    </w:p>
    <w:p w14:paraId="00DC219D" w14:textId="77777777" w:rsidR="00350CFB" w:rsidRDefault="00350CFB">
      <w:pPr>
        <w:pStyle w:val="a3"/>
        <w:spacing w:before="46"/>
        <w:rPr>
          <w:b/>
        </w:rPr>
      </w:pPr>
    </w:p>
    <w:p w14:paraId="00DC219E" w14:textId="77777777" w:rsidR="00350CFB" w:rsidRDefault="00283FFF">
      <w:pPr>
        <w:pStyle w:val="a3"/>
        <w:spacing w:line="396" w:lineRule="auto"/>
        <w:ind w:left="282" w:hanging="8"/>
      </w:pPr>
      <w:r>
        <w:t>Table</w:t>
      </w:r>
      <w:r>
        <w:rPr>
          <w:spacing w:val="-4"/>
        </w:rPr>
        <w:t xml:space="preserve"> </w:t>
      </w:r>
      <w:hyperlink w:anchor="_bookmark104" w:history="1">
        <w:r>
          <w:t>4.8</w:t>
        </w:r>
      </w:hyperlink>
      <w:r>
        <w:rPr>
          <w:spacing w:val="-3"/>
        </w:rPr>
        <w:t xml:space="preserve"> </w:t>
      </w:r>
      <w:r>
        <w:t>reports</w:t>
      </w:r>
      <w:r>
        <w:rPr>
          <w:spacing w:val="-3"/>
        </w:rPr>
        <w:t xml:space="preserve"> </w:t>
      </w:r>
      <w:r>
        <w:t>alignment</w:t>
      </w:r>
      <w:r>
        <w:rPr>
          <w:spacing w:val="-3"/>
        </w:rPr>
        <w:t xml:space="preserve"> </w:t>
      </w:r>
      <w:r>
        <w:t>with</w:t>
      </w:r>
      <w:r>
        <w:rPr>
          <w:spacing w:val="-3"/>
        </w:rPr>
        <w:t xml:space="preserve"> </w:t>
      </w:r>
      <w:r>
        <w:t>transfer</w:t>
      </w:r>
      <w:r>
        <w:rPr>
          <w:spacing w:val="-3"/>
        </w:rPr>
        <w:t xml:space="preserve"> </w:t>
      </w:r>
      <w:r>
        <w:t>in-degree</w:t>
      </w:r>
      <w:r>
        <w:rPr>
          <w:spacing w:val="-3"/>
        </w:rPr>
        <w:t xml:space="preserve"> </w:t>
      </w:r>
      <w:r>
        <w:t>and</w:t>
      </w:r>
      <w:r>
        <w:rPr>
          <w:spacing w:val="-3"/>
        </w:rPr>
        <w:t xml:space="preserve"> </w:t>
      </w:r>
      <w:r>
        <w:t>inbound</w:t>
      </w:r>
      <w:r>
        <w:rPr>
          <w:spacing w:val="-3"/>
        </w:rPr>
        <w:t xml:space="preserve"> </w:t>
      </w:r>
      <w:r>
        <w:t>transfer</w:t>
      </w:r>
      <w:r>
        <w:rPr>
          <w:spacing w:val="-3"/>
        </w:rPr>
        <w:t xml:space="preserve"> </w:t>
      </w:r>
      <w:r>
        <w:t>value—the</w:t>
      </w:r>
      <w:r>
        <w:rPr>
          <w:spacing w:val="-3"/>
        </w:rPr>
        <w:t xml:space="preserve"> </w:t>
      </w:r>
      <w:r>
        <w:t>baseline</w:t>
      </w:r>
      <w:r>
        <w:rPr>
          <w:spacing w:val="-3"/>
        </w:rPr>
        <w:t xml:space="preserve"> </w:t>
      </w:r>
      <w:r>
        <w:t>vali-dation axis in Do et al.</w:t>
      </w:r>
      <w:hyperlink w:anchor="_bookmark149" w:history="1">
        <w:r>
          <w:rPr>
            <w:vertAlign w:val="superscript"/>
          </w:rPr>
          <w:t>[16]</w:t>
        </w:r>
      </w:hyperlink>
      <w:r>
        <w:t>.</w:t>
      </w:r>
    </w:p>
    <w:p w14:paraId="00DC219F" w14:textId="77777777" w:rsidR="00350CFB" w:rsidRDefault="00283FFF">
      <w:pPr>
        <w:pStyle w:val="a3"/>
        <w:spacing w:line="249" w:lineRule="exact"/>
        <w:ind w:left="274"/>
      </w:pPr>
      <w:bookmarkStart w:id="318" w:name="_bookmark104"/>
      <w:bookmarkEnd w:id="318"/>
      <w:r>
        <w:t>Table</w:t>
      </w:r>
      <w:r>
        <w:rPr>
          <w:spacing w:val="-10"/>
        </w:rPr>
        <w:t xml:space="preserve"> </w:t>
      </w:r>
      <w:r>
        <w:t>4.8:</w:t>
      </w:r>
      <w:r>
        <w:rPr>
          <w:spacing w:val="11"/>
        </w:rPr>
        <w:t xml:space="preserve"> </w:t>
      </w:r>
      <w:r>
        <w:t>Domain</w:t>
      </w:r>
      <w:r>
        <w:rPr>
          <w:spacing w:val="-9"/>
        </w:rPr>
        <w:t xml:space="preserve"> </w:t>
      </w:r>
      <w:r>
        <w:t>alignment</w:t>
      </w:r>
      <w:r>
        <w:rPr>
          <w:spacing w:val="-10"/>
        </w:rPr>
        <w:t xml:space="preserve"> </w:t>
      </w:r>
      <w:r>
        <w:t>with</w:t>
      </w:r>
      <w:r>
        <w:rPr>
          <w:spacing w:val="-8"/>
        </w:rPr>
        <w:t xml:space="preserve"> </w:t>
      </w:r>
      <w:r>
        <w:t>transfer</w:t>
      </w:r>
      <w:r>
        <w:rPr>
          <w:spacing w:val="-9"/>
        </w:rPr>
        <w:t xml:space="preserve"> </w:t>
      </w:r>
      <w:r>
        <w:t>proxies</w:t>
      </w:r>
      <w:r>
        <w:rPr>
          <w:spacing w:val="-8"/>
        </w:rPr>
        <w:t xml:space="preserve"> </w:t>
      </w:r>
      <w:r>
        <w:t>(Do</w:t>
      </w:r>
      <w:r>
        <w:rPr>
          <w:spacing w:val="-10"/>
        </w:rPr>
        <w:t xml:space="preserve"> </w:t>
      </w:r>
      <w:r>
        <w:t>et</w:t>
      </w:r>
      <w:r>
        <w:rPr>
          <w:spacing w:val="-9"/>
        </w:rPr>
        <w:t xml:space="preserve"> </w:t>
      </w:r>
      <w:r>
        <w:t>al.</w:t>
      </w:r>
      <w:r>
        <w:rPr>
          <w:spacing w:val="-8"/>
        </w:rPr>
        <w:t xml:space="preserve"> </w:t>
      </w:r>
      <w:r>
        <w:t>2023</w:t>
      </w:r>
      <w:r>
        <w:rPr>
          <w:spacing w:val="-10"/>
        </w:rPr>
        <w:t xml:space="preserve"> </w:t>
      </w:r>
      <w:r>
        <w:t>baseline).</w:t>
      </w:r>
      <w:r>
        <w:rPr>
          <w:spacing w:val="11"/>
        </w:rPr>
        <w:t xml:space="preserve"> </w:t>
      </w:r>
      <w:r>
        <w:t>Kendall</w:t>
      </w:r>
      <w:r>
        <w:rPr>
          <w:spacing w:val="-9"/>
        </w:rPr>
        <w:t xml:space="preserve"> </w:t>
      </w:r>
      <w:r>
        <w:rPr>
          <w:i/>
        </w:rPr>
        <w:t>τ</w:t>
      </w:r>
      <w:r>
        <w:rPr>
          <w:i/>
          <w:spacing w:val="15"/>
        </w:rPr>
        <w:t xml:space="preserve"> </w:t>
      </w:r>
      <w:r>
        <w:t>and</w:t>
      </w:r>
      <w:r>
        <w:rPr>
          <w:spacing w:val="-9"/>
        </w:rPr>
        <w:t xml:space="preserve"> </w:t>
      </w:r>
      <w:r>
        <w:rPr>
          <w:spacing w:val="-2"/>
        </w:rPr>
        <w:t>Spear-</w:t>
      </w:r>
    </w:p>
    <w:p w14:paraId="00DC21A0" w14:textId="77777777" w:rsidR="00350CFB" w:rsidRDefault="00283FFF">
      <w:pPr>
        <w:pStyle w:val="a3"/>
        <w:spacing w:before="13"/>
        <w:ind w:left="282"/>
      </w:pPr>
      <w:r>
        <w:t>man</w:t>
      </w:r>
      <w:r>
        <w:rPr>
          <w:spacing w:val="-7"/>
        </w:rPr>
        <w:t xml:space="preserve"> </w:t>
      </w:r>
      <w:r>
        <w:rPr>
          <w:i/>
        </w:rPr>
        <w:t>ρ</w:t>
      </w:r>
      <w:r>
        <w:rPr>
          <w:i/>
          <w:spacing w:val="-6"/>
        </w:rPr>
        <w:t xml:space="preserve"> </w:t>
      </w:r>
      <w:r>
        <w:t>between</w:t>
      </w:r>
      <w:r>
        <w:rPr>
          <w:spacing w:val="-6"/>
        </w:rPr>
        <w:t xml:space="preserve"> </w:t>
      </w:r>
      <w:r>
        <w:t>reputation</w:t>
      </w:r>
      <w:r>
        <w:rPr>
          <w:spacing w:val="-7"/>
        </w:rPr>
        <w:t xml:space="preserve"> </w:t>
      </w:r>
      <w:r>
        <w:t>scores</w:t>
      </w:r>
      <w:r>
        <w:rPr>
          <w:spacing w:val="-6"/>
        </w:rPr>
        <w:t xml:space="preserve"> </w:t>
      </w:r>
      <w:r>
        <w:t>and</w:t>
      </w:r>
      <w:r>
        <w:rPr>
          <w:spacing w:val="-6"/>
        </w:rPr>
        <w:t xml:space="preserve"> </w:t>
      </w:r>
      <w:r>
        <w:t>proxy</w:t>
      </w:r>
      <w:r>
        <w:rPr>
          <w:spacing w:val="-7"/>
        </w:rPr>
        <w:t xml:space="preserve"> </w:t>
      </w:r>
      <w:r>
        <w:rPr>
          <w:spacing w:val="-2"/>
        </w:rPr>
        <w:t>rankings.</w:t>
      </w:r>
    </w:p>
    <w:p w14:paraId="00DC21A1" w14:textId="77777777" w:rsidR="00350CFB" w:rsidRDefault="00350CFB">
      <w:pPr>
        <w:pStyle w:val="a3"/>
        <w:spacing w:before="14"/>
        <w:rPr>
          <w:sz w:val="20"/>
        </w:rPr>
      </w:pPr>
    </w:p>
    <w:tbl>
      <w:tblPr>
        <w:tblW w:w="0" w:type="auto"/>
        <w:tblInd w:w="2776" w:type="dxa"/>
        <w:tblLayout w:type="fixed"/>
        <w:tblCellMar>
          <w:left w:w="0" w:type="dxa"/>
          <w:right w:w="0" w:type="dxa"/>
        </w:tblCellMar>
        <w:tblLook w:val="01E0" w:firstRow="1" w:lastRow="1" w:firstColumn="1" w:lastColumn="1" w:noHBand="0" w:noVBand="0"/>
      </w:tblPr>
      <w:tblGrid>
        <w:gridCol w:w="2200"/>
        <w:gridCol w:w="1179"/>
        <w:gridCol w:w="1005"/>
      </w:tblGrid>
      <w:tr w:rsidR="00350CFB" w14:paraId="00DC21A5" w14:textId="77777777">
        <w:trPr>
          <w:trHeight w:val="381"/>
        </w:trPr>
        <w:tc>
          <w:tcPr>
            <w:tcW w:w="2200" w:type="dxa"/>
            <w:tcBorders>
              <w:top w:val="single" w:sz="8" w:space="0" w:color="000000"/>
              <w:bottom w:val="single" w:sz="6" w:space="0" w:color="000000"/>
            </w:tcBorders>
          </w:tcPr>
          <w:p w14:paraId="00DC21A2" w14:textId="77777777" w:rsidR="00350CFB" w:rsidRDefault="00283FFF">
            <w:pPr>
              <w:pStyle w:val="TableParagraph"/>
              <w:spacing w:before="53"/>
              <w:ind w:left="69"/>
              <w:jc w:val="left"/>
            </w:pPr>
            <w:r>
              <w:rPr>
                <w:spacing w:val="-2"/>
              </w:rPr>
              <w:t>Proxy</w:t>
            </w:r>
          </w:p>
        </w:tc>
        <w:tc>
          <w:tcPr>
            <w:tcW w:w="1179" w:type="dxa"/>
            <w:tcBorders>
              <w:top w:val="single" w:sz="8" w:space="0" w:color="000000"/>
              <w:bottom w:val="single" w:sz="6" w:space="0" w:color="000000"/>
            </w:tcBorders>
          </w:tcPr>
          <w:p w14:paraId="00DC21A3" w14:textId="77777777" w:rsidR="00350CFB" w:rsidRDefault="00283FFF">
            <w:pPr>
              <w:pStyle w:val="TableParagraph"/>
              <w:spacing w:before="53"/>
              <w:ind w:left="1" w:right="1"/>
              <w:rPr>
                <w:i/>
              </w:rPr>
            </w:pPr>
            <w:r>
              <w:t>Spearman</w:t>
            </w:r>
            <w:r>
              <w:rPr>
                <w:spacing w:val="-10"/>
              </w:rPr>
              <w:t xml:space="preserve"> </w:t>
            </w:r>
            <w:r>
              <w:rPr>
                <w:i/>
                <w:spacing w:val="-10"/>
              </w:rPr>
              <w:t>ρ</w:t>
            </w:r>
          </w:p>
        </w:tc>
        <w:tc>
          <w:tcPr>
            <w:tcW w:w="1005" w:type="dxa"/>
            <w:tcBorders>
              <w:top w:val="single" w:sz="8" w:space="0" w:color="000000"/>
              <w:bottom w:val="single" w:sz="6" w:space="0" w:color="000000"/>
            </w:tcBorders>
          </w:tcPr>
          <w:p w14:paraId="00DC21A4" w14:textId="77777777" w:rsidR="00350CFB" w:rsidRDefault="00283FFF">
            <w:pPr>
              <w:pStyle w:val="TableParagraph"/>
              <w:spacing w:before="53"/>
              <w:ind w:left="2" w:right="25"/>
              <w:rPr>
                <w:i/>
              </w:rPr>
            </w:pPr>
            <w:r>
              <w:t>Kendall</w:t>
            </w:r>
            <w:r>
              <w:rPr>
                <w:spacing w:val="-8"/>
              </w:rPr>
              <w:t xml:space="preserve"> </w:t>
            </w:r>
            <w:r>
              <w:rPr>
                <w:i/>
                <w:spacing w:val="-10"/>
              </w:rPr>
              <w:t>τ</w:t>
            </w:r>
          </w:p>
        </w:tc>
      </w:tr>
      <w:tr w:rsidR="00350CFB" w14:paraId="00DC21AC" w14:textId="77777777">
        <w:trPr>
          <w:trHeight w:val="590"/>
        </w:trPr>
        <w:tc>
          <w:tcPr>
            <w:tcW w:w="2200" w:type="dxa"/>
            <w:tcBorders>
              <w:top w:val="single" w:sz="6" w:space="0" w:color="000000"/>
            </w:tcBorders>
          </w:tcPr>
          <w:p w14:paraId="00DC21A6" w14:textId="77777777" w:rsidR="00350CFB" w:rsidRDefault="00283FFF">
            <w:pPr>
              <w:pStyle w:val="TableParagraph"/>
              <w:spacing w:before="52"/>
              <w:ind w:left="69"/>
              <w:jc w:val="left"/>
              <w:rPr>
                <w:i/>
              </w:rPr>
            </w:pPr>
            <w:r>
              <w:rPr>
                <w:i/>
                <w:spacing w:val="-2"/>
              </w:rPr>
              <w:t>EndorseRank</w:t>
            </w:r>
          </w:p>
          <w:p w14:paraId="00DC21A7" w14:textId="77777777" w:rsidR="00350CFB" w:rsidRDefault="00283FFF">
            <w:pPr>
              <w:pStyle w:val="TableParagraph"/>
              <w:spacing w:before="18" w:line="247" w:lineRule="exact"/>
              <w:ind w:left="69"/>
              <w:jc w:val="left"/>
            </w:pPr>
            <w:r>
              <w:rPr>
                <w:spacing w:val="-2"/>
              </w:rPr>
              <w:t>In-degree</w:t>
            </w:r>
          </w:p>
        </w:tc>
        <w:tc>
          <w:tcPr>
            <w:tcW w:w="1179" w:type="dxa"/>
            <w:tcBorders>
              <w:top w:val="single" w:sz="6" w:space="0" w:color="000000"/>
            </w:tcBorders>
          </w:tcPr>
          <w:p w14:paraId="00DC21A8" w14:textId="77777777" w:rsidR="00350CFB" w:rsidRDefault="00350CFB">
            <w:pPr>
              <w:pStyle w:val="TableParagraph"/>
              <w:spacing w:before="70"/>
              <w:jc w:val="left"/>
            </w:pPr>
          </w:p>
          <w:p w14:paraId="00DC21A9" w14:textId="77777777" w:rsidR="00350CFB" w:rsidRDefault="00283FFF">
            <w:pPr>
              <w:pStyle w:val="TableParagraph"/>
              <w:spacing w:before="0" w:line="247" w:lineRule="exact"/>
              <w:ind w:left="1" w:right="1"/>
            </w:pPr>
            <w:r>
              <w:rPr>
                <w:spacing w:val="-2"/>
              </w:rPr>
              <w:t>0.422</w:t>
            </w:r>
          </w:p>
        </w:tc>
        <w:tc>
          <w:tcPr>
            <w:tcW w:w="1005" w:type="dxa"/>
            <w:tcBorders>
              <w:top w:val="single" w:sz="6" w:space="0" w:color="000000"/>
            </w:tcBorders>
          </w:tcPr>
          <w:p w14:paraId="00DC21AA" w14:textId="77777777" w:rsidR="00350CFB" w:rsidRDefault="00350CFB">
            <w:pPr>
              <w:pStyle w:val="TableParagraph"/>
              <w:spacing w:before="70"/>
              <w:jc w:val="left"/>
            </w:pPr>
          </w:p>
          <w:p w14:paraId="00DC21AB" w14:textId="77777777" w:rsidR="00350CFB" w:rsidRDefault="00283FFF">
            <w:pPr>
              <w:pStyle w:val="TableParagraph"/>
              <w:spacing w:before="0" w:line="247" w:lineRule="exact"/>
              <w:ind w:left="25" w:right="25"/>
            </w:pPr>
            <w:r>
              <w:rPr>
                <w:spacing w:val="-2"/>
              </w:rPr>
              <w:t>0.344</w:t>
            </w:r>
          </w:p>
        </w:tc>
      </w:tr>
      <w:tr w:rsidR="00350CFB" w14:paraId="00DC21B0" w14:textId="77777777">
        <w:trPr>
          <w:trHeight w:val="330"/>
        </w:trPr>
        <w:tc>
          <w:tcPr>
            <w:tcW w:w="2200" w:type="dxa"/>
          </w:tcPr>
          <w:p w14:paraId="00DC21AD" w14:textId="77777777" w:rsidR="00350CFB" w:rsidRDefault="00283FFF">
            <w:pPr>
              <w:pStyle w:val="TableParagraph"/>
              <w:ind w:left="69"/>
              <w:jc w:val="left"/>
            </w:pPr>
            <w:r>
              <w:t>In-value</w:t>
            </w:r>
            <w:r>
              <w:rPr>
                <w:spacing w:val="-7"/>
              </w:rPr>
              <w:t xml:space="preserve"> </w:t>
            </w:r>
            <w:r>
              <w:t>(sum</w:t>
            </w:r>
            <w:r>
              <w:rPr>
                <w:spacing w:val="-7"/>
              </w:rPr>
              <w:t xml:space="preserve"> </w:t>
            </w:r>
            <w:r>
              <w:rPr>
                <w:spacing w:val="-2"/>
              </w:rPr>
              <w:t>inbound)</w:t>
            </w:r>
          </w:p>
        </w:tc>
        <w:tc>
          <w:tcPr>
            <w:tcW w:w="1179" w:type="dxa"/>
          </w:tcPr>
          <w:p w14:paraId="00DC21AE" w14:textId="77777777" w:rsidR="00350CFB" w:rsidRDefault="00283FFF">
            <w:pPr>
              <w:pStyle w:val="TableParagraph"/>
              <w:ind w:left="1" w:right="1"/>
            </w:pPr>
            <w:r>
              <w:rPr>
                <w:spacing w:val="-2"/>
              </w:rPr>
              <w:t>0.398</w:t>
            </w:r>
          </w:p>
        </w:tc>
        <w:tc>
          <w:tcPr>
            <w:tcW w:w="1005" w:type="dxa"/>
          </w:tcPr>
          <w:p w14:paraId="00DC21AF" w14:textId="77777777" w:rsidR="00350CFB" w:rsidRDefault="00283FFF">
            <w:pPr>
              <w:pStyle w:val="TableParagraph"/>
              <w:ind w:left="25" w:right="25"/>
            </w:pPr>
            <w:r>
              <w:rPr>
                <w:spacing w:val="-2"/>
              </w:rPr>
              <w:t>0.321</w:t>
            </w:r>
          </w:p>
        </w:tc>
      </w:tr>
      <w:tr w:rsidR="00350CFB" w14:paraId="00DC21B7" w14:textId="77777777">
        <w:trPr>
          <w:trHeight w:val="601"/>
        </w:trPr>
        <w:tc>
          <w:tcPr>
            <w:tcW w:w="2200" w:type="dxa"/>
          </w:tcPr>
          <w:p w14:paraId="00DC21B1" w14:textId="77777777" w:rsidR="00350CFB" w:rsidRDefault="00283FFF">
            <w:pPr>
              <w:pStyle w:val="TableParagraph"/>
              <w:spacing w:before="63"/>
              <w:ind w:left="69"/>
              <w:jc w:val="left"/>
              <w:rPr>
                <w:i/>
              </w:rPr>
            </w:pPr>
            <w:r>
              <w:rPr>
                <w:i/>
                <w:spacing w:val="-5"/>
              </w:rPr>
              <w:t>AWP</w:t>
            </w:r>
          </w:p>
          <w:p w14:paraId="00DC21B2" w14:textId="77777777" w:rsidR="00350CFB" w:rsidRDefault="00283FFF">
            <w:pPr>
              <w:pStyle w:val="TableParagraph"/>
              <w:spacing w:before="18" w:line="247" w:lineRule="exact"/>
              <w:ind w:left="69"/>
              <w:jc w:val="left"/>
            </w:pPr>
            <w:r>
              <w:rPr>
                <w:spacing w:val="-2"/>
              </w:rPr>
              <w:t>In-degree</w:t>
            </w:r>
          </w:p>
        </w:tc>
        <w:tc>
          <w:tcPr>
            <w:tcW w:w="1179" w:type="dxa"/>
          </w:tcPr>
          <w:p w14:paraId="00DC21B3" w14:textId="77777777" w:rsidR="00350CFB" w:rsidRDefault="00350CFB">
            <w:pPr>
              <w:pStyle w:val="TableParagraph"/>
              <w:spacing w:before="81"/>
              <w:jc w:val="left"/>
            </w:pPr>
          </w:p>
          <w:p w14:paraId="00DC21B4" w14:textId="77777777" w:rsidR="00350CFB" w:rsidRDefault="00283FFF">
            <w:pPr>
              <w:pStyle w:val="TableParagraph"/>
              <w:spacing w:before="0" w:line="247" w:lineRule="exact"/>
              <w:ind w:left="1" w:right="1"/>
            </w:pPr>
            <w:r>
              <w:rPr>
                <w:spacing w:val="-2"/>
              </w:rPr>
              <w:t>0.791</w:t>
            </w:r>
          </w:p>
        </w:tc>
        <w:tc>
          <w:tcPr>
            <w:tcW w:w="1005" w:type="dxa"/>
          </w:tcPr>
          <w:p w14:paraId="00DC21B5" w14:textId="77777777" w:rsidR="00350CFB" w:rsidRDefault="00350CFB">
            <w:pPr>
              <w:pStyle w:val="TableParagraph"/>
              <w:spacing w:before="81"/>
              <w:jc w:val="left"/>
            </w:pPr>
          </w:p>
          <w:p w14:paraId="00DC21B6" w14:textId="77777777" w:rsidR="00350CFB" w:rsidRDefault="00283FFF">
            <w:pPr>
              <w:pStyle w:val="TableParagraph"/>
              <w:spacing w:before="0" w:line="247" w:lineRule="exact"/>
              <w:ind w:left="25" w:right="25"/>
            </w:pPr>
            <w:r>
              <w:rPr>
                <w:spacing w:val="-2"/>
              </w:rPr>
              <w:t>0.617</w:t>
            </w:r>
          </w:p>
        </w:tc>
      </w:tr>
      <w:tr w:rsidR="00350CFB" w14:paraId="00DC21BB" w14:textId="77777777">
        <w:trPr>
          <w:trHeight w:val="330"/>
        </w:trPr>
        <w:tc>
          <w:tcPr>
            <w:tcW w:w="2200" w:type="dxa"/>
          </w:tcPr>
          <w:p w14:paraId="00DC21B8" w14:textId="77777777" w:rsidR="00350CFB" w:rsidRDefault="00283FFF">
            <w:pPr>
              <w:pStyle w:val="TableParagraph"/>
              <w:ind w:left="69"/>
              <w:jc w:val="left"/>
            </w:pPr>
            <w:r>
              <w:t>In-value</w:t>
            </w:r>
            <w:r>
              <w:rPr>
                <w:spacing w:val="-7"/>
              </w:rPr>
              <w:t xml:space="preserve"> </w:t>
            </w:r>
            <w:r>
              <w:t>(sum</w:t>
            </w:r>
            <w:r>
              <w:rPr>
                <w:spacing w:val="-7"/>
              </w:rPr>
              <w:t xml:space="preserve"> </w:t>
            </w:r>
            <w:r>
              <w:rPr>
                <w:spacing w:val="-2"/>
              </w:rPr>
              <w:t>inbound)</w:t>
            </w:r>
          </w:p>
        </w:tc>
        <w:tc>
          <w:tcPr>
            <w:tcW w:w="1179" w:type="dxa"/>
          </w:tcPr>
          <w:p w14:paraId="00DC21B9" w14:textId="77777777" w:rsidR="00350CFB" w:rsidRDefault="00283FFF">
            <w:pPr>
              <w:pStyle w:val="TableParagraph"/>
              <w:ind w:left="1" w:right="1"/>
            </w:pPr>
            <w:r>
              <w:rPr>
                <w:spacing w:val="-2"/>
              </w:rPr>
              <w:t>0.610</w:t>
            </w:r>
          </w:p>
        </w:tc>
        <w:tc>
          <w:tcPr>
            <w:tcW w:w="1005" w:type="dxa"/>
          </w:tcPr>
          <w:p w14:paraId="00DC21BA" w14:textId="77777777" w:rsidR="00350CFB" w:rsidRDefault="00283FFF">
            <w:pPr>
              <w:pStyle w:val="TableParagraph"/>
              <w:ind w:left="25" w:right="25"/>
            </w:pPr>
            <w:r>
              <w:rPr>
                <w:spacing w:val="-2"/>
              </w:rPr>
              <w:t>0.450</w:t>
            </w:r>
          </w:p>
        </w:tc>
      </w:tr>
      <w:tr w:rsidR="00350CFB" w14:paraId="00DC21C2" w14:textId="77777777">
        <w:trPr>
          <w:trHeight w:val="601"/>
        </w:trPr>
        <w:tc>
          <w:tcPr>
            <w:tcW w:w="2200" w:type="dxa"/>
          </w:tcPr>
          <w:p w14:paraId="00DC21BC" w14:textId="77777777" w:rsidR="00350CFB" w:rsidRDefault="00283FFF">
            <w:pPr>
              <w:pStyle w:val="TableParagraph"/>
              <w:spacing w:before="63"/>
              <w:ind w:left="69"/>
              <w:jc w:val="left"/>
              <w:rPr>
                <w:i/>
              </w:rPr>
            </w:pPr>
            <w:r>
              <w:rPr>
                <w:i/>
                <w:spacing w:val="-2"/>
                <w:color w:val="FF0000"/>
              </w:rPr>
              <w:t>—</w:t>
            </w:r>
          </w:p>
          <w:p w14:paraId="00DC21BD" w14:textId="77777777" w:rsidR="00350CFB" w:rsidRDefault="00283FFF">
            <w:pPr>
              <w:pStyle w:val="TableParagraph"/>
              <w:spacing w:before="18" w:line="247" w:lineRule="exact"/>
              <w:ind w:left="69"/>
              <w:jc w:val="left"/>
            </w:pPr>
            <w:r>
              <w:rPr>
                <w:spacing w:val="-2"/>
              </w:rPr>
              <w:t>In-degree</w:t>
            </w:r>
          </w:p>
        </w:tc>
        <w:tc>
          <w:tcPr>
            <w:tcW w:w="1179" w:type="dxa"/>
          </w:tcPr>
          <w:p w14:paraId="00DC21BE" w14:textId="77777777" w:rsidR="00350CFB" w:rsidRDefault="00350CFB">
            <w:pPr>
              <w:pStyle w:val="TableParagraph"/>
              <w:spacing w:before="81"/>
              <w:jc w:val="left"/>
            </w:pPr>
          </w:p>
          <w:p w14:paraId="00DC21BF" w14:textId="77777777" w:rsidR="00350CFB" w:rsidRDefault="00283FFF">
            <w:pPr>
              <w:pStyle w:val="TableParagraph"/>
              <w:spacing w:before="0" w:line="247" w:lineRule="exact"/>
              <w:ind w:left="1" w:right="1"/>
            </w:pPr>
            <w:r>
              <w:rPr>
                <w:spacing w:val="-2"/>
              </w:rPr>
              <w:t>0.396</w:t>
            </w:r>
          </w:p>
        </w:tc>
        <w:tc>
          <w:tcPr>
            <w:tcW w:w="1005" w:type="dxa"/>
          </w:tcPr>
          <w:p w14:paraId="00DC21C0" w14:textId="77777777" w:rsidR="00350CFB" w:rsidRDefault="00350CFB">
            <w:pPr>
              <w:pStyle w:val="TableParagraph"/>
              <w:spacing w:before="81"/>
              <w:jc w:val="left"/>
            </w:pPr>
          </w:p>
          <w:p w14:paraId="00DC21C1" w14:textId="77777777" w:rsidR="00350CFB" w:rsidRDefault="00283FFF">
            <w:pPr>
              <w:pStyle w:val="TableParagraph"/>
              <w:spacing w:before="0" w:line="247" w:lineRule="exact"/>
              <w:ind w:left="25" w:right="25"/>
            </w:pPr>
            <w:r>
              <w:rPr>
                <w:spacing w:val="-2"/>
              </w:rPr>
              <w:t>0.275</w:t>
            </w:r>
          </w:p>
        </w:tc>
      </w:tr>
      <w:tr w:rsidR="00350CFB" w14:paraId="00DC21C6" w14:textId="77777777">
        <w:trPr>
          <w:trHeight w:val="332"/>
        </w:trPr>
        <w:tc>
          <w:tcPr>
            <w:tcW w:w="2200" w:type="dxa"/>
            <w:tcBorders>
              <w:bottom w:val="single" w:sz="8" w:space="0" w:color="000000"/>
            </w:tcBorders>
          </w:tcPr>
          <w:p w14:paraId="00DC21C3" w14:textId="77777777" w:rsidR="00350CFB" w:rsidRDefault="00283FFF">
            <w:pPr>
              <w:pStyle w:val="TableParagraph"/>
              <w:ind w:left="69"/>
              <w:jc w:val="left"/>
            </w:pPr>
            <w:r>
              <w:t>In-value</w:t>
            </w:r>
            <w:r>
              <w:rPr>
                <w:spacing w:val="-7"/>
              </w:rPr>
              <w:t xml:space="preserve"> </w:t>
            </w:r>
            <w:r>
              <w:t>(sum</w:t>
            </w:r>
            <w:r>
              <w:rPr>
                <w:spacing w:val="-7"/>
              </w:rPr>
              <w:t xml:space="preserve"> </w:t>
            </w:r>
            <w:r>
              <w:rPr>
                <w:spacing w:val="-2"/>
              </w:rPr>
              <w:t>inbound)</w:t>
            </w:r>
          </w:p>
        </w:tc>
        <w:tc>
          <w:tcPr>
            <w:tcW w:w="1179" w:type="dxa"/>
            <w:tcBorders>
              <w:bottom w:val="single" w:sz="8" w:space="0" w:color="000000"/>
            </w:tcBorders>
          </w:tcPr>
          <w:p w14:paraId="00DC21C4" w14:textId="77777777" w:rsidR="00350CFB" w:rsidRDefault="00283FFF">
            <w:pPr>
              <w:pStyle w:val="TableParagraph"/>
              <w:ind w:left="1" w:right="1"/>
            </w:pPr>
            <w:r>
              <w:rPr>
                <w:spacing w:val="-2"/>
              </w:rPr>
              <w:t>0.314</w:t>
            </w:r>
          </w:p>
        </w:tc>
        <w:tc>
          <w:tcPr>
            <w:tcW w:w="1005" w:type="dxa"/>
            <w:tcBorders>
              <w:bottom w:val="single" w:sz="8" w:space="0" w:color="000000"/>
            </w:tcBorders>
          </w:tcPr>
          <w:p w14:paraId="00DC21C5" w14:textId="77777777" w:rsidR="00350CFB" w:rsidRDefault="00283FFF">
            <w:pPr>
              <w:pStyle w:val="TableParagraph"/>
              <w:ind w:left="25" w:right="25"/>
            </w:pPr>
            <w:r>
              <w:rPr>
                <w:spacing w:val="-2"/>
              </w:rPr>
              <w:t>0.216</w:t>
            </w:r>
          </w:p>
        </w:tc>
      </w:tr>
    </w:tbl>
    <w:p w14:paraId="00DC21C7" w14:textId="77777777" w:rsidR="00350CFB" w:rsidRDefault="00350CFB">
      <w:pPr>
        <w:pStyle w:val="a3"/>
        <w:spacing w:before="168"/>
      </w:pPr>
    </w:p>
    <w:p w14:paraId="00DC21C8" w14:textId="77777777" w:rsidR="00350CFB" w:rsidRDefault="00283FFF">
      <w:pPr>
        <w:pStyle w:val="a3"/>
        <w:spacing w:line="396" w:lineRule="auto"/>
        <w:ind w:left="274" w:right="523" w:hanging="1"/>
        <w:jc w:val="both"/>
      </w:pPr>
      <w:r>
        <w:t xml:space="preserve">AWP achieves the highest social-method alignment on both transfer proxies: in-degree </w:t>
      </w:r>
      <w:r>
        <w:rPr>
          <w:i/>
        </w:rPr>
        <w:t>τ</w:t>
      </w:r>
      <w:r>
        <w:rPr>
          <w:i/>
          <w:spacing w:val="37"/>
        </w:rPr>
        <w:t xml:space="preserve"> </w:t>
      </w:r>
      <w:r>
        <w:t>= 0</w:t>
      </w:r>
      <w:r>
        <w:rPr>
          <w:i/>
        </w:rPr>
        <w:t>.</w:t>
      </w:r>
      <w:r>
        <w:t>617 (</w:t>
      </w:r>
      <w:r>
        <w:rPr>
          <w:i/>
        </w:rPr>
        <w:t xml:space="preserve">ρ </w:t>
      </w:r>
      <w:r>
        <w:t>= 0</w:t>
      </w:r>
      <w:r>
        <w:rPr>
          <w:i/>
        </w:rPr>
        <w:t>.</w:t>
      </w:r>
      <w:r>
        <w:t>791)</w:t>
      </w:r>
      <w:r>
        <w:rPr>
          <w:spacing w:val="-11"/>
        </w:rPr>
        <w:t xml:space="preserve"> </w:t>
      </w:r>
      <w:r>
        <w:t>and</w:t>
      </w:r>
      <w:r>
        <w:rPr>
          <w:spacing w:val="-11"/>
        </w:rPr>
        <w:t xml:space="preserve"> </w:t>
      </w:r>
      <w:r>
        <w:t>in-value</w:t>
      </w:r>
      <w:r>
        <w:rPr>
          <w:spacing w:val="-11"/>
        </w:rPr>
        <w:t xml:space="preserve"> </w:t>
      </w:r>
      <w:r>
        <w:rPr>
          <w:i/>
        </w:rPr>
        <w:t>τ</w:t>
      </w:r>
      <w:r>
        <w:rPr>
          <w:i/>
          <w:spacing w:val="40"/>
        </w:rPr>
        <w:t xml:space="preserve"> </w:t>
      </w:r>
      <w:r>
        <w:t>= 0</w:t>
      </w:r>
      <w:r>
        <w:rPr>
          <w:i/>
        </w:rPr>
        <w:t>.</w:t>
      </w:r>
      <w:r>
        <w:t>450</w:t>
      </w:r>
      <w:r>
        <w:rPr>
          <w:spacing w:val="-10"/>
        </w:rPr>
        <w:t xml:space="preserve"> </w:t>
      </w:r>
      <w:r>
        <w:t>(</w:t>
      </w:r>
      <w:r>
        <w:rPr>
          <w:i/>
        </w:rPr>
        <w:t xml:space="preserve">ρ </w:t>
      </w:r>
      <w:r>
        <w:t>= 0</w:t>
      </w:r>
      <w:r>
        <w:rPr>
          <w:i/>
        </w:rPr>
        <w:t>.</w:t>
      </w:r>
      <w:r>
        <w:t>610),</w:t>
      </w:r>
      <w:r>
        <w:rPr>
          <w:spacing w:val="-7"/>
        </w:rPr>
        <w:t xml:space="preserve"> </w:t>
      </w:r>
      <w:r>
        <w:t>for</w:t>
      </w:r>
      <w:r>
        <w:rPr>
          <w:spacing w:val="-11"/>
        </w:rPr>
        <w:t xml:space="preserve"> </w:t>
      </w:r>
      <w:r>
        <w:t>a</w:t>
      </w:r>
      <w:r>
        <w:rPr>
          <w:spacing w:val="-11"/>
        </w:rPr>
        <w:t xml:space="preserve"> </w:t>
      </w:r>
      <w:r>
        <w:t>family</w:t>
      </w:r>
      <w:r>
        <w:rPr>
          <w:spacing w:val="-11"/>
        </w:rPr>
        <w:t xml:space="preserve"> </w:t>
      </w:r>
      <w:r>
        <w:t>mean</w:t>
      </w:r>
      <w:r>
        <w:rPr>
          <w:spacing w:val="-11"/>
        </w:rPr>
        <w:t xml:space="preserve"> </w:t>
      </w:r>
      <w:r>
        <w:t>of</w:t>
      </w:r>
      <w:r>
        <w:rPr>
          <w:spacing w:val="-11"/>
        </w:rPr>
        <w:t xml:space="preserve"> </w:t>
      </w:r>
      <w:r>
        <w:t>0</w:t>
      </w:r>
      <w:r>
        <w:rPr>
          <w:i/>
        </w:rPr>
        <w:t>.</w:t>
      </w:r>
      <w:r>
        <w:t>534.</w:t>
      </w:r>
      <w:r>
        <w:rPr>
          <w:spacing w:val="23"/>
        </w:rPr>
        <w:t xml:space="preserve"> </w:t>
      </w:r>
      <w:r>
        <w:t>This</w:t>
      </w:r>
      <w:r>
        <w:rPr>
          <w:spacing w:val="-11"/>
        </w:rPr>
        <w:t xml:space="preserve"> </w:t>
      </w:r>
      <w:r>
        <w:t>result</w:t>
      </w:r>
      <w:r>
        <w:rPr>
          <w:spacing w:val="-11"/>
        </w:rPr>
        <w:t xml:space="preserve"> </w:t>
      </w:r>
      <w:r>
        <w:t>is</w:t>
      </w:r>
      <w:r>
        <w:rPr>
          <w:spacing w:val="-11"/>
        </w:rPr>
        <w:t xml:space="preserve"> </w:t>
      </w:r>
      <w:r>
        <w:t>expected by construction:</w:t>
      </w:r>
      <w:r>
        <w:rPr>
          <w:spacing w:val="28"/>
        </w:rPr>
        <w:t xml:space="preserve"> </w:t>
      </w:r>
      <w:r>
        <w:t>AWP ranks on the time-decayed transfer graph, so correlation with transfer cen-trality</w:t>
      </w:r>
      <w:r>
        <w:rPr>
          <w:spacing w:val="-4"/>
        </w:rPr>
        <w:t xml:space="preserve"> </w:t>
      </w:r>
      <w:r>
        <w:t>is</w:t>
      </w:r>
      <w:r>
        <w:rPr>
          <w:spacing w:val="-4"/>
        </w:rPr>
        <w:t xml:space="preserve"> </w:t>
      </w:r>
      <w:r>
        <w:t>a</w:t>
      </w:r>
      <w:r>
        <w:rPr>
          <w:spacing w:val="-4"/>
        </w:rPr>
        <w:t xml:space="preserve"> </w:t>
      </w:r>
      <w:r>
        <w:t>primary-construct</w:t>
      </w:r>
      <w:r>
        <w:rPr>
          <w:spacing w:val="-4"/>
        </w:rPr>
        <w:t xml:space="preserve"> </w:t>
      </w:r>
      <w:r>
        <w:t>check</w:t>
      </w:r>
      <w:r>
        <w:rPr>
          <w:spacing w:val="-4"/>
        </w:rPr>
        <w:t xml:space="preserve"> </w:t>
      </w:r>
      <w:r>
        <w:t>rather</w:t>
      </w:r>
      <w:r>
        <w:rPr>
          <w:spacing w:val="-4"/>
        </w:rPr>
        <w:t xml:space="preserve"> </w:t>
      </w:r>
      <w:r>
        <w:t>than</w:t>
      </w:r>
      <w:r>
        <w:rPr>
          <w:spacing w:val="-4"/>
        </w:rPr>
        <w:t xml:space="preserve"> </w:t>
      </w:r>
      <w:r>
        <w:t>an</w:t>
      </w:r>
      <w:r>
        <w:rPr>
          <w:spacing w:val="-4"/>
        </w:rPr>
        <w:t xml:space="preserve"> </w:t>
      </w:r>
      <w:r>
        <w:t>independent</w:t>
      </w:r>
      <w:r>
        <w:rPr>
          <w:spacing w:val="-4"/>
        </w:rPr>
        <w:t xml:space="preserve"> </w:t>
      </w:r>
      <w:r>
        <w:t>external</w:t>
      </w:r>
      <w:r>
        <w:rPr>
          <w:spacing w:val="-4"/>
        </w:rPr>
        <w:t xml:space="preserve"> </w:t>
      </w:r>
      <w:r>
        <w:t>validation. The</w:t>
      </w:r>
      <w:r>
        <w:rPr>
          <w:spacing w:val="-4"/>
        </w:rPr>
        <w:t xml:space="preserve"> </w:t>
      </w:r>
      <w:r>
        <w:t>magnitude is</w:t>
      </w:r>
      <w:r>
        <w:rPr>
          <w:spacing w:val="-3"/>
        </w:rPr>
        <w:t xml:space="preserve"> </w:t>
      </w:r>
      <w:r>
        <w:t>nonetheless</w:t>
      </w:r>
      <w:r>
        <w:rPr>
          <w:spacing w:val="-3"/>
        </w:rPr>
        <w:t xml:space="preserve"> </w:t>
      </w:r>
      <w:r>
        <w:t>informative.</w:t>
      </w:r>
      <w:r>
        <w:rPr>
          <w:spacing w:val="22"/>
        </w:rPr>
        <w:t xml:space="preserve"> </w:t>
      </w:r>
      <w:r>
        <w:t>AWP</w:t>
      </w:r>
      <w:r>
        <w:rPr>
          <w:spacing w:val="-3"/>
        </w:rPr>
        <w:t xml:space="preserve"> </w:t>
      </w:r>
      <w:r>
        <w:t>does</w:t>
      </w:r>
      <w:r>
        <w:rPr>
          <w:spacing w:val="-2"/>
        </w:rPr>
        <w:t xml:space="preserve"> </w:t>
      </w:r>
      <w:r>
        <w:t>not</w:t>
      </w:r>
      <w:r>
        <w:rPr>
          <w:spacing w:val="-3"/>
        </w:rPr>
        <w:t xml:space="preserve"> </w:t>
      </w:r>
      <w:r>
        <w:t>collapse</w:t>
      </w:r>
      <w:r>
        <w:rPr>
          <w:spacing w:val="-2"/>
        </w:rPr>
        <w:t xml:space="preserve"> </w:t>
      </w:r>
      <w:r>
        <w:t>to</w:t>
      </w:r>
      <w:r>
        <w:rPr>
          <w:spacing w:val="-3"/>
        </w:rPr>
        <w:t xml:space="preserve"> </w:t>
      </w:r>
      <w:r>
        <w:t>a</w:t>
      </w:r>
      <w:r>
        <w:rPr>
          <w:spacing w:val="-2"/>
        </w:rPr>
        <w:t xml:space="preserve"> </w:t>
      </w:r>
      <w:r>
        <w:t>trivial</w:t>
      </w:r>
      <w:r>
        <w:rPr>
          <w:spacing w:val="-3"/>
        </w:rPr>
        <w:t xml:space="preserve"> </w:t>
      </w:r>
      <w:r>
        <w:t>identity</w:t>
      </w:r>
      <w:r>
        <w:rPr>
          <w:spacing w:val="-2"/>
        </w:rPr>
        <w:t xml:space="preserve"> </w:t>
      </w:r>
      <w:r>
        <w:t>with</w:t>
      </w:r>
      <w:r>
        <w:rPr>
          <w:spacing w:val="-3"/>
        </w:rPr>
        <w:t xml:space="preserve"> </w:t>
      </w:r>
      <w:r>
        <w:t>in-degree;</w:t>
      </w:r>
      <w:r>
        <w:rPr>
          <w:spacing w:val="-1"/>
        </w:rPr>
        <w:t xml:space="preserve"> </w:t>
      </w:r>
      <w:r>
        <w:t>logistic</w:t>
      </w:r>
      <w:r>
        <w:rPr>
          <w:spacing w:val="-2"/>
        </w:rPr>
        <w:t xml:space="preserve"> </w:t>
      </w:r>
      <w:r>
        <w:t>de-cay</w:t>
      </w:r>
      <w:r>
        <w:rPr>
          <w:spacing w:val="-5"/>
        </w:rPr>
        <w:t xml:space="preserve"> </w:t>
      </w:r>
      <w:r>
        <w:t>and</w:t>
      </w:r>
      <w:r>
        <w:rPr>
          <w:spacing w:val="-5"/>
        </w:rPr>
        <w:t xml:space="preserve"> </w:t>
      </w:r>
      <w:r>
        <w:t>value</w:t>
      </w:r>
      <w:r>
        <w:rPr>
          <w:spacing w:val="-5"/>
        </w:rPr>
        <w:t xml:space="preserve"> </w:t>
      </w:r>
      <w:r>
        <w:t>weighting</w:t>
      </w:r>
      <w:r>
        <w:rPr>
          <w:spacing w:val="-5"/>
        </w:rPr>
        <w:t xml:space="preserve"> </w:t>
      </w:r>
      <w:r>
        <w:t>produce</w:t>
      </w:r>
      <w:r>
        <w:rPr>
          <w:spacing w:val="-5"/>
        </w:rPr>
        <w:t xml:space="preserve"> </w:t>
      </w:r>
      <w:r>
        <w:t>rankings</w:t>
      </w:r>
      <w:r>
        <w:rPr>
          <w:spacing w:val="-5"/>
        </w:rPr>
        <w:t xml:space="preserve"> </w:t>
      </w:r>
      <w:r>
        <w:t>that</w:t>
      </w:r>
      <w:r>
        <w:rPr>
          <w:spacing w:val="-5"/>
        </w:rPr>
        <w:t xml:space="preserve"> </w:t>
      </w:r>
      <w:r>
        <w:t>agree</w:t>
      </w:r>
      <w:r>
        <w:rPr>
          <w:spacing w:val="-5"/>
        </w:rPr>
        <w:t xml:space="preserve"> </w:t>
      </w:r>
      <w:r>
        <w:t>strongly</w:t>
      </w:r>
      <w:r>
        <w:rPr>
          <w:spacing w:val="-5"/>
        </w:rPr>
        <w:t xml:space="preserve"> </w:t>
      </w:r>
      <w:r>
        <w:t>but</w:t>
      </w:r>
      <w:r>
        <w:rPr>
          <w:spacing w:val="-5"/>
        </w:rPr>
        <w:t xml:space="preserve"> </w:t>
      </w:r>
      <w:r>
        <w:t>not</w:t>
      </w:r>
      <w:r>
        <w:rPr>
          <w:spacing w:val="-5"/>
        </w:rPr>
        <w:t xml:space="preserve"> </w:t>
      </w:r>
      <w:r>
        <w:t>perfectly</w:t>
      </w:r>
      <w:r>
        <w:rPr>
          <w:spacing w:val="-5"/>
        </w:rPr>
        <w:t xml:space="preserve"> </w:t>
      </w:r>
      <w:r>
        <w:t>with</w:t>
      </w:r>
      <w:r>
        <w:rPr>
          <w:spacing w:val="-5"/>
        </w:rPr>
        <w:t xml:space="preserve"> </w:t>
      </w:r>
      <w:r>
        <w:t>simple</w:t>
      </w:r>
      <w:r>
        <w:rPr>
          <w:spacing w:val="-5"/>
        </w:rPr>
        <w:t xml:space="preserve"> </w:t>
      </w:r>
      <w:r>
        <w:t xml:space="preserve">degree </w:t>
      </w:r>
      <w:r>
        <w:rPr>
          <w:w w:val="105"/>
        </w:rPr>
        <w:t>and value summaries.</w:t>
      </w:r>
    </w:p>
    <w:p w14:paraId="00DC21C9" w14:textId="77777777" w:rsidR="00350CFB" w:rsidRDefault="00283FFF">
      <w:pPr>
        <w:pStyle w:val="a3"/>
        <w:spacing w:before="22" w:line="396" w:lineRule="auto"/>
        <w:ind w:left="282" w:right="544"/>
        <w:jc w:val="both"/>
      </w:pPr>
      <w:r>
        <w:t>EndorseRank</w:t>
      </w:r>
      <w:r>
        <w:rPr>
          <w:spacing w:val="-13"/>
        </w:rPr>
        <w:t xml:space="preserve"> </w:t>
      </w:r>
      <w:r>
        <w:t>shows</w:t>
      </w:r>
      <w:r>
        <w:rPr>
          <w:spacing w:val="-13"/>
        </w:rPr>
        <w:t xml:space="preserve"> </w:t>
      </w:r>
      <w:r>
        <w:t>moderate</w:t>
      </w:r>
      <w:r>
        <w:rPr>
          <w:spacing w:val="-13"/>
        </w:rPr>
        <w:t xml:space="preserve"> </w:t>
      </w:r>
      <w:r>
        <w:t>secondary-axis</w:t>
      </w:r>
      <w:r>
        <w:rPr>
          <w:spacing w:val="-13"/>
        </w:rPr>
        <w:t xml:space="preserve"> </w:t>
      </w:r>
      <w:r>
        <w:t>alignment</w:t>
      </w:r>
      <w:r>
        <w:rPr>
          <w:spacing w:val="-13"/>
        </w:rPr>
        <w:t xml:space="preserve"> </w:t>
      </w:r>
      <w:r>
        <w:t>(in-degree</w:t>
      </w:r>
      <w:r>
        <w:rPr>
          <w:spacing w:val="-13"/>
        </w:rPr>
        <w:t xml:space="preserve"> </w:t>
      </w:r>
      <w:r>
        <w:rPr>
          <w:i/>
        </w:rPr>
        <w:t>τ</w:t>
      </w:r>
      <w:r>
        <w:rPr>
          <w:i/>
          <w:spacing w:val="40"/>
        </w:rPr>
        <w:t xml:space="preserve"> </w:t>
      </w:r>
      <w:r>
        <w:t>= 0</w:t>
      </w:r>
      <w:r>
        <w:rPr>
          <w:i/>
        </w:rPr>
        <w:t>.</w:t>
      </w:r>
      <w:r>
        <w:t>344;</w:t>
      </w:r>
      <w:r>
        <w:rPr>
          <w:spacing w:val="-7"/>
        </w:rPr>
        <w:t xml:space="preserve"> </w:t>
      </w:r>
      <w:r>
        <w:t>in-value</w:t>
      </w:r>
      <w:r>
        <w:rPr>
          <w:spacing w:val="-13"/>
        </w:rPr>
        <w:t xml:space="preserve"> </w:t>
      </w:r>
      <w:r>
        <w:rPr>
          <w:i/>
        </w:rPr>
        <w:t>τ</w:t>
      </w:r>
      <w:r>
        <w:rPr>
          <w:i/>
          <w:spacing w:val="40"/>
        </w:rPr>
        <w:t xml:space="preserve"> </w:t>
      </w:r>
      <w:r>
        <w:t>= 0</w:t>
      </w:r>
      <w:r>
        <w:rPr>
          <w:i/>
        </w:rPr>
        <w:t>.</w:t>
      </w:r>
      <w:r>
        <w:t>321; family</w:t>
      </w:r>
      <w:r>
        <w:rPr>
          <w:spacing w:val="-4"/>
        </w:rPr>
        <w:t xml:space="preserve"> </w:t>
      </w:r>
      <w:r>
        <w:t>mean</w:t>
      </w:r>
      <w:r>
        <w:rPr>
          <w:spacing w:val="-3"/>
        </w:rPr>
        <w:t xml:space="preserve"> </w:t>
      </w:r>
      <w:r>
        <w:t>0</w:t>
      </w:r>
      <w:r>
        <w:rPr>
          <w:i/>
        </w:rPr>
        <w:t>.</w:t>
      </w:r>
      <w:r>
        <w:t>333).</w:t>
      </w:r>
      <w:r>
        <w:rPr>
          <w:spacing w:val="19"/>
        </w:rPr>
        <w:t xml:space="preserve"> </w:t>
      </w:r>
      <w:r>
        <w:t>Wallets</w:t>
      </w:r>
      <w:r>
        <w:rPr>
          <w:spacing w:val="-4"/>
        </w:rPr>
        <w:t xml:space="preserve"> </w:t>
      </w:r>
      <w:r>
        <w:t>that</w:t>
      </w:r>
      <w:r>
        <w:rPr>
          <w:spacing w:val="-4"/>
        </w:rPr>
        <w:t xml:space="preserve"> </w:t>
      </w:r>
      <w:r>
        <w:t>receive</w:t>
      </w:r>
      <w:r>
        <w:rPr>
          <w:spacing w:val="-4"/>
        </w:rPr>
        <w:t xml:space="preserve"> </w:t>
      </w:r>
      <w:r>
        <w:t>substantial</w:t>
      </w:r>
      <w:r>
        <w:rPr>
          <w:spacing w:val="-4"/>
        </w:rPr>
        <w:t xml:space="preserve"> </w:t>
      </w:r>
      <w:r>
        <w:t>transfer</w:t>
      </w:r>
      <w:r>
        <w:rPr>
          <w:spacing w:val="-4"/>
        </w:rPr>
        <w:t xml:space="preserve"> </w:t>
      </w:r>
      <w:r>
        <w:t>activity</w:t>
      </w:r>
      <w:r>
        <w:rPr>
          <w:spacing w:val="-4"/>
        </w:rPr>
        <w:t xml:space="preserve"> </w:t>
      </w:r>
      <w:r>
        <w:t>are</w:t>
      </w:r>
      <w:r>
        <w:rPr>
          <w:spacing w:val="-4"/>
        </w:rPr>
        <w:t xml:space="preserve"> </w:t>
      </w:r>
      <w:r>
        <w:t>somewhat</w:t>
      </w:r>
      <w:r>
        <w:rPr>
          <w:spacing w:val="-4"/>
        </w:rPr>
        <w:t xml:space="preserve"> </w:t>
      </w:r>
      <w:r>
        <w:t>more</w:t>
      </w:r>
      <w:r>
        <w:rPr>
          <w:spacing w:val="-4"/>
        </w:rPr>
        <w:t xml:space="preserve"> </w:t>
      </w:r>
      <w:r>
        <w:t>likely</w:t>
      </w:r>
      <w:r>
        <w:rPr>
          <w:spacing w:val="-4"/>
        </w:rPr>
        <w:t xml:space="preserve"> </w:t>
      </w:r>
      <w:r>
        <w:t>to appear as endorsed spenders, but the relationship is far from deterministic.</w:t>
      </w:r>
      <w:r>
        <w:rPr>
          <w:spacing w:val="28"/>
        </w:rPr>
        <w:t xml:space="preserve"> </w:t>
      </w:r>
      <w:r>
        <w:t>Allowance delegation and transfer receipt are related economic behaviors—active protocols and market makers tend to attract both—yet they are not interchangeable.</w:t>
      </w:r>
      <w:r>
        <w:rPr>
          <w:spacing w:val="40"/>
        </w:rPr>
        <w:t xml:space="preserve"> </w:t>
      </w:r>
      <w:r>
        <w:t xml:space="preserve">The moderate EndorseRank–transfer </w:t>
      </w:r>
      <w:r>
        <w:rPr>
          <w:i/>
        </w:rPr>
        <w:t xml:space="preserve">τ </w:t>
      </w:r>
      <w:r>
        <w:t>therefore supports</w:t>
      </w:r>
      <w:r>
        <w:rPr>
          <w:spacing w:val="-6"/>
        </w:rPr>
        <w:t xml:space="preserve"> </w:t>
      </w:r>
      <w:r>
        <w:t>Claim</w:t>
      </w:r>
      <w:r>
        <w:rPr>
          <w:spacing w:val="-6"/>
        </w:rPr>
        <w:t xml:space="preserve"> </w:t>
      </w:r>
      <w:r>
        <w:t>C2</w:t>
      </w:r>
      <w:r>
        <w:rPr>
          <w:spacing w:val="-6"/>
        </w:rPr>
        <w:t xml:space="preserve"> </w:t>
      </w:r>
      <w:r>
        <w:t>(credible</w:t>
      </w:r>
      <w:r>
        <w:rPr>
          <w:spacing w:val="-6"/>
        </w:rPr>
        <w:t xml:space="preserve"> </w:t>
      </w:r>
      <w:r>
        <w:t>secondary</w:t>
      </w:r>
      <w:r>
        <w:rPr>
          <w:spacing w:val="-6"/>
        </w:rPr>
        <w:t xml:space="preserve"> </w:t>
      </w:r>
      <w:r>
        <w:t>alignment)</w:t>
      </w:r>
      <w:r>
        <w:rPr>
          <w:spacing w:val="-6"/>
        </w:rPr>
        <w:t xml:space="preserve"> </w:t>
      </w:r>
      <w:r>
        <w:t>without</w:t>
      </w:r>
      <w:r>
        <w:rPr>
          <w:spacing w:val="-6"/>
        </w:rPr>
        <w:t xml:space="preserve"> </w:t>
      </w:r>
      <w:r>
        <w:t>undermining</w:t>
      </w:r>
      <w:r>
        <w:rPr>
          <w:spacing w:val="-6"/>
        </w:rPr>
        <w:t xml:space="preserve"> </w:t>
      </w:r>
      <w:r>
        <w:t>Claim</w:t>
      </w:r>
      <w:r>
        <w:rPr>
          <w:spacing w:val="-6"/>
        </w:rPr>
        <w:t xml:space="preserve"> </w:t>
      </w:r>
      <w:r>
        <w:t>C3</w:t>
      </w:r>
      <w:r>
        <w:rPr>
          <w:spacing w:val="-6"/>
        </w:rPr>
        <w:t xml:space="preserve"> </w:t>
      </w:r>
      <w:r>
        <w:t>(AWP</w:t>
      </w:r>
      <w:r>
        <w:rPr>
          <w:spacing w:val="-6"/>
        </w:rPr>
        <w:t xml:space="preserve"> </w:t>
      </w:r>
      <w:r>
        <w:t xml:space="preserve">remains </w:t>
      </w:r>
      <w:r>
        <w:rPr>
          <w:spacing w:val="-2"/>
          <w:w w:val="105"/>
        </w:rPr>
        <w:t>the</w:t>
      </w:r>
      <w:r>
        <w:rPr>
          <w:spacing w:val="-5"/>
          <w:w w:val="105"/>
        </w:rPr>
        <w:t xml:space="preserve"> </w:t>
      </w:r>
      <w:r>
        <w:rPr>
          <w:spacing w:val="-2"/>
          <w:w w:val="105"/>
        </w:rPr>
        <w:t>transfer-family</w:t>
      </w:r>
      <w:r>
        <w:rPr>
          <w:spacing w:val="-5"/>
          <w:w w:val="105"/>
        </w:rPr>
        <w:t xml:space="preserve"> </w:t>
      </w:r>
      <w:r>
        <w:rPr>
          <w:spacing w:val="-2"/>
          <w:w w:val="105"/>
        </w:rPr>
        <w:t>winner</w:t>
      </w:r>
      <w:r>
        <w:rPr>
          <w:spacing w:val="-5"/>
          <w:w w:val="105"/>
        </w:rPr>
        <w:t xml:space="preserve"> </w:t>
      </w:r>
      <w:r>
        <w:rPr>
          <w:spacing w:val="-2"/>
          <w:w w:val="105"/>
        </w:rPr>
        <w:t>among</w:t>
      </w:r>
      <w:r>
        <w:rPr>
          <w:spacing w:val="-5"/>
          <w:w w:val="105"/>
        </w:rPr>
        <w:t xml:space="preserve"> </w:t>
      </w:r>
      <w:r>
        <w:rPr>
          <w:spacing w:val="-2"/>
          <w:w w:val="105"/>
        </w:rPr>
        <w:t>social</w:t>
      </w:r>
      <w:r>
        <w:rPr>
          <w:spacing w:val="-5"/>
          <w:w w:val="105"/>
        </w:rPr>
        <w:t xml:space="preserve"> </w:t>
      </w:r>
      <w:r>
        <w:rPr>
          <w:spacing w:val="-2"/>
          <w:w w:val="105"/>
        </w:rPr>
        <w:t>methods).</w:t>
      </w:r>
    </w:p>
    <w:p w14:paraId="00DC21CA" w14:textId="77777777" w:rsidR="00350CFB" w:rsidRDefault="00350CFB">
      <w:pPr>
        <w:pStyle w:val="a3"/>
        <w:spacing w:line="396" w:lineRule="auto"/>
        <w:jc w:val="both"/>
        <w:sectPr w:rsidR="00350CFB">
          <w:pgSz w:w="11910" w:h="16840"/>
          <w:pgMar w:top="1920" w:right="708" w:bottom="2300" w:left="992" w:header="0" w:footer="2115" w:gutter="0"/>
          <w:cols w:space="720"/>
        </w:sectPr>
      </w:pPr>
    </w:p>
    <w:p w14:paraId="00DC21CB" w14:textId="77777777" w:rsidR="00350CFB" w:rsidRDefault="00283FFF">
      <w:pPr>
        <w:pStyle w:val="a3"/>
        <w:spacing w:before="72" w:line="396" w:lineRule="auto"/>
        <w:ind w:left="273" w:right="524" w:firstLine="8"/>
        <w:jc w:val="both"/>
      </w:pPr>
      <w:r>
        <w:rPr>
          <w:spacing w:val="-2"/>
          <w:color w:val="FF0000"/>
        </w:rPr>
        <w:t>Same-window transfer alignment remains a construct check for AWP, not a substitute for the holdout.</w:t>
      </w:r>
    </w:p>
    <w:p w14:paraId="00DC21CC" w14:textId="77777777" w:rsidR="00350CFB" w:rsidRDefault="00283FFF">
      <w:pPr>
        <w:pStyle w:val="a3"/>
        <w:spacing w:before="17" w:line="396" w:lineRule="auto"/>
        <w:ind w:left="250" w:right="560" w:firstLine="31"/>
        <w:jc w:val="both"/>
      </w:pPr>
      <w:r>
        <w:t>For RQ4, the transfer family is the Do et al. baseline validation frame.</w:t>
      </w:r>
      <w:r>
        <w:rPr>
          <w:spacing w:val="29"/>
        </w:rPr>
        <w:t xml:space="preserve"> </w:t>
      </w:r>
      <w:r>
        <w:t>Both social methods clear a</w:t>
      </w:r>
      <w:r>
        <w:rPr>
          <w:spacing w:val="-1"/>
        </w:rPr>
        <w:t xml:space="preserve"> </w:t>
      </w:r>
      <w:r>
        <w:t>non-negligible</w:t>
      </w:r>
      <w:r>
        <w:rPr>
          <w:spacing w:val="-1"/>
        </w:rPr>
        <w:t xml:space="preserve"> </w:t>
      </w:r>
      <w:r>
        <w:t>bar</w:t>
      </w:r>
      <w:r>
        <w:rPr>
          <w:spacing w:val="-1"/>
        </w:rPr>
        <w:t xml:space="preserve"> </w:t>
      </w:r>
      <w:r>
        <w:t>on</w:t>
      </w:r>
      <w:r>
        <w:rPr>
          <w:spacing w:val="-1"/>
        </w:rPr>
        <w:t xml:space="preserve"> </w:t>
      </w:r>
      <w:r>
        <w:t>this</w:t>
      </w:r>
      <w:r>
        <w:rPr>
          <w:spacing w:val="-1"/>
        </w:rPr>
        <w:t xml:space="preserve"> </w:t>
      </w:r>
      <w:r>
        <w:t>frame, but</w:t>
      </w:r>
      <w:r>
        <w:rPr>
          <w:spacing w:val="-1"/>
        </w:rPr>
        <w:t xml:space="preserve"> </w:t>
      </w:r>
      <w:r>
        <w:t>AWP’s</w:t>
      </w:r>
      <w:r>
        <w:rPr>
          <w:spacing w:val="-1"/>
        </w:rPr>
        <w:t xml:space="preserve"> </w:t>
      </w:r>
      <w:r>
        <w:t>lead</w:t>
      </w:r>
      <w:r>
        <w:rPr>
          <w:spacing w:val="-1"/>
        </w:rPr>
        <w:t xml:space="preserve"> </w:t>
      </w:r>
      <w:r>
        <w:t>is</w:t>
      </w:r>
      <w:r>
        <w:rPr>
          <w:spacing w:val="-1"/>
        </w:rPr>
        <w:t xml:space="preserve"> </w:t>
      </w:r>
      <w:r>
        <w:t>large.</w:t>
      </w:r>
      <w:r>
        <w:rPr>
          <w:spacing w:val="25"/>
        </w:rPr>
        <w:t xml:space="preserve"> </w:t>
      </w:r>
      <w:r>
        <w:t>If</w:t>
      </w:r>
      <w:r>
        <w:rPr>
          <w:spacing w:val="-1"/>
        </w:rPr>
        <w:t xml:space="preserve"> </w:t>
      </w:r>
      <w:r>
        <w:t>a</w:t>
      </w:r>
      <w:r>
        <w:rPr>
          <w:spacing w:val="-1"/>
        </w:rPr>
        <w:t xml:space="preserve"> </w:t>
      </w:r>
      <w:r>
        <w:t>protocol’s</w:t>
      </w:r>
      <w:r>
        <w:rPr>
          <w:spacing w:val="-1"/>
        </w:rPr>
        <w:t xml:space="preserve"> </w:t>
      </w:r>
      <w:r>
        <w:t>notion</w:t>
      </w:r>
      <w:r>
        <w:rPr>
          <w:spacing w:val="-1"/>
        </w:rPr>
        <w:t xml:space="preserve"> </w:t>
      </w:r>
      <w:r>
        <w:t>of</w:t>
      </w:r>
      <w:r>
        <w:rPr>
          <w:spacing w:val="-1"/>
        </w:rPr>
        <w:t xml:space="preserve"> </w:t>
      </w:r>
      <w:r>
        <w:t>reputation</w:t>
      </w:r>
      <w:r>
        <w:rPr>
          <w:spacing w:val="-1"/>
        </w:rPr>
        <w:t xml:space="preserve"> </w:t>
      </w:r>
      <w:r>
        <w:t>is “wallets</w:t>
      </w:r>
      <w:r>
        <w:rPr>
          <w:spacing w:val="-15"/>
        </w:rPr>
        <w:t xml:space="preserve"> </w:t>
      </w:r>
      <w:r>
        <w:t>that</w:t>
      </w:r>
      <w:r>
        <w:rPr>
          <w:spacing w:val="-15"/>
        </w:rPr>
        <w:t xml:space="preserve"> </w:t>
      </w:r>
      <w:r>
        <w:t>receive</w:t>
      </w:r>
      <w:r>
        <w:rPr>
          <w:spacing w:val="-15"/>
        </w:rPr>
        <w:t xml:space="preserve"> </w:t>
      </w:r>
      <w:r>
        <w:t>economically</w:t>
      </w:r>
      <w:r>
        <w:rPr>
          <w:spacing w:val="-15"/>
        </w:rPr>
        <w:t xml:space="preserve"> </w:t>
      </w:r>
      <w:r>
        <w:t>meaningful</w:t>
      </w:r>
      <w:r>
        <w:rPr>
          <w:spacing w:val="-15"/>
        </w:rPr>
        <w:t xml:space="preserve"> </w:t>
      </w:r>
      <w:r>
        <w:t>transfers,”</w:t>
      </w:r>
      <w:r>
        <w:rPr>
          <w:spacing w:val="-14"/>
        </w:rPr>
        <w:t xml:space="preserve"> </w:t>
      </w:r>
      <w:r>
        <w:t>AWP</w:t>
      </w:r>
      <w:r>
        <w:rPr>
          <w:spacing w:val="-15"/>
        </w:rPr>
        <w:t xml:space="preserve"> </w:t>
      </w:r>
      <w:r>
        <w:t>is</w:t>
      </w:r>
      <w:r>
        <w:rPr>
          <w:spacing w:val="-15"/>
        </w:rPr>
        <w:t xml:space="preserve"> </w:t>
      </w:r>
      <w:r>
        <w:t>the</w:t>
      </w:r>
      <w:r>
        <w:rPr>
          <w:spacing w:val="-15"/>
        </w:rPr>
        <w:t xml:space="preserve"> </w:t>
      </w:r>
      <w:r>
        <w:t>appropriate</w:t>
      </w:r>
      <w:r>
        <w:rPr>
          <w:spacing w:val="-15"/>
        </w:rPr>
        <w:t xml:space="preserve"> </w:t>
      </w:r>
      <w:r>
        <w:t>social</w:t>
      </w:r>
      <w:r>
        <w:rPr>
          <w:spacing w:val="-15"/>
        </w:rPr>
        <w:t xml:space="preserve"> </w:t>
      </w:r>
      <w:r>
        <w:t>method</w:t>
      </w:r>
      <w:r>
        <w:rPr>
          <w:spacing w:val="-15"/>
        </w:rPr>
        <w:t xml:space="preserve"> </w:t>
      </w:r>
      <w:r>
        <w:t>on this evidence.</w:t>
      </w:r>
      <w:r>
        <w:rPr>
          <w:spacing w:val="40"/>
        </w:rPr>
        <w:t xml:space="preserve"> </w:t>
      </w:r>
      <w:r>
        <w:t>EndorseRank remains relevant as a secondary check: moderate transfer alignment suggests</w:t>
      </w:r>
      <w:r>
        <w:rPr>
          <w:spacing w:val="-1"/>
        </w:rPr>
        <w:t xml:space="preserve"> </w:t>
      </w:r>
      <w:r>
        <w:t>that</w:t>
      </w:r>
      <w:r>
        <w:rPr>
          <w:spacing w:val="-1"/>
        </w:rPr>
        <w:t xml:space="preserve"> </w:t>
      </w:r>
      <w:r>
        <w:t>endorsed</w:t>
      </w:r>
      <w:r>
        <w:rPr>
          <w:spacing w:val="-1"/>
        </w:rPr>
        <w:t xml:space="preserve"> </w:t>
      </w:r>
      <w:r>
        <w:t>spenders</w:t>
      </w:r>
      <w:r>
        <w:rPr>
          <w:spacing w:val="-1"/>
        </w:rPr>
        <w:t xml:space="preserve"> </w:t>
      </w:r>
      <w:r>
        <w:t>are</w:t>
      </w:r>
      <w:r>
        <w:rPr>
          <w:spacing w:val="-1"/>
        </w:rPr>
        <w:t xml:space="preserve"> </w:t>
      </w:r>
      <w:r>
        <w:t>not</w:t>
      </w:r>
      <w:r>
        <w:rPr>
          <w:spacing w:val="-1"/>
        </w:rPr>
        <w:t xml:space="preserve"> </w:t>
      </w:r>
      <w:r>
        <w:t>an</w:t>
      </w:r>
      <w:r>
        <w:rPr>
          <w:spacing w:val="-1"/>
        </w:rPr>
        <w:t xml:space="preserve"> </w:t>
      </w:r>
      <w:r>
        <w:t>entirely</w:t>
      </w:r>
      <w:r>
        <w:rPr>
          <w:spacing w:val="-1"/>
        </w:rPr>
        <w:t xml:space="preserve"> </w:t>
      </w:r>
      <w:r>
        <w:t>disjoint</w:t>
      </w:r>
      <w:r>
        <w:rPr>
          <w:spacing w:val="-1"/>
        </w:rPr>
        <w:t xml:space="preserve"> </w:t>
      </w:r>
      <w:r>
        <w:t>population</w:t>
      </w:r>
      <w:r>
        <w:rPr>
          <w:spacing w:val="-1"/>
        </w:rPr>
        <w:t xml:space="preserve"> </w:t>
      </w:r>
      <w:r>
        <w:t>from</w:t>
      </w:r>
      <w:r>
        <w:rPr>
          <w:spacing w:val="-1"/>
        </w:rPr>
        <w:t xml:space="preserve"> </w:t>
      </w:r>
      <w:r>
        <w:t>transfer</w:t>
      </w:r>
      <w:r>
        <w:rPr>
          <w:spacing w:val="-1"/>
        </w:rPr>
        <w:t xml:space="preserve"> </w:t>
      </w:r>
      <w:r>
        <w:t>recipients,</w:t>
      </w:r>
      <w:r>
        <w:rPr>
          <w:spacing w:val="-1"/>
        </w:rPr>
        <w:t xml:space="preserve"> </w:t>
      </w:r>
      <w:r>
        <w:t xml:space="preserve">so </w:t>
      </w:r>
      <w:bookmarkStart w:id="319" w:name="Allowance_family"/>
      <w:bookmarkEnd w:id="319"/>
      <w:r>
        <w:t>allowance-based scores are not orthogonal to economic flow—only imperfectly aligned with it.</w:t>
      </w:r>
    </w:p>
    <w:p w14:paraId="00DC21CD" w14:textId="77777777" w:rsidR="00350CFB" w:rsidRDefault="00350CFB">
      <w:pPr>
        <w:pStyle w:val="a3"/>
        <w:spacing w:before="9"/>
      </w:pPr>
    </w:p>
    <w:p w14:paraId="00DC21CE" w14:textId="77777777" w:rsidR="00350CFB" w:rsidRDefault="00283FFF">
      <w:pPr>
        <w:pStyle w:val="3"/>
        <w:numPr>
          <w:ilvl w:val="2"/>
          <w:numId w:val="26"/>
        </w:numPr>
        <w:tabs>
          <w:tab w:val="left" w:pos="879"/>
        </w:tabs>
        <w:ind w:left="879" w:hanging="597"/>
      </w:pPr>
      <w:r>
        <w:t>Allowance</w:t>
      </w:r>
      <w:r>
        <w:rPr>
          <w:spacing w:val="-12"/>
        </w:rPr>
        <w:t xml:space="preserve"> </w:t>
      </w:r>
      <w:r>
        <w:rPr>
          <w:spacing w:val="-2"/>
        </w:rPr>
        <w:t>family</w:t>
      </w:r>
    </w:p>
    <w:p w14:paraId="00DC21CF" w14:textId="77777777" w:rsidR="00350CFB" w:rsidRDefault="00350CFB">
      <w:pPr>
        <w:pStyle w:val="a3"/>
        <w:spacing w:before="46"/>
        <w:rPr>
          <w:b/>
        </w:rPr>
      </w:pPr>
    </w:p>
    <w:p w14:paraId="00DC21D0" w14:textId="77777777" w:rsidR="00350CFB" w:rsidRDefault="00283FFF">
      <w:pPr>
        <w:pStyle w:val="a3"/>
        <w:spacing w:line="396" w:lineRule="auto"/>
        <w:ind w:left="282" w:right="527" w:hanging="8"/>
        <w:jc w:val="both"/>
      </w:pPr>
      <w:r>
        <w:t xml:space="preserve">Table </w:t>
      </w:r>
      <w:hyperlink w:anchor="_bookmark105" w:history="1">
        <w:r>
          <w:t>4.9</w:t>
        </w:r>
      </w:hyperlink>
      <w:r>
        <w:t xml:space="preserve"> reports alignment with spender-side in-approve degree and in-approve value—EndorseRank’s primary construct.</w:t>
      </w:r>
    </w:p>
    <w:p w14:paraId="00DC21D1" w14:textId="77777777" w:rsidR="00350CFB" w:rsidRDefault="00283FFF">
      <w:pPr>
        <w:pStyle w:val="a3"/>
        <w:spacing w:before="67"/>
        <w:ind w:left="280"/>
        <w:jc w:val="both"/>
      </w:pPr>
      <w:bookmarkStart w:id="320" w:name="_bookmark105"/>
      <w:bookmarkEnd w:id="320"/>
      <w:r>
        <w:t>Table</w:t>
      </w:r>
      <w:r>
        <w:rPr>
          <w:spacing w:val="-11"/>
        </w:rPr>
        <w:t xml:space="preserve"> </w:t>
      </w:r>
      <w:r>
        <w:t>4.9:</w:t>
      </w:r>
      <w:r>
        <w:rPr>
          <w:spacing w:val="6"/>
        </w:rPr>
        <w:t xml:space="preserve"> </w:t>
      </w:r>
      <w:r>
        <w:t>Domain</w:t>
      </w:r>
      <w:r>
        <w:rPr>
          <w:spacing w:val="-10"/>
        </w:rPr>
        <w:t xml:space="preserve"> </w:t>
      </w:r>
      <w:r>
        <w:t>alignment</w:t>
      </w:r>
      <w:r>
        <w:rPr>
          <w:spacing w:val="-11"/>
        </w:rPr>
        <w:t xml:space="preserve"> </w:t>
      </w:r>
      <w:r>
        <w:t>with</w:t>
      </w:r>
      <w:r>
        <w:rPr>
          <w:spacing w:val="-11"/>
        </w:rPr>
        <w:t xml:space="preserve"> </w:t>
      </w:r>
      <w:r>
        <w:t>allowance</w:t>
      </w:r>
      <w:r>
        <w:rPr>
          <w:spacing w:val="-10"/>
        </w:rPr>
        <w:t xml:space="preserve"> </w:t>
      </w:r>
      <w:r>
        <w:t>proxies</w:t>
      </w:r>
      <w:r>
        <w:rPr>
          <w:spacing w:val="-11"/>
        </w:rPr>
        <w:t xml:space="preserve"> </w:t>
      </w:r>
      <w:r>
        <w:t>(spender-side</w:t>
      </w:r>
      <w:r>
        <w:rPr>
          <w:spacing w:val="-10"/>
        </w:rPr>
        <w:t xml:space="preserve"> </w:t>
      </w:r>
      <w:r>
        <w:t>in-approve</w:t>
      </w:r>
      <w:r>
        <w:rPr>
          <w:spacing w:val="-11"/>
        </w:rPr>
        <w:t xml:space="preserve"> </w:t>
      </w:r>
      <w:r>
        <w:t>degree</w:t>
      </w:r>
      <w:r>
        <w:rPr>
          <w:spacing w:val="-11"/>
        </w:rPr>
        <w:t xml:space="preserve"> </w:t>
      </w:r>
      <w:r>
        <w:t>and</w:t>
      </w:r>
      <w:r>
        <w:rPr>
          <w:spacing w:val="-10"/>
        </w:rPr>
        <w:t xml:space="preserve"> </w:t>
      </w:r>
      <w:r>
        <w:rPr>
          <w:spacing w:val="-2"/>
        </w:rPr>
        <w:t>value).</w:t>
      </w:r>
    </w:p>
    <w:p w14:paraId="00DC21D2" w14:textId="77777777" w:rsidR="00350CFB" w:rsidRDefault="00350CFB">
      <w:pPr>
        <w:pStyle w:val="a3"/>
        <w:spacing w:before="13" w:after="1"/>
        <w:rPr>
          <w:sz w:val="20"/>
        </w:rPr>
      </w:pPr>
    </w:p>
    <w:tbl>
      <w:tblPr>
        <w:tblW w:w="0" w:type="auto"/>
        <w:tblInd w:w="2782" w:type="dxa"/>
        <w:tblLayout w:type="fixed"/>
        <w:tblCellMar>
          <w:left w:w="0" w:type="dxa"/>
          <w:right w:w="0" w:type="dxa"/>
        </w:tblCellMar>
        <w:tblLook w:val="01E0" w:firstRow="1" w:lastRow="1" w:firstColumn="1" w:lastColumn="1" w:noHBand="0" w:noVBand="0"/>
      </w:tblPr>
      <w:tblGrid>
        <w:gridCol w:w="2187"/>
        <w:gridCol w:w="1179"/>
        <w:gridCol w:w="1005"/>
      </w:tblGrid>
      <w:tr w:rsidR="00350CFB" w14:paraId="00DC21D6" w14:textId="77777777">
        <w:trPr>
          <w:trHeight w:val="381"/>
        </w:trPr>
        <w:tc>
          <w:tcPr>
            <w:tcW w:w="2187" w:type="dxa"/>
            <w:tcBorders>
              <w:top w:val="single" w:sz="8" w:space="0" w:color="000000"/>
              <w:bottom w:val="single" w:sz="6" w:space="0" w:color="000000"/>
            </w:tcBorders>
          </w:tcPr>
          <w:p w14:paraId="00DC21D3" w14:textId="77777777" w:rsidR="00350CFB" w:rsidRDefault="00283FFF">
            <w:pPr>
              <w:pStyle w:val="TableParagraph"/>
              <w:spacing w:before="53"/>
              <w:ind w:left="69"/>
              <w:jc w:val="left"/>
            </w:pPr>
            <w:r>
              <w:rPr>
                <w:spacing w:val="-2"/>
              </w:rPr>
              <w:t>Proxy</w:t>
            </w:r>
          </w:p>
        </w:tc>
        <w:tc>
          <w:tcPr>
            <w:tcW w:w="1179" w:type="dxa"/>
            <w:tcBorders>
              <w:top w:val="single" w:sz="8" w:space="0" w:color="000000"/>
              <w:bottom w:val="single" w:sz="6" w:space="0" w:color="000000"/>
            </w:tcBorders>
          </w:tcPr>
          <w:p w14:paraId="00DC21D4" w14:textId="77777777" w:rsidR="00350CFB" w:rsidRDefault="00283FFF">
            <w:pPr>
              <w:pStyle w:val="TableParagraph"/>
              <w:spacing w:before="53"/>
              <w:ind w:left="1" w:right="1"/>
              <w:rPr>
                <w:i/>
              </w:rPr>
            </w:pPr>
            <w:r>
              <w:t>Spearman</w:t>
            </w:r>
            <w:r>
              <w:rPr>
                <w:spacing w:val="-10"/>
              </w:rPr>
              <w:t xml:space="preserve"> </w:t>
            </w:r>
            <w:r>
              <w:rPr>
                <w:i/>
                <w:spacing w:val="-10"/>
              </w:rPr>
              <w:t>ρ</w:t>
            </w:r>
          </w:p>
        </w:tc>
        <w:tc>
          <w:tcPr>
            <w:tcW w:w="1005" w:type="dxa"/>
            <w:tcBorders>
              <w:top w:val="single" w:sz="8" w:space="0" w:color="000000"/>
              <w:bottom w:val="single" w:sz="6" w:space="0" w:color="000000"/>
            </w:tcBorders>
          </w:tcPr>
          <w:p w14:paraId="00DC21D5" w14:textId="77777777" w:rsidR="00350CFB" w:rsidRDefault="00283FFF">
            <w:pPr>
              <w:pStyle w:val="TableParagraph"/>
              <w:spacing w:before="53"/>
              <w:ind w:left="3" w:right="25"/>
              <w:rPr>
                <w:i/>
              </w:rPr>
            </w:pPr>
            <w:r>
              <w:t>Kendall</w:t>
            </w:r>
            <w:r>
              <w:rPr>
                <w:spacing w:val="-8"/>
              </w:rPr>
              <w:t xml:space="preserve"> </w:t>
            </w:r>
            <w:r>
              <w:rPr>
                <w:i/>
                <w:spacing w:val="-10"/>
              </w:rPr>
              <w:t>τ</w:t>
            </w:r>
          </w:p>
        </w:tc>
      </w:tr>
      <w:tr w:rsidR="00350CFB" w14:paraId="00DC21DD" w14:textId="77777777">
        <w:trPr>
          <w:trHeight w:val="590"/>
        </w:trPr>
        <w:tc>
          <w:tcPr>
            <w:tcW w:w="2187" w:type="dxa"/>
            <w:tcBorders>
              <w:top w:val="single" w:sz="6" w:space="0" w:color="000000"/>
            </w:tcBorders>
          </w:tcPr>
          <w:p w14:paraId="00DC21D7" w14:textId="77777777" w:rsidR="00350CFB" w:rsidRDefault="00283FFF">
            <w:pPr>
              <w:pStyle w:val="TableParagraph"/>
              <w:spacing w:before="52"/>
              <w:ind w:left="69"/>
              <w:jc w:val="left"/>
              <w:rPr>
                <w:i/>
              </w:rPr>
            </w:pPr>
            <w:r>
              <w:rPr>
                <w:i/>
                <w:spacing w:val="-2"/>
              </w:rPr>
              <w:t>EndorseRank</w:t>
            </w:r>
          </w:p>
          <w:p w14:paraId="00DC21D8" w14:textId="77777777" w:rsidR="00350CFB" w:rsidRDefault="00283FFF">
            <w:pPr>
              <w:pStyle w:val="TableParagraph"/>
              <w:spacing w:before="18" w:line="247" w:lineRule="exact"/>
              <w:ind w:left="69"/>
              <w:jc w:val="left"/>
            </w:pPr>
            <w:r>
              <w:t>In-approve</w:t>
            </w:r>
            <w:r>
              <w:rPr>
                <w:spacing w:val="-11"/>
              </w:rPr>
              <w:t xml:space="preserve"> </w:t>
            </w:r>
            <w:r>
              <w:rPr>
                <w:spacing w:val="-2"/>
              </w:rPr>
              <w:t>degree</w:t>
            </w:r>
          </w:p>
        </w:tc>
        <w:tc>
          <w:tcPr>
            <w:tcW w:w="1179" w:type="dxa"/>
            <w:tcBorders>
              <w:top w:val="single" w:sz="6" w:space="0" w:color="000000"/>
            </w:tcBorders>
          </w:tcPr>
          <w:p w14:paraId="00DC21D9" w14:textId="77777777" w:rsidR="00350CFB" w:rsidRDefault="00350CFB">
            <w:pPr>
              <w:pStyle w:val="TableParagraph"/>
              <w:spacing w:before="70"/>
              <w:jc w:val="left"/>
            </w:pPr>
          </w:p>
          <w:p w14:paraId="00DC21DA" w14:textId="77777777" w:rsidR="00350CFB" w:rsidRDefault="00283FFF">
            <w:pPr>
              <w:pStyle w:val="TableParagraph"/>
              <w:spacing w:before="0" w:line="247" w:lineRule="exact"/>
              <w:ind w:left="1" w:right="1"/>
            </w:pPr>
            <w:r>
              <w:rPr>
                <w:spacing w:val="-2"/>
              </w:rPr>
              <w:t>0.360</w:t>
            </w:r>
          </w:p>
        </w:tc>
        <w:tc>
          <w:tcPr>
            <w:tcW w:w="1005" w:type="dxa"/>
            <w:tcBorders>
              <w:top w:val="single" w:sz="6" w:space="0" w:color="000000"/>
            </w:tcBorders>
          </w:tcPr>
          <w:p w14:paraId="00DC21DB" w14:textId="77777777" w:rsidR="00350CFB" w:rsidRDefault="00350CFB">
            <w:pPr>
              <w:pStyle w:val="TableParagraph"/>
              <w:spacing w:before="70"/>
              <w:jc w:val="left"/>
            </w:pPr>
          </w:p>
          <w:p w14:paraId="00DC21DC" w14:textId="77777777" w:rsidR="00350CFB" w:rsidRDefault="00283FFF">
            <w:pPr>
              <w:pStyle w:val="TableParagraph"/>
              <w:spacing w:before="0" w:line="247" w:lineRule="exact"/>
              <w:ind w:left="25" w:right="25"/>
            </w:pPr>
            <w:r>
              <w:rPr>
                <w:spacing w:val="-2"/>
              </w:rPr>
              <w:t>0.356</w:t>
            </w:r>
          </w:p>
        </w:tc>
      </w:tr>
      <w:tr w:rsidR="00350CFB" w14:paraId="00DC21E1" w14:textId="77777777">
        <w:trPr>
          <w:trHeight w:val="330"/>
        </w:trPr>
        <w:tc>
          <w:tcPr>
            <w:tcW w:w="2187" w:type="dxa"/>
          </w:tcPr>
          <w:p w14:paraId="00DC21DE" w14:textId="77777777" w:rsidR="00350CFB" w:rsidRDefault="00283FFF">
            <w:pPr>
              <w:pStyle w:val="TableParagraph"/>
              <w:ind w:left="69"/>
              <w:jc w:val="left"/>
            </w:pPr>
            <w:r>
              <w:t>In-approve</w:t>
            </w:r>
            <w:r>
              <w:rPr>
                <w:spacing w:val="-9"/>
              </w:rPr>
              <w:t xml:space="preserve"> </w:t>
            </w:r>
            <w:r>
              <w:t>value</w:t>
            </w:r>
            <w:r>
              <w:rPr>
                <w:spacing w:val="-8"/>
              </w:rPr>
              <w:t xml:space="preserve"> </w:t>
            </w:r>
            <w:r>
              <w:rPr>
                <w:spacing w:val="-2"/>
              </w:rPr>
              <w:t>(sum)</w:t>
            </w:r>
          </w:p>
        </w:tc>
        <w:tc>
          <w:tcPr>
            <w:tcW w:w="1179" w:type="dxa"/>
          </w:tcPr>
          <w:p w14:paraId="00DC21DF" w14:textId="77777777" w:rsidR="00350CFB" w:rsidRDefault="00283FFF">
            <w:pPr>
              <w:pStyle w:val="TableParagraph"/>
              <w:ind w:left="1"/>
            </w:pPr>
            <w:r>
              <w:rPr>
                <w:spacing w:val="-2"/>
              </w:rPr>
              <w:t>0.360</w:t>
            </w:r>
          </w:p>
        </w:tc>
        <w:tc>
          <w:tcPr>
            <w:tcW w:w="1005" w:type="dxa"/>
          </w:tcPr>
          <w:p w14:paraId="00DC21E0" w14:textId="77777777" w:rsidR="00350CFB" w:rsidRDefault="00283FFF">
            <w:pPr>
              <w:pStyle w:val="TableParagraph"/>
              <w:ind w:left="26" w:right="25"/>
            </w:pPr>
            <w:r>
              <w:rPr>
                <w:spacing w:val="-2"/>
              </w:rPr>
              <w:t>0.354</w:t>
            </w:r>
          </w:p>
        </w:tc>
      </w:tr>
      <w:tr w:rsidR="00350CFB" w14:paraId="00DC21E8" w14:textId="77777777">
        <w:trPr>
          <w:trHeight w:val="601"/>
        </w:trPr>
        <w:tc>
          <w:tcPr>
            <w:tcW w:w="2187" w:type="dxa"/>
          </w:tcPr>
          <w:p w14:paraId="00DC21E2" w14:textId="77777777" w:rsidR="00350CFB" w:rsidRDefault="00283FFF">
            <w:pPr>
              <w:pStyle w:val="TableParagraph"/>
              <w:spacing w:before="63"/>
              <w:ind w:left="69"/>
              <w:jc w:val="left"/>
              <w:rPr>
                <w:i/>
              </w:rPr>
            </w:pPr>
            <w:r>
              <w:rPr>
                <w:i/>
                <w:spacing w:val="-5"/>
              </w:rPr>
              <w:t>AWP</w:t>
            </w:r>
          </w:p>
          <w:p w14:paraId="00DC21E3" w14:textId="77777777" w:rsidR="00350CFB" w:rsidRDefault="00283FFF">
            <w:pPr>
              <w:pStyle w:val="TableParagraph"/>
              <w:spacing w:before="18" w:line="247" w:lineRule="exact"/>
              <w:ind w:left="69"/>
              <w:jc w:val="left"/>
            </w:pPr>
            <w:r>
              <w:t>In-approve</w:t>
            </w:r>
            <w:r>
              <w:rPr>
                <w:spacing w:val="-11"/>
              </w:rPr>
              <w:t xml:space="preserve"> </w:t>
            </w:r>
            <w:r>
              <w:rPr>
                <w:spacing w:val="-2"/>
              </w:rPr>
              <w:t>degree</w:t>
            </w:r>
          </w:p>
        </w:tc>
        <w:tc>
          <w:tcPr>
            <w:tcW w:w="1179" w:type="dxa"/>
          </w:tcPr>
          <w:p w14:paraId="00DC21E4" w14:textId="77777777" w:rsidR="00350CFB" w:rsidRDefault="00350CFB">
            <w:pPr>
              <w:pStyle w:val="TableParagraph"/>
              <w:spacing w:before="81"/>
              <w:jc w:val="left"/>
            </w:pPr>
          </w:p>
          <w:p w14:paraId="00DC21E5" w14:textId="77777777" w:rsidR="00350CFB" w:rsidRDefault="00283FFF">
            <w:pPr>
              <w:pStyle w:val="TableParagraph"/>
              <w:spacing w:before="0" w:line="247" w:lineRule="exact"/>
              <w:ind w:left="1" w:right="1"/>
            </w:pPr>
            <w:r>
              <w:rPr>
                <w:spacing w:val="-2"/>
              </w:rPr>
              <w:t>-0.037</w:t>
            </w:r>
          </w:p>
        </w:tc>
        <w:tc>
          <w:tcPr>
            <w:tcW w:w="1005" w:type="dxa"/>
          </w:tcPr>
          <w:p w14:paraId="00DC21E6" w14:textId="77777777" w:rsidR="00350CFB" w:rsidRDefault="00350CFB">
            <w:pPr>
              <w:pStyle w:val="TableParagraph"/>
              <w:spacing w:before="81"/>
              <w:jc w:val="left"/>
            </w:pPr>
          </w:p>
          <w:p w14:paraId="00DC21E7" w14:textId="77777777" w:rsidR="00350CFB" w:rsidRDefault="00283FFF">
            <w:pPr>
              <w:pStyle w:val="TableParagraph"/>
              <w:spacing w:before="0" w:line="247" w:lineRule="exact"/>
              <w:ind w:left="25" w:right="25"/>
            </w:pPr>
            <w:r>
              <w:rPr>
                <w:spacing w:val="-2"/>
              </w:rPr>
              <w:t>-0.030</w:t>
            </w:r>
          </w:p>
        </w:tc>
      </w:tr>
      <w:tr w:rsidR="00350CFB" w14:paraId="00DC21EC" w14:textId="77777777">
        <w:trPr>
          <w:trHeight w:val="330"/>
        </w:trPr>
        <w:tc>
          <w:tcPr>
            <w:tcW w:w="2187" w:type="dxa"/>
          </w:tcPr>
          <w:p w14:paraId="00DC21E9" w14:textId="77777777" w:rsidR="00350CFB" w:rsidRDefault="00283FFF">
            <w:pPr>
              <w:pStyle w:val="TableParagraph"/>
              <w:ind w:left="69"/>
              <w:jc w:val="left"/>
            </w:pPr>
            <w:r>
              <w:t>In-approve</w:t>
            </w:r>
            <w:r>
              <w:rPr>
                <w:spacing w:val="-9"/>
              </w:rPr>
              <w:t xml:space="preserve"> </w:t>
            </w:r>
            <w:r>
              <w:t>value</w:t>
            </w:r>
            <w:r>
              <w:rPr>
                <w:spacing w:val="-8"/>
              </w:rPr>
              <w:t xml:space="preserve"> </w:t>
            </w:r>
            <w:r>
              <w:rPr>
                <w:spacing w:val="-2"/>
              </w:rPr>
              <w:t>(sum)</w:t>
            </w:r>
          </w:p>
        </w:tc>
        <w:tc>
          <w:tcPr>
            <w:tcW w:w="1179" w:type="dxa"/>
          </w:tcPr>
          <w:p w14:paraId="00DC21EA" w14:textId="77777777" w:rsidR="00350CFB" w:rsidRDefault="00283FFF">
            <w:pPr>
              <w:pStyle w:val="TableParagraph"/>
              <w:ind w:left="1"/>
            </w:pPr>
            <w:r>
              <w:rPr>
                <w:spacing w:val="-2"/>
              </w:rPr>
              <w:t>-0.037</w:t>
            </w:r>
          </w:p>
        </w:tc>
        <w:tc>
          <w:tcPr>
            <w:tcW w:w="1005" w:type="dxa"/>
          </w:tcPr>
          <w:p w14:paraId="00DC21EB" w14:textId="77777777" w:rsidR="00350CFB" w:rsidRDefault="00283FFF">
            <w:pPr>
              <w:pStyle w:val="TableParagraph"/>
              <w:ind w:left="26" w:right="25"/>
            </w:pPr>
            <w:r>
              <w:rPr>
                <w:spacing w:val="-2"/>
              </w:rPr>
              <w:t>-0.030</w:t>
            </w:r>
          </w:p>
        </w:tc>
      </w:tr>
      <w:tr w:rsidR="00350CFB" w14:paraId="00DC21F3" w14:textId="77777777">
        <w:trPr>
          <w:trHeight w:val="601"/>
        </w:trPr>
        <w:tc>
          <w:tcPr>
            <w:tcW w:w="2187" w:type="dxa"/>
          </w:tcPr>
          <w:p w14:paraId="00DC21ED" w14:textId="77777777" w:rsidR="00350CFB" w:rsidRDefault="00283FFF">
            <w:pPr>
              <w:pStyle w:val="TableParagraph"/>
              <w:spacing w:before="63"/>
              <w:ind w:left="69"/>
              <w:jc w:val="left"/>
              <w:rPr>
                <w:i/>
              </w:rPr>
            </w:pPr>
            <w:r>
              <w:rPr>
                <w:i/>
                <w:spacing w:val="-2"/>
                <w:color w:val="FF0000"/>
              </w:rPr>
              <w:t>—</w:t>
            </w:r>
          </w:p>
          <w:p w14:paraId="00DC21EE" w14:textId="77777777" w:rsidR="00350CFB" w:rsidRDefault="00283FFF">
            <w:pPr>
              <w:pStyle w:val="TableParagraph"/>
              <w:spacing w:before="18" w:line="247" w:lineRule="exact"/>
              <w:ind w:left="69"/>
              <w:jc w:val="left"/>
            </w:pPr>
            <w:r>
              <w:t>In-approve</w:t>
            </w:r>
            <w:r>
              <w:rPr>
                <w:spacing w:val="-11"/>
              </w:rPr>
              <w:t xml:space="preserve"> </w:t>
            </w:r>
            <w:r>
              <w:rPr>
                <w:spacing w:val="-2"/>
              </w:rPr>
              <w:t>degree</w:t>
            </w:r>
          </w:p>
        </w:tc>
        <w:tc>
          <w:tcPr>
            <w:tcW w:w="1179" w:type="dxa"/>
          </w:tcPr>
          <w:p w14:paraId="00DC21EF" w14:textId="77777777" w:rsidR="00350CFB" w:rsidRDefault="00350CFB">
            <w:pPr>
              <w:pStyle w:val="TableParagraph"/>
              <w:spacing w:before="81"/>
              <w:jc w:val="left"/>
            </w:pPr>
          </w:p>
          <w:p w14:paraId="00DC21F0" w14:textId="77777777" w:rsidR="00350CFB" w:rsidRDefault="00283FFF">
            <w:pPr>
              <w:pStyle w:val="TableParagraph"/>
              <w:spacing w:before="0" w:line="247" w:lineRule="exact"/>
              <w:ind w:left="1" w:right="1"/>
            </w:pPr>
            <w:r>
              <w:rPr>
                <w:spacing w:val="-2"/>
              </w:rPr>
              <w:t>-0.051</w:t>
            </w:r>
          </w:p>
        </w:tc>
        <w:tc>
          <w:tcPr>
            <w:tcW w:w="1005" w:type="dxa"/>
          </w:tcPr>
          <w:p w14:paraId="00DC21F1" w14:textId="77777777" w:rsidR="00350CFB" w:rsidRDefault="00350CFB">
            <w:pPr>
              <w:pStyle w:val="TableParagraph"/>
              <w:spacing w:before="81"/>
              <w:jc w:val="left"/>
            </w:pPr>
          </w:p>
          <w:p w14:paraId="00DC21F2" w14:textId="77777777" w:rsidR="00350CFB" w:rsidRDefault="00283FFF">
            <w:pPr>
              <w:pStyle w:val="TableParagraph"/>
              <w:spacing w:before="0" w:line="247" w:lineRule="exact"/>
              <w:ind w:left="25" w:right="25"/>
            </w:pPr>
            <w:r>
              <w:rPr>
                <w:spacing w:val="-2"/>
              </w:rPr>
              <w:t>-0.042</w:t>
            </w:r>
          </w:p>
        </w:tc>
      </w:tr>
      <w:tr w:rsidR="00350CFB" w14:paraId="00DC21F7" w14:textId="77777777">
        <w:trPr>
          <w:trHeight w:val="332"/>
        </w:trPr>
        <w:tc>
          <w:tcPr>
            <w:tcW w:w="2187" w:type="dxa"/>
            <w:tcBorders>
              <w:bottom w:val="single" w:sz="8" w:space="0" w:color="000000"/>
            </w:tcBorders>
          </w:tcPr>
          <w:p w14:paraId="00DC21F4" w14:textId="77777777" w:rsidR="00350CFB" w:rsidRDefault="00283FFF">
            <w:pPr>
              <w:pStyle w:val="TableParagraph"/>
              <w:ind w:left="69"/>
              <w:jc w:val="left"/>
            </w:pPr>
            <w:r>
              <w:t>In-approve</w:t>
            </w:r>
            <w:r>
              <w:rPr>
                <w:spacing w:val="-9"/>
              </w:rPr>
              <w:t xml:space="preserve"> </w:t>
            </w:r>
            <w:r>
              <w:t>value</w:t>
            </w:r>
            <w:r>
              <w:rPr>
                <w:spacing w:val="-8"/>
              </w:rPr>
              <w:t xml:space="preserve"> </w:t>
            </w:r>
            <w:r>
              <w:rPr>
                <w:spacing w:val="-2"/>
              </w:rPr>
              <w:t>(sum)</w:t>
            </w:r>
          </w:p>
        </w:tc>
        <w:tc>
          <w:tcPr>
            <w:tcW w:w="1179" w:type="dxa"/>
            <w:tcBorders>
              <w:bottom w:val="single" w:sz="8" w:space="0" w:color="000000"/>
            </w:tcBorders>
          </w:tcPr>
          <w:p w14:paraId="00DC21F5" w14:textId="77777777" w:rsidR="00350CFB" w:rsidRDefault="00283FFF">
            <w:pPr>
              <w:pStyle w:val="TableParagraph"/>
              <w:ind w:left="1"/>
            </w:pPr>
            <w:r>
              <w:rPr>
                <w:spacing w:val="-2"/>
              </w:rPr>
              <w:t>-0.050</w:t>
            </w:r>
          </w:p>
        </w:tc>
        <w:tc>
          <w:tcPr>
            <w:tcW w:w="1005" w:type="dxa"/>
            <w:tcBorders>
              <w:bottom w:val="single" w:sz="8" w:space="0" w:color="000000"/>
            </w:tcBorders>
          </w:tcPr>
          <w:p w14:paraId="00DC21F6" w14:textId="77777777" w:rsidR="00350CFB" w:rsidRDefault="00283FFF">
            <w:pPr>
              <w:pStyle w:val="TableParagraph"/>
              <w:ind w:left="26" w:right="25"/>
            </w:pPr>
            <w:r>
              <w:rPr>
                <w:spacing w:val="-2"/>
              </w:rPr>
              <w:t>-0.041</w:t>
            </w:r>
          </w:p>
        </w:tc>
      </w:tr>
    </w:tbl>
    <w:p w14:paraId="00DC21F8" w14:textId="77777777" w:rsidR="00350CFB" w:rsidRDefault="00350CFB">
      <w:pPr>
        <w:pStyle w:val="a3"/>
        <w:spacing w:before="166"/>
      </w:pPr>
    </w:p>
    <w:p w14:paraId="00DC21F9" w14:textId="77777777" w:rsidR="00350CFB" w:rsidRDefault="00283FFF">
      <w:pPr>
        <w:pStyle w:val="a3"/>
        <w:spacing w:line="396" w:lineRule="auto"/>
        <w:ind w:left="282" w:right="563"/>
        <w:jc w:val="both"/>
      </w:pPr>
      <w:r>
        <w:rPr>
          <w:spacing w:val="-2"/>
        </w:rPr>
        <w:t>EndorseRank</w:t>
      </w:r>
      <w:r>
        <w:rPr>
          <w:spacing w:val="-5"/>
        </w:rPr>
        <w:t xml:space="preserve"> </w:t>
      </w:r>
      <w:r>
        <w:rPr>
          <w:spacing w:val="-2"/>
        </w:rPr>
        <w:t>shows</w:t>
      </w:r>
      <w:r>
        <w:rPr>
          <w:spacing w:val="-5"/>
        </w:rPr>
        <w:t xml:space="preserve"> </w:t>
      </w:r>
      <w:r>
        <w:rPr>
          <w:spacing w:val="-2"/>
        </w:rPr>
        <w:t>credible</w:t>
      </w:r>
      <w:r>
        <w:rPr>
          <w:spacing w:val="-5"/>
        </w:rPr>
        <w:t xml:space="preserve"> </w:t>
      </w:r>
      <w:r>
        <w:rPr>
          <w:spacing w:val="-2"/>
        </w:rPr>
        <w:t>primary-construct</w:t>
      </w:r>
      <w:r>
        <w:rPr>
          <w:spacing w:val="-5"/>
        </w:rPr>
        <w:t xml:space="preserve"> </w:t>
      </w:r>
      <w:r>
        <w:rPr>
          <w:spacing w:val="-2"/>
        </w:rPr>
        <w:t>alignment</w:t>
      </w:r>
      <w:r>
        <w:rPr>
          <w:spacing w:val="-5"/>
        </w:rPr>
        <w:t xml:space="preserve"> </w:t>
      </w:r>
      <w:r>
        <w:rPr>
          <w:spacing w:val="-2"/>
        </w:rPr>
        <w:t>with</w:t>
      </w:r>
      <w:r>
        <w:rPr>
          <w:spacing w:val="-5"/>
        </w:rPr>
        <w:t xml:space="preserve"> </w:t>
      </w:r>
      <w:r>
        <w:rPr>
          <w:spacing w:val="-2"/>
        </w:rPr>
        <w:t>both</w:t>
      </w:r>
      <w:r>
        <w:rPr>
          <w:spacing w:val="-5"/>
        </w:rPr>
        <w:t xml:space="preserve"> </w:t>
      </w:r>
      <w:r>
        <w:rPr>
          <w:spacing w:val="-2"/>
        </w:rPr>
        <w:t>allowance</w:t>
      </w:r>
      <w:r>
        <w:rPr>
          <w:spacing w:val="-5"/>
        </w:rPr>
        <w:t xml:space="preserve"> </w:t>
      </w:r>
      <w:r>
        <w:rPr>
          <w:spacing w:val="-2"/>
        </w:rPr>
        <w:t>proxies</w:t>
      </w:r>
      <w:r>
        <w:rPr>
          <w:spacing w:val="-5"/>
        </w:rPr>
        <w:t xml:space="preserve"> </w:t>
      </w:r>
      <w:r>
        <w:rPr>
          <w:spacing w:val="-2"/>
        </w:rPr>
        <w:t xml:space="preserve">(in-approve </w:t>
      </w:r>
      <w:r>
        <w:t>degree</w:t>
      </w:r>
      <w:r>
        <w:rPr>
          <w:spacing w:val="-9"/>
        </w:rPr>
        <w:t xml:space="preserve"> </w:t>
      </w:r>
      <w:r>
        <w:rPr>
          <w:i/>
        </w:rPr>
        <w:t>τ</w:t>
      </w:r>
      <w:r>
        <w:rPr>
          <w:i/>
          <w:spacing w:val="35"/>
        </w:rPr>
        <w:t xml:space="preserve"> </w:t>
      </w:r>
      <w:r>
        <w:t>= 0</w:t>
      </w:r>
      <w:r>
        <w:rPr>
          <w:i/>
        </w:rPr>
        <w:t>.</w:t>
      </w:r>
      <w:r>
        <w:t>356;</w:t>
      </w:r>
      <w:r>
        <w:rPr>
          <w:spacing w:val="-6"/>
        </w:rPr>
        <w:t xml:space="preserve"> </w:t>
      </w:r>
      <w:r>
        <w:t>in-approve</w:t>
      </w:r>
      <w:r>
        <w:rPr>
          <w:spacing w:val="-8"/>
        </w:rPr>
        <w:t xml:space="preserve"> </w:t>
      </w:r>
      <w:r>
        <w:t>value</w:t>
      </w:r>
      <w:r>
        <w:rPr>
          <w:spacing w:val="-9"/>
        </w:rPr>
        <w:t xml:space="preserve"> </w:t>
      </w:r>
      <w:r>
        <w:rPr>
          <w:i/>
        </w:rPr>
        <w:t>τ</w:t>
      </w:r>
      <w:r>
        <w:rPr>
          <w:i/>
          <w:spacing w:val="35"/>
        </w:rPr>
        <w:t xml:space="preserve"> </w:t>
      </w:r>
      <w:r>
        <w:t>= 0</w:t>
      </w:r>
      <w:r>
        <w:rPr>
          <w:i/>
        </w:rPr>
        <w:t>.</w:t>
      </w:r>
      <w:r>
        <w:t>354;</w:t>
      </w:r>
      <w:r>
        <w:rPr>
          <w:spacing w:val="-6"/>
        </w:rPr>
        <w:t xml:space="preserve"> </w:t>
      </w:r>
      <w:r>
        <w:t>family</w:t>
      </w:r>
      <w:r>
        <w:rPr>
          <w:spacing w:val="-8"/>
        </w:rPr>
        <w:t xml:space="preserve"> </w:t>
      </w:r>
      <w:r>
        <w:t>mean</w:t>
      </w:r>
      <w:r>
        <w:rPr>
          <w:spacing w:val="-8"/>
        </w:rPr>
        <w:t xml:space="preserve"> </w:t>
      </w:r>
      <w:r>
        <w:t>0</w:t>
      </w:r>
      <w:r>
        <w:rPr>
          <w:i/>
        </w:rPr>
        <w:t>.</w:t>
      </w:r>
      <w:r>
        <w:t>355).</w:t>
      </w:r>
      <w:r>
        <w:rPr>
          <w:spacing w:val="18"/>
        </w:rPr>
        <w:t xml:space="preserve"> </w:t>
      </w:r>
      <w:r>
        <w:t>As</w:t>
      </w:r>
      <w:r>
        <w:rPr>
          <w:spacing w:val="-8"/>
        </w:rPr>
        <w:t xml:space="preserve"> </w:t>
      </w:r>
      <w:r>
        <w:t>with</w:t>
      </w:r>
      <w:r>
        <w:rPr>
          <w:spacing w:val="-9"/>
        </w:rPr>
        <w:t xml:space="preserve"> </w:t>
      </w:r>
      <w:r>
        <w:t>AWP</w:t>
      </w:r>
      <w:r>
        <w:rPr>
          <w:spacing w:val="-9"/>
        </w:rPr>
        <w:t xml:space="preserve"> </w:t>
      </w:r>
      <w:r>
        <w:t>on</w:t>
      </w:r>
      <w:r>
        <w:rPr>
          <w:spacing w:val="-8"/>
        </w:rPr>
        <w:t xml:space="preserve"> </w:t>
      </w:r>
      <w:r>
        <w:t>transfer,</w:t>
      </w:r>
      <w:r>
        <w:rPr>
          <w:spacing w:val="-7"/>
        </w:rPr>
        <w:t xml:space="preserve"> </w:t>
      </w:r>
      <w:r>
        <w:t>this is a primary-construct check:</w:t>
      </w:r>
      <w:r>
        <w:rPr>
          <w:spacing w:val="40"/>
        </w:rPr>
        <w:t xml:space="preserve"> </w:t>
      </w:r>
      <w:r>
        <w:t xml:space="preserve">PageRank on </w:t>
      </w:r>
      <w:r>
        <w:rPr>
          <w:i/>
        </w:rPr>
        <w:t>G</w:t>
      </w:r>
      <w:r>
        <w:rPr>
          <w:vertAlign w:val="subscript"/>
        </w:rPr>
        <w:t>approve</w:t>
      </w:r>
      <w:r>
        <w:t xml:space="preserve"> should correlate with spender-side approval centrality.</w:t>
      </w:r>
      <w:r>
        <w:rPr>
          <w:spacing w:val="37"/>
        </w:rPr>
        <w:t xml:space="preserve"> </w:t>
      </w:r>
      <w:r>
        <w:t>The near-equality of degree and value correlations suggests that, on this cohort, being approved</w:t>
      </w:r>
      <w:r>
        <w:rPr>
          <w:spacing w:val="6"/>
        </w:rPr>
        <w:t xml:space="preserve"> </w:t>
      </w:r>
      <w:r>
        <w:t>by</w:t>
      </w:r>
      <w:r>
        <w:rPr>
          <w:spacing w:val="6"/>
        </w:rPr>
        <w:t xml:space="preserve"> </w:t>
      </w:r>
      <w:r>
        <w:t>many</w:t>
      </w:r>
      <w:r>
        <w:rPr>
          <w:spacing w:val="6"/>
        </w:rPr>
        <w:t xml:space="preserve"> </w:t>
      </w:r>
      <w:r>
        <w:t>owners</w:t>
      </w:r>
      <w:r>
        <w:rPr>
          <w:spacing w:val="7"/>
        </w:rPr>
        <w:t xml:space="preserve"> </w:t>
      </w:r>
      <w:r>
        <w:t>and</w:t>
      </w:r>
      <w:r>
        <w:rPr>
          <w:spacing w:val="6"/>
        </w:rPr>
        <w:t xml:space="preserve"> </w:t>
      </w:r>
      <w:r>
        <w:t>being</w:t>
      </w:r>
      <w:r>
        <w:rPr>
          <w:spacing w:val="6"/>
        </w:rPr>
        <w:t xml:space="preserve"> </w:t>
      </w:r>
      <w:r>
        <w:t>approved</w:t>
      </w:r>
      <w:r>
        <w:rPr>
          <w:spacing w:val="7"/>
        </w:rPr>
        <w:t xml:space="preserve"> </w:t>
      </w:r>
      <w:r>
        <w:t>for</w:t>
      </w:r>
      <w:r>
        <w:rPr>
          <w:spacing w:val="6"/>
        </w:rPr>
        <w:t xml:space="preserve"> </w:t>
      </w:r>
      <w:r>
        <w:t>large</w:t>
      </w:r>
      <w:r>
        <w:rPr>
          <w:spacing w:val="6"/>
        </w:rPr>
        <w:t xml:space="preserve"> </w:t>
      </w:r>
      <w:r>
        <w:t>aggregate</w:t>
      </w:r>
      <w:r>
        <w:rPr>
          <w:spacing w:val="7"/>
        </w:rPr>
        <w:t xml:space="preserve"> </w:t>
      </w:r>
      <w:r>
        <w:t>value</w:t>
      </w:r>
      <w:r>
        <w:rPr>
          <w:spacing w:val="6"/>
        </w:rPr>
        <w:t xml:space="preserve"> </w:t>
      </w:r>
      <w:r>
        <w:t>convey</w:t>
      </w:r>
      <w:r>
        <w:rPr>
          <w:spacing w:val="6"/>
        </w:rPr>
        <w:t xml:space="preserve"> </w:t>
      </w:r>
      <w:r>
        <w:t>similar</w:t>
      </w:r>
      <w:r>
        <w:rPr>
          <w:spacing w:val="6"/>
        </w:rPr>
        <w:t xml:space="preserve"> </w:t>
      </w:r>
      <w:r>
        <w:rPr>
          <w:spacing w:val="-2"/>
        </w:rPr>
        <w:t>ranking</w:t>
      </w:r>
    </w:p>
    <w:p w14:paraId="00DC21FA" w14:textId="77777777" w:rsidR="00350CFB" w:rsidRDefault="00350CFB">
      <w:pPr>
        <w:pStyle w:val="a3"/>
        <w:spacing w:line="396" w:lineRule="auto"/>
        <w:jc w:val="both"/>
        <w:sectPr w:rsidR="00350CFB">
          <w:pgSz w:w="11910" w:h="16840"/>
          <w:pgMar w:top="1840" w:right="708" w:bottom="2300" w:left="992" w:header="0" w:footer="2115" w:gutter="0"/>
          <w:cols w:space="720"/>
        </w:sectPr>
      </w:pPr>
    </w:p>
    <w:p w14:paraId="00DC21FB" w14:textId="77777777" w:rsidR="00350CFB" w:rsidRDefault="00283FFF">
      <w:pPr>
        <w:pStyle w:val="a3"/>
        <w:spacing w:before="72"/>
        <w:ind w:left="282"/>
        <w:jc w:val="both"/>
      </w:pPr>
      <w:r>
        <w:t>information</w:t>
      </w:r>
      <w:r>
        <w:rPr>
          <w:spacing w:val="-12"/>
        </w:rPr>
        <w:t xml:space="preserve"> </w:t>
      </w:r>
      <w:r>
        <w:t>under</w:t>
      </w:r>
      <w:r>
        <w:rPr>
          <w:spacing w:val="-12"/>
        </w:rPr>
        <w:t xml:space="preserve"> </w:t>
      </w:r>
      <w:r>
        <w:t>latest-allowance</w:t>
      </w:r>
      <w:r>
        <w:rPr>
          <w:spacing w:val="-12"/>
        </w:rPr>
        <w:t xml:space="preserve"> </w:t>
      </w:r>
      <w:r>
        <w:rPr>
          <w:spacing w:val="-2"/>
        </w:rPr>
        <w:t>semantics.</w:t>
      </w:r>
    </w:p>
    <w:p w14:paraId="00DC21FC" w14:textId="77777777" w:rsidR="00350CFB" w:rsidRDefault="00283FFF">
      <w:pPr>
        <w:pStyle w:val="a3"/>
        <w:spacing w:before="54" w:line="456" w:lineRule="exact"/>
        <w:ind w:left="274" w:right="521" w:hanging="2"/>
        <w:jc w:val="both"/>
      </w:pPr>
      <w:r>
        <w:rPr>
          <w:color w:val="FF0000"/>
          <w:w w:val="105"/>
        </w:rPr>
        <w:t>AWP alignment on allowance is near zero and slightly negative (τ = −0.030 for both proxies). Transfer centrality does not identify wallets that receive spending authorization. This dissociation is central to this research’s contribution: if transfer-based reputation were a sufficient proxy for endorsement, AWP would show at least moderate allowance alignment. It does not. Protocols that care about explicit spending authorization—for example, which addresses are trusted to move to-kens on behalf of others—cannot substitute AWP for an allowance-aware method on this evidence.</w:t>
      </w:r>
    </w:p>
    <w:p w14:paraId="00DC21FD" w14:textId="77777777" w:rsidR="00350CFB" w:rsidRDefault="00283FFF">
      <w:pPr>
        <w:pStyle w:val="a3"/>
        <w:spacing w:before="16" w:line="456" w:lineRule="exact"/>
        <w:ind w:left="282" w:right="524"/>
        <w:jc w:val="both"/>
      </w:pPr>
      <w:r>
        <w:rPr>
          <w:color w:val="FF0000"/>
          <w:w w:val="105"/>
        </w:rPr>
        <w:t>Same-window allowance tau is an intended-construct check; the external check is the spender holdout.</w:t>
      </w:r>
    </w:p>
    <w:p w14:paraId="00DC21FE" w14:textId="77777777" w:rsidR="00350CFB" w:rsidRDefault="00283FFF">
      <w:pPr>
        <w:pStyle w:val="a3"/>
        <w:spacing w:before="157" w:line="396" w:lineRule="auto"/>
        <w:ind w:left="282" w:right="534" w:hanging="8"/>
        <w:jc w:val="both"/>
      </w:pPr>
      <w:bookmarkStart w:id="321" w:name="Inverse-risk_family_(GMX_PnL)"/>
      <w:commentRangeStart w:id="322"/>
      <w:commentRangeStart w:id="323"/>
      <w:r>
        <w:rPr>
          <w:color w:val="FF0000"/>
        </w:rPr>
        <w:t>This pattern must be read honestly. EndorseRank is essentially a global smoothing of allowance in-degree, so correlating it with allowance in-degree is close to correlating a quantity with itself (tau = 0.355). I do not call that an external test. The out-of-window check is future new approvers on spenders: EndorseRank tau = 0.479 (CI 0.426–0.529) versus AWP 0.044.</w:t>
      </w:r>
      <w:bookmarkEnd w:id="321"/>
      <w:commentRangeEnd w:id="322"/>
      <w:r>
        <w:rPr>
          <w:rStyle w:val="a5"/>
          <w:sz w:val="24"/>
          <w:szCs w:val="24"/>
        </w:rPr>
        <w:commentReference w:id="322"/>
      </w:r>
      <w:commentRangeEnd w:id="323"/>
      <w:r w:rsidR="00F50D42">
        <w:rPr>
          <w:rStyle w:val="a5"/>
          <w:sz w:val="24"/>
          <w:szCs w:val="24"/>
        </w:rPr>
        <w:commentReference w:id="323"/>
      </w:r>
    </w:p>
    <w:p w14:paraId="00DC21FF" w14:textId="77777777" w:rsidR="00350CFB" w:rsidRDefault="00350CFB">
      <w:pPr>
        <w:pStyle w:val="a3"/>
        <w:spacing w:before="11"/>
      </w:pPr>
    </w:p>
    <w:p w14:paraId="00DC2200" w14:textId="77777777" w:rsidR="00350CFB" w:rsidRDefault="00283FFF">
      <w:pPr>
        <w:pStyle w:val="3"/>
        <w:numPr>
          <w:ilvl w:val="2"/>
          <w:numId w:val="26"/>
        </w:numPr>
        <w:tabs>
          <w:tab w:val="left" w:pos="879"/>
        </w:tabs>
        <w:ind w:left="879" w:hanging="597"/>
      </w:pPr>
      <w:r>
        <w:rPr>
          <w:color w:val="FF0000"/>
        </w:rPr>
        <w:t>Allowance and transfer checks</w:t>
      </w:r>
    </w:p>
    <w:p w14:paraId="00DC2201" w14:textId="77777777" w:rsidR="00350CFB" w:rsidRDefault="00350CFB">
      <w:pPr>
        <w:pStyle w:val="a3"/>
        <w:spacing w:before="47"/>
        <w:rPr>
          <w:b/>
        </w:rPr>
      </w:pPr>
    </w:p>
    <w:p w14:paraId="00DC2202" w14:textId="77777777" w:rsidR="00350CFB" w:rsidRDefault="00283FFF">
      <w:pPr>
        <w:pStyle w:val="a3"/>
        <w:ind w:left="273" w:firstLine="1"/>
        <w:jc w:val="both"/>
      </w:pPr>
      <w:r>
        <w:rPr>
          <w:color w:val="FF0000"/>
        </w:rPr>
        <w:t>Table 4.10 is an artifact table and is not interpreted in the main text.</w:t>
      </w:r>
    </w:p>
    <w:p w14:paraId="00DC2204" w14:textId="77777777" w:rsidR="00350CFB" w:rsidRDefault="00283FFF">
      <w:pPr>
        <w:pStyle w:val="a3"/>
        <w:spacing w:before="158"/>
        <w:ind w:left="282"/>
        <w:jc w:val="both"/>
      </w:pPr>
      <w:r>
        <w:rPr>
          <w:color w:val="FF0000"/>
        </w:rPr>
        <w:t>Same-window checks remain allowance versus transfer. The external check is the spender holdout.</w:t>
      </w:r>
    </w:p>
    <w:p w14:paraId="00DC2205" w14:textId="77777777" w:rsidR="00350CFB" w:rsidRDefault="00350CFB">
      <w:pPr>
        <w:pStyle w:val="a3"/>
        <w:jc w:val="both"/>
        <w:sectPr w:rsidR="00350CFB">
          <w:pgSz w:w="11910" w:h="16840"/>
          <w:pgMar w:top="1840" w:right="708" w:bottom="2300" w:left="992" w:header="0" w:footer="2115" w:gutter="0"/>
          <w:cols w:space="720"/>
        </w:sectPr>
      </w:pPr>
    </w:p>
    <w:p w14:paraId="00DC2206" w14:textId="77777777" w:rsidR="00350CFB" w:rsidRDefault="00283FFF">
      <w:pPr>
        <w:pStyle w:val="a3"/>
        <w:spacing w:before="75" w:line="252" w:lineRule="auto"/>
        <w:ind w:left="282" w:right="521" w:hanging="8"/>
      </w:pPr>
      <w:bookmarkStart w:id="324" w:name="_bookmark106"/>
      <w:r>
        <w:rPr>
          <w:color w:val="FF0000"/>
        </w:rPr>
        <w:t>Table 4.10 is withdrawn from the claims. Same-window evidence is allowance versus transfer.</w:t>
      </w:r>
      <w:bookmarkEnd w:id="324"/>
    </w:p>
    <w:p w14:paraId="00DC2207" w14:textId="77777777" w:rsidR="00350CFB" w:rsidRDefault="00283FFF">
      <w:pPr>
        <w:pStyle w:val="a3"/>
        <w:spacing w:before="10"/>
        <w:rPr>
          <w:sz w:val="17"/>
        </w:rPr>
      </w:pPr>
      <w:r>
        <w:rPr>
          <w:noProof/>
          <w:sz w:val="17"/>
        </w:rPr>
        <mc:AlternateContent>
          <mc:Choice Requires="wps">
            <w:drawing>
              <wp:anchor distT="0" distB="0" distL="0" distR="0" simplePos="0" relativeHeight="487642112" behindDoc="1" locked="0" layoutInCell="1" allowOverlap="1" wp14:anchorId="00DC27B4" wp14:editId="00DC27B5">
                <wp:simplePos x="0" y="0"/>
                <wp:positionH relativeFrom="page">
                  <wp:posOffset>2053221</wp:posOffset>
                </wp:positionH>
                <wp:positionV relativeFrom="paragraph">
                  <wp:posOffset>145738</wp:posOffset>
                </wp:positionV>
                <wp:extent cx="3453765" cy="1270"/>
                <wp:effectExtent l="0" t="0" r="0" b="0"/>
                <wp:wrapTopAndBottom/>
                <wp:docPr id="725" name="Graphic 7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53765" cy="1270"/>
                        </a:xfrm>
                        <a:custGeom>
                          <a:avLst/>
                          <a:gdLst/>
                          <a:ahLst/>
                          <a:cxnLst/>
                          <a:rect l="l" t="t" r="r" b="b"/>
                          <a:pathLst>
                            <a:path w="3453765">
                              <a:moveTo>
                                <a:pt x="0" y="0"/>
                              </a:moveTo>
                              <a:lnTo>
                                <a:pt x="3453561"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A5C0D3" id="Graphic 725" o:spid="_x0000_s1026" style="position:absolute;margin-left:161.65pt;margin-top:11.5pt;width:271.95pt;height:.1pt;z-index:-15674368;visibility:visible;mso-wrap-style:square;mso-wrap-distance-left:0;mso-wrap-distance-top:0;mso-wrap-distance-right:0;mso-wrap-distance-bottom:0;mso-position-horizontal:absolute;mso-position-horizontal-relative:page;mso-position-vertical:absolute;mso-position-vertical-relative:text;v-text-anchor:top" coordsize="34537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" path="m,l3453561,e" filled="f" strokeweight=".33739mm">
                <v:path arrowok="t"/>
                <w10:wrap type="topAndBottom" anchorx="page"/>
              </v:shape>
            </w:pict>
          </mc:Fallback>
        </mc:AlternateContent>
      </w:r>
    </w:p>
    <w:p w14:paraId="00DC2208" w14:textId="77777777" w:rsidR="00350CFB" w:rsidRDefault="00283FFF">
      <w:pPr>
        <w:tabs>
          <w:tab w:val="left" w:pos="3254"/>
        </w:tabs>
        <w:spacing w:before="54"/>
        <w:ind w:left="-1" w:right="306"/>
        <w:jc w:val="center"/>
        <w:rPr>
          <w:i/>
        </w:rPr>
      </w:pPr>
      <w:r>
        <w:rPr>
          <w:spacing w:val="-2"/>
        </w:rPr>
        <w:t>Proxy</w:t>
      </w:r>
      <w:r>
        <w:tab/>
        <w:t>Spearman</w:t>
      </w:r>
      <w:r>
        <w:rPr>
          <w:spacing w:val="-4"/>
        </w:rPr>
        <w:t xml:space="preserve"> </w:t>
      </w:r>
      <w:r>
        <w:rPr>
          <w:i/>
        </w:rPr>
        <w:t>ρ</w:t>
      </w:r>
      <w:r>
        <w:rPr>
          <w:i/>
          <w:spacing w:val="79"/>
        </w:rPr>
        <w:t xml:space="preserve"> </w:t>
      </w:r>
      <w:r>
        <w:t>Kendall</w:t>
      </w:r>
      <w:r>
        <w:rPr>
          <w:spacing w:val="-3"/>
        </w:rPr>
        <w:t xml:space="preserve"> </w:t>
      </w:r>
      <w:r>
        <w:rPr>
          <w:i/>
          <w:spacing w:val="-12"/>
        </w:rPr>
        <w:t>τ</w:t>
      </w:r>
    </w:p>
    <w:p w14:paraId="00DC2209" w14:textId="77777777" w:rsidR="00350CFB" w:rsidRDefault="00283FFF">
      <w:pPr>
        <w:pStyle w:val="a3"/>
        <w:rPr>
          <w:i/>
          <w:sz w:val="5"/>
        </w:rPr>
      </w:pPr>
      <w:r>
        <w:rPr>
          <w:i/>
          <w:noProof/>
          <w:sz w:val="5"/>
        </w:rPr>
        <mc:AlternateContent>
          <mc:Choice Requires="wps">
            <w:drawing>
              <wp:anchor distT="0" distB="0" distL="0" distR="0" simplePos="0" relativeHeight="487642624" behindDoc="1" locked="0" layoutInCell="1" allowOverlap="1" wp14:anchorId="00DC27B6" wp14:editId="00DC27B7">
                <wp:simplePos x="0" y="0"/>
                <wp:positionH relativeFrom="page">
                  <wp:posOffset>2053221</wp:posOffset>
                </wp:positionH>
                <wp:positionV relativeFrom="paragraph">
                  <wp:posOffset>52233</wp:posOffset>
                </wp:positionV>
                <wp:extent cx="3453765" cy="1270"/>
                <wp:effectExtent l="0" t="0" r="0" b="0"/>
                <wp:wrapTopAndBottom/>
                <wp:docPr id="726" name="Graphic 7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53765" cy="1270"/>
                        </a:xfrm>
                        <a:custGeom>
                          <a:avLst/>
                          <a:gdLst/>
                          <a:ahLst/>
                          <a:cxnLst/>
                          <a:rect l="l" t="t" r="r" b="b"/>
                          <a:pathLst>
                            <a:path w="3453765">
                              <a:moveTo>
                                <a:pt x="0" y="0"/>
                              </a:moveTo>
                              <a:lnTo>
                                <a:pt x="3453561" y="0"/>
                              </a:lnTo>
                            </a:path>
                          </a:pathLst>
                        </a:custGeom>
                        <a:ln w="75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D672F62" id="Graphic 726" o:spid="_x0000_s1026" style="position:absolute;margin-left:161.65pt;margin-top:4.1pt;width:271.95pt;height:.1pt;z-index:-15673856;visibility:visible;mso-wrap-style:square;mso-wrap-distance-left:0;mso-wrap-distance-top:0;mso-wrap-distance-right:0;mso-wrap-distance-bottom:0;mso-position-horizontal:absolute;mso-position-horizontal-relative:page;mso-position-vertical:absolute;mso-position-vertical-relative:text;v-text-anchor:top" coordsize="34537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" path="m,l3453561,e" filled="f" strokeweight=".21089mm">
                <v:path arrowok="t"/>
                <w10:wrap type="topAndBottom" anchorx="page"/>
              </v:shape>
            </w:pict>
          </mc:Fallback>
        </mc:AlternateContent>
      </w:r>
    </w:p>
    <w:p w14:paraId="00DC220A" w14:textId="77777777" w:rsidR="00350CFB" w:rsidRDefault="00283FFF">
      <w:pPr>
        <w:spacing w:before="164" w:line="698" w:lineRule="auto"/>
        <w:ind w:left="2311" w:right="5395"/>
        <w:jc w:val="both"/>
      </w:pPr>
      <w:r>
        <w:t>Loss avoidance (</w:t>
      </w:r>
      <w:r>
        <w:rPr>
          <w:rFonts w:ascii="Arial Unicode MS" w:hAnsi="Arial Unicode MS"/>
        </w:rPr>
        <w:t>−</w:t>
      </w:r>
      <w:r>
        <w:rPr>
          <w:rFonts w:ascii="Arial Unicode MS" w:hAnsi="Arial Unicode MS"/>
          <w:spacing w:val="-5"/>
        </w:rPr>
        <w:t xml:space="preserve"> </w:t>
      </w:r>
      <w:r>
        <w:rPr>
          <w:position w:val="16"/>
        </w:rPr>
        <w:t xml:space="preserve">L </w:t>
      </w:r>
      <w:r>
        <w:t>min(P Loss avoidance (</w:t>
      </w:r>
      <w:r>
        <w:rPr>
          <w:rFonts w:ascii="Arial Unicode MS" w:hAnsi="Arial Unicode MS"/>
        </w:rPr>
        <w:t>−</w:t>
      </w:r>
      <w:r>
        <w:rPr>
          <w:rFonts w:ascii="Arial Unicode MS" w:hAnsi="Arial Unicode MS"/>
          <w:spacing w:val="-5"/>
        </w:rPr>
        <w:t xml:space="preserve"> </w:t>
      </w:r>
      <w:r>
        <w:rPr>
          <w:position w:val="16"/>
        </w:rPr>
        <w:t xml:space="preserve">L </w:t>
      </w:r>
      <w:r>
        <w:t>min(P Loss</w:t>
      </w:r>
      <w:r>
        <w:rPr>
          <w:spacing w:val="34"/>
        </w:rPr>
        <w:t xml:space="preserve"> </w:t>
      </w:r>
      <w:r>
        <w:t>avoidance</w:t>
      </w:r>
      <w:r>
        <w:rPr>
          <w:spacing w:val="35"/>
        </w:rPr>
        <w:t xml:space="preserve"> </w:t>
      </w:r>
      <w:r>
        <w:t>(</w:t>
      </w:r>
      <w:r>
        <w:rPr>
          <w:rFonts w:ascii="Arial Unicode MS" w:hAnsi="Arial Unicode MS"/>
        </w:rPr>
        <w:t>−</w:t>
      </w:r>
      <w:r>
        <w:rPr>
          <w:rFonts w:ascii="Arial Unicode MS" w:hAnsi="Arial Unicode MS"/>
          <w:spacing w:val="-2"/>
        </w:rPr>
        <w:t xml:space="preserve"> </w:t>
      </w:r>
      <w:r>
        <w:rPr>
          <w:position w:val="16"/>
        </w:rPr>
        <w:t>L</w:t>
      </w:r>
      <w:r>
        <w:rPr>
          <w:spacing w:val="5"/>
          <w:position w:val="16"/>
        </w:rPr>
        <w:t xml:space="preserve"> </w:t>
      </w:r>
      <w:r>
        <w:rPr>
          <w:spacing w:val="-4"/>
        </w:rPr>
        <w:t>min(P</w:t>
      </w:r>
    </w:p>
    <w:p w14:paraId="00DC220B" w14:textId="77777777" w:rsidR="00350CFB" w:rsidRDefault="00350CFB">
      <w:pPr>
        <w:pStyle w:val="a3"/>
        <w:spacing w:before="13"/>
        <w:rPr>
          <w:sz w:val="22"/>
        </w:rPr>
      </w:pPr>
    </w:p>
    <w:p w14:paraId="00DC220C" w14:textId="77777777" w:rsidR="00350CFB" w:rsidRDefault="00283FFF">
      <w:pPr>
        <w:pStyle w:val="a3"/>
        <w:spacing w:before="1" w:line="396" w:lineRule="auto"/>
        <w:ind w:left="282" w:right="521"/>
        <w:jc w:val="both"/>
      </w:pPr>
      <w:r>
        <w:rPr>
          <w:w w:val="105"/>
          <w:color w:val="FF0000"/>
        </w:rPr>
        <w:t>EndorseRanknL, 0))0.0970.079Non-loss close rate-0.037-0.031Worst-close PnL score (− min PnL)0.0700.057AWPnL, 0))0.2430.165Non-loss close rate0.0280.019Worst-close PnL score (− min PnL)0.2040.137—nL, 0))0.6750.545Non-loss close rate0.1500.104Worst-close PnL score (− min PnL)0.6180.478EndorseRanknL, 0))0.0970.079Non-loss close rate-0.037-0.031Worst-close PnL score (− min PnL)0.0700.057AWPnL, 0))0.2430.165Non-loss close rate0.0280.019Worst-close PnL score (− min PnL)0.2040.137—nL, 0))0.6750.545Non-loss close rate0.1500.104Worst-close PnL score (− min PnL)0.6180.478PnL score τ = 0.478. This elevation is expected: —’s POOL/SINK star graph is built from the same — PnL stream that defines these proxies. High — τ on inverse risk is therefore a construct-overlap diagnostic, not evidence that outcome-native ranking measures social reputation. Section 4.7 develops this interpretation formally as claim SC1.</w:t>
      </w:r>
    </w:p>
    <w:p w14:paraId="00DC220E" w14:textId="77777777" w:rsidR="00350CFB" w:rsidRDefault="00350CFB">
      <w:pPr>
        <w:pStyle w:val="a3"/>
        <w:spacing w:before="10"/>
      </w:pPr>
    </w:p>
    <w:p w14:paraId="00DC220F" w14:textId="77777777" w:rsidR="00350CFB" w:rsidRDefault="00283FFF">
      <w:pPr>
        <w:pStyle w:val="3"/>
        <w:numPr>
          <w:ilvl w:val="2"/>
          <w:numId w:val="26"/>
        </w:numPr>
        <w:tabs>
          <w:tab w:val="left" w:pos="879"/>
        </w:tabs>
        <w:spacing w:before="1"/>
        <w:ind w:left="879" w:hanging="597"/>
      </w:pPr>
      <w:r>
        <w:rPr>
          <w:spacing w:val="-2"/>
        </w:rPr>
        <w:t>Sybil-adjusted</w:t>
      </w:r>
      <w:r>
        <w:rPr>
          <w:spacing w:val="3"/>
        </w:rPr>
        <w:t xml:space="preserve"> </w:t>
      </w:r>
      <w:r>
        <w:rPr>
          <w:spacing w:val="-2"/>
        </w:rPr>
        <w:t>stability</w:t>
      </w:r>
      <w:r>
        <w:rPr>
          <w:spacing w:val="4"/>
        </w:rPr>
        <w:t xml:space="preserve"> </w:t>
      </w:r>
      <w:r>
        <w:rPr>
          <w:spacing w:val="-2"/>
        </w:rPr>
        <w:t>family</w:t>
      </w:r>
    </w:p>
    <w:p w14:paraId="00DC2210" w14:textId="77777777" w:rsidR="00350CFB" w:rsidRDefault="00350CFB">
      <w:pPr>
        <w:pStyle w:val="a3"/>
        <w:spacing w:before="46"/>
        <w:rPr>
          <w:b/>
        </w:rPr>
      </w:pPr>
    </w:p>
    <w:p w14:paraId="00DC2211" w14:textId="77777777" w:rsidR="00350CFB" w:rsidRDefault="00283FFF">
      <w:pPr>
        <w:pStyle w:val="a3"/>
        <w:spacing w:line="400" w:lineRule="auto"/>
        <w:ind w:left="273" w:right="373" w:firstLine="1"/>
      </w:pPr>
      <w:r>
        <w:t xml:space="preserve">Table </w:t>
      </w:r>
      <w:hyperlink w:anchor="_bookmark107" w:history="1">
        <w:r>
          <w:t>4.11</w:t>
        </w:r>
      </w:hyperlink>
      <w:r>
        <w:t xml:space="preserve"> reports alignment with inbound counterparty ratio, transfer tenure, and active months. AWP</w:t>
      </w:r>
      <w:r>
        <w:rPr>
          <w:spacing w:val="-15"/>
        </w:rPr>
        <w:t xml:space="preserve"> </w:t>
      </w:r>
      <w:r>
        <w:t>exceeds</w:t>
      </w:r>
      <w:r>
        <w:rPr>
          <w:spacing w:val="-15"/>
        </w:rPr>
        <w:t xml:space="preserve"> </w:t>
      </w:r>
      <w:r>
        <w:t>EndorseRank</w:t>
      </w:r>
      <w:r>
        <w:rPr>
          <w:spacing w:val="-15"/>
        </w:rPr>
        <w:t xml:space="preserve"> </w:t>
      </w:r>
      <w:r>
        <w:t>among</w:t>
      </w:r>
      <w:r>
        <w:rPr>
          <w:spacing w:val="-15"/>
        </w:rPr>
        <w:t xml:space="preserve"> </w:t>
      </w:r>
      <w:r>
        <w:t>social</w:t>
      </w:r>
      <w:r>
        <w:rPr>
          <w:spacing w:val="-15"/>
        </w:rPr>
        <w:t xml:space="preserve"> </w:t>
      </w:r>
      <w:r>
        <w:t>methods</w:t>
      </w:r>
      <w:r>
        <w:rPr>
          <w:spacing w:val="-15"/>
        </w:rPr>
        <w:t xml:space="preserve"> </w:t>
      </w:r>
      <w:r>
        <w:t>(family</w:t>
      </w:r>
      <w:r>
        <w:rPr>
          <w:spacing w:val="-15"/>
        </w:rPr>
        <w:t xml:space="preserve"> </w:t>
      </w:r>
      <w:r>
        <w:t>means</w:t>
      </w:r>
      <w:r>
        <w:rPr>
          <w:spacing w:val="-15"/>
        </w:rPr>
        <w:t xml:space="preserve"> </w:t>
      </w:r>
      <w:r>
        <w:t>0</w:t>
      </w:r>
      <w:r>
        <w:rPr>
          <w:i/>
        </w:rPr>
        <w:t>.</w:t>
      </w:r>
      <w:r>
        <w:t>286</w:t>
      </w:r>
      <w:r>
        <w:rPr>
          <w:spacing w:val="-15"/>
        </w:rPr>
        <w:t xml:space="preserve"> </w:t>
      </w:r>
      <w:r>
        <w:t>vs.</w:t>
      </w:r>
      <w:r>
        <w:rPr>
          <w:spacing w:val="-15"/>
        </w:rPr>
        <w:t xml:space="preserve"> </w:t>
      </w:r>
      <w:r>
        <w:t>0</w:t>
      </w:r>
      <w:r>
        <w:rPr>
          <w:i/>
        </w:rPr>
        <w:t>.</w:t>
      </w:r>
      <w:r>
        <w:t>233).</w:t>
      </w:r>
      <w:r>
        <w:rPr>
          <w:spacing w:val="-4"/>
        </w:rPr>
        <w:t xml:space="preserve"> </w:t>
      </w:r>
      <w:r>
        <w:t>The</w:t>
      </w:r>
      <w:r>
        <w:rPr>
          <w:spacing w:val="-15"/>
        </w:rPr>
        <w:t xml:space="preserve"> </w:t>
      </w:r>
      <w:r>
        <w:t>gap</w:t>
      </w:r>
      <w:r>
        <w:rPr>
          <w:spacing w:val="-15"/>
        </w:rPr>
        <w:t xml:space="preserve"> </w:t>
      </w:r>
      <w:r>
        <w:t>is</w:t>
      </w:r>
      <w:r>
        <w:rPr>
          <w:spacing w:val="-15"/>
        </w:rPr>
        <w:t xml:space="preserve"> </w:t>
      </w:r>
      <w:r>
        <w:t>con-centrated</w:t>
      </w:r>
      <w:r>
        <w:rPr>
          <w:spacing w:val="-7"/>
        </w:rPr>
        <w:t xml:space="preserve"> </w:t>
      </w:r>
      <w:r>
        <w:t>in</w:t>
      </w:r>
      <w:r>
        <w:rPr>
          <w:spacing w:val="-7"/>
        </w:rPr>
        <w:t xml:space="preserve"> </w:t>
      </w:r>
      <w:r>
        <w:t>tenure</w:t>
      </w:r>
      <w:r>
        <w:rPr>
          <w:spacing w:val="-7"/>
        </w:rPr>
        <w:t xml:space="preserve"> </w:t>
      </w:r>
      <w:r>
        <w:t>and</w:t>
      </w:r>
      <w:r>
        <w:rPr>
          <w:spacing w:val="-7"/>
        </w:rPr>
        <w:t xml:space="preserve"> </w:t>
      </w:r>
      <w:r>
        <w:t>activity</w:t>
      </w:r>
      <w:r>
        <w:rPr>
          <w:spacing w:val="-7"/>
        </w:rPr>
        <w:t xml:space="preserve"> </w:t>
      </w:r>
      <w:r>
        <w:t>proxies:</w:t>
      </w:r>
      <w:r>
        <w:rPr>
          <w:spacing w:val="20"/>
        </w:rPr>
        <w:t xml:space="preserve"> </w:t>
      </w:r>
      <w:r>
        <w:t>AWP</w:t>
      </w:r>
      <w:r>
        <w:rPr>
          <w:spacing w:val="-7"/>
        </w:rPr>
        <w:t xml:space="preserve"> </w:t>
      </w:r>
      <w:r>
        <w:t>achieves</w:t>
      </w:r>
      <w:r>
        <w:rPr>
          <w:spacing w:val="-7"/>
        </w:rPr>
        <w:t xml:space="preserve"> </w:t>
      </w:r>
      <w:r>
        <w:rPr>
          <w:i/>
        </w:rPr>
        <w:t>τ</w:t>
      </w:r>
      <w:r>
        <w:rPr>
          <w:i/>
          <w:spacing w:val="40"/>
        </w:rPr>
        <w:t xml:space="preserve"> </w:t>
      </w:r>
      <w:r>
        <w:t>= 0</w:t>
      </w:r>
      <w:r>
        <w:rPr>
          <w:i/>
        </w:rPr>
        <w:t>.</w:t>
      </w:r>
      <w:r>
        <w:t>436</w:t>
      </w:r>
      <w:r>
        <w:rPr>
          <w:spacing w:val="-6"/>
        </w:rPr>
        <w:t xml:space="preserve"> </w:t>
      </w:r>
      <w:r>
        <w:t>on</w:t>
      </w:r>
      <w:r>
        <w:rPr>
          <w:spacing w:val="-7"/>
        </w:rPr>
        <w:t xml:space="preserve"> </w:t>
      </w:r>
      <w:r>
        <w:t>transfer</w:t>
      </w:r>
      <w:r>
        <w:rPr>
          <w:spacing w:val="-7"/>
        </w:rPr>
        <w:t xml:space="preserve"> </w:t>
      </w:r>
      <w:r>
        <w:t>tenure</w:t>
      </w:r>
      <w:r>
        <w:rPr>
          <w:spacing w:val="-7"/>
        </w:rPr>
        <w:t xml:space="preserve"> </w:t>
      </w:r>
      <w:r>
        <w:t>and</w:t>
      </w:r>
      <w:r>
        <w:rPr>
          <w:spacing w:val="-7"/>
        </w:rPr>
        <w:t xml:space="preserve"> </w:t>
      </w:r>
      <w:r>
        <w:rPr>
          <w:i/>
        </w:rPr>
        <w:t>τ</w:t>
      </w:r>
      <w:r>
        <w:rPr>
          <w:i/>
          <w:spacing w:val="40"/>
        </w:rPr>
        <w:t xml:space="preserve"> </w:t>
      </w:r>
      <w:r>
        <w:t>= 0</w:t>
      </w:r>
      <w:r>
        <w:rPr>
          <w:i/>
        </w:rPr>
        <w:t>.</w:t>
      </w:r>
      <w:r>
        <w:t>482 on</w:t>
      </w:r>
      <w:r>
        <w:rPr>
          <w:spacing w:val="-1"/>
        </w:rPr>
        <w:t xml:space="preserve"> </w:t>
      </w:r>
      <w:r>
        <w:t>active</w:t>
      </w:r>
      <w:r>
        <w:rPr>
          <w:spacing w:val="-1"/>
        </w:rPr>
        <w:t xml:space="preserve"> </w:t>
      </w:r>
      <w:r>
        <w:t>months,</w:t>
      </w:r>
      <w:r>
        <w:rPr>
          <w:spacing w:val="1"/>
        </w:rPr>
        <w:t xml:space="preserve"> </w:t>
      </w:r>
      <w:r>
        <w:t>versus</w:t>
      </w:r>
      <w:r>
        <w:rPr>
          <w:spacing w:val="-1"/>
        </w:rPr>
        <w:t xml:space="preserve"> </w:t>
      </w:r>
      <w:r>
        <w:t>0</w:t>
      </w:r>
      <w:r>
        <w:rPr>
          <w:i/>
        </w:rPr>
        <w:t>.</w:t>
      </w:r>
      <w:r>
        <w:t>297</w:t>
      </w:r>
      <w:r>
        <w:rPr>
          <w:spacing w:val="-1"/>
        </w:rPr>
        <w:t xml:space="preserve"> </w:t>
      </w:r>
      <w:r>
        <w:t>and</w:t>
      </w:r>
      <w:r>
        <w:rPr>
          <w:spacing w:val="-1"/>
        </w:rPr>
        <w:t xml:space="preserve"> </w:t>
      </w:r>
      <w:r>
        <w:t>0</w:t>
      </w:r>
      <w:r>
        <w:rPr>
          <w:i/>
        </w:rPr>
        <w:t>.</w:t>
      </w:r>
      <w:r>
        <w:t>330 for</w:t>
      </w:r>
      <w:r>
        <w:rPr>
          <w:spacing w:val="-1"/>
        </w:rPr>
        <w:t xml:space="preserve"> </w:t>
      </w:r>
      <w:r>
        <w:t>EndorseRank.</w:t>
      </w:r>
      <w:r>
        <w:rPr>
          <w:spacing w:val="33"/>
        </w:rPr>
        <w:t xml:space="preserve"> </w:t>
      </w:r>
      <w:r>
        <w:t>Because</w:t>
      </w:r>
      <w:r>
        <w:rPr>
          <w:spacing w:val="-1"/>
        </w:rPr>
        <w:t xml:space="preserve"> </w:t>
      </w:r>
      <w:r>
        <w:t>AWP’s</w:t>
      </w:r>
      <w:r>
        <w:rPr>
          <w:spacing w:val="-1"/>
        </w:rPr>
        <w:t xml:space="preserve"> </w:t>
      </w:r>
      <w:r>
        <w:t>edge</w:t>
      </w:r>
      <w:r>
        <w:rPr>
          <w:spacing w:val="-1"/>
        </w:rPr>
        <w:t xml:space="preserve"> </w:t>
      </w:r>
      <w:r>
        <w:t>weights</w:t>
      </w:r>
      <w:r>
        <w:rPr>
          <w:spacing w:val="-1"/>
        </w:rPr>
        <w:t xml:space="preserve"> </w:t>
      </w:r>
      <w:r>
        <w:rPr>
          <w:spacing w:val="-2"/>
        </w:rPr>
        <w:t>incor-</w:t>
      </w:r>
    </w:p>
    <w:p w14:paraId="00DC2212" w14:textId="77777777" w:rsidR="00350CFB" w:rsidRDefault="00350CFB">
      <w:pPr>
        <w:pStyle w:val="a3"/>
        <w:spacing w:line="400" w:lineRule="auto"/>
        <w:sectPr w:rsidR="00350CFB">
          <w:pgSz w:w="11910" w:h="16840"/>
          <w:pgMar w:top="1800" w:right="708" w:bottom="2300" w:left="992" w:header="0" w:footer="2115" w:gutter="0"/>
          <w:cols w:space="720"/>
        </w:sectPr>
      </w:pPr>
    </w:p>
    <w:p w14:paraId="00DC2213" w14:textId="77777777" w:rsidR="00350CFB" w:rsidRDefault="00283FFF">
      <w:pPr>
        <w:pStyle w:val="a3"/>
        <w:spacing w:before="75"/>
        <w:ind w:left="664"/>
      </w:pPr>
      <w:bookmarkStart w:id="325" w:name="_bookmark107"/>
      <w:bookmarkEnd w:id="325"/>
      <w:r>
        <w:t>Table</w:t>
      </w:r>
      <w:r>
        <w:rPr>
          <w:spacing w:val="-12"/>
        </w:rPr>
        <w:t xml:space="preserve"> </w:t>
      </w:r>
      <w:r>
        <w:t>4.11:</w:t>
      </w:r>
      <w:r>
        <w:rPr>
          <w:spacing w:val="6"/>
        </w:rPr>
        <w:t xml:space="preserve"> </w:t>
      </w:r>
      <w:r>
        <w:t>Domain</w:t>
      </w:r>
      <w:r>
        <w:rPr>
          <w:spacing w:val="-11"/>
        </w:rPr>
        <w:t xml:space="preserve"> </w:t>
      </w:r>
      <w:r>
        <w:t>alignment</w:t>
      </w:r>
      <w:r>
        <w:rPr>
          <w:spacing w:val="-11"/>
        </w:rPr>
        <w:t xml:space="preserve"> </w:t>
      </w:r>
      <w:r>
        <w:t>with</w:t>
      </w:r>
      <w:r>
        <w:rPr>
          <w:spacing w:val="-11"/>
        </w:rPr>
        <w:t xml:space="preserve"> </w:t>
      </w:r>
      <w:r>
        <w:t>Sybil-adjusted</w:t>
      </w:r>
      <w:r>
        <w:rPr>
          <w:spacing w:val="-12"/>
        </w:rPr>
        <w:t xml:space="preserve"> </w:t>
      </w:r>
      <w:r>
        <w:t>stability</w:t>
      </w:r>
      <w:r>
        <w:rPr>
          <w:spacing w:val="-11"/>
        </w:rPr>
        <w:t xml:space="preserve"> </w:t>
      </w:r>
      <w:r>
        <w:t>proxies</w:t>
      </w:r>
      <w:r>
        <w:rPr>
          <w:spacing w:val="-11"/>
        </w:rPr>
        <w:t xml:space="preserve"> </w:t>
      </w:r>
      <w:r>
        <w:t>from</w:t>
      </w:r>
      <w:r>
        <w:rPr>
          <w:spacing w:val="-11"/>
        </w:rPr>
        <w:t xml:space="preserve"> </w:t>
      </w:r>
      <w:r>
        <w:t>transfer</w:t>
      </w:r>
      <w:r>
        <w:rPr>
          <w:spacing w:val="-11"/>
        </w:rPr>
        <w:t xml:space="preserve"> </w:t>
      </w:r>
      <w:r>
        <w:rPr>
          <w:spacing w:val="-2"/>
        </w:rPr>
        <w:t>activity.</w:t>
      </w:r>
    </w:p>
    <w:p w14:paraId="00DC2214" w14:textId="77777777" w:rsidR="00350CFB" w:rsidRDefault="00350CFB">
      <w:pPr>
        <w:pStyle w:val="a3"/>
        <w:spacing w:before="14"/>
        <w:rPr>
          <w:sz w:val="20"/>
        </w:rPr>
      </w:pPr>
    </w:p>
    <w:tbl>
      <w:tblPr>
        <w:tblW w:w="0" w:type="auto"/>
        <w:tblInd w:w="2637" w:type="dxa"/>
        <w:tblLayout w:type="fixed"/>
        <w:tblCellMar>
          <w:left w:w="0" w:type="dxa"/>
          <w:right w:w="0" w:type="dxa"/>
        </w:tblCellMar>
        <w:tblLook w:val="01E0" w:firstRow="1" w:lastRow="1" w:firstColumn="1" w:lastColumn="1" w:noHBand="0" w:noVBand="0"/>
      </w:tblPr>
      <w:tblGrid>
        <w:gridCol w:w="2478"/>
        <w:gridCol w:w="1179"/>
        <w:gridCol w:w="1005"/>
      </w:tblGrid>
      <w:tr w:rsidR="00350CFB" w14:paraId="00DC2218" w14:textId="77777777">
        <w:trPr>
          <w:trHeight w:val="381"/>
        </w:trPr>
        <w:tc>
          <w:tcPr>
            <w:tcW w:w="2478" w:type="dxa"/>
            <w:tcBorders>
              <w:top w:val="single" w:sz="8" w:space="0" w:color="000000"/>
              <w:bottom w:val="single" w:sz="6" w:space="0" w:color="000000"/>
            </w:tcBorders>
          </w:tcPr>
          <w:p w14:paraId="00DC2215" w14:textId="77777777" w:rsidR="00350CFB" w:rsidRDefault="00283FFF">
            <w:pPr>
              <w:pStyle w:val="TableParagraph"/>
              <w:spacing w:before="53"/>
              <w:ind w:left="69"/>
              <w:jc w:val="left"/>
            </w:pPr>
            <w:r>
              <w:rPr>
                <w:spacing w:val="-2"/>
              </w:rPr>
              <w:t>Proxy</w:t>
            </w:r>
          </w:p>
        </w:tc>
        <w:tc>
          <w:tcPr>
            <w:tcW w:w="1179" w:type="dxa"/>
            <w:tcBorders>
              <w:top w:val="single" w:sz="8" w:space="0" w:color="000000"/>
              <w:bottom w:val="single" w:sz="6" w:space="0" w:color="000000"/>
            </w:tcBorders>
          </w:tcPr>
          <w:p w14:paraId="00DC2216" w14:textId="77777777" w:rsidR="00350CFB" w:rsidRDefault="00283FFF">
            <w:pPr>
              <w:pStyle w:val="TableParagraph"/>
              <w:spacing w:before="53"/>
              <w:ind w:left="1" w:right="1"/>
              <w:rPr>
                <w:i/>
              </w:rPr>
            </w:pPr>
            <w:r>
              <w:t>Spearman</w:t>
            </w:r>
            <w:r>
              <w:rPr>
                <w:spacing w:val="-10"/>
              </w:rPr>
              <w:t xml:space="preserve"> </w:t>
            </w:r>
            <w:r>
              <w:rPr>
                <w:i/>
                <w:spacing w:val="-10"/>
              </w:rPr>
              <w:t>ρ</w:t>
            </w:r>
          </w:p>
        </w:tc>
        <w:tc>
          <w:tcPr>
            <w:tcW w:w="1005" w:type="dxa"/>
            <w:tcBorders>
              <w:top w:val="single" w:sz="8" w:space="0" w:color="000000"/>
              <w:bottom w:val="single" w:sz="6" w:space="0" w:color="000000"/>
            </w:tcBorders>
          </w:tcPr>
          <w:p w14:paraId="00DC2217" w14:textId="77777777" w:rsidR="00350CFB" w:rsidRDefault="00283FFF">
            <w:pPr>
              <w:pStyle w:val="TableParagraph"/>
              <w:spacing w:before="53"/>
              <w:ind w:left="3" w:right="25"/>
              <w:rPr>
                <w:i/>
              </w:rPr>
            </w:pPr>
            <w:r>
              <w:t>Kendall</w:t>
            </w:r>
            <w:r>
              <w:rPr>
                <w:spacing w:val="-8"/>
              </w:rPr>
              <w:t xml:space="preserve"> </w:t>
            </w:r>
            <w:r>
              <w:rPr>
                <w:i/>
                <w:spacing w:val="-10"/>
              </w:rPr>
              <w:t>τ</w:t>
            </w:r>
          </w:p>
        </w:tc>
      </w:tr>
      <w:tr w:rsidR="00350CFB" w14:paraId="00DC221F" w14:textId="77777777">
        <w:trPr>
          <w:trHeight w:val="590"/>
        </w:trPr>
        <w:tc>
          <w:tcPr>
            <w:tcW w:w="2478" w:type="dxa"/>
            <w:tcBorders>
              <w:top w:val="single" w:sz="6" w:space="0" w:color="000000"/>
            </w:tcBorders>
          </w:tcPr>
          <w:p w14:paraId="00DC2219" w14:textId="77777777" w:rsidR="00350CFB" w:rsidRDefault="00283FFF">
            <w:pPr>
              <w:pStyle w:val="TableParagraph"/>
              <w:spacing w:before="52"/>
              <w:ind w:left="69"/>
              <w:jc w:val="left"/>
              <w:rPr>
                <w:i/>
              </w:rPr>
            </w:pPr>
            <w:r>
              <w:rPr>
                <w:i/>
                <w:spacing w:val="-2"/>
              </w:rPr>
              <w:t>EndorseRank</w:t>
            </w:r>
          </w:p>
          <w:p w14:paraId="00DC221A" w14:textId="77777777" w:rsidR="00350CFB" w:rsidRDefault="00283FFF">
            <w:pPr>
              <w:pStyle w:val="TableParagraph"/>
              <w:spacing w:before="18" w:line="247" w:lineRule="exact"/>
              <w:ind w:left="69"/>
              <w:jc w:val="left"/>
            </w:pPr>
            <w:r>
              <w:t>Inbound</w:t>
            </w:r>
            <w:r>
              <w:rPr>
                <w:spacing w:val="-11"/>
              </w:rPr>
              <w:t xml:space="preserve"> </w:t>
            </w:r>
            <w:r>
              <w:t>counterparty</w:t>
            </w:r>
            <w:r>
              <w:rPr>
                <w:spacing w:val="-10"/>
              </w:rPr>
              <w:t xml:space="preserve"> </w:t>
            </w:r>
            <w:r>
              <w:rPr>
                <w:spacing w:val="-2"/>
              </w:rPr>
              <w:t>ratio</w:t>
            </w:r>
          </w:p>
        </w:tc>
        <w:tc>
          <w:tcPr>
            <w:tcW w:w="1179" w:type="dxa"/>
            <w:tcBorders>
              <w:top w:val="single" w:sz="6" w:space="0" w:color="000000"/>
            </w:tcBorders>
          </w:tcPr>
          <w:p w14:paraId="00DC221B" w14:textId="77777777" w:rsidR="00350CFB" w:rsidRDefault="00350CFB">
            <w:pPr>
              <w:pStyle w:val="TableParagraph"/>
              <w:spacing w:before="70"/>
              <w:jc w:val="left"/>
            </w:pPr>
          </w:p>
          <w:p w14:paraId="00DC221C" w14:textId="77777777" w:rsidR="00350CFB" w:rsidRDefault="00283FFF">
            <w:pPr>
              <w:pStyle w:val="TableParagraph"/>
              <w:spacing w:before="0" w:line="247" w:lineRule="exact"/>
              <w:ind w:left="1" w:right="1"/>
            </w:pPr>
            <w:r>
              <w:rPr>
                <w:spacing w:val="-2"/>
              </w:rPr>
              <w:t>0.093</w:t>
            </w:r>
          </w:p>
        </w:tc>
        <w:tc>
          <w:tcPr>
            <w:tcW w:w="1005" w:type="dxa"/>
            <w:tcBorders>
              <w:top w:val="single" w:sz="6" w:space="0" w:color="000000"/>
            </w:tcBorders>
          </w:tcPr>
          <w:p w14:paraId="00DC221D" w14:textId="77777777" w:rsidR="00350CFB" w:rsidRDefault="00350CFB">
            <w:pPr>
              <w:pStyle w:val="TableParagraph"/>
              <w:spacing w:before="70"/>
              <w:jc w:val="left"/>
            </w:pPr>
          </w:p>
          <w:p w14:paraId="00DC221E" w14:textId="77777777" w:rsidR="00350CFB" w:rsidRDefault="00283FFF">
            <w:pPr>
              <w:pStyle w:val="TableParagraph"/>
              <w:spacing w:before="0" w:line="247" w:lineRule="exact"/>
              <w:ind w:left="25" w:right="25"/>
            </w:pPr>
            <w:r>
              <w:rPr>
                <w:spacing w:val="-2"/>
              </w:rPr>
              <w:t>0.073</w:t>
            </w:r>
          </w:p>
        </w:tc>
      </w:tr>
      <w:tr w:rsidR="00350CFB" w14:paraId="00DC2223" w14:textId="77777777">
        <w:trPr>
          <w:trHeight w:val="270"/>
        </w:trPr>
        <w:tc>
          <w:tcPr>
            <w:tcW w:w="2478" w:type="dxa"/>
          </w:tcPr>
          <w:p w14:paraId="00DC2220" w14:textId="77777777" w:rsidR="00350CFB" w:rsidRDefault="00283FFF">
            <w:pPr>
              <w:pStyle w:val="TableParagraph"/>
              <w:spacing w:line="247" w:lineRule="exact"/>
              <w:ind w:left="69"/>
              <w:jc w:val="left"/>
            </w:pPr>
            <w:r>
              <w:t>Transfer</w:t>
            </w:r>
            <w:r>
              <w:rPr>
                <w:spacing w:val="-12"/>
              </w:rPr>
              <w:t xml:space="preserve"> </w:t>
            </w:r>
            <w:r>
              <w:t>tenure</w:t>
            </w:r>
            <w:r>
              <w:rPr>
                <w:spacing w:val="-11"/>
              </w:rPr>
              <w:t xml:space="preserve"> </w:t>
            </w:r>
            <w:r>
              <w:rPr>
                <w:spacing w:val="-2"/>
              </w:rPr>
              <w:t>(days)</w:t>
            </w:r>
          </w:p>
        </w:tc>
        <w:tc>
          <w:tcPr>
            <w:tcW w:w="1179" w:type="dxa"/>
          </w:tcPr>
          <w:p w14:paraId="00DC2221" w14:textId="77777777" w:rsidR="00350CFB" w:rsidRDefault="00283FFF">
            <w:pPr>
              <w:pStyle w:val="TableParagraph"/>
              <w:spacing w:line="247" w:lineRule="exact"/>
              <w:ind w:left="1" w:right="1"/>
            </w:pPr>
            <w:r>
              <w:rPr>
                <w:spacing w:val="-2"/>
              </w:rPr>
              <w:t>0.366</w:t>
            </w:r>
          </w:p>
        </w:tc>
        <w:tc>
          <w:tcPr>
            <w:tcW w:w="1005" w:type="dxa"/>
          </w:tcPr>
          <w:p w14:paraId="00DC2222" w14:textId="77777777" w:rsidR="00350CFB" w:rsidRDefault="00283FFF">
            <w:pPr>
              <w:pStyle w:val="TableParagraph"/>
              <w:spacing w:line="247" w:lineRule="exact"/>
              <w:ind w:left="25" w:right="25"/>
            </w:pPr>
            <w:r>
              <w:rPr>
                <w:spacing w:val="-2"/>
              </w:rPr>
              <w:t>0.297</w:t>
            </w:r>
          </w:p>
        </w:tc>
      </w:tr>
      <w:tr w:rsidR="00350CFB" w14:paraId="00DC2227" w14:textId="77777777">
        <w:trPr>
          <w:trHeight w:val="330"/>
        </w:trPr>
        <w:tc>
          <w:tcPr>
            <w:tcW w:w="2478" w:type="dxa"/>
          </w:tcPr>
          <w:p w14:paraId="00DC2224" w14:textId="77777777" w:rsidR="00350CFB" w:rsidRDefault="00283FFF">
            <w:pPr>
              <w:pStyle w:val="TableParagraph"/>
              <w:ind w:left="69"/>
              <w:jc w:val="left"/>
            </w:pPr>
            <w:r>
              <w:t>Active</w:t>
            </w:r>
            <w:r>
              <w:rPr>
                <w:spacing w:val="-7"/>
              </w:rPr>
              <w:t xml:space="preserve"> </w:t>
            </w:r>
            <w:r>
              <w:rPr>
                <w:spacing w:val="-2"/>
              </w:rPr>
              <w:t>months</w:t>
            </w:r>
          </w:p>
        </w:tc>
        <w:tc>
          <w:tcPr>
            <w:tcW w:w="1179" w:type="dxa"/>
          </w:tcPr>
          <w:p w14:paraId="00DC2225" w14:textId="77777777" w:rsidR="00350CFB" w:rsidRDefault="00283FFF">
            <w:pPr>
              <w:pStyle w:val="TableParagraph"/>
              <w:ind w:left="1" w:right="1"/>
            </w:pPr>
            <w:r>
              <w:rPr>
                <w:spacing w:val="-2"/>
              </w:rPr>
              <w:t>0.381</w:t>
            </w:r>
          </w:p>
        </w:tc>
        <w:tc>
          <w:tcPr>
            <w:tcW w:w="1005" w:type="dxa"/>
          </w:tcPr>
          <w:p w14:paraId="00DC2226" w14:textId="77777777" w:rsidR="00350CFB" w:rsidRDefault="00283FFF">
            <w:pPr>
              <w:pStyle w:val="TableParagraph"/>
              <w:ind w:left="25" w:right="25"/>
            </w:pPr>
            <w:r>
              <w:rPr>
                <w:spacing w:val="-2"/>
              </w:rPr>
              <w:t>0.330</w:t>
            </w:r>
          </w:p>
        </w:tc>
      </w:tr>
      <w:tr w:rsidR="00350CFB" w14:paraId="00DC222E" w14:textId="77777777">
        <w:trPr>
          <w:trHeight w:val="601"/>
        </w:trPr>
        <w:tc>
          <w:tcPr>
            <w:tcW w:w="2478" w:type="dxa"/>
          </w:tcPr>
          <w:p w14:paraId="00DC2228" w14:textId="77777777" w:rsidR="00350CFB" w:rsidRDefault="00283FFF">
            <w:pPr>
              <w:pStyle w:val="TableParagraph"/>
              <w:spacing w:before="63"/>
              <w:ind w:left="69"/>
              <w:jc w:val="left"/>
              <w:rPr>
                <w:i/>
              </w:rPr>
            </w:pPr>
            <w:r>
              <w:rPr>
                <w:i/>
                <w:spacing w:val="-5"/>
              </w:rPr>
              <w:t>AWP</w:t>
            </w:r>
          </w:p>
          <w:p w14:paraId="00DC2229" w14:textId="77777777" w:rsidR="00350CFB" w:rsidRDefault="00283FFF">
            <w:pPr>
              <w:pStyle w:val="TableParagraph"/>
              <w:spacing w:before="18" w:line="247" w:lineRule="exact"/>
              <w:ind w:left="69"/>
              <w:jc w:val="left"/>
            </w:pPr>
            <w:r>
              <w:t>Inbound</w:t>
            </w:r>
            <w:r>
              <w:rPr>
                <w:spacing w:val="-11"/>
              </w:rPr>
              <w:t xml:space="preserve"> </w:t>
            </w:r>
            <w:r>
              <w:t>counterparty</w:t>
            </w:r>
            <w:r>
              <w:rPr>
                <w:spacing w:val="-10"/>
              </w:rPr>
              <w:t xml:space="preserve"> </w:t>
            </w:r>
            <w:r>
              <w:rPr>
                <w:spacing w:val="-2"/>
              </w:rPr>
              <w:t>ratio</w:t>
            </w:r>
          </w:p>
        </w:tc>
        <w:tc>
          <w:tcPr>
            <w:tcW w:w="1179" w:type="dxa"/>
          </w:tcPr>
          <w:p w14:paraId="00DC222A" w14:textId="77777777" w:rsidR="00350CFB" w:rsidRDefault="00350CFB">
            <w:pPr>
              <w:pStyle w:val="TableParagraph"/>
              <w:spacing w:before="81"/>
              <w:jc w:val="left"/>
            </w:pPr>
          </w:p>
          <w:p w14:paraId="00DC222B" w14:textId="77777777" w:rsidR="00350CFB" w:rsidRDefault="00283FFF">
            <w:pPr>
              <w:pStyle w:val="TableParagraph"/>
              <w:spacing w:before="0" w:line="247" w:lineRule="exact"/>
              <w:ind w:left="1" w:right="1"/>
            </w:pPr>
            <w:r>
              <w:rPr>
                <w:spacing w:val="-2"/>
              </w:rPr>
              <w:t>-0.063</w:t>
            </w:r>
          </w:p>
        </w:tc>
        <w:tc>
          <w:tcPr>
            <w:tcW w:w="1005" w:type="dxa"/>
          </w:tcPr>
          <w:p w14:paraId="00DC222C" w14:textId="77777777" w:rsidR="00350CFB" w:rsidRDefault="00350CFB">
            <w:pPr>
              <w:pStyle w:val="TableParagraph"/>
              <w:spacing w:before="81"/>
              <w:jc w:val="left"/>
            </w:pPr>
          </w:p>
          <w:p w14:paraId="00DC222D" w14:textId="77777777" w:rsidR="00350CFB" w:rsidRDefault="00283FFF">
            <w:pPr>
              <w:pStyle w:val="TableParagraph"/>
              <w:spacing w:before="0" w:line="247" w:lineRule="exact"/>
              <w:ind w:left="25" w:right="25"/>
            </w:pPr>
            <w:r>
              <w:rPr>
                <w:spacing w:val="-2"/>
              </w:rPr>
              <w:t>-0.061</w:t>
            </w:r>
          </w:p>
        </w:tc>
      </w:tr>
      <w:tr w:rsidR="00350CFB" w14:paraId="00DC2232" w14:textId="77777777">
        <w:trPr>
          <w:trHeight w:val="270"/>
        </w:trPr>
        <w:tc>
          <w:tcPr>
            <w:tcW w:w="2478" w:type="dxa"/>
          </w:tcPr>
          <w:p w14:paraId="00DC222F" w14:textId="77777777" w:rsidR="00350CFB" w:rsidRDefault="00283FFF">
            <w:pPr>
              <w:pStyle w:val="TableParagraph"/>
              <w:spacing w:line="247" w:lineRule="exact"/>
              <w:ind w:left="69"/>
              <w:jc w:val="left"/>
            </w:pPr>
            <w:r>
              <w:t>Transfer</w:t>
            </w:r>
            <w:r>
              <w:rPr>
                <w:spacing w:val="-12"/>
              </w:rPr>
              <w:t xml:space="preserve"> </w:t>
            </w:r>
            <w:r>
              <w:t>tenure</w:t>
            </w:r>
            <w:r>
              <w:rPr>
                <w:spacing w:val="-11"/>
              </w:rPr>
              <w:t xml:space="preserve"> </w:t>
            </w:r>
            <w:r>
              <w:rPr>
                <w:spacing w:val="-2"/>
              </w:rPr>
              <w:t>(days)</w:t>
            </w:r>
          </w:p>
        </w:tc>
        <w:tc>
          <w:tcPr>
            <w:tcW w:w="1179" w:type="dxa"/>
          </w:tcPr>
          <w:p w14:paraId="00DC2230" w14:textId="77777777" w:rsidR="00350CFB" w:rsidRDefault="00283FFF">
            <w:pPr>
              <w:pStyle w:val="TableParagraph"/>
              <w:spacing w:line="247" w:lineRule="exact"/>
              <w:ind w:left="1" w:right="1"/>
            </w:pPr>
            <w:r>
              <w:rPr>
                <w:spacing w:val="-2"/>
              </w:rPr>
              <w:t>0.602</w:t>
            </w:r>
          </w:p>
        </w:tc>
        <w:tc>
          <w:tcPr>
            <w:tcW w:w="1005" w:type="dxa"/>
          </w:tcPr>
          <w:p w14:paraId="00DC2231" w14:textId="77777777" w:rsidR="00350CFB" w:rsidRDefault="00283FFF">
            <w:pPr>
              <w:pStyle w:val="TableParagraph"/>
              <w:spacing w:line="247" w:lineRule="exact"/>
              <w:ind w:left="25" w:right="25"/>
            </w:pPr>
            <w:r>
              <w:rPr>
                <w:spacing w:val="-2"/>
              </w:rPr>
              <w:t>0.436</w:t>
            </w:r>
          </w:p>
        </w:tc>
      </w:tr>
      <w:tr w:rsidR="00350CFB" w14:paraId="00DC2236" w14:textId="77777777">
        <w:trPr>
          <w:trHeight w:val="330"/>
        </w:trPr>
        <w:tc>
          <w:tcPr>
            <w:tcW w:w="2478" w:type="dxa"/>
          </w:tcPr>
          <w:p w14:paraId="00DC2233" w14:textId="77777777" w:rsidR="00350CFB" w:rsidRDefault="00283FFF">
            <w:pPr>
              <w:pStyle w:val="TableParagraph"/>
              <w:ind w:left="69"/>
              <w:jc w:val="left"/>
            </w:pPr>
            <w:r>
              <w:t>Active</w:t>
            </w:r>
            <w:r>
              <w:rPr>
                <w:spacing w:val="-7"/>
              </w:rPr>
              <w:t xml:space="preserve"> </w:t>
            </w:r>
            <w:r>
              <w:rPr>
                <w:spacing w:val="-2"/>
              </w:rPr>
              <w:t>months</w:t>
            </w:r>
          </w:p>
        </w:tc>
        <w:tc>
          <w:tcPr>
            <w:tcW w:w="1179" w:type="dxa"/>
          </w:tcPr>
          <w:p w14:paraId="00DC2234" w14:textId="77777777" w:rsidR="00350CFB" w:rsidRDefault="00283FFF">
            <w:pPr>
              <w:pStyle w:val="TableParagraph"/>
              <w:ind w:left="1" w:right="1"/>
            </w:pPr>
            <w:r>
              <w:rPr>
                <w:spacing w:val="-2"/>
              </w:rPr>
              <w:t>0.622</w:t>
            </w:r>
          </w:p>
        </w:tc>
        <w:tc>
          <w:tcPr>
            <w:tcW w:w="1005" w:type="dxa"/>
          </w:tcPr>
          <w:p w14:paraId="00DC2235" w14:textId="77777777" w:rsidR="00350CFB" w:rsidRDefault="00283FFF">
            <w:pPr>
              <w:pStyle w:val="TableParagraph"/>
              <w:ind w:left="25" w:right="25"/>
            </w:pPr>
            <w:r>
              <w:rPr>
                <w:spacing w:val="-2"/>
              </w:rPr>
              <w:t>0.482</w:t>
            </w:r>
          </w:p>
        </w:tc>
      </w:tr>
      <w:tr w:rsidR="00350CFB" w14:paraId="00DC223D" w14:textId="77777777">
        <w:trPr>
          <w:trHeight w:val="601"/>
        </w:trPr>
        <w:tc>
          <w:tcPr>
            <w:tcW w:w="2478" w:type="dxa"/>
          </w:tcPr>
          <w:p w14:paraId="00DC2237" w14:textId="77777777" w:rsidR="00350CFB" w:rsidRDefault="00283FFF">
            <w:pPr>
              <w:pStyle w:val="TableParagraph"/>
              <w:spacing w:before="63"/>
              <w:ind w:left="69"/>
              <w:jc w:val="left"/>
              <w:rPr>
                <w:i/>
              </w:rPr>
            </w:pPr>
            <w:r>
              <w:rPr>
                <w:i/>
                <w:spacing w:val="-2"/>
                <w:color w:val="FF0000"/>
              </w:rPr>
              <w:t>—</w:t>
            </w:r>
          </w:p>
          <w:p w14:paraId="00DC2238" w14:textId="77777777" w:rsidR="00350CFB" w:rsidRDefault="00283FFF">
            <w:pPr>
              <w:pStyle w:val="TableParagraph"/>
              <w:spacing w:before="18" w:line="247" w:lineRule="exact"/>
              <w:ind w:left="69"/>
              <w:jc w:val="left"/>
            </w:pPr>
            <w:r>
              <w:t>Inbound</w:t>
            </w:r>
            <w:r>
              <w:rPr>
                <w:spacing w:val="-11"/>
              </w:rPr>
              <w:t xml:space="preserve"> </w:t>
            </w:r>
            <w:r>
              <w:t>counterparty</w:t>
            </w:r>
            <w:r>
              <w:rPr>
                <w:spacing w:val="-10"/>
              </w:rPr>
              <w:t xml:space="preserve"> </w:t>
            </w:r>
            <w:r>
              <w:rPr>
                <w:spacing w:val="-2"/>
              </w:rPr>
              <w:t>ratio</w:t>
            </w:r>
          </w:p>
        </w:tc>
        <w:tc>
          <w:tcPr>
            <w:tcW w:w="1179" w:type="dxa"/>
          </w:tcPr>
          <w:p w14:paraId="00DC2239" w14:textId="77777777" w:rsidR="00350CFB" w:rsidRDefault="00350CFB">
            <w:pPr>
              <w:pStyle w:val="TableParagraph"/>
              <w:spacing w:before="81"/>
              <w:jc w:val="left"/>
            </w:pPr>
          </w:p>
          <w:p w14:paraId="00DC223A" w14:textId="77777777" w:rsidR="00350CFB" w:rsidRDefault="00283FFF">
            <w:pPr>
              <w:pStyle w:val="TableParagraph"/>
              <w:spacing w:before="0" w:line="247" w:lineRule="exact"/>
              <w:ind w:left="1" w:right="1"/>
            </w:pPr>
            <w:r>
              <w:rPr>
                <w:spacing w:val="-2"/>
              </w:rPr>
              <w:t>-0.339</w:t>
            </w:r>
          </w:p>
        </w:tc>
        <w:tc>
          <w:tcPr>
            <w:tcW w:w="1005" w:type="dxa"/>
          </w:tcPr>
          <w:p w14:paraId="00DC223B" w14:textId="77777777" w:rsidR="00350CFB" w:rsidRDefault="00350CFB">
            <w:pPr>
              <w:pStyle w:val="TableParagraph"/>
              <w:spacing w:before="81"/>
              <w:jc w:val="left"/>
            </w:pPr>
          </w:p>
          <w:p w14:paraId="00DC223C" w14:textId="77777777" w:rsidR="00350CFB" w:rsidRDefault="00283FFF">
            <w:pPr>
              <w:pStyle w:val="TableParagraph"/>
              <w:spacing w:before="0" w:line="247" w:lineRule="exact"/>
              <w:ind w:left="25" w:right="25"/>
            </w:pPr>
            <w:r>
              <w:rPr>
                <w:spacing w:val="-2"/>
              </w:rPr>
              <w:t>-0.235</w:t>
            </w:r>
          </w:p>
        </w:tc>
      </w:tr>
      <w:tr w:rsidR="00350CFB" w14:paraId="00DC2241" w14:textId="77777777">
        <w:trPr>
          <w:trHeight w:val="270"/>
        </w:trPr>
        <w:tc>
          <w:tcPr>
            <w:tcW w:w="2478" w:type="dxa"/>
          </w:tcPr>
          <w:p w14:paraId="00DC223E" w14:textId="77777777" w:rsidR="00350CFB" w:rsidRDefault="00283FFF">
            <w:pPr>
              <w:pStyle w:val="TableParagraph"/>
              <w:spacing w:line="247" w:lineRule="exact"/>
              <w:ind w:left="69"/>
              <w:jc w:val="left"/>
            </w:pPr>
            <w:r>
              <w:t>Transfer</w:t>
            </w:r>
            <w:r>
              <w:rPr>
                <w:spacing w:val="-12"/>
              </w:rPr>
              <w:t xml:space="preserve"> </w:t>
            </w:r>
            <w:r>
              <w:t>tenure</w:t>
            </w:r>
            <w:r>
              <w:rPr>
                <w:spacing w:val="-11"/>
              </w:rPr>
              <w:t xml:space="preserve"> </w:t>
            </w:r>
            <w:r>
              <w:rPr>
                <w:spacing w:val="-2"/>
              </w:rPr>
              <w:t>(days)</w:t>
            </w:r>
          </w:p>
        </w:tc>
        <w:tc>
          <w:tcPr>
            <w:tcW w:w="1179" w:type="dxa"/>
          </w:tcPr>
          <w:p w14:paraId="00DC223F" w14:textId="77777777" w:rsidR="00350CFB" w:rsidRDefault="00283FFF">
            <w:pPr>
              <w:pStyle w:val="TableParagraph"/>
              <w:spacing w:line="247" w:lineRule="exact"/>
              <w:ind w:left="1" w:right="1"/>
            </w:pPr>
            <w:r>
              <w:rPr>
                <w:spacing w:val="-2"/>
              </w:rPr>
              <w:t>0.359</w:t>
            </w:r>
          </w:p>
        </w:tc>
        <w:tc>
          <w:tcPr>
            <w:tcW w:w="1005" w:type="dxa"/>
          </w:tcPr>
          <w:p w14:paraId="00DC2240" w14:textId="77777777" w:rsidR="00350CFB" w:rsidRDefault="00283FFF">
            <w:pPr>
              <w:pStyle w:val="TableParagraph"/>
              <w:spacing w:line="247" w:lineRule="exact"/>
              <w:ind w:left="25" w:right="25"/>
            </w:pPr>
            <w:r>
              <w:rPr>
                <w:spacing w:val="-2"/>
              </w:rPr>
              <w:t>0.244</w:t>
            </w:r>
          </w:p>
        </w:tc>
      </w:tr>
      <w:tr w:rsidR="00350CFB" w14:paraId="00DC2245" w14:textId="77777777">
        <w:trPr>
          <w:trHeight w:val="332"/>
        </w:trPr>
        <w:tc>
          <w:tcPr>
            <w:tcW w:w="2478" w:type="dxa"/>
            <w:tcBorders>
              <w:bottom w:val="single" w:sz="8" w:space="0" w:color="000000"/>
            </w:tcBorders>
          </w:tcPr>
          <w:p w14:paraId="00DC2242" w14:textId="77777777" w:rsidR="00350CFB" w:rsidRDefault="00283FFF">
            <w:pPr>
              <w:pStyle w:val="TableParagraph"/>
              <w:ind w:left="69"/>
              <w:jc w:val="left"/>
            </w:pPr>
            <w:r>
              <w:t>Active</w:t>
            </w:r>
            <w:r>
              <w:rPr>
                <w:spacing w:val="-7"/>
              </w:rPr>
              <w:t xml:space="preserve"> </w:t>
            </w:r>
            <w:r>
              <w:rPr>
                <w:spacing w:val="-2"/>
              </w:rPr>
              <w:t>months</w:t>
            </w:r>
          </w:p>
        </w:tc>
        <w:tc>
          <w:tcPr>
            <w:tcW w:w="1179" w:type="dxa"/>
            <w:tcBorders>
              <w:bottom w:val="single" w:sz="8" w:space="0" w:color="000000"/>
            </w:tcBorders>
          </w:tcPr>
          <w:p w14:paraId="00DC2243" w14:textId="77777777" w:rsidR="00350CFB" w:rsidRDefault="00283FFF">
            <w:pPr>
              <w:pStyle w:val="TableParagraph"/>
              <w:ind w:left="1" w:right="1"/>
            </w:pPr>
            <w:r>
              <w:rPr>
                <w:spacing w:val="-2"/>
              </w:rPr>
              <w:t>0.372</w:t>
            </w:r>
          </w:p>
        </w:tc>
        <w:tc>
          <w:tcPr>
            <w:tcW w:w="1005" w:type="dxa"/>
            <w:tcBorders>
              <w:bottom w:val="single" w:sz="8" w:space="0" w:color="000000"/>
            </w:tcBorders>
          </w:tcPr>
          <w:p w14:paraId="00DC2244" w14:textId="77777777" w:rsidR="00350CFB" w:rsidRDefault="00283FFF">
            <w:pPr>
              <w:pStyle w:val="TableParagraph"/>
              <w:ind w:left="25" w:right="25"/>
            </w:pPr>
            <w:r>
              <w:rPr>
                <w:spacing w:val="-2"/>
              </w:rPr>
              <w:t>0.270</w:t>
            </w:r>
          </w:p>
        </w:tc>
      </w:tr>
    </w:tbl>
    <w:p w14:paraId="00DC2246" w14:textId="77777777" w:rsidR="00350CFB" w:rsidRDefault="00350CFB">
      <w:pPr>
        <w:pStyle w:val="a3"/>
        <w:spacing w:before="134"/>
      </w:pPr>
    </w:p>
    <w:p w14:paraId="00DC2247" w14:textId="77777777" w:rsidR="00350CFB" w:rsidRDefault="00283FFF">
      <w:pPr>
        <w:pStyle w:val="a3"/>
        <w:spacing w:line="396" w:lineRule="auto"/>
        <w:ind w:left="282" w:right="558"/>
        <w:jc w:val="both"/>
      </w:pPr>
      <w:r>
        <w:t>porate logistic time-decay over transfer history, wallets with sustained transfer activity naturally receive higher scores, producing alignment with tenure and active-month summaries.</w:t>
      </w:r>
    </w:p>
    <w:p w14:paraId="00DC2248" w14:textId="77777777" w:rsidR="00350CFB" w:rsidRDefault="00283FFF">
      <w:pPr>
        <w:pStyle w:val="a3"/>
        <w:spacing w:before="16" w:line="396" w:lineRule="auto"/>
        <w:ind w:left="282" w:right="564"/>
        <w:jc w:val="both"/>
      </w:pPr>
      <w:r>
        <w:t xml:space="preserve">Inbound counterparty ratio—a proxy intended to favor diverse counterparties over concentrated </w:t>
      </w:r>
      <w:r>
        <w:rPr>
          <w:w w:val="105"/>
        </w:rPr>
        <w:t>Sybil-like</w:t>
      </w:r>
      <w:r>
        <w:rPr>
          <w:spacing w:val="1"/>
          <w:w w:val="105"/>
        </w:rPr>
        <w:t xml:space="preserve"> </w:t>
      </w:r>
      <w:r>
        <w:rPr>
          <w:w w:val="105"/>
        </w:rPr>
        <w:t>structures—is</w:t>
      </w:r>
      <w:r>
        <w:rPr>
          <w:spacing w:val="2"/>
          <w:w w:val="105"/>
        </w:rPr>
        <w:t xml:space="preserve"> </w:t>
      </w:r>
      <w:r>
        <w:rPr>
          <w:w w:val="105"/>
        </w:rPr>
        <w:t>weak</w:t>
      </w:r>
      <w:r>
        <w:rPr>
          <w:spacing w:val="2"/>
          <w:w w:val="105"/>
        </w:rPr>
        <w:t xml:space="preserve"> </w:t>
      </w:r>
      <w:r>
        <w:rPr>
          <w:w w:val="105"/>
        </w:rPr>
        <w:t>or</w:t>
      </w:r>
      <w:r>
        <w:rPr>
          <w:spacing w:val="1"/>
          <w:w w:val="105"/>
        </w:rPr>
        <w:t xml:space="preserve"> </w:t>
      </w:r>
      <w:r>
        <w:rPr>
          <w:w w:val="105"/>
        </w:rPr>
        <w:t>negative</w:t>
      </w:r>
      <w:r>
        <w:rPr>
          <w:spacing w:val="2"/>
          <w:w w:val="105"/>
        </w:rPr>
        <w:t xml:space="preserve"> </w:t>
      </w:r>
      <w:r>
        <w:rPr>
          <w:w w:val="105"/>
        </w:rPr>
        <w:t>for</w:t>
      </w:r>
      <w:r>
        <w:rPr>
          <w:spacing w:val="2"/>
          <w:w w:val="105"/>
        </w:rPr>
        <w:t xml:space="preserve"> </w:t>
      </w:r>
      <w:r>
        <w:rPr>
          <w:w w:val="105"/>
        </w:rPr>
        <w:t>both</w:t>
      </w:r>
      <w:r>
        <w:rPr>
          <w:spacing w:val="2"/>
          <w:w w:val="105"/>
        </w:rPr>
        <w:t xml:space="preserve"> </w:t>
      </w:r>
      <w:r>
        <w:rPr>
          <w:w w:val="105"/>
        </w:rPr>
        <w:t>methods</w:t>
      </w:r>
      <w:r>
        <w:rPr>
          <w:spacing w:val="1"/>
          <w:w w:val="105"/>
        </w:rPr>
        <w:t xml:space="preserve"> </w:t>
      </w:r>
      <w:r>
        <w:rPr>
          <w:w w:val="105"/>
        </w:rPr>
        <w:t>(EndorseRank</w:t>
      </w:r>
      <w:r>
        <w:rPr>
          <w:spacing w:val="2"/>
          <w:w w:val="105"/>
        </w:rPr>
        <w:t xml:space="preserve"> </w:t>
      </w:r>
      <w:r>
        <w:rPr>
          <w:i/>
          <w:w w:val="105"/>
        </w:rPr>
        <w:t>τ</w:t>
      </w:r>
      <w:r>
        <w:rPr>
          <w:i/>
          <w:spacing w:val="55"/>
          <w:w w:val="105"/>
        </w:rPr>
        <w:t xml:space="preserve"> </w:t>
      </w:r>
      <w:r>
        <w:rPr>
          <w:w w:val="105"/>
        </w:rPr>
        <w:t>=</w:t>
      </w:r>
      <w:r>
        <w:rPr>
          <w:spacing w:val="36"/>
          <w:w w:val="105"/>
        </w:rPr>
        <w:t xml:space="preserve"> </w:t>
      </w:r>
      <w:r>
        <w:rPr>
          <w:w w:val="105"/>
        </w:rPr>
        <w:t>0</w:t>
      </w:r>
      <w:r>
        <w:rPr>
          <w:i/>
          <w:w w:val="105"/>
        </w:rPr>
        <w:t>.</w:t>
      </w:r>
      <w:r>
        <w:rPr>
          <w:w w:val="105"/>
        </w:rPr>
        <w:t>073;</w:t>
      </w:r>
      <w:r>
        <w:rPr>
          <w:spacing w:val="14"/>
          <w:w w:val="105"/>
        </w:rPr>
        <w:t xml:space="preserve"> </w:t>
      </w:r>
      <w:r>
        <w:rPr>
          <w:spacing w:val="-5"/>
          <w:w w:val="105"/>
        </w:rPr>
        <w:t>AWP</w:t>
      </w:r>
    </w:p>
    <w:p w14:paraId="00DC2249" w14:textId="77777777" w:rsidR="00350CFB" w:rsidRDefault="00283FFF">
      <w:pPr>
        <w:pStyle w:val="a3"/>
        <w:spacing w:line="340" w:lineRule="exact"/>
        <w:ind w:left="282"/>
        <w:jc w:val="both"/>
      </w:pPr>
      <w:r>
        <w:rPr>
          <w:i/>
          <w:w w:val="105"/>
        </w:rPr>
        <w:t>τ</w:t>
      </w:r>
      <w:r>
        <w:rPr>
          <w:i/>
          <w:spacing w:val="29"/>
          <w:w w:val="105"/>
        </w:rPr>
        <w:t xml:space="preserve"> </w:t>
      </w:r>
      <w:r>
        <w:rPr>
          <w:w w:val="105"/>
        </w:rPr>
        <w:t>=</w:t>
      </w:r>
      <w:r>
        <w:rPr>
          <w:spacing w:val="10"/>
          <w:w w:val="105"/>
        </w:rPr>
        <w:t xml:space="preserve"> </w:t>
      </w:r>
      <w:r>
        <w:rPr>
          <w:rFonts w:ascii="Arial Unicode MS" w:hAnsi="Arial Unicode MS"/>
          <w:w w:val="105"/>
        </w:rPr>
        <w:t>−</w:t>
      </w:r>
      <w:r>
        <w:rPr>
          <w:w w:val="105"/>
        </w:rPr>
        <w:t>0</w:t>
      </w:r>
      <w:r>
        <w:rPr>
          <w:i/>
          <w:w w:val="105"/>
        </w:rPr>
        <w:t>.</w:t>
      </w:r>
      <w:r>
        <w:rPr>
          <w:w w:val="105"/>
        </w:rPr>
        <w:t>061).</w:t>
      </w:r>
      <w:r>
        <w:rPr>
          <w:spacing w:val="30"/>
          <w:w w:val="105"/>
        </w:rPr>
        <w:t xml:space="preserve"> </w:t>
      </w:r>
      <w:r>
        <w:rPr>
          <w:w w:val="105"/>
        </w:rPr>
        <w:t>Neither</w:t>
      </w:r>
      <w:r>
        <w:rPr>
          <w:spacing w:val="-10"/>
          <w:w w:val="105"/>
        </w:rPr>
        <w:t xml:space="preserve"> </w:t>
      </w:r>
      <w:r>
        <w:rPr>
          <w:w w:val="105"/>
        </w:rPr>
        <w:t>social</w:t>
      </w:r>
      <w:r>
        <w:rPr>
          <w:spacing w:val="-9"/>
          <w:w w:val="105"/>
        </w:rPr>
        <w:t xml:space="preserve"> </w:t>
      </w:r>
      <w:r>
        <w:rPr>
          <w:w w:val="105"/>
        </w:rPr>
        <w:t>ranking</w:t>
      </w:r>
      <w:r>
        <w:rPr>
          <w:spacing w:val="-10"/>
          <w:w w:val="105"/>
        </w:rPr>
        <w:t xml:space="preserve"> </w:t>
      </w:r>
      <w:r>
        <w:rPr>
          <w:w w:val="105"/>
        </w:rPr>
        <w:t>strongly</w:t>
      </w:r>
      <w:r>
        <w:rPr>
          <w:spacing w:val="-9"/>
          <w:w w:val="105"/>
        </w:rPr>
        <w:t xml:space="preserve"> </w:t>
      </w:r>
      <w:r>
        <w:rPr>
          <w:w w:val="105"/>
        </w:rPr>
        <w:t>tracks</w:t>
      </w:r>
      <w:r>
        <w:rPr>
          <w:spacing w:val="-10"/>
          <w:w w:val="105"/>
        </w:rPr>
        <w:t xml:space="preserve"> </w:t>
      </w:r>
      <w:r>
        <w:rPr>
          <w:w w:val="105"/>
        </w:rPr>
        <w:t>counterparty</w:t>
      </w:r>
      <w:r>
        <w:rPr>
          <w:spacing w:val="-10"/>
          <w:w w:val="105"/>
        </w:rPr>
        <w:t xml:space="preserve"> </w:t>
      </w:r>
      <w:r>
        <w:rPr>
          <w:w w:val="105"/>
        </w:rPr>
        <w:t>diversity</w:t>
      </w:r>
      <w:r>
        <w:rPr>
          <w:spacing w:val="-9"/>
          <w:w w:val="105"/>
        </w:rPr>
        <w:t xml:space="preserve"> </w:t>
      </w:r>
      <w:r>
        <w:rPr>
          <w:w w:val="105"/>
        </w:rPr>
        <w:t>on</w:t>
      </w:r>
      <w:r>
        <w:rPr>
          <w:spacing w:val="-10"/>
          <w:w w:val="105"/>
        </w:rPr>
        <w:t xml:space="preserve"> </w:t>
      </w:r>
      <w:r>
        <w:rPr>
          <w:w w:val="105"/>
        </w:rPr>
        <w:t>this</w:t>
      </w:r>
      <w:r>
        <w:rPr>
          <w:spacing w:val="-9"/>
          <w:w w:val="105"/>
        </w:rPr>
        <w:t xml:space="preserve"> </w:t>
      </w:r>
      <w:r>
        <w:rPr>
          <w:w w:val="105"/>
        </w:rPr>
        <w:t>cohort.</w:t>
      </w:r>
      <w:r>
        <w:rPr>
          <w:spacing w:val="29"/>
          <w:w w:val="105"/>
        </w:rPr>
        <w:t xml:space="preserve"> </w:t>
      </w:r>
      <w:r>
        <w:rPr>
          <w:spacing w:val="-5"/>
          <w:w w:val="105"/>
        </w:rPr>
        <w:t>GF-</w:t>
      </w:r>
    </w:p>
    <w:p w14:paraId="00DC224A" w14:textId="77777777" w:rsidR="00350CFB" w:rsidRDefault="00283FFF">
      <w:pPr>
        <w:pStyle w:val="a3"/>
        <w:spacing w:before="119"/>
        <w:ind w:left="282"/>
        <w:jc w:val="both"/>
      </w:pPr>
      <w:r>
        <w:t>PR</w:t>
      </w:r>
      <w:r>
        <w:rPr>
          <w:spacing w:val="-6"/>
        </w:rPr>
        <w:t xml:space="preserve"> </w:t>
      </w:r>
      <w:r>
        <w:t>is</w:t>
      </w:r>
      <w:r>
        <w:rPr>
          <w:spacing w:val="-6"/>
        </w:rPr>
        <w:t xml:space="preserve"> </w:t>
      </w:r>
      <w:r>
        <w:t>weak</w:t>
      </w:r>
      <w:r>
        <w:rPr>
          <w:spacing w:val="-6"/>
        </w:rPr>
        <w:t xml:space="preserve"> </w:t>
      </w:r>
      <w:r>
        <w:t>overall</w:t>
      </w:r>
      <w:r>
        <w:rPr>
          <w:spacing w:val="-5"/>
        </w:rPr>
        <w:t xml:space="preserve"> </w:t>
      </w:r>
      <w:r>
        <w:t>(family</w:t>
      </w:r>
      <w:r>
        <w:rPr>
          <w:spacing w:val="-6"/>
        </w:rPr>
        <w:t xml:space="preserve"> </w:t>
      </w:r>
      <w:r>
        <w:t>mean</w:t>
      </w:r>
      <w:r>
        <w:rPr>
          <w:spacing w:val="-6"/>
        </w:rPr>
        <w:t xml:space="preserve"> </w:t>
      </w:r>
      <w:r>
        <w:t>0</w:t>
      </w:r>
      <w:r>
        <w:rPr>
          <w:i/>
        </w:rPr>
        <w:t>.</w:t>
      </w:r>
      <w:r>
        <w:t>093)</w:t>
      </w:r>
      <w:r>
        <w:rPr>
          <w:spacing w:val="-5"/>
        </w:rPr>
        <w:t xml:space="preserve"> </w:t>
      </w:r>
      <w:r>
        <w:t>and</w:t>
      </w:r>
      <w:r>
        <w:rPr>
          <w:spacing w:val="-6"/>
        </w:rPr>
        <w:t xml:space="preserve"> </w:t>
      </w:r>
      <w:r>
        <w:t>strongly</w:t>
      </w:r>
      <w:r>
        <w:rPr>
          <w:spacing w:val="-6"/>
        </w:rPr>
        <w:t xml:space="preserve"> </w:t>
      </w:r>
      <w:r>
        <w:t>negative</w:t>
      </w:r>
      <w:r>
        <w:rPr>
          <w:spacing w:val="-5"/>
        </w:rPr>
        <w:t xml:space="preserve"> </w:t>
      </w:r>
      <w:r>
        <w:t>on</w:t>
      </w:r>
      <w:r>
        <w:rPr>
          <w:spacing w:val="-6"/>
        </w:rPr>
        <w:t xml:space="preserve"> </w:t>
      </w:r>
      <w:r>
        <w:t>inbound</w:t>
      </w:r>
      <w:r>
        <w:rPr>
          <w:spacing w:val="-6"/>
        </w:rPr>
        <w:t xml:space="preserve"> </w:t>
      </w:r>
      <w:r>
        <w:t>counterparty</w:t>
      </w:r>
      <w:r>
        <w:rPr>
          <w:spacing w:val="-5"/>
        </w:rPr>
        <w:t xml:space="preserve"> </w:t>
      </w:r>
      <w:r>
        <w:t>ratio</w:t>
      </w:r>
      <w:r>
        <w:rPr>
          <w:spacing w:val="-5"/>
        </w:rPr>
        <w:t xml:space="preserve"> </w:t>
      </w:r>
      <w:r>
        <w:t>(</w:t>
      </w:r>
      <w:r>
        <w:rPr>
          <w:i/>
        </w:rPr>
        <w:t>τ</w:t>
      </w:r>
      <w:r>
        <w:rPr>
          <w:i/>
          <w:spacing w:val="25"/>
        </w:rPr>
        <w:t xml:space="preserve"> </w:t>
      </w:r>
      <w:r>
        <w:rPr>
          <w:spacing w:val="-10"/>
        </w:rPr>
        <w:t>=</w:t>
      </w:r>
    </w:p>
    <w:p w14:paraId="00DC224B" w14:textId="77777777" w:rsidR="00350CFB" w:rsidRDefault="00283FFF">
      <w:pPr>
        <w:pStyle w:val="a3"/>
        <w:spacing w:before="100"/>
        <w:ind w:left="282"/>
        <w:jc w:val="both"/>
      </w:pPr>
      <w:r>
        <w:rPr>
          <w:rFonts w:ascii="Arial Unicode MS" w:hAnsi="Arial Unicode MS"/>
          <w:color w:val="FF0000"/>
        </w:rPr>
        <w:t>Same-window transfer alignment remains a construct check for AWP.</w:t>
      </w:r>
    </w:p>
    <w:p w14:paraId="00DC224C" w14:textId="77777777" w:rsidR="00350CFB" w:rsidRDefault="00283FFF">
      <w:pPr>
        <w:pStyle w:val="a3"/>
        <w:spacing w:before="133" w:line="396" w:lineRule="auto"/>
        <w:ind w:left="282" w:right="522" w:hanging="8"/>
        <w:jc w:val="both"/>
      </w:pPr>
      <w:r>
        <w:t>The</w:t>
      </w:r>
      <w:r>
        <w:rPr>
          <w:spacing w:val="-4"/>
        </w:rPr>
        <w:t xml:space="preserve"> </w:t>
      </w:r>
      <w:r>
        <w:t>Sybil-adjusted</w:t>
      </w:r>
      <w:r>
        <w:rPr>
          <w:spacing w:val="-4"/>
        </w:rPr>
        <w:t xml:space="preserve"> </w:t>
      </w:r>
      <w:r>
        <w:t>family</w:t>
      </w:r>
      <w:r>
        <w:rPr>
          <w:spacing w:val="-4"/>
        </w:rPr>
        <w:t xml:space="preserve"> </w:t>
      </w:r>
      <w:r>
        <w:t>therefore</w:t>
      </w:r>
      <w:r>
        <w:rPr>
          <w:spacing w:val="-4"/>
        </w:rPr>
        <w:t xml:space="preserve"> </w:t>
      </w:r>
      <w:r>
        <w:t>reinforces</w:t>
      </w:r>
      <w:r>
        <w:rPr>
          <w:spacing w:val="-4"/>
        </w:rPr>
        <w:t xml:space="preserve"> </w:t>
      </w:r>
      <w:r>
        <w:t>AWP’s</w:t>
      </w:r>
      <w:r>
        <w:rPr>
          <w:spacing w:val="-4"/>
        </w:rPr>
        <w:t xml:space="preserve"> </w:t>
      </w:r>
      <w:r>
        <w:t>advantage</w:t>
      </w:r>
      <w:r>
        <w:rPr>
          <w:spacing w:val="-4"/>
        </w:rPr>
        <w:t xml:space="preserve"> </w:t>
      </w:r>
      <w:r>
        <w:t>on</w:t>
      </w:r>
      <w:r>
        <w:rPr>
          <w:spacing w:val="-4"/>
        </w:rPr>
        <w:t xml:space="preserve"> </w:t>
      </w:r>
      <w:r>
        <w:t>transfer-derived</w:t>
      </w:r>
      <w:r>
        <w:rPr>
          <w:spacing w:val="-4"/>
        </w:rPr>
        <w:t xml:space="preserve"> </w:t>
      </w:r>
      <w:r>
        <w:t>activity</w:t>
      </w:r>
      <w:r>
        <w:rPr>
          <w:spacing w:val="-4"/>
        </w:rPr>
        <w:t xml:space="preserve"> </w:t>
      </w:r>
      <w:r>
        <w:t>con-</w:t>
      </w:r>
      <w:r>
        <w:rPr>
          <w:spacing w:val="-2"/>
        </w:rPr>
        <w:t>structs, while</w:t>
      </w:r>
      <w:r>
        <w:rPr>
          <w:spacing w:val="-6"/>
        </w:rPr>
        <w:t xml:space="preserve"> </w:t>
      </w:r>
      <w:r>
        <w:rPr>
          <w:spacing w:val="-2"/>
        </w:rPr>
        <w:t>showing</w:t>
      </w:r>
      <w:r>
        <w:rPr>
          <w:spacing w:val="-6"/>
        </w:rPr>
        <w:t xml:space="preserve"> </w:t>
      </w:r>
      <w:r>
        <w:rPr>
          <w:spacing w:val="-2"/>
        </w:rPr>
        <w:t>that</w:t>
      </w:r>
      <w:r>
        <w:rPr>
          <w:spacing w:val="-6"/>
        </w:rPr>
        <w:t xml:space="preserve"> </w:t>
      </w:r>
      <w:r>
        <w:rPr>
          <w:spacing w:val="-2"/>
        </w:rPr>
        <w:t>neither</w:t>
      </w:r>
      <w:r>
        <w:rPr>
          <w:spacing w:val="-6"/>
        </w:rPr>
        <w:t xml:space="preserve"> </w:t>
      </w:r>
      <w:r>
        <w:rPr>
          <w:spacing w:val="-2"/>
        </w:rPr>
        <w:t>method</w:t>
      </w:r>
      <w:r>
        <w:rPr>
          <w:spacing w:val="-6"/>
        </w:rPr>
        <w:t xml:space="preserve"> </w:t>
      </w:r>
      <w:r>
        <w:rPr>
          <w:spacing w:val="-2"/>
        </w:rPr>
        <w:t>currently</w:t>
      </w:r>
      <w:r>
        <w:rPr>
          <w:spacing w:val="-6"/>
        </w:rPr>
        <w:t xml:space="preserve"> </w:t>
      </w:r>
      <w:r>
        <w:rPr>
          <w:spacing w:val="-2"/>
        </w:rPr>
        <w:t>provides</w:t>
      </w:r>
      <w:r>
        <w:rPr>
          <w:spacing w:val="-7"/>
        </w:rPr>
        <w:t xml:space="preserve"> </w:t>
      </w:r>
      <w:r>
        <w:rPr>
          <w:spacing w:val="-2"/>
        </w:rPr>
        <w:t>a</w:t>
      </w:r>
      <w:r>
        <w:rPr>
          <w:spacing w:val="-6"/>
        </w:rPr>
        <w:t xml:space="preserve"> </w:t>
      </w:r>
      <w:r>
        <w:rPr>
          <w:spacing w:val="-2"/>
        </w:rPr>
        <w:t>strong</w:t>
      </w:r>
      <w:r>
        <w:rPr>
          <w:spacing w:val="-6"/>
        </w:rPr>
        <w:t xml:space="preserve"> </w:t>
      </w:r>
      <w:r>
        <w:rPr>
          <w:spacing w:val="-2"/>
        </w:rPr>
        <w:t>counterparty-diversity</w:t>
      </w:r>
      <w:r>
        <w:rPr>
          <w:spacing w:val="-6"/>
        </w:rPr>
        <w:t xml:space="preserve"> </w:t>
      </w:r>
      <w:r>
        <w:rPr>
          <w:spacing w:val="-2"/>
        </w:rPr>
        <w:t xml:space="preserve">signal. </w:t>
      </w:r>
      <w:r>
        <w:t>Future</w:t>
      </w:r>
      <w:r>
        <w:rPr>
          <w:spacing w:val="-15"/>
        </w:rPr>
        <w:t xml:space="preserve"> </w:t>
      </w:r>
      <w:r>
        <w:t>work</w:t>
      </w:r>
      <w:r>
        <w:rPr>
          <w:spacing w:val="-15"/>
        </w:rPr>
        <w:t xml:space="preserve"> </w:t>
      </w:r>
      <w:r>
        <w:t>could</w:t>
      </w:r>
      <w:r>
        <w:rPr>
          <w:spacing w:val="-15"/>
        </w:rPr>
        <w:t xml:space="preserve"> </w:t>
      </w:r>
      <w:r>
        <w:t>incorporate</w:t>
      </w:r>
      <w:r>
        <w:rPr>
          <w:spacing w:val="-15"/>
        </w:rPr>
        <w:t xml:space="preserve"> </w:t>
      </w:r>
      <w:r>
        <w:t>explicit</w:t>
      </w:r>
      <w:r>
        <w:rPr>
          <w:spacing w:val="-15"/>
        </w:rPr>
        <w:t xml:space="preserve"> </w:t>
      </w:r>
      <w:r>
        <w:t>diversity</w:t>
      </w:r>
      <w:r>
        <w:rPr>
          <w:spacing w:val="-15"/>
        </w:rPr>
        <w:t xml:space="preserve"> </w:t>
      </w:r>
      <w:r>
        <w:t>penalties</w:t>
      </w:r>
      <w:r>
        <w:rPr>
          <w:spacing w:val="-15"/>
        </w:rPr>
        <w:t xml:space="preserve"> </w:t>
      </w:r>
      <w:r>
        <w:t>into</w:t>
      </w:r>
      <w:r>
        <w:rPr>
          <w:spacing w:val="-15"/>
        </w:rPr>
        <w:t xml:space="preserve"> </w:t>
      </w:r>
      <w:r>
        <w:rPr>
          <w:i/>
        </w:rPr>
        <w:t>G</w:t>
      </w:r>
      <w:r>
        <w:rPr>
          <w:vertAlign w:val="subscript"/>
        </w:rPr>
        <w:t>approve</w:t>
      </w:r>
      <w:r>
        <w:rPr>
          <w:spacing w:val="-5"/>
        </w:rPr>
        <w:t xml:space="preserve"> </w:t>
      </w:r>
      <w:r>
        <w:t>or</w:t>
      </w:r>
      <w:r>
        <w:rPr>
          <w:spacing w:val="-15"/>
        </w:rPr>
        <w:t xml:space="preserve"> </w:t>
      </w:r>
      <w:r>
        <w:rPr>
          <w:i/>
        </w:rPr>
        <w:t>G</w:t>
      </w:r>
      <w:r>
        <w:rPr>
          <w:vertAlign w:val="subscript"/>
        </w:rPr>
        <w:t>transfer</w:t>
      </w:r>
      <w:r>
        <w:t>;</w:t>
      </w:r>
      <w:r>
        <w:rPr>
          <w:spacing w:val="-10"/>
        </w:rPr>
        <w:t xml:space="preserve"> </w:t>
      </w:r>
      <w:r>
        <w:t>the</w:t>
      </w:r>
      <w:r>
        <w:rPr>
          <w:spacing w:val="-15"/>
        </w:rPr>
        <w:t xml:space="preserve"> </w:t>
      </w:r>
      <w:r>
        <w:t>present</w:t>
      </w:r>
      <w:r>
        <w:rPr>
          <w:spacing w:val="-15"/>
        </w:rPr>
        <w:t xml:space="preserve"> </w:t>
      </w:r>
      <w:r>
        <w:t xml:space="preserve">results </w:t>
      </w:r>
      <w:bookmarkStart w:id="326" w:name="Trading-success_family"/>
      <w:bookmarkEnd w:id="326"/>
      <w:r>
        <w:t>establish the baseline against which such extensions would be judged.</w:t>
      </w:r>
    </w:p>
    <w:p w14:paraId="00DC224D" w14:textId="77777777" w:rsidR="00350CFB" w:rsidRDefault="00350CFB">
      <w:pPr>
        <w:pStyle w:val="a3"/>
        <w:spacing w:before="9"/>
      </w:pPr>
    </w:p>
    <w:p w14:paraId="00DC224E" w14:textId="77777777" w:rsidR="00350CFB" w:rsidRDefault="00283FFF">
      <w:pPr>
        <w:pStyle w:val="3"/>
        <w:numPr>
          <w:ilvl w:val="2"/>
          <w:numId w:val="26"/>
        </w:numPr>
        <w:tabs>
          <w:tab w:val="left" w:pos="879"/>
        </w:tabs>
        <w:ind w:left="879" w:hanging="597"/>
      </w:pPr>
      <w:r>
        <w:rPr>
          <w:spacing w:val="-4"/>
        </w:rPr>
        <w:t>Trading-success</w:t>
      </w:r>
      <w:r>
        <w:rPr>
          <w:spacing w:val="11"/>
        </w:rPr>
        <w:t xml:space="preserve"> </w:t>
      </w:r>
      <w:r>
        <w:rPr>
          <w:spacing w:val="-4"/>
        </w:rPr>
        <w:t>family</w:t>
      </w:r>
    </w:p>
    <w:p w14:paraId="00DC224F" w14:textId="77777777" w:rsidR="00350CFB" w:rsidRDefault="00350CFB">
      <w:pPr>
        <w:pStyle w:val="a3"/>
        <w:spacing w:before="47"/>
        <w:rPr>
          <w:b/>
        </w:rPr>
      </w:pPr>
    </w:p>
    <w:p w14:paraId="00DC2250" w14:textId="77777777" w:rsidR="00350CFB" w:rsidRDefault="00283FFF">
      <w:pPr>
        <w:pStyle w:val="a3"/>
        <w:spacing w:line="403" w:lineRule="auto"/>
        <w:ind w:left="273" w:right="539" w:firstLine="1"/>
        <w:jc w:val="both"/>
      </w:pPr>
      <w:r>
        <w:rPr>
          <w:color w:val="FF0000"/>
        </w:rPr>
        <w:t>Table 4.12 is an artifact table and is not interpreted in the main text.</w:t>
      </w:r>
    </w:p>
    <w:p w14:paraId="00DC2251" w14:textId="77777777" w:rsidR="00350CFB" w:rsidRDefault="00350CFB">
      <w:pPr>
        <w:pStyle w:val="a3"/>
        <w:spacing w:line="403" w:lineRule="auto"/>
        <w:jc w:val="both"/>
        <w:sectPr w:rsidR="00350CFB">
          <w:pgSz w:w="11910" w:h="16840"/>
          <w:pgMar w:top="1800" w:right="708" w:bottom="2300" w:left="992" w:header="0" w:footer="2115" w:gutter="0"/>
          <w:cols w:space="720"/>
        </w:sectPr>
      </w:pPr>
    </w:p>
    <w:p w14:paraId="00DC2252" w14:textId="77777777" w:rsidR="00350CFB" w:rsidRDefault="00283FFF">
      <w:pPr>
        <w:pStyle w:val="a3"/>
        <w:spacing w:before="75"/>
        <w:ind w:left="362"/>
        <w:jc w:val="both"/>
      </w:pPr>
      <w:bookmarkStart w:id="327" w:name="_bookmark108"/>
      <w:r>
        <w:rPr>
          <w:color w:val="FF0000"/>
        </w:rPr>
        <w:t>Table 4.12 is withdrawn from the claims. The external check is the spender holdout.</w:t>
      </w:r>
      <w:bookmarkEnd w:id="327"/>
    </w:p>
    <w:p w14:paraId="00DC2253" w14:textId="77777777" w:rsidR="00350CFB" w:rsidRDefault="00350CFB">
      <w:pPr>
        <w:pStyle w:val="a3"/>
        <w:spacing w:before="14"/>
        <w:rPr>
          <w:sz w:val="20"/>
        </w:rPr>
      </w:pPr>
    </w:p>
    <w:tbl>
      <w:tblPr>
        <w:tblW w:w="0" w:type="auto"/>
        <w:tblInd w:w="2924" w:type="dxa"/>
        <w:tblLayout w:type="fixed"/>
        <w:tblCellMar>
          <w:left w:w="0" w:type="dxa"/>
          <w:right w:w="0" w:type="dxa"/>
        </w:tblCellMar>
        <w:tblLook w:val="01E0" w:firstRow="1" w:lastRow="1" w:firstColumn="1" w:lastColumn="1" w:noHBand="0" w:noVBand="0"/>
      </w:tblPr>
      <w:tblGrid>
        <w:gridCol w:w="1903"/>
        <w:gridCol w:w="1180"/>
        <w:gridCol w:w="1005"/>
      </w:tblGrid>
      <w:tr w:rsidR="00350CFB" w14:paraId="00DC2257" w14:textId="77777777">
        <w:trPr>
          <w:trHeight w:val="381"/>
        </w:trPr>
        <w:tc>
          <w:tcPr>
            <w:tcW w:w="1903" w:type="dxa"/>
            <w:tcBorders>
              <w:top w:val="single" w:sz="8" w:space="0" w:color="000000"/>
              <w:bottom w:val="single" w:sz="6" w:space="0" w:color="000000"/>
            </w:tcBorders>
          </w:tcPr>
          <w:p w14:paraId="00DC2254" w14:textId="77777777" w:rsidR="00350CFB" w:rsidRDefault="00283FFF">
            <w:pPr>
              <w:pStyle w:val="TableParagraph"/>
              <w:spacing w:before="53"/>
              <w:ind w:left="69"/>
              <w:jc w:val="left"/>
            </w:pPr>
            <w:r>
              <w:rPr>
                <w:spacing w:val="-2"/>
              </w:rPr>
              <w:t>Proxy</w:t>
            </w:r>
          </w:p>
        </w:tc>
        <w:tc>
          <w:tcPr>
            <w:tcW w:w="1180" w:type="dxa"/>
            <w:tcBorders>
              <w:top w:val="single" w:sz="8" w:space="0" w:color="000000"/>
              <w:bottom w:val="single" w:sz="6" w:space="0" w:color="000000"/>
            </w:tcBorders>
          </w:tcPr>
          <w:p w14:paraId="00DC2255" w14:textId="77777777" w:rsidR="00350CFB" w:rsidRDefault="00283FFF">
            <w:pPr>
              <w:pStyle w:val="TableParagraph"/>
              <w:spacing w:before="53"/>
              <w:ind w:right="1"/>
              <w:rPr>
                <w:i/>
              </w:rPr>
            </w:pPr>
            <w:r>
              <w:t>Spearman</w:t>
            </w:r>
            <w:r>
              <w:rPr>
                <w:spacing w:val="-10"/>
              </w:rPr>
              <w:t xml:space="preserve"> </w:t>
            </w:r>
            <w:r>
              <w:rPr>
                <w:i/>
                <w:spacing w:val="-10"/>
              </w:rPr>
              <w:t>ρ</w:t>
            </w:r>
          </w:p>
        </w:tc>
        <w:tc>
          <w:tcPr>
            <w:tcW w:w="1005" w:type="dxa"/>
            <w:tcBorders>
              <w:top w:val="single" w:sz="8" w:space="0" w:color="000000"/>
              <w:bottom w:val="single" w:sz="6" w:space="0" w:color="000000"/>
            </w:tcBorders>
          </w:tcPr>
          <w:p w14:paraId="00DC2256" w14:textId="77777777" w:rsidR="00350CFB" w:rsidRDefault="00283FFF">
            <w:pPr>
              <w:pStyle w:val="TableParagraph"/>
              <w:spacing w:before="53"/>
              <w:ind w:left="1" w:right="26"/>
              <w:rPr>
                <w:i/>
              </w:rPr>
            </w:pPr>
            <w:r>
              <w:t>Kendall</w:t>
            </w:r>
            <w:r>
              <w:rPr>
                <w:spacing w:val="-8"/>
              </w:rPr>
              <w:t xml:space="preserve"> </w:t>
            </w:r>
            <w:r>
              <w:rPr>
                <w:i/>
                <w:spacing w:val="-10"/>
              </w:rPr>
              <w:t>τ</w:t>
            </w:r>
          </w:p>
        </w:tc>
      </w:tr>
      <w:tr w:rsidR="00350CFB" w14:paraId="00DC225E" w14:textId="77777777">
        <w:trPr>
          <w:trHeight w:val="590"/>
        </w:trPr>
        <w:tc>
          <w:tcPr>
            <w:tcW w:w="1903" w:type="dxa"/>
            <w:tcBorders>
              <w:top w:val="single" w:sz="6" w:space="0" w:color="000000"/>
            </w:tcBorders>
          </w:tcPr>
          <w:p w14:paraId="00DC2258" w14:textId="77777777" w:rsidR="00350CFB" w:rsidRDefault="00283FFF">
            <w:pPr>
              <w:pStyle w:val="TableParagraph"/>
              <w:spacing w:before="52"/>
              <w:ind w:left="69"/>
              <w:jc w:val="left"/>
              <w:rPr>
                <w:i/>
              </w:rPr>
            </w:pPr>
            <w:r>
              <w:rPr>
                <w:i/>
                <w:spacing w:val="-2"/>
              </w:rPr>
              <w:t>EndorseRank</w:t>
            </w:r>
          </w:p>
          <w:p w14:paraId="00DC2259" w14:textId="77777777" w:rsidR="00350CFB" w:rsidRDefault="00283FFF">
            <w:pPr>
              <w:pStyle w:val="TableParagraph"/>
              <w:spacing w:before="18" w:line="247" w:lineRule="exact"/>
              <w:ind w:left="69"/>
              <w:jc w:val="left"/>
            </w:pPr>
            <w:r>
              <w:rPr>
                <w:spacing w:val="-2"/>
              </w:rPr>
              <w:t>Close-success</w:t>
            </w:r>
            <w:r>
              <w:t xml:space="preserve"> </w:t>
            </w:r>
            <w:r>
              <w:rPr>
                <w:spacing w:val="-2"/>
              </w:rPr>
              <w:t>count</w:t>
            </w:r>
          </w:p>
        </w:tc>
        <w:tc>
          <w:tcPr>
            <w:tcW w:w="1180" w:type="dxa"/>
            <w:tcBorders>
              <w:top w:val="single" w:sz="6" w:space="0" w:color="000000"/>
            </w:tcBorders>
          </w:tcPr>
          <w:p w14:paraId="00DC225A" w14:textId="77777777" w:rsidR="00350CFB" w:rsidRDefault="00350CFB">
            <w:pPr>
              <w:pStyle w:val="TableParagraph"/>
              <w:spacing w:before="70"/>
              <w:jc w:val="left"/>
            </w:pPr>
          </w:p>
          <w:p w14:paraId="00DC225B" w14:textId="77777777" w:rsidR="00350CFB" w:rsidRDefault="00283FFF">
            <w:pPr>
              <w:pStyle w:val="TableParagraph"/>
              <w:spacing w:before="0" w:line="247" w:lineRule="exact"/>
              <w:ind w:left="1" w:right="1"/>
            </w:pPr>
            <w:r>
              <w:rPr>
                <w:spacing w:val="-2"/>
              </w:rPr>
              <w:t>0.180</w:t>
            </w:r>
          </w:p>
        </w:tc>
        <w:tc>
          <w:tcPr>
            <w:tcW w:w="1005" w:type="dxa"/>
            <w:tcBorders>
              <w:top w:val="single" w:sz="6" w:space="0" w:color="000000"/>
            </w:tcBorders>
          </w:tcPr>
          <w:p w14:paraId="00DC225C" w14:textId="77777777" w:rsidR="00350CFB" w:rsidRDefault="00350CFB">
            <w:pPr>
              <w:pStyle w:val="TableParagraph"/>
              <w:spacing w:before="70"/>
              <w:jc w:val="left"/>
            </w:pPr>
          </w:p>
          <w:p w14:paraId="00DC225D" w14:textId="77777777" w:rsidR="00350CFB" w:rsidRDefault="00283FFF">
            <w:pPr>
              <w:pStyle w:val="TableParagraph"/>
              <w:spacing w:before="0" w:line="247" w:lineRule="exact"/>
              <w:ind w:left="24" w:right="25"/>
            </w:pPr>
            <w:r>
              <w:rPr>
                <w:spacing w:val="-2"/>
              </w:rPr>
              <w:t>0.149</w:t>
            </w:r>
          </w:p>
        </w:tc>
      </w:tr>
      <w:tr w:rsidR="00350CFB" w14:paraId="00DC2262" w14:textId="77777777">
        <w:trPr>
          <w:trHeight w:val="270"/>
        </w:trPr>
        <w:tc>
          <w:tcPr>
            <w:tcW w:w="1903" w:type="dxa"/>
          </w:tcPr>
          <w:p w14:paraId="00DC225F" w14:textId="77777777" w:rsidR="00350CFB" w:rsidRDefault="00283FFF">
            <w:pPr>
              <w:pStyle w:val="TableParagraph"/>
              <w:spacing w:line="247" w:lineRule="exact"/>
              <w:ind w:left="69"/>
              <w:jc w:val="left"/>
            </w:pPr>
            <w:r>
              <w:t>Realized</w:t>
            </w:r>
            <w:r>
              <w:rPr>
                <w:spacing w:val="-7"/>
              </w:rPr>
              <w:t xml:space="preserve"> </w:t>
            </w:r>
            <w:r>
              <w:t>gain</w:t>
            </w:r>
            <w:r>
              <w:rPr>
                <w:spacing w:val="-7"/>
              </w:rPr>
              <w:t xml:space="preserve"> </w:t>
            </w:r>
            <w:r>
              <w:rPr>
                <w:spacing w:val="-2"/>
              </w:rPr>
              <w:t>proxy</w:t>
            </w:r>
          </w:p>
        </w:tc>
        <w:tc>
          <w:tcPr>
            <w:tcW w:w="1180" w:type="dxa"/>
          </w:tcPr>
          <w:p w14:paraId="00DC2260" w14:textId="77777777" w:rsidR="00350CFB" w:rsidRDefault="00283FFF">
            <w:pPr>
              <w:pStyle w:val="TableParagraph"/>
              <w:spacing w:line="247" w:lineRule="exact"/>
              <w:ind w:right="1"/>
            </w:pPr>
            <w:r>
              <w:rPr>
                <w:spacing w:val="-2"/>
              </w:rPr>
              <w:t>0.132</w:t>
            </w:r>
          </w:p>
        </w:tc>
        <w:tc>
          <w:tcPr>
            <w:tcW w:w="1005" w:type="dxa"/>
          </w:tcPr>
          <w:p w14:paraId="00DC2261" w14:textId="77777777" w:rsidR="00350CFB" w:rsidRDefault="00283FFF">
            <w:pPr>
              <w:pStyle w:val="TableParagraph"/>
              <w:spacing w:line="247" w:lineRule="exact"/>
              <w:ind w:left="25" w:right="25"/>
            </w:pPr>
            <w:r>
              <w:rPr>
                <w:spacing w:val="-2"/>
              </w:rPr>
              <w:t>0.107</w:t>
            </w:r>
          </w:p>
        </w:tc>
      </w:tr>
      <w:tr w:rsidR="00350CFB" w14:paraId="00DC2266" w14:textId="77777777">
        <w:trPr>
          <w:trHeight w:val="330"/>
        </w:trPr>
        <w:tc>
          <w:tcPr>
            <w:tcW w:w="1903" w:type="dxa"/>
          </w:tcPr>
          <w:p w14:paraId="00DC2263" w14:textId="77777777" w:rsidR="00350CFB" w:rsidRDefault="00283FFF">
            <w:pPr>
              <w:pStyle w:val="TableParagraph"/>
              <w:ind w:left="69"/>
              <w:jc w:val="left"/>
            </w:pPr>
            <w:r>
              <w:t>Close</w:t>
            </w:r>
            <w:r>
              <w:rPr>
                <w:spacing w:val="-10"/>
              </w:rPr>
              <w:t xml:space="preserve"> </w:t>
            </w:r>
            <w:r>
              <w:t>success</w:t>
            </w:r>
            <w:r>
              <w:rPr>
                <w:spacing w:val="-10"/>
              </w:rPr>
              <w:t xml:space="preserve"> </w:t>
            </w:r>
            <w:r>
              <w:rPr>
                <w:spacing w:val="-4"/>
              </w:rPr>
              <w:t>rate</w:t>
            </w:r>
          </w:p>
        </w:tc>
        <w:tc>
          <w:tcPr>
            <w:tcW w:w="1180" w:type="dxa"/>
          </w:tcPr>
          <w:p w14:paraId="00DC2264" w14:textId="77777777" w:rsidR="00350CFB" w:rsidRDefault="00283FFF">
            <w:pPr>
              <w:pStyle w:val="TableParagraph"/>
              <w:ind w:right="1"/>
            </w:pPr>
            <w:r>
              <w:rPr>
                <w:spacing w:val="-2"/>
              </w:rPr>
              <w:t>0.041</w:t>
            </w:r>
          </w:p>
        </w:tc>
        <w:tc>
          <w:tcPr>
            <w:tcW w:w="1005" w:type="dxa"/>
          </w:tcPr>
          <w:p w14:paraId="00DC2265" w14:textId="77777777" w:rsidR="00350CFB" w:rsidRDefault="00283FFF">
            <w:pPr>
              <w:pStyle w:val="TableParagraph"/>
              <w:ind w:left="25" w:right="25"/>
            </w:pPr>
            <w:r>
              <w:rPr>
                <w:spacing w:val="-2"/>
              </w:rPr>
              <w:t>0.033</w:t>
            </w:r>
          </w:p>
        </w:tc>
      </w:tr>
      <w:tr w:rsidR="00350CFB" w14:paraId="00DC226D" w14:textId="77777777">
        <w:trPr>
          <w:trHeight w:val="601"/>
        </w:trPr>
        <w:tc>
          <w:tcPr>
            <w:tcW w:w="1903" w:type="dxa"/>
          </w:tcPr>
          <w:p w14:paraId="00DC2267" w14:textId="77777777" w:rsidR="00350CFB" w:rsidRDefault="00283FFF">
            <w:pPr>
              <w:pStyle w:val="TableParagraph"/>
              <w:spacing w:before="63"/>
              <w:ind w:left="69"/>
              <w:jc w:val="left"/>
              <w:rPr>
                <w:i/>
              </w:rPr>
            </w:pPr>
            <w:r>
              <w:rPr>
                <w:i/>
                <w:spacing w:val="-5"/>
              </w:rPr>
              <w:t>AWP</w:t>
            </w:r>
          </w:p>
          <w:p w14:paraId="00DC2268" w14:textId="77777777" w:rsidR="00350CFB" w:rsidRDefault="00283FFF">
            <w:pPr>
              <w:pStyle w:val="TableParagraph"/>
              <w:spacing w:before="18" w:line="247" w:lineRule="exact"/>
              <w:ind w:left="69"/>
              <w:jc w:val="left"/>
            </w:pPr>
            <w:r>
              <w:rPr>
                <w:spacing w:val="-2"/>
              </w:rPr>
              <w:t>Close-success</w:t>
            </w:r>
            <w:r>
              <w:t xml:space="preserve"> </w:t>
            </w:r>
            <w:r>
              <w:rPr>
                <w:spacing w:val="-2"/>
              </w:rPr>
              <w:t>count</w:t>
            </w:r>
          </w:p>
        </w:tc>
        <w:tc>
          <w:tcPr>
            <w:tcW w:w="1180" w:type="dxa"/>
          </w:tcPr>
          <w:p w14:paraId="00DC2269" w14:textId="77777777" w:rsidR="00350CFB" w:rsidRDefault="00350CFB">
            <w:pPr>
              <w:pStyle w:val="TableParagraph"/>
              <w:spacing w:before="81"/>
              <w:jc w:val="left"/>
            </w:pPr>
          </w:p>
          <w:p w14:paraId="00DC226A" w14:textId="77777777" w:rsidR="00350CFB" w:rsidRDefault="00283FFF">
            <w:pPr>
              <w:pStyle w:val="TableParagraph"/>
              <w:spacing w:before="0" w:line="247" w:lineRule="exact"/>
              <w:ind w:left="1" w:right="1"/>
            </w:pPr>
            <w:r>
              <w:rPr>
                <w:spacing w:val="-2"/>
              </w:rPr>
              <w:t>0.319</w:t>
            </w:r>
          </w:p>
        </w:tc>
        <w:tc>
          <w:tcPr>
            <w:tcW w:w="1005" w:type="dxa"/>
          </w:tcPr>
          <w:p w14:paraId="00DC226B" w14:textId="77777777" w:rsidR="00350CFB" w:rsidRDefault="00350CFB">
            <w:pPr>
              <w:pStyle w:val="TableParagraph"/>
              <w:spacing w:before="81"/>
              <w:jc w:val="left"/>
            </w:pPr>
          </w:p>
          <w:p w14:paraId="00DC226C" w14:textId="77777777" w:rsidR="00350CFB" w:rsidRDefault="00283FFF">
            <w:pPr>
              <w:pStyle w:val="TableParagraph"/>
              <w:spacing w:before="0" w:line="247" w:lineRule="exact"/>
              <w:ind w:left="24" w:right="25"/>
            </w:pPr>
            <w:r>
              <w:rPr>
                <w:spacing w:val="-2"/>
              </w:rPr>
              <w:t>0.224</w:t>
            </w:r>
          </w:p>
        </w:tc>
      </w:tr>
      <w:tr w:rsidR="00350CFB" w14:paraId="00DC2271" w14:textId="77777777">
        <w:trPr>
          <w:trHeight w:val="270"/>
        </w:trPr>
        <w:tc>
          <w:tcPr>
            <w:tcW w:w="1903" w:type="dxa"/>
          </w:tcPr>
          <w:p w14:paraId="00DC226E" w14:textId="77777777" w:rsidR="00350CFB" w:rsidRDefault="00283FFF">
            <w:pPr>
              <w:pStyle w:val="TableParagraph"/>
              <w:spacing w:line="247" w:lineRule="exact"/>
              <w:ind w:left="69"/>
              <w:jc w:val="left"/>
            </w:pPr>
            <w:r>
              <w:t>Realized</w:t>
            </w:r>
            <w:r>
              <w:rPr>
                <w:spacing w:val="-7"/>
              </w:rPr>
              <w:t xml:space="preserve"> </w:t>
            </w:r>
            <w:r>
              <w:t>gain</w:t>
            </w:r>
            <w:r>
              <w:rPr>
                <w:spacing w:val="-7"/>
              </w:rPr>
              <w:t xml:space="preserve"> </w:t>
            </w:r>
            <w:r>
              <w:rPr>
                <w:spacing w:val="-2"/>
              </w:rPr>
              <w:t>proxy</w:t>
            </w:r>
          </w:p>
        </w:tc>
        <w:tc>
          <w:tcPr>
            <w:tcW w:w="1180" w:type="dxa"/>
          </w:tcPr>
          <w:p w14:paraId="00DC226F" w14:textId="77777777" w:rsidR="00350CFB" w:rsidRDefault="00283FFF">
            <w:pPr>
              <w:pStyle w:val="TableParagraph"/>
              <w:spacing w:line="247" w:lineRule="exact"/>
              <w:ind w:right="1"/>
            </w:pPr>
            <w:r>
              <w:rPr>
                <w:spacing w:val="-2"/>
              </w:rPr>
              <w:t>0.349</w:t>
            </w:r>
          </w:p>
        </w:tc>
        <w:tc>
          <w:tcPr>
            <w:tcW w:w="1005" w:type="dxa"/>
          </w:tcPr>
          <w:p w14:paraId="00DC2270" w14:textId="77777777" w:rsidR="00350CFB" w:rsidRDefault="00283FFF">
            <w:pPr>
              <w:pStyle w:val="TableParagraph"/>
              <w:spacing w:line="247" w:lineRule="exact"/>
              <w:ind w:left="25" w:right="25"/>
            </w:pPr>
            <w:r>
              <w:rPr>
                <w:spacing w:val="-2"/>
              </w:rPr>
              <w:t>0.239</w:t>
            </w:r>
          </w:p>
        </w:tc>
      </w:tr>
      <w:tr w:rsidR="00350CFB" w14:paraId="00DC2275" w14:textId="77777777">
        <w:trPr>
          <w:trHeight w:val="330"/>
        </w:trPr>
        <w:tc>
          <w:tcPr>
            <w:tcW w:w="1903" w:type="dxa"/>
          </w:tcPr>
          <w:p w14:paraId="00DC2272" w14:textId="77777777" w:rsidR="00350CFB" w:rsidRDefault="00283FFF">
            <w:pPr>
              <w:pStyle w:val="TableParagraph"/>
              <w:ind w:left="69"/>
              <w:jc w:val="left"/>
            </w:pPr>
            <w:r>
              <w:t>Close</w:t>
            </w:r>
            <w:r>
              <w:rPr>
                <w:spacing w:val="-10"/>
              </w:rPr>
              <w:t xml:space="preserve"> </w:t>
            </w:r>
            <w:r>
              <w:t>success</w:t>
            </w:r>
            <w:r>
              <w:rPr>
                <w:spacing w:val="-10"/>
              </w:rPr>
              <w:t xml:space="preserve"> </w:t>
            </w:r>
            <w:r>
              <w:rPr>
                <w:spacing w:val="-4"/>
              </w:rPr>
              <w:t>rate</w:t>
            </w:r>
          </w:p>
        </w:tc>
        <w:tc>
          <w:tcPr>
            <w:tcW w:w="1180" w:type="dxa"/>
          </w:tcPr>
          <w:p w14:paraId="00DC2273" w14:textId="77777777" w:rsidR="00350CFB" w:rsidRDefault="00283FFF">
            <w:pPr>
              <w:pStyle w:val="TableParagraph"/>
              <w:ind w:right="1"/>
            </w:pPr>
            <w:r>
              <w:rPr>
                <w:spacing w:val="-2"/>
              </w:rPr>
              <w:t>0.110</w:t>
            </w:r>
          </w:p>
        </w:tc>
        <w:tc>
          <w:tcPr>
            <w:tcW w:w="1005" w:type="dxa"/>
          </w:tcPr>
          <w:p w14:paraId="00DC2274" w14:textId="77777777" w:rsidR="00350CFB" w:rsidRDefault="00283FFF">
            <w:pPr>
              <w:pStyle w:val="TableParagraph"/>
              <w:ind w:left="25" w:right="25"/>
            </w:pPr>
            <w:r>
              <w:rPr>
                <w:spacing w:val="-2"/>
              </w:rPr>
              <w:t>0.075</w:t>
            </w:r>
          </w:p>
        </w:tc>
      </w:tr>
      <w:tr w:rsidR="00350CFB" w14:paraId="00DC227C" w14:textId="77777777">
        <w:trPr>
          <w:trHeight w:val="601"/>
        </w:trPr>
        <w:tc>
          <w:tcPr>
            <w:tcW w:w="1903" w:type="dxa"/>
          </w:tcPr>
          <w:p w14:paraId="00DC2276" w14:textId="77777777" w:rsidR="00350CFB" w:rsidRDefault="00283FFF">
            <w:pPr>
              <w:pStyle w:val="TableParagraph"/>
              <w:spacing w:before="63"/>
              <w:ind w:left="69"/>
              <w:jc w:val="left"/>
              <w:rPr>
                <w:i/>
              </w:rPr>
            </w:pPr>
            <w:r>
              <w:rPr>
                <w:i/>
                <w:spacing w:val="-2"/>
                <w:color w:val="FF0000"/>
              </w:rPr>
              <w:t>—</w:t>
            </w:r>
          </w:p>
          <w:p w14:paraId="00DC2277" w14:textId="77777777" w:rsidR="00350CFB" w:rsidRDefault="00283FFF">
            <w:pPr>
              <w:pStyle w:val="TableParagraph"/>
              <w:spacing w:before="18" w:line="247" w:lineRule="exact"/>
              <w:ind w:left="69"/>
              <w:jc w:val="left"/>
            </w:pPr>
            <w:r>
              <w:rPr>
                <w:spacing w:val="-2"/>
              </w:rPr>
              <w:t>Close-success</w:t>
            </w:r>
            <w:r>
              <w:t xml:space="preserve"> </w:t>
            </w:r>
            <w:r>
              <w:rPr>
                <w:spacing w:val="-2"/>
              </w:rPr>
              <w:t>count</w:t>
            </w:r>
          </w:p>
        </w:tc>
        <w:tc>
          <w:tcPr>
            <w:tcW w:w="1180" w:type="dxa"/>
          </w:tcPr>
          <w:p w14:paraId="00DC2278" w14:textId="77777777" w:rsidR="00350CFB" w:rsidRDefault="00350CFB">
            <w:pPr>
              <w:pStyle w:val="TableParagraph"/>
              <w:spacing w:before="81"/>
              <w:jc w:val="left"/>
            </w:pPr>
          </w:p>
          <w:p w14:paraId="00DC2279" w14:textId="77777777" w:rsidR="00350CFB" w:rsidRDefault="00283FFF">
            <w:pPr>
              <w:pStyle w:val="TableParagraph"/>
              <w:spacing w:before="0" w:line="247" w:lineRule="exact"/>
              <w:ind w:left="1" w:right="1"/>
            </w:pPr>
            <w:r>
              <w:rPr>
                <w:spacing w:val="-2"/>
              </w:rPr>
              <w:t>0.690</w:t>
            </w:r>
          </w:p>
        </w:tc>
        <w:tc>
          <w:tcPr>
            <w:tcW w:w="1005" w:type="dxa"/>
          </w:tcPr>
          <w:p w14:paraId="00DC227A" w14:textId="77777777" w:rsidR="00350CFB" w:rsidRDefault="00350CFB">
            <w:pPr>
              <w:pStyle w:val="TableParagraph"/>
              <w:spacing w:before="81"/>
              <w:jc w:val="left"/>
            </w:pPr>
          </w:p>
          <w:p w14:paraId="00DC227B" w14:textId="77777777" w:rsidR="00350CFB" w:rsidRDefault="00283FFF">
            <w:pPr>
              <w:pStyle w:val="TableParagraph"/>
              <w:spacing w:before="0" w:line="247" w:lineRule="exact"/>
              <w:ind w:left="24" w:right="25"/>
            </w:pPr>
            <w:r>
              <w:rPr>
                <w:spacing w:val="-2"/>
              </w:rPr>
              <w:t>0.522</w:t>
            </w:r>
          </w:p>
        </w:tc>
      </w:tr>
      <w:tr w:rsidR="00350CFB" w14:paraId="00DC2280" w14:textId="77777777">
        <w:trPr>
          <w:trHeight w:val="270"/>
        </w:trPr>
        <w:tc>
          <w:tcPr>
            <w:tcW w:w="1903" w:type="dxa"/>
          </w:tcPr>
          <w:p w14:paraId="00DC227D" w14:textId="77777777" w:rsidR="00350CFB" w:rsidRDefault="00283FFF">
            <w:pPr>
              <w:pStyle w:val="TableParagraph"/>
              <w:spacing w:line="247" w:lineRule="exact"/>
              <w:ind w:left="69"/>
              <w:jc w:val="left"/>
            </w:pPr>
            <w:r>
              <w:t>Realized</w:t>
            </w:r>
            <w:r>
              <w:rPr>
                <w:spacing w:val="-7"/>
              </w:rPr>
              <w:t xml:space="preserve"> </w:t>
            </w:r>
            <w:r>
              <w:t>gain</w:t>
            </w:r>
            <w:r>
              <w:rPr>
                <w:spacing w:val="-7"/>
              </w:rPr>
              <w:t xml:space="preserve"> </w:t>
            </w:r>
            <w:r>
              <w:rPr>
                <w:spacing w:val="-2"/>
              </w:rPr>
              <w:t>proxy</w:t>
            </w:r>
          </w:p>
        </w:tc>
        <w:tc>
          <w:tcPr>
            <w:tcW w:w="1180" w:type="dxa"/>
          </w:tcPr>
          <w:p w14:paraId="00DC227E" w14:textId="77777777" w:rsidR="00350CFB" w:rsidRDefault="00283FFF">
            <w:pPr>
              <w:pStyle w:val="TableParagraph"/>
              <w:spacing w:line="247" w:lineRule="exact"/>
              <w:ind w:right="1"/>
            </w:pPr>
            <w:r>
              <w:rPr>
                <w:spacing w:val="-2"/>
              </w:rPr>
              <w:t>1.000</w:t>
            </w:r>
          </w:p>
        </w:tc>
        <w:tc>
          <w:tcPr>
            <w:tcW w:w="1005" w:type="dxa"/>
          </w:tcPr>
          <w:p w14:paraId="00DC227F" w14:textId="77777777" w:rsidR="00350CFB" w:rsidRDefault="00283FFF">
            <w:pPr>
              <w:pStyle w:val="TableParagraph"/>
              <w:spacing w:line="247" w:lineRule="exact"/>
              <w:ind w:left="25" w:right="25"/>
            </w:pPr>
            <w:r>
              <w:rPr>
                <w:spacing w:val="-2"/>
              </w:rPr>
              <w:t>0.999</w:t>
            </w:r>
          </w:p>
        </w:tc>
      </w:tr>
      <w:tr w:rsidR="00350CFB" w14:paraId="00DC2284" w14:textId="77777777">
        <w:trPr>
          <w:trHeight w:val="332"/>
        </w:trPr>
        <w:tc>
          <w:tcPr>
            <w:tcW w:w="1903" w:type="dxa"/>
            <w:tcBorders>
              <w:bottom w:val="single" w:sz="8" w:space="0" w:color="000000"/>
            </w:tcBorders>
          </w:tcPr>
          <w:p w14:paraId="00DC2281" w14:textId="77777777" w:rsidR="00350CFB" w:rsidRDefault="00283FFF">
            <w:pPr>
              <w:pStyle w:val="TableParagraph"/>
              <w:ind w:left="69"/>
              <w:jc w:val="left"/>
            </w:pPr>
            <w:r>
              <w:t>Close</w:t>
            </w:r>
            <w:r>
              <w:rPr>
                <w:spacing w:val="-10"/>
              </w:rPr>
              <w:t xml:space="preserve"> </w:t>
            </w:r>
            <w:r>
              <w:t>success</w:t>
            </w:r>
            <w:r>
              <w:rPr>
                <w:spacing w:val="-10"/>
              </w:rPr>
              <w:t xml:space="preserve"> </w:t>
            </w:r>
            <w:r>
              <w:rPr>
                <w:spacing w:val="-4"/>
              </w:rPr>
              <w:t>rate</w:t>
            </w:r>
          </w:p>
        </w:tc>
        <w:tc>
          <w:tcPr>
            <w:tcW w:w="1180" w:type="dxa"/>
            <w:tcBorders>
              <w:bottom w:val="single" w:sz="8" w:space="0" w:color="000000"/>
            </w:tcBorders>
          </w:tcPr>
          <w:p w14:paraId="00DC2282" w14:textId="77777777" w:rsidR="00350CFB" w:rsidRDefault="00283FFF">
            <w:pPr>
              <w:pStyle w:val="TableParagraph"/>
              <w:ind w:right="1"/>
            </w:pPr>
            <w:r>
              <w:rPr>
                <w:spacing w:val="-2"/>
              </w:rPr>
              <w:t>0.329</w:t>
            </w:r>
          </w:p>
        </w:tc>
        <w:tc>
          <w:tcPr>
            <w:tcW w:w="1005" w:type="dxa"/>
            <w:tcBorders>
              <w:bottom w:val="single" w:sz="8" w:space="0" w:color="000000"/>
            </w:tcBorders>
          </w:tcPr>
          <w:p w14:paraId="00DC2283" w14:textId="77777777" w:rsidR="00350CFB" w:rsidRDefault="00283FFF">
            <w:pPr>
              <w:pStyle w:val="TableParagraph"/>
              <w:ind w:left="25" w:right="25"/>
            </w:pPr>
            <w:r>
              <w:rPr>
                <w:spacing w:val="-2"/>
              </w:rPr>
              <w:t>0.229</w:t>
            </w:r>
          </w:p>
        </w:tc>
      </w:tr>
    </w:tbl>
    <w:p w14:paraId="00DC2285" w14:textId="77777777" w:rsidR="00350CFB" w:rsidRDefault="00350CFB">
      <w:pPr>
        <w:pStyle w:val="a3"/>
        <w:spacing w:before="134"/>
      </w:pPr>
    </w:p>
    <w:p w14:paraId="00DC2287" w14:textId="77777777" w:rsidR="00350CFB" w:rsidRDefault="00283FFF">
      <w:pPr>
        <w:pStyle w:val="a3"/>
        <w:spacing w:before="19" w:line="396" w:lineRule="auto"/>
        <w:ind w:left="274" w:right="532" w:firstLine="7"/>
        <w:jc w:val="both"/>
      </w:pPr>
      <w:r>
        <w:rPr>
          <w:color w:val="FF0000"/>
          <w:spacing w:val="-2"/>
        </w:rPr>
        <w:t>Same-window checks remain allowance versus transfer. The external check is the spender holdout.</w:t>
      </w:r>
    </w:p>
    <w:p w14:paraId="00DC228A" w14:textId="77777777" w:rsidR="00350CFB" w:rsidRDefault="00350CFB">
      <w:pPr>
        <w:pStyle w:val="a3"/>
        <w:jc w:val="both"/>
        <w:sectPr w:rsidR="00350CFB">
          <w:pgSz w:w="11910" w:h="16840"/>
          <w:pgMar w:top="1800" w:right="708" w:bottom="2300" w:left="992" w:header="0" w:footer="2115" w:gutter="0"/>
          <w:cols w:space="720"/>
        </w:sectPr>
      </w:pPr>
    </w:p>
    <w:p w14:paraId="00DC228B" w14:textId="77777777" w:rsidR="00350CFB" w:rsidRDefault="00283FFF">
      <w:pPr>
        <w:pStyle w:val="a3"/>
        <w:spacing w:before="72" w:line="396" w:lineRule="auto"/>
        <w:ind w:left="273" w:right="559" w:firstLine="8"/>
        <w:jc w:val="both"/>
      </w:pPr>
      <w:bookmarkStart w:id="328" w:name="Rank_divergence_(H1_/_RQ1)"/>
      <w:bookmarkStart w:id="329" w:name="_bookmark109"/>
      <w:r>
        <w:rPr>
          <w:color w:val="FF0000"/>
        </w:rPr>
        <w:t>On the holdout spender cohort (n = 1,335), EndorseRank aligns with future new approvers at Kendall tau = 0.479 (bootstrap 95% CI 0.426–0.529); AWP is 0.044. That is the same endorsement construct in the future tense.</w:t>
      </w:r>
      <w:bookmarkEnd w:id="328"/>
      <w:bookmarkEnd w:id="329"/>
    </w:p>
    <w:p w14:paraId="00DC228C" w14:textId="77777777" w:rsidR="00350CFB" w:rsidRDefault="00350CFB">
      <w:pPr>
        <w:pStyle w:val="a3"/>
        <w:spacing w:before="166"/>
      </w:pPr>
    </w:p>
    <w:p w14:paraId="00DC228D" w14:textId="77777777" w:rsidR="00350CFB" w:rsidRDefault="00283FFF">
      <w:pPr>
        <w:pStyle w:val="2"/>
        <w:numPr>
          <w:ilvl w:val="1"/>
          <w:numId w:val="26"/>
        </w:numPr>
        <w:tabs>
          <w:tab w:val="left" w:pos="783"/>
        </w:tabs>
        <w:ind w:left="783" w:hanging="501"/>
      </w:pPr>
      <w:r>
        <w:t>Rank</w:t>
      </w:r>
      <w:r>
        <w:rPr>
          <w:spacing w:val="12"/>
        </w:rPr>
        <w:t xml:space="preserve"> </w:t>
      </w:r>
      <w:r>
        <w:t>divergence</w:t>
      </w:r>
      <w:r>
        <w:rPr>
          <w:spacing w:val="13"/>
        </w:rPr>
        <w:t xml:space="preserve"> </w:t>
      </w:r>
      <w:r>
        <w:t>(H1</w:t>
      </w:r>
      <w:r>
        <w:rPr>
          <w:spacing w:val="12"/>
        </w:rPr>
        <w:t xml:space="preserve"> </w:t>
      </w:r>
      <w:r>
        <w:t>/</w:t>
      </w:r>
      <w:r>
        <w:rPr>
          <w:spacing w:val="13"/>
        </w:rPr>
        <w:t xml:space="preserve"> </w:t>
      </w:r>
      <w:r>
        <w:rPr>
          <w:spacing w:val="-4"/>
        </w:rPr>
        <w:t>RQ1)</w:t>
      </w:r>
    </w:p>
    <w:p w14:paraId="00DC228E" w14:textId="77777777" w:rsidR="00350CFB" w:rsidRDefault="00350CFB">
      <w:pPr>
        <w:pStyle w:val="a3"/>
        <w:spacing w:before="24"/>
        <w:rPr>
          <w:b/>
          <w:sz w:val="28"/>
        </w:rPr>
      </w:pPr>
    </w:p>
    <w:p w14:paraId="00DC228F" w14:textId="77777777" w:rsidR="00350CFB" w:rsidRDefault="00283FFF">
      <w:pPr>
        <w:pStyle w:val="a3"/>
        <w:spacing w:line="396" w:lineRule="auto"/>
        <w:ind w:left="276" w:right="521" w:firstLine="5"/>
        <w:jc w:val="both"/>
      </w:pPr>
      <w:r>
        <w:t>Hypothesis</w:t>
      </w:r>
      <w:r>
        <w:rPr>
          <w:spacing w:val="-14"/>
        </w:rPr>
        <w:t xml:space="preserve"> </w:t>
      </w:r>
      <w:r>
        <w:t>H1</w:t>
      </w:r>
      <w:r>
        <w:rPr>
          <w:spacing w:val="-14"/>
        </w:rPr>
        <w:t xml:space="preserve"> </w:t>
      </w:r>
      <w:r>
        <w:t>and</w:t>
      </w:r>
      <w:r>
        <w:rPr>
          <w:spacing w:val="-14"/>
        </w:rPr>
        <w:t xml:space="preserve"> </w:t>
      </w:r>
      <w:r>
        <w:t>research</w:t>
      </w:r>
      <w:r>
        <w:rPr>
          <w:spacing w:val="-14"/>
        </w:rPr>
        <w:t xml:space="preserve"> </w:t>
      </w:r>
      <w:r>
        <w:t>question</w:t>
      </w:r>
      <w:r>
        <w:rPr>
          <w:spacing w:val="-14"/>
        </w:rPr>
        <w:t xml:space="preserve"> </w:t>
      </w:r>
      <w:r>
        <w:t>RQ1</w:t>
      </w:r>
      <w:r>
        <w:rPr>
          <w:spacing w:val="-14"/>
        </w:rPr>
        <w:t xml:space="preserve"> </w:t>
      </w:r>
      <w:r>
        <w:t>ask</w:t>
      </w:r>
      <w:r>
        <w:rPr>
          <w:spacing w:val="-14"/>
        </w:rPr>
        <w:t xml:space="preserve"> </w:t>
      </w:r>
      <w:r>
        <w:t>whether</w:t>
      </w:r>
      <w:r>
        <w:rPr>
          <w:spacing w:val="-14"/>
        </w:rPr>
        <w:t xml:space="preserve"> </w:t>
      </w:r>
      <w:r>
        <w:t>EndorseRank</w:t>
      </w:r>
      <w:r>
        <w:rPr>
          <w:spacing w:val="-14"/>
        </w:rPr>
        <w:t xml:space="preserve"> </w:t>
      </w:r>
      <w:r>
        <w:t>and</w:t>
      </w:r>
      <w:r>
        <w:rPr>
          <w:spacing w:val="-14"/>
        </w:rPr>
        <w:t xml:space="preserve"> </w:t>
      </w:r>
      <w:r>
        <w:t>AWP</w:t>
      </w:r>
      <w:r>
        <w:rPr>
          <w:spacing w:val="-15"/>
        </w:rPr>
        <w:t xml:space="preserve"> </w:t>
      </w:r>
      <w:r>
        <w:t>yield</w:t>
      </w:r>
      <w:r>
        <w:rPr>
          <w:spacing w:val="-14"/>
        </w:rPr>
        <w:t xml:space="preserve"> </w:t>
      </w:r>
      <w:r>
        <w:t>meaningfully different wallet orderings on an identical sample.</w:t>
      </w:r>
      <w:r>
        <w:rPr>
          <w:spacing w:val="40"/>
        </w:rPr>
        <w:t xml:space="preserve"> </w:t>
      </w:r>
      <w:r>
        <w:t xml:space="preserve">Inter-method Kendall </w:t>
      </w:r>
      <w:r>
        <w:rPr>
          <w:i/>
        </w:rPr>
        <w:t xml:space="preserve">τ </w:t>
      </w:r>
      <w:r>
        <w:t xml:space="preserve">between the two score </w:t>
      </w:r>
      <w:r>
        <w:rPr>
          <w:w w:val="105"/>
        </w:rPr>
        <w:t>vectors</w:t>
      </w:r>
      <w:r>
        <w:rPr>
          <w:spacing w:val="-4"/>
          <w:w w:val="105"/>
        </w:rPr>
        <w:t xml:space="preserve"> </w:t>
      </w:r>
      <w:r>
        <w:rPr>
          <w:w w:val="105"/>
        </w:rPr>
        <w:t>is</w:t>
      </w:r>
      <w:r>
        <w:rPr>
          <w:spacing w:val="-3"/>
          <w:w w:val="105"/>
        </w:rPr>
        <w:t xml:space="preserve"> </w:t>
      </w:r>
      <w:r>
        <w:rPr>
          <w:w w:val="105"/>
        </w:rPr>
        <w:t>0</w:t>
      </w:r>
      <w:r>
        <w:rPr>
          <w:i/>
          <w:w w:val="105"/>
        </w:rPr>
        <w:t>.</w:t>
      </w:r>
      <w:r>
        <w:rPr>
          <w:w w:val="105"/>
        </w:rPr>
        <w:t>316</w:t>
      </w:r>
      <w:r>
        <w:rPr>
          <w:spacing w:val="-3"/>
          <w:w w:val="105"/>
        </w:rPr>
        <w:t xml:space="preserve"> </w:t>
      </w:r>
      <w:r>
        <w:rPr>
          <w:w w:val="105"/>
        </w:rPr>
        <w:t>on</w:t>
      </w:r>
      <w:r>
        <w:rPr>
          <w:spacing w:val="-4"/>
          <w:w w:val="105"/>
        </w:rPr>
        <w:t xml:space="preserve"> </w:t>
      </w:r>
      <w:r>
        <w:rPr>
          <w:w w:val="105"/>
        </w:rPr>
        <w:t>the</w:t>
      </w:r>
      <w:r>
        <w:rPr>
          <w:spacing w:val="-3"/>
          <w:w w:val="105"/>
        </w:rPr>
        <w:t xml:space="preserve"> </w:t>
      </w:r>
      <w:r>
        <w:rPr>
          <w:w w:val="105"/>
        </w:rPr>
        <w:t>matched</w:t>
      </w:r>
      <w:r>
        <w:rPr>
          <w:spacing w:val="-4"/>
          <w:w w:val="105"/>
        </w:rPr>
        <w:t xml:space="preserve"> </w:t>
      </w:r>
      <w:r>
        <w:rPr>
          <w:w w:val="105"/>
        </w:rPr>
        <w:t>cohort</w:t>
      </w:r>
      <w:r>
        <w:rPr>
          <w:spacing w:val="-3"/>
          <w:w w:val="105"/>
        </w:rPr>
        <w:t xml:space="preserve"> </w:t>
      </w:r>
      <w:r>
        <w:rPr>
          <w:w w:val="105"/>
        </w:rPr>
        <w:t>(</w:t>
      </w:r>
      <w:r>
        <w:rPr>
          <w:i/>
          <w:w w:val="105"/>
        </w:rPr>
        <w:t xml:space="preserve">n </w:t>
      </w:r>
      <w:r>
        <w:rPr>
          <w:w w:val="105"/>
        </w:rPr>
        <w:t>= 5</w:t>
      </w:r>
      <w:r>
        <w:rPr>
          <w:i/>
          <w:w w:val="105"/>
        </w:rPr>
        <w:t>,</w:t>
      </w:r>
      <w:r>
        <w:rPr>
          <w:w w:val="105"/>
        </w:rPr>
        <w:t>521).</w:t>
      </w:r>
      <w:r>
        <w:rPr>
          <w:spacing w:val="40"/>
          <w:w w:val="105"/>
        </w:rPr>
        <w:t xml:space="preserve"> </w:t>
      </w:r>
      <w:r>
        <w:rPr>
          <w:w w:val="105"/>
        </w:rPr>
        <w:t>In</w:t>
      </w:r>
      <w:r>
        <w:rPr>
          <w:spacing w:val="-4"/>
          <w:w w:val="105"/>
        </w:rPr>
        <w:t xml:space="preserve"> </w:t>
      </w:r>
      <w:r>
        <w:rPr>
          <w:w w:val="105"/>
        </w:rPr>
        <w:t>the</w:t>
      </w:r>
      <w:r>
        <w:rPr>
          <w:spacing w:val="-3"/>
          <w:w w:val="105"/>
        </w:rPr>
        <w:t xml:space="preserve"> </w:t>
      </w:r>
      <w:r>
        <w:rPr>
          <w:w w:val="105"/>
        </w:rPr>
        <w:t>alignment</w:t>
      </w:r>
      <w:r>
        <w:rPr>
          <w:spacing w:val="-4"/>
          <w:w w:val="105"/>
        </w:rPr>
        <w:t xml:space="preserve"> </w:t>
      </w:r>
      <w:r>
        <w:rPr>
          <w:w w:val="105"/>
        </w:rPr>
        <w:t>bands</w:t>
      </w:r>
      <w:r>
        <w:rPr>
          <w:spacing w:val="-3"/>
          <w:w w:val="105"/>
        </w:rPr>
        <w:t xml:space="preserve"> </w:t>
      </w:r>
      <w:r>
        <w:rPr>
          <w:w w:val="105"/>
        </w:rPr>
        <w:t>of</w:t>
      </w:r>
      <w:r>
        <w:rPr>
          <w:spacing w:val="-4"/>
          <w:w w:val="105"/>
        </w:rPr>
        <w:t xml:space="preserve"> </w:t>
      </w:r>
      <w:r>
        <w:rPr>
          <w:w w:val="105"/>
        </w:rPr>
        <w:t>Chapter</w:t>
      </w:r>
      <w:r>
        <w:rPr>
          <w:spacing w:val="-4"/>
          <w:w w:val="105"/>
        </w:rPr>
        <w:t xml:space="preserve"> </w:t>
      </w:r>
      <w:hyperlink w:anchor="_bookmark17" w:history="1">
        <w:r>
          <w:rPr>
            <w:w w:val="105"/>
          </w:rPr>
          <w:t>2</w:t>
        </w:r>
      </w:hyperlink>
      <w:r>
        <w:rPr>
          <w:w w:val="105"/>
        </w:rPr>
        <w:t xml:space="preserve">, this </w:t>
      </w:r>
      <w:r>
        <w:t>value falls in the weak-to-moderate range:</w:t>
      </w:r>
      <w:r>
        <w:rPr>
          <w:spacing w:val="40"/>
        </w:rPr>
        <w:t xml:space="preserve"> </w:t>
      </w:r>
      <w:r>
        <w:t xml:space="preserve">the rankings are related but far from interchangeable. Correlation is present because economically active wallets tend to participate in both transfer and approval markets, yet allowance and transfer graphs emphasize different relationships, so many </w:t>
      </w:r>
      <w:r>
        <w:rPr>
          <w:w w:val="105"/>
        </w:rPr>
        <w:t>pairwise orderings disagree.</w:t>
      </w:r>
    </w:p>
    <w:p w14:paraId="00DC2290" w14:textId="77777777" w:rsidR="00350CFB" w:rsidRDefault="00283FFF">
      <w:pPr>
        <w:pStyle w:val="a3"/>
        <w:spacing w:before="22" w:line="398" w:lineRule="auto"/>
        <w:ind w:left="273" w:right="513" w:firstLine="8"/>
      </w:pPr>
      <w:r>
        <w:rPr>
          <w:spacing w:val="-2"/>
          <w:w w:val="105"/>
        </w:rPr>
        <w:t xml:space="preserve">Figure </w:t>
      </w:r>
      <w:hyperlink w:anchor="_bookmark110" w:history="1">
        <w:r>
          <w:rPr>
            <w:spacing w:val="-2"/>
            <w:w w:val="105"/>
          </w:rPr>
          <w:t>4.7</w:t>
        </w:r>
      </w:hyperlink>
      <w:r>
        <w:rPr>
          <w:spacing w:val="-2"/>
          <w:w w:val="105"/>
        </w:rPr>
        <w:t xml:space="preserve"> shows the marginal distributions of EndorseRank and AWP scores.</w:t>
      </w:r>
      <w:r>
        <w:rPr>
          <w:spacing w:val="61"/>
          <w:w w:val="105"/>
        </w:rPr>
        <w:t xml:space="preserve"> </w:t>
      </w:r>
      <w:r>
        <w:rPr>
          <w:spacing w:val="-2"/>
          <w:w w:val="105"/>
        </w:rPr>
        <w:t>Both are right-</w:t>
      </w:r>
      <w:r>
        <w:t>skewed, as is typical for PageRank on sparse directed graphs, but they are not identically shaped. AWP’s</w:t>
      </w:r>
      <w:r>
        <w:rPr>
          <w:spacing w:val="-15"/>
        </w:rPr>
        <w:t xml:space="preserve"> </w:t>
      </w:r>
      <w:r>
        <w:t>mass</w:t>
      </w:r>
      <w:r>
        <w:rPr>
          <w:spacing w:val="-15"/>
        </w:rPr>
        <w:t xml:space="preserve"> </w:t>
      </w:r>
      <w:r>
        <w:t>reflects</w:t>
      </w:r>
      <w:r>
        <w:rPr>
          <w:spacing w:val="-15"/>
        </w:rPr>
        <w:t xml:space="preserve"> </w:t>
      </w:r>
      <w:r>
        <w:t>the</w:t>
      </w:r>
      <w:r>
        <w:rPr>
          <w:spacing w:val="-15"/>
        </w:rPr>
        <w:t xml:space="preserve"> </w:t>
      </w:r>
      <w:r>
        <w:t>denser</w:t>
      </w:r>
      <w:r>
        <w:rPr>
          <w:spacing w:val="-15"/>
        </w:rPr>
        <w:t xml:space="preserve"> </w:t>
      </w:r>
      <w:r>
        <w:t>transfer</w:t>
      </w:r>
      <w:r>
        <w:rPr>
          <w:spacing w:val="-15"/>
        </w:rPr>
        <w:t xml:space="preserve"> </w:t>
      </w:r>
      <w:r>
        <w:t>operator;</w:t>
      </w:r>
      <w:r>
        <w:rPr>
          <w:spacing w:val="-15"/>
        </w:rPr>
        <w:t xml:space="preserve"> </w:t>
      </w:r>
      <w:r>
        <w:t>EndorseRank’s</w:t>
      </w:r>
      <w:r>
        <w:rPr>
          <w:spacing w:val="-15"/>
        </w:rPr>
        <w:t xml:space="preserve"> </w:t>
      </w:r>
      <w:r>
        <w:t>mass</w:t>
      </w:r>
      <w:r>
        <w:rPr>
          <w:spacing w:val="-15"/>
        </w:rPr>
        <w:t xml:space="preserve"> </w:t>
      </w:r>
      <w:r>
        <w:t>reflects</w:t>
      </w:r>
      <w:r>
        <w:rPr>
          <w:spacing w:val="-15"/>
        </w:rPr>
        <w:t xml:space="preserve"> </w:t>
      </w:r>
      <w:r>
        <w:t>the</w:t>
      </w:r>
      <w:r>
        <w:rPr>
          <w:spacing w:val="-15"/>
        </w:rPr>
        <w:t xml:space="preserve"> </w:t>
      </w:r>
      <w:r>
        <w:t>sparser</w:t>
      </w:r>
      <w:r>
        <w:rPr>
          <w:spacing w:val="-15"/>
        </w:rPr>
        <w:t xml:space="preserve"> </w:t>
      </w:r>
      <w:r>
        <w:t>endorse-ment operator.</w:t>
      </w:r>
      <w:r>
        <w:rPr>
          <w:spacing w:val="40"/>
        </w:rPr>
        <w:t xml:space="preserve"> </w:t>
      </w:r>
      <w:r>
        <w:t>Skewness alone does not prove divergence—two methods could share the same ordering with different score scales—but it motivates examining rank-rank relationships directly. Figure</w:t>
      </w:r>
      <w:r>
        <w:rPr>
          <w:spacing w:val="-3"/>
        </w:rPr>
        <w:t xml:space="preserve"> </w:t>
      </w:r>
      <w:hyperlink w:anchor="_bookmark111" w:history="1">
        <w:r>
          <w:t>4.8</w:t>
        </w:r>
      </w:hyperlink>
      <w:r>
        <w:rPr>
          <w:spacing w:val="-3"/>
        </w:rPr>
        <w:t xml:space="preserve"> </w:t>
      </w:r>
      <w:r>
        <w:t>plots</w:t>
      </w:r>
      <w:r>
        <w:rPr>
          <w:spacing w:val="-3"/>
        </w:rPr>
        <w:t xml:space="preserve"> </w:t>
      </w:r>
      <w:r>
        <w:t>EndorseRank</w:t>
      </w:r>
      <w:r>
        <w:rPr>
          <w:spacing w:val="-3"/>
        </w:rPr>
        <w:t xml:space="preserve"> </w:t>
      </w:r>
      <w:r>
        <w:t>ranks</w:t>
      </w:r>
      <w:r>
        <w:rPr>
          <w:spacing w:val="-3"/>
        </w:rPr>
        <w:t xml:space="preserve"> </w:t>
      </w:r>
      <w:r>
        <w:t>against</w:t>
      </w:r>
      <w:r>
        <w:rPr>
          <w:spacing w:val="-3"/>
        </w:rPr>
        <w:t xml:space="preserve"> </w:t>
      </w:r>
      <w:r>
        <w:t>AWP</w:t>
      </w:r>
      <w:r>
        <w:rPr>
          <w:spacing w:val="-3"/>
        </w:rPr>
        <w:t xml:space="preserve"> </w:t>
      </w:r>
      <w:r>
        <w:t>ranks. Points</w:t>
      </w:r>
      <w:r>
        <w:rPr>
          <w:spacing w:val="-3"/>
        </w:rPr>
        <w:t xml:space="preserve"> </w:t>
      </w:r>
      <w:r>
        <w:t>along</w:t>
      </w:r>
      <w:r>
        <w:rPr>
          <w:spacing w:val="-3"/>
        </w:rPr>
        <w:t xml:space="preserve"> </w:t>
      </w:r>
      <w:r>
        <w:t>the</w:t>
      </w:r>
      <w:r>
        <w:rPr>
          <w:spacing w:val="-3"/>
        </w:rPr>
        <w:t xml:space="preserve"> </w:t>
      </w:r>
      <w:r>
        <w:t>diagonal</w:t>
      </w:r>
      <w:r>
        <w:rPr>
          <w:spacing w:val="-3"/>
        </w:rPr>
        <w:t xml:space="preserve"> </w:t>
      </w:r>
      <w:r>
        <w:t>would</w:t>
      </w:r>
      <w:r>
        <w:rPr>
          <w:spacing w:val="-3"/>
        </w:rPr>
        <w:t xml:space="preserve"> </w:t>
      </w:r>
      <w:r>
        <w:t>indicate identical orderings;</w:t>
      </w:r>
      <w:r>
        <w:rPr>
          <w:spacing w:val="37"/>
        </w:rPr>
        <w:t xml:space="preserve"> </w:t>
      </w:r>
      <w:r>
        <w:t>the observed cloud shows substantial off-diagonal mass.</w:t>
      </w:r>
      <w:r>
        <w:rPr>
          <w:spacing w:val="80"/>
        </w:rPr>
        <w:t xml:space="preserve"> </w:t>
      </w:r>
      <w:r>
        <w:t xml:space="preserve">Wallets that rank highly under transfer centrality are not reliably the same wallets that rank highly under allowance </w:t>
      </w:r>
      <w:r>
        <w:rPr>
          <w:w w:val="105"/>
        </w:rPr>
        <w:t>endorsement,</w:t>
      </w:r>
      <w:r>
        <w:rPr>
          <w:spacing w:val="-4"/>
          <w:w w:val="105"/>
        </w:rPr>
        <w:t xml:space="preserve"> </w:t>
      </w:r>
      <w:r>
        <w:rPr>
          <w:w w:val="105"/>
        </w:rPr>
        <w:t>and</w:t>
      </w:r>
      <w:r>
        <w:rPr>
          <w:spacing w:val="-8"/>
          <w:w w:val="105"/>
        </w:rPr>
        <w:t xml:space="preserve"> </w:t>
      </w:r>
      <w:r>
        <w:rPr>
          <w:w w:val="105"/>
        </w:rPr>
        <w:t>vice</w:t>
      </w:r>
      <w:r>
        <w:rPr>
          <w:spacing w:val="-8"/>
          <w:w w:val="105"/>
        </w:rPr>
        <w:t xml:space="preserve"> </w:t>
      </w:r>
      <w:r>
        <w:rPr>
          <w:w w:val="105"/>
        </w:rPr>
        <w:t>versa.</w:t>
      </w:r>
      <w:r>
        <w:rPr>
          <w:spacing w:val="35"/>
          <w:w w:val="105"/>
        </w:rPr>
        <w:t xml:space="preserve"> </w:t>
      </w:r>
      <w:r>
        <w:rPr>
          <w:w w:val="105"/>
        </w:rPr>
        <w:t>The</w:t>
      </w:r>
      <w:r>
        <w:rPr>
          <w:spacing w:val="-8"/>
          <w:w w:val="105"/>
        </w:rPr>
        <w:t xml:space="preserve"> </w:t>
      </w:r>
      <w:r>
        <w:rPr>
          <w:w w:val="105"/>
        </w:rPr>
        <w:t>inter-method</w:t>
      </w:r>
      <w:r>
        <w:rPr>
          <w:spacing w:val="-8"/>
          <w:w w:val="105"/>
        </w:rPr>
        <w:t xml:space="preserve"> </w:t>
      </w:r>
      <w:r>
        <w:rPr>
          <w:i/>
          <w:w w:val="105"/>
        </w:rPr>
        <w:t>τ</w:t>
      </w:r>
      <w:r>
        <w:rPr>
          <w:i/>
          <w:spacing w:val="33"/>
          <w:w w:val="105"/>
        </w:rPr>
        <w:t xml:space="preserve"> </w:t>
      </w:r>
      <w:r>
        <w:rPr>
          <w:w w:val="105"/>
        </w:rPr>
        <w:t>=</w:t>
      </w:r>
      <w:r>
        <w:rPr>
          <w:spacing w:val="15"/>
          <w:w w:val="105"/>
        </w:rPr>
        <w:t xml:space="preserve"> </w:t>
      </w:r>
      <w:r>
        <w:rPr>
          <w:w w:val="105"/>
        </w:rPr>
        <w:t>0</w:t>
      </w:r>
      <w:r>
        <w:rPr>
          <w:i/>
          <w:w w:val="105"/>
        </w:rPr>
        <w:t>.</w:t>
      </w:r>
      <w:r>
        <w:rPr>
          <w:w w:val="105"/>
        </w:rPr>
        <w:t>316</w:t>
      </w:r>
      <w:r>
        <w:rPr>
          <w:spacing w:val="-8"/>
          <w:w w:val="105"/>
        </w:rPr>
        <w:t xml:space="preserve"> </w:t>
      </w:r>
      <w:r>
        <w:rPr>
          <w:w w:val="105"/>
        </w:rPr>
        <w:t>summarizes</w:t>
      </w:r>
      <w:r>
        <w:rPr>
          <w:spacing w:val="-8"/>
          <w:w w:val="105"/>
        </w:rPr>
        <w:t xml:space="preserve"> </w:t>
      </w:r>
      <w:r>
        <w:rPr>
          <w:w w:val="105"/>
        </w:rPr>
        <w:t>this</w:t>
      </w:r>
      <w:r>
        <w:rPr>
          <w:spacing w:val="-8"/>
          <w:w w:val="105"/>
        </w:rPr>
        <w:t xml:space="preserve"> </w:t>
      </w:r>
      <w:r>
        <w:rPr>
          <w:w w:val="105"/>
        </w:rPr>
        <w:t>scatter:</w:t>
      </w:r>
      <w:r>
        <w:rPr>
          <w:spacing w:val="21"/>
          <w:w w:val="105"/>
        </w:rPr>
        <w:t xml:space="preserve"> </w:t>
      </w:r>
      <w:r>
        <w:rPr>
          <w:w w:val="105"/>
        </w:rPr>
        <w:t xml:space="preserve">agreement </w:t>
      </w:r>
      <w:r>
        <w:t>exceeds chance, but a protocol that substitutes one ranking for the other would mis-order a large</w:t>
      </w:r>
    </w:p>
    <w:p w14:paraId="00DC2291" w14:textId="77777777" w:rsidR="00350CFB" w:rsidRDefault="00350CFB">
      <w:pPr>
        <w:pStyle w:val="a3"/>
        <w:spacing w:line="398" w:lineRule="auto"/>
        <w:sectPr w:rsidR="00350CFB">
          <w:pgSz w:w="11910" w:h="16840"/>
          <w:pgMar w:top="1840" w:right="708" w:bottom="2300" w:left="992" w:header="0" w:footer="2115" w:gutter="0"/>
          <w:cols w:space="720"/>
        </w:sectPr>
      </w:pPr>
    </w:p>
    <w:p w14:paraId="00DC2292" w14:textId="77777777" w:rsidR="00350CFB" w:rsidRDefault="00350CFB">
      <w:pPr>
        <w:pStyle w:val="a3"/>
        <w:spacing w:before="6"/>
        <w:rPr>
          <w:sz w:val="17"/>
        </w:rPr>
      </w:pPr>
    </w:p>
    <w:p w14:paraId="00DC2293" w14:textId="77777777" w:rsidR="00350CFB" w:rsidRDefault="00350CFB">
      <w:pPr>
        <w:pStyle w:val="a3"/>
        <w:rPr>
          <w:sz w:val="17"/>
        </w:rPr>
        <w:sectPr w:rsidR="00350CFB">
          <w:pgSz w:w="11910" w:h="16840"/>
          <w:pgMar w:top="1920" w:right="708" w:bottom="2300" w:left="992" w:header="0" w:footer="2115" w:gutter="0"/>
          <w:cols w:space="720"/>
        </w:sectPr>
      </w:pPr>
    </w:p>
    <w:p w14:paraId="00DC2294" w14:textId="77777777" w:rsidR="00350CFB" w:rsidRDefault="00350CFB">
      <w:pPr>
        <w:pStyle w:val="a3"/>
        <w:spacing w:before="64"/>
        <w:rPr>
          <w:sz w:val="16"/>
        </w:rPr>
      </w:pPr>
    </w:p>
    <w:p w14:paraId="00DC2295" w14:textId="77777777" w:rsidR="00350CFB" w:rsidRDefault="00283FFF">
      <w:pPr>
        <w:spacing w:before="1"/>
        <w:ind w:right="38"/>
        <w:jc w:val="right"/>
        <w:rPr>
          <w:rFonts w:ascii="Arial"/>
          <w:sz w:val="18"/>
        </w:rPr>
      </w:pPr>
      <w:bookmarkStart w:id="330" w:name="_bookmark110"/>
      <w:bookmarkEnd w:id="330"/>
      <w:r>
        <w:rPr>
          <w:rFonts w:ascii="Arial"/>
          <w:spacing w:val="-4"/>
          <w:w w:val="105"/>
          <w:sz w:val="18"/>
        </w:rPr>
        <w:t>4000</w:t>
      </w:r>
    </w:p>
    <w:p w14:paraId="00DC2296" w14:textId="77777777" w:rsidR="00350CFB" w:rsidRDefault="00283FFF">
      <w:pPr>
        <w:spacing w:before="57"/>
        <w:ind w:left="1110"/>
        <w:rPr>
          <w:rFonts w:ascii="Arial"/>
          <w:sz w:val="18"/>
        </w:rPr>
      </w:pPr>
      <w:r>
        <w:br w:type="column"/>
      </w:r>
      <w:r>
        <w:rPr>
          <w:rFonts w:ascii="Arial"/>
          <w:spacing w:val="-4"/>
          <w:w w:val="105"/>
          <w:sz w:val="18"/>
        </w:rPr>
        <w:t>1750</w:t>
      </w:r>
    </w:p>
    <w:p w14:paraId="00DC2297" w14:textId="77777777" w:rsidR="00350CFB" w:rsidRDefault="00350CFB">
      <w:pPr>
        <w:pStyle w:val="a3"/>
        <w:spacing w:before="18"/>
        <w:rPr>
          <w:rFonts w:ascii="Arial"/>
          <w:sz w:val="16"/>
        </w:rPr>
      </w:pPr>
    </w:p>
    <w:p w14:paraId="00DC2298" w14:textId="77777777" w:rsidR="00350CFB" w:rsidRDefault="00283FFF">
      <w:pPr>
        <w:ind w:left="1110"/>
        <w:rPr>
          <w:rFonts w:ascii="Arial"/>
          <w:sz w:val="18"/>
        </w:rPr>
      </w:pPr>
      <w:r>
        <w:rPr>
          <w:rFonts w:ascii="Arial"/>
          <w:noProof/>
          <w:sz w:val="18"/>
        </w:rPr>
        <mc:AlternateContent>
          <mc:Choice Requires="wpg">
            <w:drawing>
              <wp:anchor distT="0" distB="0" distL="0" distR="0" simplePos="0" relativeHeight="15784448" behindDoc="0" locked="0" layoutInCell="1" allowOverlap="1" wp14:anchorId="00DC27BA" wp14:editId="00DC27BB">
                <wp:simplePos x="0" y="0"/>
                <wp:positionH relativeFrom="page">
                  <wp:posOffset>1637673</wp:posOffset>
                </wp:positionH>
                <wp:positionV relativeFrom="paragraph">
                  <wp:posOffset>-367028</wp:posOffset>
                </wp:positionV>
                <wp:extent cx="2089785" cy="2030730"/>
                <wp:effectExtent l="0" t="0" r="0" b="0"/>
                <wp:wrapNone/>
                <wp:docPr id="728" name="Group 7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89785" cy="2030730"/>
                          <a:chOff x="0" y="0"/>
                          <a:chExt cx="2089785" cy="2030730"/>
                        </a:xfrm>
                      </wpg:grpSpPr>
                      <wps:wsp>
                        <wps:cNvPr id="729" name="Graphic 729"/>
                        <wps:cNvSpPr/>
                        <wps:spPr>
                          <a:xfrm>
                            <a:off x="129721" y="98924"/>
                            <a:ext cx="1862455" cy="1894839"/>
                          </a:xfrm>
                          <a:custGeom>
                            <a:avLst/>
                            <a:gdLst/>
                            <a:ahLst/>
                            <a:cxnLst/>
                            <a:rect l="l" t="t" r="r" b="b"/>
                            <a:pathLst>
                              <a:path w="1862455" h="1894839">
                                <a:moveTo>
                                  <a:pt x="325894" y="1892973"/>
                                </a:moveTo>
                                <a:lnTo>
                                  <a:pt x="279336" y="1892973"/>
                                </a:lnTo>
                                <a:lnTo>
                                  <a:pt x="279336" y="1893392"/>
                                </a:lnTo>
                                <a:lnTo>
                                  <a:pt x="232778" y="1893392"/>
                                </a:lnTo>
                                <a:lnTo>
                                  <a:pt x="232778" y="1892541"/>
                                </a:lnTo>
                                <a:lnTo>
                                  <a:pt x="186220" y="1892541"/>
                                </a:lnTo>
                                <a:lnTo>
                                  <a:pt x="186220" y="1892973"/>
                                </a:lnTo>
                                <a:lnTo>
                                  <a:pt x="139674" y="1892973"/>
                                </a:lnTo>
                                <a:lnTo>
                                  <a:pt x="139674" y="1890852"/>
                                </a:lnTo>
                                <a:lnTo>
                                  <a:pt x="93116" y="1890852"/>
                                </a:lnTo>
                                <a:lnTo>
                                  <a:pt x="93116" y="1891271"/>
                                </a:lnTo>
                                <a:lnTo>
                                  <a:pt x="46558" y="1891271"/>
                                </a:lnTo>
                                <a:lnTo>
                                  <a:pt x="46558" y="0"/>
                                </a:lnTo>
                                <a:lnTo>
                                  <a:pt x="0" y="0"/>
                                </a:lnTo>
                                <a:lnTo>
                                  <a:pt x="0" y="1894662"/>
                                </a:lnTo>
                                <a:lnTo>
                                  <a:pt x="46558" y="1894662"/>
                                </a:lnTo>
                                <a:lnTo>
                                  <a:pt x="93116" y="1894662"/>
                                </a:lnTo>
                                <a:lnTo>
                                  <a:pt x="325894" y="1894662"/>
                                </a:lnTo>
                                <a:lnTo>
                                  <a:pt x="325894" y="1892973"/>
                                </a:lnTo>
                                <a:close/>
                              </a:path>
                              <a:path w="1862455" h="1894839">
                                <a:moveTo>
                                  <a:pt x="605218" y="1894243"/>
                                </a:moveTo>
                                <a:lnTo>
                                  <a:pt x="558660" y="1894243"/>
                                </a:lnTo>
                                <a:lnTo>
                                  <a:pt x="512114" y="1894243"/>
                                </a:lnTo>
                                <a:lnTo>
                                  <a:pt x="512114" y="1893811"/>
                                </a:lnTo>
                                <a:lnTo>
                                  <a:pt x="465556" y="1893811"/>
                                </a:lnTo>
                                <a:lnTo>
                                  <a:pt x="465556" y="1893392"/>
                                </a:lnTo>
                                <a:lnTo>
                                  <a:pt x="418998" y="1893392"/>
                                </a:lnTo>
                                <a:lnTo>
                                  <a:pt x="372440" y="1893392"/>
                                </a:lnTo>
                                <a:lnTo>
                                  <a:pt x="372440" y="1894662"/>
                                </a:lnTo>
                                <a:lnTo>
                                  <a:pt x="418998" y="1894662"/>
                                </a:lnTo>
                                <a:lnTo>
                                  <a:pt x="465556" y="1894662"/>
                                </a:lnTo>
                                <a:lnTo>
                                  <a:pt x="512114" y="1894662"/>
                                </a:lnTo>
                                <a:lnTo>
                                  <a:pt x="558660" y="1894662"/>
                                </a:lnTo>
                                <a:lnTo>
                                  <a:pt x="605218" y="1894662"/>
                                </a:lnTo>
                                <a:lnTo>
                                  <a:pt x="605218" y="1894243"/>
                                </a:lnTo>
                                <a:close/>
                              </a:path>
                              <a:path w="1862455" h="1894839">
                                <a:moveTo>
                                  <a:pt x="837996" y="1893811"/>
                                </a:moveTo>
                                <a:lnTo>
                                  <a:pt x="791438" y="1893811"/>
                                </a:lnTo>
                                <a:lnTo>
                                  <a:pt x="791438" y="1877275"/>
                                </a:lnTo>
                                <a:lnTo>
                                  <a:pt x="744880" y="1877275"/>
                                </a:lnTo>
                                <a:lnTo>
                                  <a:pt x="744880" y="1894662"/>
                                </a:lnTo>
                                <a:lnTo>
                                  <a:pt x="791438" y="1894662"/>
                                </a:lnTo>
                                <a:lnTo>
                                  <a:pt x="837996" y="1894662"/>
                                </a:lnTo>
                                <a:lnTo>
                                  <a:pt x="837996" y="1893811"/>
                                </a:lnTo>
                                <a:close/>
                              </a:path>
                              <a:path w="1862455" h="1894839">
                                <a:moveTo>
                                  <a:pt x="931100" y="1894243"/>
                                </a:moveTo>
                                <a:lnTo>
                                  <a:pt x="884542" y="1894243"/>
                                </a:lnTo>
                                <a:lnTo>
                                  <a:pt x="884542" y="1894662"/>
                                </a:lnTo>
                                <a:lnTo>
                                  <a:pt x="931100" y="1894662"/>
                                </a:lnTo>
                                <a:lnTo>
                                  <a:pt x="931100" y="1894243"/>
                                </a:lnTo>
                                <a:close/>
                              </a:path>
                              <a:path w="1862455" h="1894839">
                                <a:moveTo>
                                  <a:pt x="1256982" y="1894243"/>
                                </a:moveTo>
                                <a:lnTo>
                                  <a:pt x="1210437" y="1894243"/>
                                </a:lnTo>
                                <a:lnTo>
                                  <a:pt x="1210437" y="1894662"/>
                                </a:lnTo>
                                <a:lnTo>
                                  <a:pt x="1256982" y="1894662"/>
                                </a:lnTo>
                                <a:lnTo>
                                  <a:pt x="1256982" y="1894243"/>
                                </a:lnTo>
                                <a:close/>
                              </a:path>
                              <a:path w="1862455" h="1894839">
                                <a:moveTo>
                                  <a:pt x="1862201" y="1894243"/>
                                </a:moveTo>
                                <a:lnTo>
                                  <a:pt x="1815642" y="1894243"/>
                                </a:lnTo>
                                <a:lnTo>
                                  <a:pt x="1815642" y="1894662"/>
                                </a:lnTo>
                                <a:lnTo>
                                  <a:pt x="1862201" y="1894662"/>
                                </a:lnTo>
                                <a:lnTo>
                                  <a:pt x="1862201" y="1894243"/>
                                </a:lnTo>
                                <a:close/>
                              </a:path>
                            </a:pathLst>
                          </a:custGeom>
                          <a:solidFill>
                            <a:srgbClr val="5A4979"/>
                          </a:solidFill>
                        </wps:spPr>
                        <wps:bodyPr wrap="square" lIns="0" tIns="0" rIns="0" bIns="0" rtlCol="0">
                          <a:prstTxWarp prst="textNoShape">
                            <a:avLst/>
                          </a:prstTxWarp>
                          <a:noAutofit/>
                        </wps:bodyPr>
                      </wps:wsp>
                      <wps:wsp>
                        <wps:cNvPr id="730" name="Graphic 730"/>
                        <wps:cNvSpPr/>
                        <wps:spPr>
                          <a:xfrm>
                            <a:off x="177252" y="4185"/>
                            <a:ext cx="1270" cy="1989455"/>
                          </a:xfrm>
                          <a:custGeom>
                            <a:avLst/>
                            <a:gdLst/>
                            <a:ahLst/>
                            <a:cxnLst/>
                            <a:rect l="l" t="t" r="r" b="b"/>
                            <a:pathLst>
                              <a:path h="1989455">
                                <a:moveTo>
                                  <a:pt x="0" y="1989398"/>
                                </a:moveTo>
                                <a:lnTo>
                                  <a:pt x="0" y="0"/>
                                </a:lnTo>
                              </a:path>
                            </a:pathLst>
                          </a:custGeom>
                          <a:ln w="8371">
                            <a:solidFill>
                              <a:srgbClr val="AFAFAF"/>
                            </a:solidFill>
                            <a:prstDash val="solid"/>
                          </a:ln>
                        </wps:spPr>
                        <wps:bodyPr wrap="square" lIns="0" tIns="0" rIns="0" bIns="0" rtlCol="0">
                          <a:prstTxWarp prst="textNoShape">
                            <a:avLst/>
                          </a:prstTxWarp>
                          <a:noAutofit/>
                        </wps:bodyPr>
                      </wps:wsp>
                      <wps:wsp>
                        <wps:cNvPr id="731" name="Graphic 731"/>
                        <wps:cNvSpPr/>
                        <wps:spPr>
                          <a:xfrm>
                            <a:off x="177252" y="1993584"/>
                            <a:ext cx="1270" cy="36830"/>
                          </a:xfrm>
                          <a:custGeom>
                            <a:avLst/>
                            <a:gdLst/>
                            <a:ahLst/>
                            <a:cxnLst/>
                            <a:rect l="l" t="t" r="r" b="b"/>
                            <a:pathLst>
                              <a:path h="36830">
                                <a:moveTo>
                                  <a:pt x="0" y="0"/>
                                </a:moveTo>
                                <a:lnTo>
                                  <a:pt x="0" y="36623"/>
                                </a:lnTo>
                              </a:path>
                            </a:pathLst>
                          </a:custGeom>
                          <a:solidFill>
                            <a:srgbClr val="000000"/>
                          </a:solidFill>
                        </wps:spPr>
                        <wps:bodyPr wrap="square" lIns="0" tIns="0" rIns="0" bIns="0" rtlCol="0">
                          <a:prstTxWarp prst="textNoShape">
                            <a:avLst/>
                          </a:prstTxWarp>
                          <a:noAutofit/>
                        </wps:bodyPr>
                      </wps:wsp>
                      <wps:wsp>
                        <wps:cNvPr id="732" name="Graphic 732"/>
                        <wps:cNvSpPr/>
                        <wps:spPr>
                          <a:xfrm>
                            <a:off x="177252" y="1993584"/>
                            <a:ext cx="1270" cy="36830"/>
                          </a:xfrm>
                          <a:custGeom>
                            <a:avLst/>
                            <a:gdLst/>
                            <a:ahLst/>
                            <a:cxnLst/>
                            <a:rect l="l" t="t" r="r" b="b"/>
                            <a:pathLst>
                              <a:path h="36830">
                                <a:moveTo>
                                  <a:pt x="0" y="0"/>
                                </a:moveTo>
                                <a:lnTo>
                                  <a:pt x="0" y="36623"/>
                                </a:lnTo>
                              </a:path>
                            </a:pathLst>
                          </a:custGeom>
                          <a:ln w="8371">
                            <a:solidFill>
                              <a:srgbClr val="000000"/>
                            </a:solidFill>
                            <a:prstDash val="solid"/>
                          </a:ln>
                        </wps:spPr>
                        <wps:bodyPr wrap="square" lIns="0" tIns="0" rIns="0" bIns="0" rtlCol="0">
                          <a:prstTxWarp prst="textNoShape">
                            <a:avLst/>
                          </a:prstTxWarp>
                          <a:noAutofit/>
                        </wps:bodyPr>
                      </wps:wsp>
                      <wps:wsp>
                        <wps:cNvPr id="733" name="Graphic 733"/>
                        <wps:cNvSpPr/>
                        <wps:spPr>
                          <a:xfrm>
                            <a:off x="756065" y="4185"/>
                            <a:ext cx="1270" cy="1989455"/>
                          </a:xfrm>
                          <a:custGeom>
                            <a:avLst/>
                            <a:gdLst/>
                            <a:ahLst/>
                            <a:cxnLst/>
                            <a:rect l="l" t="t" r="r" b="b"/>
                            <a:pathLst>
                              <a:path h="1989455">
                                <a:moveTo>
                                  <a:pt x="0" y="1989398"/>
                                </a:moveTo>
                                <a:lnTo>
                                  <a:pt x="0" y="0"/>
                                </a:lnTo>
                              </a:path>
                            </a:pathLst>
                          </a:custGeom>
                          <a:ln w="8371">
                            <a:solidFill>
                              <a:srgbClr val="AFAFAF"/>
                            </a:solidFill>
                            <a:prstDash val="solid"/>
                          </a:ln>
                        </wps:spPr>
                        <wps:bodyPr wrap="square" lIns="0" tIns="0" rIns="0" bIns="0" rtlCol="0">
                          <a:prstTxWarp prst="textNoShape">
                            <a:avLst/>
                          </a:prstTxWarp>
                          <a:noAutofit/>
                        </wps:bodyPr>
                      </wps:wsp>
                      <wps:wsp>
                        <wps:cNvPr id="734" name="Graphic 734"/>
                        <wps:cNvSpPr/>
                        <wps:spPr>
                          <a:xfrm>
                            <a:off x="756065" y="1993584"/>
                            <a:ext cx="1270" cy="36830"/>
                          </a:xfrm>
                          <a:custGeom>
                            <a:avLst/>
                            <a:gdLst/>
                            <a:ahLst/>
                            <a:cxnLst/>
                            <a:rect l="l" t="t" r="r" b="b"/>
                            <a:pathLst>
                              <a:path h="36830">
                                <a:moveTo>
                                  <a:pt x="0" y="0"/>
                                </a:moveTo>
                                <a:lnTo>
                                  <a:pt x="0" y="36623"/>
                                </a:lnTo>
                              </a:path>
                            </a:pathLst>
                          </a:custGeom>
                          <a:solidFill>
                            <a:srgbClr val="000000"/>
                          </a:solidFill>
                        </wps:spPr>
                        <wps:bodyPr wrap="square" lIns="0" tIns="0" rIns="0" bIns="0" rtlCol="0">
                          <a:prstTxWarp prst="textNoShape">
                            <a:avLst/>
                          </a:prstTxWarp>
                          <a:noAutofit/>
                        </wps:bodyPr>
                      </wps:wsp>
                      <wps:wsp>
                        <wps:cNvPr id="735" name="Graphic 735"/>
                        <wps:cNvSpPr/>
                        <wps:spPr>
                          <a:xfrm>
                            <a:off x="756065" y="1993584"/>
                            <a:ext cx="1270" cy="36830"/>
                          </a:xfrm>
                          <a:custGeom>
                            <a:avLst/>
                            <a:gdLst/>
                            <a:ahLst/>
                            <a:cxnLst/>
                            <a:rect l="l" t="t" r="r" b="b"/>
                            <a:pathLst>
                              <a:path h="36830">
                                <a:moveTo>
                                  <a:pt x="0" y="0"/>
                                </a:moveTo>
                                <a:lnTo>
                                  <a:pt x="0" y="36623"/>
                                </a:lnTo>
                              </a:path>
                            </a:pathLst>
                          </a:custGeom>
                          <a:ln w="8371">
                            <a:solidFill>
                              <a:srgbClr val="000000"/>
                            </a:solidFill>
                            <a:prstDash val="solid"/>
                          </a:ln>
                        </wps:spPr>
                        <wps:bodyPr wrap="square" lIns="0" tIns="0" rIns="0" bIns="0" rtlCol="0">
                          <a:prstTxWarp prst="textNoShape">
                            <a:avLst/>
                          </a:prstTxWarp>
                          <a:noAutofit/>
                        </wps:bodyPr>
                      </wps:wsp>
                      <wps:wsp>
                        <wps:cNvPr id="736" name="Graphic 736"/>
                        <wps:cNvSpPr/>
                        <wps:spPr>
                          <a:xfrm>
                            <a:off x="1334879" y="4185"/>
                            <a:ext cx="1270" cy="1989455"/>
                          </a:xfrm>
                          <a:custGeom>
                            <a:avLst/>
                            <a:gdLst/>
                            <a:ahLst/>
                            <a:cxnLst/>
                            <a:rect l="l" t="t" r="r" b="b"/>
                            <a:pathLst>
                              <a:path h="1989455">
                                <a:moveTo>
                                  <a:pt x="0" y="1989398"/>
                                </a:moveTo>
                                <a:lnTo>
                                  <a:pt x="0" y="0"/>
                                </a:lnTo>
                              </a:path>
                            </a:pathLst>
                          </a:custGeom>
                          <a:ln w="8371">
                            <a:solidFill>
                              <a:srgbClr val="AFAFAF"/>
                            </a:solidFill>
                            <a:prstDash val="solid"/>
                          </a:ln>
                        </wps:spPr>
                        <wps:bodyPr wrap="square" lIns="0" tIns="0" rIns="0" bIns="0" rtlCol="0">
                          <a:prstTxWarp prst="textNoShape">
                            <a:avLst/>
                          </a:prstTxWarp>
                          <a:noAutofit/>
                        </wps:bodyPr>
                      </wps:wsp>
                      <wps:wsp>
                        <wps:cNvPr id="737" name="Graphic 737"/>
                        <wps:cNvSpPr/>
                        <wps:spPr>
                          <a:xfrm>
                            <a:off x="1334879" y="1993584"/>
                            <a:ext cx="1270" cy="36830"/>
                          </a:xfrm>
                          <a:custGeom>
                            <a:avLst/>
                            <a:gdLst/>
                            <a:ahLst/>
                            <a:cxnLst/>
                            <a:rect l="l" t="t" r="r" b="b"/>
                            <a:pathLst>
                              <a:path h="36830">
                                <a:moveTo>
                                  <a:pt x="0" y="0"/>
                                </a:moveTo>
                                <a:lnTo>
                                  <a:pt x="0" y="36623"/>
                                </a:lnTo>
                              </a:path>
                            </a:pathLst>
                          </a:custGeom>
                          <a:solidFill>
                            <a:srgbClr val="000000"/>
                          </a:solidFill>
                        </wps:spPr>
                        <wps:bodyPr wrap="square" lIns="0" tIns="0" rIns="0" bIns="0" rtlCol="0">
                          <a:prstTxWarp prst="textNoShape">
                            <a:avLst/>
                          </a:prstTxWarp>
                          <a:noAutofit/>
                        </wps:bodyPr>
                      </wps:wsp>
                      <wps:wsp>
                        <wps:cNvPr id="738" name="Graphic 738"/>
                        <wps:cNvSpPr/>
                        <wps:spPr>
                          <a:xfrm>
                            <a:off x="1334879" y="1993584"/>
                            <a:ext cx="1270" cy="36830"/>
                          </a:xfrm>
                          <a:custGeom>
                            <a:avLst/>
                            <a:gdLst/>
                            <a:ahLst/>
                            <a:cxnLst/>
                            <a:rect l="l" t="t" r="r" b="b"/>
                            <a:pathLst>
                              <a:path h="36830">
                                <a:moveTo>
                                  <a:pt x="0" y="0"/>
                                </a:moveTo>
                                <a:lnTo>
                                  <a:pt x="0" y="36623"/>
                                </a:lnTo>
                              </a:path>
                            </a:pathLst>
                          </a:custGeom>
                          <a:ln w="8371">
                            <a:solidFill>
                              <a:srgbClr val="000000"/>
                            </a:solidFill>
                            <a:prstDash val="solid"/>
                          </a:ln>
                        </wps:spPr>
                        <wps:bodyPr wrap="square" lIns="0" tIns="0" rIns="0" bIns="0" rtlCol="0">
                          <a:prstTxWarp prst="textNoShape">
                            <a:avLst/>
                          </a:prstTxWarp>
                          <a:noAutofit/>
                        </wps:bodyPr>
                      </wps:wsp>
                      <wps:wsp>
                        <wps:cNvPr id="739" name="Graphic 739"/>
                        <wps:cNvSpPr/>
                        <wps:spPr>
                          <a:xfrm>
                            <a:off x="1913692" y="4185"/>
                            <a:ext cx="1270" cy="1989455"/>
                          </a:xfrm>
                          <a:custGeom>
                            <a:avLst/>
                            <a:gdLst/>
                            <a:ahLst/>
                            <a:cxnLst/>
                            <a:rect l="l" t="t" r="r" b="b"/>
                            <a:pathLst>
                              <a:path h="1989455">
                                <a:moveTo>
                                  <a:pt x="0" y="1989398"/>
                                </a:moveTo>
                                <a:lnTo>
                                  <a:pt x="0" y="0"/>
                                </a:lnTo>
                              </a:path>
                            </a:pathLst>
                          </a:custGeom>
                          <a:ln w="8371">
                            <a:solidFill>
                              <a:srgbClr val="AFAFAF"/>
                            </a:solidFill>
                            <a:prstDash val="solid"/>
                          </a:ln>
                        </wps:spPr>
                        <wps:bodyPr wrap="square" lIns="0" tIns="0" rIns="0" bIns="0" rtlCol="0">
                          <a:prstTxWarp prst="textNoShape">
                            <a:avLst/>
                          </a:prstTxWarp>
                          <a:noAutofit/>
                        </wps:bodyPr>
                      </wps:wsp>
                      <wps:wsp>
                        <wps:cNvPr id="740" name="Graphic 740"/>
                        <wps:cNvSpPr/>
                        <wps:spPr>
                          <a:xfrm>
                            <a:off x="1913692" y="1993584"/>
                            <a:ext cx="1270" cy="36830"/>
                          </a:xfrm>
                          <a:custGeom>
                            <a:avLst/>
                            <a:gdLst/>
                            <a:ahLst/>
                            <a:cxnLst/>
                            <a:rect l="l" t="t" r="r" b="b"/>
                            <a:pathLst>
                              <a:path h="36830">
                                <a:moveTo>
                                  <a:pt x="0" y="0"/>
                                </a:moveTo>
                                <a:lnTo>
                                  <a:pt x="0" y="36623"/>
                                </a:lnTo>
                              </a:path>
                            </a:pathLst>
                          </a:custGeom>
                          <a:solidFill>
                            <a:srgbClr val="000000"/>
                          </a:solidFill>
                        </wps:spPr>
                        <wps:bodyPr wrap="square" lIns="0" tIns="0" rIns="0" bIns="0" rtlCol="0">
                          <a:prstTxWarp prst="textNoShape">
                            <a:avLst/>
                          </a:prstTxWarp>
                          <a:noAutofit/>
                        </wps:bodyPr>
                      </wps:wsp>
                      <wps:wsp>
                        <wps:cNvPr id="741" name="Graphic 741"/>
                        <wps:cNvSpPr/>
                        <wps:spPr>
                          <a:xfrm>
                            <a:off x="1913692" y="1993584"/>
                            <a:ext cx="1270" cy="36830"/>
                          </a:xfrm>
                          <a:custGeom>
                            <a:avLst/>
                            <a:gdLst/>
                            <a:ahLst/>
                            <a:cxnLst/>
                            <a:rect l="l" t="t" r="r" b="b"/>
                            <a:pathLst>
                              <a:path h="36830">
                                <a:moveTo>
                                  <a:pt x="0" y="0"/>
                                </a:moveTo>
                                <a:lnTo>
                                  <a:pt x="0" y="36623"/>
                                </a:lnTo>
                              </a:path>
                            </a:pathLst>
                          </a:custGeom>
                          <a:ln w="8371">
                            <a:solidFill>
                              <a:srgbClr val="000000"/>
                            </a:solidFill>
                            <a:prstDash val="solid"/>
                          </a:ln>
                        </wps:spPr>
                        <wps:bodyPr wrap="square" lIns="0" tIns="0" rIns="0" bIns="0" rtlCol="0">
                          <a:prstTxWarp prst="textNoShape">
                            <a:avLst/>
                          </a:prstTxWarp>
                          <a:noAutofit/>
                        </wps:bodyPr>
                      </wps:wsp>
                      <wps:wsp>
                        <wps:cNvPr id="742" name="Graphic 742"/>
                        <wps:cNvSpPr/>
                        <wps:spPr>
                          <a:xfrm>
                            <a:off x="36623" y="1993584"/>
                            <a:ext cx="2048510" cy="1270"/>
                          </a:xfrm>
                          <a:custGeom>
                            <a:avLst/>
                            <a:gdLst/>
                            <a:ahLst/>
                            <a:cxnLst/>
                            <a:rect l="l" t="t" r="r" b="b"/>
                            <a:pathLst>
                              <a:path w="2048510">
                                <a:moveTo>
                                  <a:pt x="0" y="0"/>
                                </a:moveTo>
                                <a:lnTo>
                                  <a:pt x="2048415" y="0"/>
                                </a:lnTo>
                              </a:path>
                            </a:pathLst>
                          </a:custGeom>
                          <a:ln w="8371">
                            <a:solidFill>
                              <a:srgbClr val="AFAFAF"/>
                            </a:solidFill>
                            <a:prstDash val="solid"/>
                          </a:ln>
                        </wps:spPr>
                        <wps:bodyPr wrap="square" lIns="0" tIns="0" rIns="0" bIns="0" rtlCol="0">
                          <a:prstTxWarp prst="textNoShape">
                            <a:avLst/>
                          </a:prstTxWarp>
                          <a:noAutofit/>
                        </wps:bodyPr>
                      </wps:wsp>
                      <wps:wsp>
                        <wps:cNvPr id="743" name="Graphic 743"/>
                        <wps:cNvSpPr/>
                        <wps:spPr>
                          <a:xfrm>
                            <a:off x="0" y="1993584"/>
                            <a:ext cx="36830" cy="1270"/>
                          </a:xfrm>
                          <a:custGeom>
                            <a:avLst/>
                            <a:gdLst/>
                            <a:ahLst/>
                            <a:cxnLst/>
                            <a:rect l="l" t="t" r="r" b="b"/>
                            <a:pathLst>
                              <a:path w="36830">
                                <a:moveTo>
                                  <a:pt x="36623" y="0"/>
                                </a:moveTo>
                                <a:lnTo>
                                  <a:pt x="0" y="0"/>
                                </a:lnTo>
                              </a:path>
                            </a:pathLst>
                          </a:custGeom>
                          <a:solidFill>
                            <a:srgbClr val="000000"/>
                          </a:solidFill>
                        </wps:spPr>
                        <wps:bodyPr wrap="square" lIns="0" tIns="0" rIns="0" bIns="0" rtlCol="0">
                          <a:prstTxWarp prst="textNoShape">
                            <a:avLst/>
                          </a:prstTxWarp>
                          <a:noAutofit/>
                        </wps:bodyPr>
                      </wps:wsp>
                      <wps:wsp>
                        <wps:cNvPr id="744" name="Graphic 744"/>
                        <wps:cNvSpPr/>
                        <wps:spPr>
                          <a:xfrm>
                            <a:off x="0" y="1993584"/>
                            <a:ext cx="36830" cy="1270"/>
                          </a:xfrm>
                          <a:custGeom>
                            <a:avLst/>
                            <a:gdLst/>
                            <a:ahLst/>
                            <a:cxnLst/>
                            <a:rect l="l" t="t" r="r" b="b"/>
                            <a:pathLst>
                              <a:path w="36830">
                                <a:moveTo>
                                  <a:pt x="36623" y="0"/>
                                </a:moveTo>
                                <a:lnTo>
                                  <a:pt x="0" y="0"/>
                                </a:lnTo>
                              </a:path>
                            </a:pathLst>
                          </a:custGeom>
                          <a:ln w="8371">
                            <a:solidFill>
                              <a:srgbClr val="000000"/>
                            </a:solidFill>
                            <a:prstDash val="solid"/>
                          </a:ln>
                        </wps:spPr>
                        <wps:bodyPr wrap="square" lIns="0" tIns="0" rIns="0" bIns="0" rtlCol="0">
                          <a:prstTxWarp prst="textNoShape">
                            <a:avLst/>
                          </a:prstTxWarp>
                          <a:noAutofit/>
                        </wps:bodyPr>
                      </wps:wsp>
                      <wps:wsp>
                        <wps:cNvPr id="745" name="Graphic 745"/>
                        <wps:cNvSpPr/>
                        <wps:spPr>
                          <a:xfrm>
                            <a:off x="36623" y="1569342"/>
                            <a:ext cx="2048510" cy="1270"/>
                          </a:xfrm>
                          <a:custGeom>
                            <a:avLst/>
                            <a:gdLst/>
                            <a:ahLst/>
                            <a:cxnLst/>
                            <a:rect l="l" t="t" r="r" b="b"/>
                            <a:pathLst>
                              <a:path w="2048510">
                                <a:moveTo>
                                  <a:pt x="0" y="0"/>
                                </a:moveTo>
                                <a:lnTo>
                                  <a:pt x="2048415" y="0"/>
                                </a:lnTo>
                              </a:path>
                            </a:pathLst>
                          </a:custGeom>
                          <a:ln w="8371">
                            <a:solidFill>
                              <a:srgbClr val="AFAFAF"/>
                            </a:solidFill>
                            <a:prstDash val="solid"/>
                          </a:ln>
                        </wps:spPr>
                        <wps:bodyPr wrap="square" lIns="0" tIns="0" rIns="0" bIns="0" rtlCol="0">
                          <a:prstTxWarp prst="textNoShape">
                            <a:avLst/>
                          </a:prstTxWarp>
                          <a:noAutofit/>
                        </wps:bodyPr>
                      </wps:wsp>
                      <wps:wsp>
                        <wps:cNvPr id="746" name="Graphic 746"/>
                        <wps:cNvSpPr/>
                        <wps:spPr>
                          <a:xfrm>
                            <a:off x="0" y="1569342"/>
                            <a:ext cx="36830" cy="1270"/>
                          </a:xfrm>
                          <a:custGeom>
                            <a:avLst/>
                            <a:gdLst/>
                            <a:ahLst/>
                            <a:cxnLst/>
                            <a:rect l="l" t="t" r="r" b="b"/>
                            <a:pathLst>
                              <a:path w="36830">
                                <a:moveTo>
                                  <a:pt x="36623" y="0"/>
                                </a:moveTo>
                                <a:lnTo>
                                  <a:pt x="0" y="0"/>
                                </a:lnTo>
                              </a:path>
                            </a:pathLst>
                          </a:custGeom>
                          <a:solidFill>
                            <a:srgbClr val="000000"/>
                          </a:solidFill>
                        </wps:spPr>
                        <wps:bodyPr wrap="square" lIns="0" tIns="0" rIns="0" bIns="0" rtlCol="0">
                          <a:prstTxWarp prst="textNoShape">
                            <a:avLst/>
                          </a:prstTxWarp>
                          <a:noAutofit/>
                        </wps:bodyPr>
                      </wps:wsp>
                      <wps:wsp>
                        <wps:cNvPr id="747" name="Graphic 747"/>
                        <wps:cNvSpPr/>
                        <wps:spPr>
                          <a:xfrm>
                            <a:off x="0" y="1569342"/>
                            <a:ext cx="36830" cy="1270"/>
                          </a:xfrm>
                          <a:custGeom>
                            <a:avLst/>
                            <a:gdLst/>
                            <a:ahLst/>
                            <a:cxnLst/>
                            <a:rect l="l" t="t" r="r" b="b"/>
                            <a:pathLst>
                              <a:path w="36830">
                                <a:moveTo>
                                  <a:pt x="36623" y="0"/>
                                </a:moveTo>
                                <a:lnTo>
                                  <a:pt x="0" y="0"/>
                                </a:lnTo>
                              </a:path>
                            </a:pathLst>
                          </a:custGeom>
                          <a:ln w="8371">
                            <a:solidFill>
                              <a:srgbClr val="000000"/>
                            </a:solidFill>
                            <a:prstDash val="solid"/>
                          </a:ln>
                        </wps:spPr>
                        <wps:bodyPr wrap="square" lIns="0" tIns="0" rIns="0" bIns="0" rtlCol="0">
                          <a:prstTxWarp prst="textNoShape">
                            <a:avLst/>
                          </a:prstTxWarp>
                          <a:noAutofit/>
                        </wps:bodyPr>
                      </wps:wsp>
                      <wps:wsp>
                        <wps:cNvPr id="748" name="Graphic 748"/>
                        <wps:cNvSpPr/>
                        <wps:spPr>
                          <a:xfrm>
                            <a:off x="36623" y="1145100"/>
                            <a:ext cx="2048510" cy="1270"/>
                          </a:xfrm>
                          <a:custGeom>
                            <a:avLst/>
                            <a:gdLst/>
                            <a:ahLst/>
                            <a:cxnLst/>
                            <a:rect l="l" t="t" r="r" b="b"/>
                            <a:pathLst>
                              <a:path w="2048510">
                                <a:moveTo>
                                  <a:pt x="0" y="0"/>
                                </a:moveTo>
                                <a:lnTo>
                                  <a:pt x="2048415" y="0"/>
                                </a:lnTo>
                              </a:path>
                            </a:pathLst>
                          </a:custGeom>
                          <a:ln w="8371">
                            <a:solidFill>
                              <a:srgbClr val="AFAFAF"/>
                            </a:solidFill>
                            <a:prstDash val="solid"/>
                          </a:ln>
                        </wps:spPr>
                        <wps:bodyPr wrap="square" lIns="0" tIns="0" rIns="0" bIns="0" rtlCol="0">
                          <a:prstTxWarp prst="textNoShape">
                            <a:avLst/>
                          </a:prstTxWarp>
                          <a:noAutofit/>
                        </wps:bodyPr>
                      </wps:wsp>
                      <wps:wsp>
                        <wps:cNvPr id="749" name="Graphic 749"/>
                        <wps:cNvSpPr/>
                        <wps:spPr>
                          <a:xfrm>
                            <a:off x="0" y="1145100"/>
                            <a:ext cx="36830" cy="1270"/>
                          </a:xfrm>
                          <a:custGeom>
                            <a:avLst/>
                            <a:gdLst/>
                            <a:ahLst/>
                            <a:cxnLst/>
                            <a:rect l="l" t="t" r="r" b="b"/>
                            <a:pathLst>
                              <a:path w="36830">
                                <a:moveTo>
                                  <a:pt x="36623" y="0"/>
                                </a:moveTo>
                                <a:lnTo>
                                  <a:pt x="0" y="0"/>
                                </a:lnTo>
                              </a:path>
                            </a:pathLst>
                          </a:custGeom>
                          <a:solidFill>
                            <a:srgbClr val="000000"/>
                          </a:solidFill>
                        </wps:spPr>
                        <wps:bodyPr wrap="square" lIns="0" tIns="0" rIns="0" bIns="0" rtlCol="0">
                          <a:prstTxWarp prst="textNoShape">
                            <a:avLst/>
                          </a:prstTxWarp>
                          <a:noAutofit/>
                        </wps:bodyPr>
                      </wps:wsp>
                      <wps:wsp>
                        <wps:cNvPr id="750" name="Graphic 750"/>
                        <wps:cNvSpPr/>
                        <wps:spPr>
                          <a:xfrm>
                            <a:off x="0" y="1145100"/>
                            <a:ext cx="36830" cy="1270"/>
                          </a:xfrm>
                          <a:custGeom>
                            <a:avLst/>
                            <a:gdLst/>
                            <a:ahLst/>
                            <a:cxnLst/>
                            <a:rect l="l" t="t" r="r" b="b"/>
                            <a:pathLst>
                              <a:path w="36830">
                                <a:moveTo>
                                  <a:pt x="36623" y="0"/>
                                </a:moveTo>
                                <a:lnTo>
                                  <a:pt x="0" y="0"/>
                                </a:lnTo>
                              </a:path>
                            </a:pathLst>
                          </a:custGeom>
                          <a:ln w="8371">
                            <a:solidFill>
                              <a:srgbClr val="000000"/>
                            </a:solidFill>
                            <a:prstDash val="solid"/>
                          </a:ln>
                        </wps:spPr>
                        <wps:bodyPr wrap="square" lIns="0" tIns="0" rIns="0" bIns="0" rtlCol="0">
                          <a:prstTxWarp prst="textNoShape">
                            <a:avLst/>
                          </a:prstTxWarp>
                          <a:noAutofit/>
                        </wps:bodyPr>
                      </wps:wsp>
                      <wps:wsp>
                        <wps:cNvPr id="751" name="Graphic 751"/>
                        <wps:cNvSpPr/>
                        <wps:spPr>
                          <a:xfrm>
                            <a:off x="36623" y="720857"/>
                            <a:ext cx="2048510" cy="1270"/>
                          </a:xfrm>
                          <a:custGeom>
                            <a:avLst/>
                            <a:gdLst/>
                            <a:ahLst/>
                            <a:cxnLst/>
                            <a:rect l="l" t="t" r="r" b="b"/>
                            <a:pathLst>
                              <a:path w="2048510">
                                <a:moveTo>
                                  <a:pt x="0" y="0"/>
                                </a:moveTo>
                                <a:lnTo>
                                  <a:pt x="2048415" y="0"/>
                                </a:lnTo>
                              </a:path>
                            </a:pathLst>
                          </a:custGeom>
                          <a:ln w="8371">
                            <a:solidFill>
                              <a:srgbClr val="AFAFAF"/>
                            </a:solidFill>
                            <a:prstDash val="solid"/>
                          </a:ln>
                        </wps:spPr>
                        <wps:bodyPr wrap="square" lIns="0" tIns="0" rIns="0" bIns="0" rtlCol="0">
                          <a:prstTxWarp prst="textNoShape">
                            <a:avLst/>
                          </a:prstTxWarp>
                          <a:noAutofit/>
                        </wps:bodyPr>
                      </wps:wsp>
                      <wps:wsp>
                        <wps:cNvPr id="752" name="Graphic 752"/>
                        <wps:cNvSpPr/>
                        <wps:spPr>
                          <a:xfrm>
                            <a:off x="0" y="720857"/>
                            <a:ext cx="36830" cy="1270"/>
                          </a:xfrm>
                          <a:custGeom>
                            <a:avLst/>
                            <a:gdLst/>
                            <a:ahLst/>
                            <a:cxnLst/>
                            <a:rect l="l" t="t" r="r" b="b"/>
                            <a:pathLst>
                              <a:path w="36830">
                                <a:moveTo>
                                  <a:pt x="36623" y="0"/>
                                </a:moveTo>
                                <a:lnTo>
                                  <a:pt x="0" y="0"/>
                                </a:lnTo>
                              </a:path>
                            </a:pathLst>
                          </a:custGeom>
                          <a:solidFill>
                            <a:srgbClr val="000000"/>
                          </a:solidFill>
                        </wps:spPr>
                        <wps:bodyPr wrap="square" lIns="0" tIns="0" rIns="0" bIns="0" rtlCol="0">
                          <a:prstTxWarp prst="textNoShape">
                            <a:avLst/>
                          </a:prstTxWarp>
                          <a:noAutofit/>
                        </wps:bodyPr>
                      </wps:wsp>
                      <wps:wsp>
                        <wps:cNvPr id="753" name="Graphic 753"/>
                        <wps:cNvSpPr/>
                        <wps:spPr>
                          <a:xfrm>
                            <a:off x="0" y="720857"/>
                            <a:ext cx="36830" cy="1270"/>
                          </a:xfrm>
                          <a:custGeom>
                            <a:avLst/>
                            <a:gdLst/>
                            <a:ahLst/>
                            <a:cxnLst/>
                            <a:rect l="l" t="t" r="r" b="b"/>
                            <a:pathLst>
                              <a:path w="36830">
                                <a:moveTo>
                                  <a:pt x="36623" y="0"/>
                                </a:moveTo>
                                <a:lnTo>
                                  <a:pt x="0" y="0"/>
                                </a:lnTo>
                              </a:path>
                            </a:pathLst>
                          </a:custGeom>
                          <a:ln w="8371">
                            <a:solidFill>
                              <a:srgbClr val="000000"/>
                            </a:solidFill>
                            <a:prstDash val="solid"/>
                          </a:ln>
                        </wps:spPr>
                        <wps:bodyPr wrap="square" lIns="0" tIns="0" rIns="0" bIns="0" rtlCol="0">
                          <a:prstTxWarp prst="textNoShape">
                            <a:avLst/>
                          </a:prstTxWarp>
                          <a:noAutofit/>
                        </wps:bodyPr>
                      </wps:wsp>
                      <wps:wsp>
                        <wps:cNvPr id="754" name="Graphic 754"/>
                        <wps:cNvSpPr/>
                        <wps:spPr>
                          <a:xfrm>
                            <a:off x="36623" y="296615"/>
                            <a:ext cx="2048510" cy="1270"/>
                          </a:xfrm>
                          <a:custGeom>
                            <a:avLst/>
                            <a:gdLst/>
                            <a:ahLst/>
                            <a:cxnLst/>
                            <a:rect l="l" t="t" r="r" b="b"/>
                            <a:pathLst>
                              <a:path w="2048510">
                                <a:moveTo>
                                  <a:pt x="0" y="0"/>
                                </a:moveTo>
                                <a:lnTo>
                                  <a:pt x="2048415" y="0"/>
                                </a:lnTo>
                              </a:path>
                            </a:pathLst>
                          </a:custGeom>
                          <a:ln w="8371">
                            <a:solidFill>
                              <a:srgbClr val="AFAFAF"/>
                            </a:solidFill>
                            <a:prstDash val="solid"/>
                          </a:ln>
                        </wps:spPr>
                        <wps:bodyPr wrap="square" lIns="0" tIns="0" rIns="0" bIns="0" rtlCol="0">
                          <a:prstTxWarp prst="textNoShape">
                            <a:avLst/>
                          </a:prstTxWarp>
                          <a:noAutofit/>
                        </wps:bodyPr>
                      </wps:wsp>
                      <wps:wsp>
                        <wps:cNvPr id="755" name="Graphic 755"/>
                        <wps:cNvSpPr/>
                        <wps:spPr>
                          <a:xfrm>
                            <a:off x="0" y="296615"/>
                            <a:ext cx="36830" cy="1270"/>
                          </a:xfrm>
                          <a:custGeom>
                            <a:avLst/>
                            <a:gdLst/>
                            <a:ahLst/>
                            <a:cxnLst/>
                            <a:rect l="l" t="t" r="r" b="b"/>
                            <a:pathLst>
                              <a:path w="36830">
                                <a:moveTo>
                                  <a:pt x="36623" y="0"/>
                                </a:moveTo>
                                <a:lnTo>
                                  <a:pt x="0" y="0"/>
                                </a:lnTo>
                              </a:path>
                            </a:pathLst>
                          </a:custGeom>
                          <a:solidFill>
                            <a:srgbClr val="000000"/>
                          </a:solidFill>
                        </wps:spPr>
                        <wps:bodyPr wrap="square" lIns="0" tIns="0" rIns="0" bIns="0" rtlCol="0">
                          <a:prstTxWarp prst="textNoShape">
                            <a:avLst/>
                          </a:prstTxWarp>
                          <a:noAutofit/>
                        </wps:bodyPr>
                      </wps:wsp>
                      <wps:wsp>
                        <wps:cNvPr id="756" name="Graphic 756"/>
                        <wps:cNvSpPr/>
                        <wps:spPr>
                          <a:xfrm>
                            <a:off x="0" y="296615"/>
                            <a:ext cx="36830" cy="1270"/>
                          </a:xfrm>
                          <a:custGeom>
                            <a:avLst/>
                            <a:gdLst/>
                            <a:ahLst/>
                            <a:cxnLst/>
                            <a:rect l="l" t="t" r="r" b="b"/>
                            <a:pathLst>
                              <a:path w="36830">
                                <a:moveTo>
                                  <a:pt x="36623" y="0"/>
                                </a:moveTo>
                                <a:lnTo>
                                  <a:pt x="0" y="0"/>
                                </a:lnTo>
                              </a:path>
                            </a:pathLst>
                          </a:custGeom>
                          <a:ln w="8371">
                            <a:solidFill>
                              <a:srgbClr val="000000"/>
                            </a:solidFill>
                            <a:prstDash val="solid"/>
                          </a:ln>
                        </wps:spPr>
                        <wps:bodyPr wrap="square" lIns="0" tIns="0" rIns="0" bIns="0" rtlCol="0">
                          <a:prstTxWarp prst="textNoShape">
                            <a:avLst/>
                          </a:prstTxWarp>
                          <a:noAutofit/>
                        </wps:bodyPr>
                      </wps:wsp>
                      <wps:wsp>
                        <wps:cNvPr id="757" name="Graphic 757"/>
                        <wps:cNvSpPr/>
                        <wps:spPr>
                          <a:xfrm>
                            <a:off x="36623" y="4185"/>
                            <a:ext cx="2048510" cy="1989455"/>
                          </a:xfrm>
                          <a:custGeom>
                            <a:avLst/>
                            <a:gdLst/>
                            <a:ahLst/>
                            <a:cxnLst/>
                            <a:rect l="l" t="t" r="r" b="b"/>
                            <a:pathLst>
                              <a:path w="2048510" h="1989455">
                                <a:moveTo>
                                  <a:pt x="0" y="1989398"/>
                                </a:moveTo>
                                <a:lnTo>
                                  <a:pt x="0" y="0"/>
                                </a:lnTo>
                              </a:path>
                              <a:path w="2048510" h="1989455">
                                <a:moveTo>
                                  <a:pt x="2048415" y="1989398"/>
                                </a:moveTo>
                                <a:lnTo>
                                  <a:pt x="2048415" y="0"/>
                                </a:lnTo>
                              </a:path>
                              <a:path w="2048510" h="1989455">
                                <a:moveTo>
                                  <a:pt x="0" y="1989398"/>
                                </a:moveTo>
                                <a:lnTo>
                                  <a:pt x="2048415" y="1989398"/>
                                </a:lnTo>
                              </a:path>
                              <a:path w="2048510" h="1989455">
                                <a:moveTo>
                                  <a:pt x="0" y="0"/>
                                </a:moveTo>
                                <a:lnTo>
                                  <a:pt x="2048415" y="0"/>
                                </a:lnTo>
                              </a:path>
                            </a:pathLst>
                          </a:custGeom>
                          <a:ln w="8371">
                            <a:solidFill>
                              <a:srgbClr val="000000"/>
                            </a:solidFill>
                            <a:prstDash val="solid"/>
                          </a:ln>
                        </wps:spPr>
                        <wps:bodyPr wrap="square" lIns="0" tIns="0" rIns="0" bIns="0" rtlCol="0">
                          <a:prstTxWarp prst="textNoShape">
                            <a:avLst/>
                          </a:prstTxWarp>
                          <a:noAutofit/>
                        </wps:bodyPr>
                      </wps:wsp>
                      <wps:wsp>
                        <wps:cNvPr id="758" name="Textbox 758"/>
                        <wps:cNvSpPr txBox="1"/>
                        <wps:spPr>
                          <a:xfrm>
                            <a:off x="1329908" y="103590"/>
                            <a:ext cx="726440" cy="95885"/>
                          </a:xfrm>
                          <a:prstGeom prst="rect">
                            <a:avLst/>
                          </a:prstGeom>
                        </wps:spPr>
                        <wps:txbx>
                          <w:txbxContent>
                            <w:p w14:paraId="00DC288E" w14:textId="77777777" w:rsidR="00350CFB" w:rsidRDefault="00283FFF">
                              <w:pPr>
                                <w:spacing w:line="151" w:lineRule="exact"/>
                                <w:rPr>
                                  <w:rFonts w:ascii="Arial"/>
                                  <w:sz w:val="18"/>
                                </w:rPr>
                              </w:pPr>
                              <w:r>
                                <w:rPr>
                                  <w:rFonts w:ascii="Arial"/>
                                  <w:spacing w:val="-2"/>
                                  <w:sz w:val="18"/>
                                </w:rPr>
                                <w:t>EndorseRank</w:t>
                              </w:r>
                            </w:p>
                          </w:txbxContent>
                        </wps:txbx>
                        <wps:bodyPr wrap="square" lIns="0" tIns="0" rIns="0" bIns="0" rtlCol="0">
                          <a:noAutofit/>
                        </wps:bodyPr>
                      </wps:wsp>
                    </wpg:wgp>
                  </a:graphicData>
                </a:graphic>
              </wp:anchor>
            </w:drawing>
          </mc:Choice>
          <mc:Fallback>
            <w:pict>
              <v:group w14:anchorId="00DC27BA" id="Group 728" o:spid="_x0000_s1328" style="position:absolute;left:0;text-align:left;margin-left:128.95pt;margin-top:-28.9pt;width:164.55pt;height:159.9pt;z-index:15784448;mso-wrap-distance-left:0;mso-wrap-distance-right:0;mso-position-horizontal-relative:page;mso-position-vertical-relative:text" coordsize="20897,203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">
                <v:shape id="Graphic 729" o:spid="_x0000_s1329" style="position:absolute;left:1297;top:989;width:18624;height:18948;visibility:visible;mso-wrap-style:square;v-text-anchor:top" coordsize="1862455,1894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" path="m325894,1892973r-46558,l279336,1893392r-46558,l232778,1892541r-46558,l186220,1892973r-46546,l139674,1890852r-46558,l93116,1891271r-46558,l46558,,,,,1894662r46558,l93116,1894662r232778,l325894,1892973xem605218,1894243r-46558,l512114,1894243r,-432l465556,1893811r,-419l418998,1893392r-46558,l372440,1894662r46558,l465556,1894662r46558,l558660,1894662r46558,l605218,1894243xem837996,1893811r-46558,l791438,1877275r-46558,l744880,1894662r46558,l837996,1894662r,-851xem931100,1894243r-46558,l884542,1894662r46558,l931100,1894243xem1256982,1894243r-46545,l1210437,1894662r46545,l1256982,1894243xem1862201,1894243r-46559,l1815642,1894662r46559,l1862201,1894243xe" fillcolor="#5a4979" stroked="f">
                  <v:path arrowok="t"/>
                </v:shape>
                <v:shape id="Graphic 730" o:spid="_x0000_s1330" style="position:absolute;left:1772;top:41;width:13;height:19895;visibility:visible;mso-wrap-style:square;v-text-anchor:top" coordsize="1270,1989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" path="m,1989398l,e" filled="f" strokecolor="#afafaf" strokeweight=".23253mm">
                  <v:path arrowok="t"/>
                </v:shape>
                <v:shape id="Graphic 731" o:spid="_x0000_s1331" style="position:absolute;left:1772;top:19935;width:13;height:369;visibility:visible;mso-wrap-style:square;v-text-anchor:top" coordsize="127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" path="m,l,36623e" fillcolor="black" stroked="f">
                  <v:path arrowok="t"/>
                </v:shape>
                <v:shape id="Graphic 732" o:spid="_x0000_s1332" style="position:absolute;left:1772;top:19935;width:13;height:369;visibility:visible;mso-wrap-style:square;v-text-anchor:top" coordsize="127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" path="m,l,36623e" filled="f" strokeweight=".23253mm">
                  <v:path arrowok="t"/>
                </v:shape>
                <v:shape id="Graphic 733" o:spid="_x0000_s1333" style="position:absolute;left:7560;top:41;width:13;height:19895;visibility:visible;mso-wrap-style:square;v-text-anchor:top" coordsize="1270,1989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" path="m,1989398l,e" filled="f" strokecolor="#afafaf" strokeweight=".23253mm">
                  <v:path arrowok="t"/>
                </v:shape>
                <v:shape id="Graphic 734" o:spid="_x0000_s1334" style="position:absolute;left:7560;top:19935;width:13;height:369;visibility:visible;mso-wrap-style:square;v-text-anchor:top" coordsize="127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" path="m,l,36623e" fillcolor="black" stroked="f">
                  <v:path arrowok="t"/>
                </v:shape>
                <v:shape id="Graphic 735" o:spid="_x0000_s1335" style="position:absolute;left:7560;top:19935;width:13;height:369;visibility:visible;mso-wrap-style:square;v-text-anchor:top" coordsize="127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" path="m,l,36623e" filled="f" strokeweight=".23253mm">
                  <v:path arrowok="t"/>
                </v:shape>
                <v:shape id="Graphic 736" o:spid="_x0000_s1336" style="position:absolute;left:13348;top:41;width:13;height:19895;visibility:visible;mso-wrap-style:square;v-text-anchor:top" coordsize="1270,1989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" path="m,1989398l,e" filled="f" strokecolor="#afafaf" strokeweight=".23253mm">
                  <v:path arrowok="t"/>
                </v:shape>
                <v:shape id="Graphic 737" o:spid="_x0000_s1337" style="position:absolute;left:13348;top:19935;width:13;height:369;visibility:visible;mso-wrap-style:square;v-text-anchor:top" coordsize="127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" path="m,l,36623e" fillcolor="black" stroked="f">
                  <v:path arrowok="t"/>
                </v:shape>
                <v:shape id="Graphic 738" o:spid="_x0000_s1338" style="position:absolute;left:13348;top:19935;width:13;height:369;visibility:visible;mso-wrap-style:square;v-text-anchor:top" coordsize="127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" path="m,l,36623e" filled="f" strokeweight=".23253mm">
                  <v:path arrowok="t"/>
                </v:shape>
                <v:shape id="Graphic 739" o:spid="_x0000_s1339" style="position:absolute;left:19136;top:41;width:13;height:19895;visibility:visible;mso-wrap-style:square;v-text-anchor:top" coordsize="1270,1989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" path="m,1989398l,e" filled="f" strokecolor="#afafaf" strokeweight=".23253mm">
                  <v:path arrowok="t"/>
                </v:shape>
                <v:shape id="Graphic 740" o:spid="_x0000_s1340" style="position:absolute;left:19136;top:19935;width:13;height:369;visibility:visible;mso-wrap-style:square;v-text-anchor:top" coordsize="127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" path="m,l,36623e" fillcolor="black" stroked="f">
                  <v:path arrowok="t"/>
                </v:shape>
                <v:shape id="Graphic 741" o:spid="_x0000_s1341" style="position:absolute;left:19136;top:19935;width:13;height:369;visibility:visible;mso-wrap-style:square;v-text-anchor:top" coordsize="127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" path="m,l,36623e" filled="f" strokeweight=".23253mm">
                  <v:path arrowok="t"/>
                </v:shape>
                <v:shape id="Graphic 742" o:spid="_x0000_s1342" style="position:absolute;left:366;top:19935;width:20485;height:13;visibility:visible;mso-wrap-style:square;v-text-anchor:top" coordsize="2048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" path="m,l2048415,e" filled="f" strokecolor="#afafaf" strokeweight=".23253mm">
                  <v:path arrowok="t"/>
                </v:shape>
                <v:shape id="Graphic 743" o:spid="_x0000_s1343" style="position:absolute;top:19935;width:368;height:13;visibility:visible;mso-wrap-style:square;v-text-anchor:top" coordsize="36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" path="m36623,l,e" fillcolor="black" stroked="f">
                  <v:path arrowok="t"/>
                </v:shape>
                <v:shape id="Graphic 744" o:spid="_x0000_s1344" style="position:absolute;top:19935;width:368;height:13;visibility:visible;mso-wrap-style:square;v-text-anchor:top" coordsize="36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" path="m36623,l,e" filled="f" strokeweight=".23253mm">
                  <v:path arrowok="t"/>
                </v:shape>
                <v:shape id="Graphic 745" o:spid="_x0000_s1345" style="position:absolute;left:366;top:15693;width:20485;height:13;visibility:visible;mso-wrap-style:square;v-text-anchor:top" coordsize="2048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" path="m,l2048415,e" filled="f" strokecolor="#afafaf" strokeweight=".23253mm">
                  <v:path arrowok="t"/>
                </v:shape>
                <v:shape id="Graphic 746" o:spid="_x0000_s1346" style="position:absolute;top:15693;width:368;height:13;visibility:visible;mso-wrap-style:square;v-text-anchor:top" coordsize="36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" path="m36623,l,e" fillcolor="black" stroked="f">
                  <v:path arrowok="t"/>
                </v:shape>
                <v:shape id="Graphic 747" o:spid="_x0000_s1347" style="position:absolute;top:15693;width:368;height:13;visibility:visible;mso-wrap-style:square;v-text-anchor:top" coordsize="36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" path="m36623,l,e" filled="f" strokeweight=".23253mm">
                  <v:path arrowok="t"/>
                </v:shape>
                <v:shape id="Graphic 748" o:spid="_x0000_s1348" style="position:absolute;left:366;top:11451;width:20485;height:12;visibility:visible;mso-wrap-style:square;v-text-anchor:top" coordsize="2048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" path="m,l2048415,e" filled="f" strokecolor="#afafaf" strokeweight=".23253mm">
                  <v:path arrowok="t"/>
                </v:shape>
                <v:shape id="Graphic 749" o:spid="_x0000_s1349" style="position:absolute;top:11451;width:368;height:12;visibility:visible;mso-wrap-style:square;v-text-anchor:top" coordsize="36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" path="m36623,l,e" fillcolor="black" stroked="f">
                  <v:path arrowok="t"/>
                </v:shape>
                <v:shape id="Graphic 750" o:spid="_x0000_s1350" style="position:absolute;top:11451;width:368;height:12;visibility:visible;mso-wrap-style:square;v-text-anchor:top" coordsize="36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" path="m36623,l,e" filled="f" strokeweight=".23253mm">
                  <v:path arrowok="t"/>
                </v:shape>
                <v:shape id="Graphic 751" o:spid="_x0000_s1351" style="position:absolute;left:366;top:7208;width:20485;height:13;visibility:visible;mso-wrap-style:square;v-text-anchor:top" coordsize="2048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" path="m,l2048415,e" filled="f" strokecolor="#afafaf" strokeweight=".23253mm">
                  <v:path arrowok="t"/>
                </v:shape>
                <v:shape id="Graphic 752" o:spid="_x0000_s1352" style="position:absolute;top:7208;width:368;height:13;visibility:visible;mso-wrap-style:square;v-text-anchor:top" coordsize="36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" path="m36623,l,e" fillcolor="black" stroked="f">
                  <v:path arrowok="t"/>
                </v:shape>
                <v:shape id="Graphic 753" o:spid="_x0000_s1353" style="position:absolute;top:7208;width:368;height:13;visibility:visible;mso-wrap-style:square;v-text-anchor:top" coordsize="36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" path="m36623,l,e" filled="f" strokeweight=".23253mm">
                  <v:path arrowok="t"/>
                </v:shape>
                <v:shape id="Graphic 754" o:spid="_x0000_s1354" style="position:absolute;left:366;top:2966;width:20485;height:12;visibility:visible;mso-wrap-style:square;v-text-anchor:top" coordsize="2048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" path="m,l2048415,e" filled="f" strokecolor="#afafaf" strokeweight=".23253mm">
                  <v:path arrowok="t"/>
                </v:shape>
                <v:shape id="Graphic 755" o:spid="_x0000_s1355" style="position:absolute;top:2966;width:368;height:12;visibility:visible;mso-wrap-style:square;v-text-anchor:top" coordsize="36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" path="m36623,l,e" fillcolor="black" stroked="f">
                  <v:path arrowok="t"/>
                </v:shape>
                <v:shape id="Graphic 756" o:spid="_x0000_s1356" style="position:absolute;top:2966;width:368;height:12;visibility:visible;mso-wrap-style:square;v-text-anchor:top" coordsize="36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" path="m36623,l,e" filled="f" strokeweight=".23253mm">
                  <v:path arrowok="t"/>
                </v:shape>
                <v:shape id="Graphic 757" o:spid="_x0000_s1357" style="position:absolute;left:366;top:41;width:20485;height:19895;visibility:visible;mso-wrap-style:square;v-text-anchor:top" coordsize="2048510,1989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" path="m,1989398l,em2048415,1989398l2048415,em,1989398r2048415,em,l2048415,e" filled="f" strokeweight=".23253mm">
                  <v:path arrowok="t"/>
                </v:shape>
                <v:shape id="Textbox 758" o:spid="_x0000_s1358" type="#_x0000_t202" style="position:absolute;left:13299;top:1035;width:7264;height: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" filled="f" stroked="f">
                  <v:textbox inset="0,0,0,0">
                    <w:txbxContent>
                      <w:p w14:paraId="00DC288E" w14:textId="77777777" w:rsidR="00350CFB" w:rsidRDefault="00283FFF">
                        <w:pPr>
                          <w:spacing w:line="151" w:lineRule="exact"/>
                          <w:rPr>
                            <w:rFonts w:ascii="Arial"/>
                            <w:sz w:val="18"/>
                          </w:rPr>
                        </w:pPr>
                        <w:r>
                          <w:rPr>
                            <w:rFonts w:ascii="Arial"/>
                            <w:spacing w:val="-2"/>
                            <w:sz w:val="18"/>
                          </w:rPr>
                          <w:t>EndorseRank</w:t>
                        </w:r>
                      </w:p>
                    </w:txbxContent>
                  </v:textbox>
                </v:shape>
                <w10:wrap anchorx="page"/>
              </v:group>
            </w:pict>
          </mc:Fallback>
        </mc:AlternateContent>
      </w:r>
      <w:r>
        <w:rPr>
          <w:rFonts w:ascii="Arial"/>
          <w:noProof/>
          <w:sz w:val="18"/>
        </w:rPr>
        <mc:AlternateContent>
          <mc:Choice Requires="wpg">
            <w:drawing>
              <wp:anchor distT="0" distB="0" distL="0" distR="0" simplePos="0" relativeHeight="15784960" behindDoc="0" locked="0" layoutInCell="1" allowOverlap="1" wp14:anchorId="00DC27BC" wp14:editId="00DC27BD">
                <wp:simplePos x="0" y="0"/>
                <wp:positionH relativeFrom="page">
                  <wp:posOffset>4293414</wp:posOffset>
                </wp:positionH>
                <wp:positionV relativeFrom="paragraph">
                  <wp:posOffset>-367028</wp:posOffset>
                </wp:positionV>
                <wp:extent cx="2089785" cy="2030730"/>
                <wp:effectExtent l="0" t="0" r="0" b="0"/>
                <wp:wrapNone/>
                <wp:docPr id="759" name="Group 7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89785" cy="2030730"/>
                          <a:chOff x="0" y="0"/>
                          <a:chExt cx="2089785" cy="2030730"/>
                        </a:xfrm>
                      </wpg:grpSpPr>
                      <wps:wsp>
                        <wps:cNvPr id="760" name="Graphic 760"/>
                        <wps:cNvSpPr/>
                        <wps:spPr>
                          <a:xfrm>
                            <a:off x="129729" y="98924"/>
                            <a:ext cx="1862455" cy="1894839"/>
                          </a:xfrm>
                          <a:custGeom>
                            <a:avLst/>
                            <a:gdLst/>
                            <a:ahLst/>
                            <a:cxnLst/>
                            <a:rect l="l" t="t" r="r" b="b"/>
                            <a:pathLst>
                              <a:path w="1862455" h="1894839">
                                <a:moveTo>
                                  <a:pt x="1396644" y="1891550"/>
                                </a:moveTo>
                                <a:lnTo>
                                  <a:pt x="1350086" y="1891550"/>
                                </a:lnTo>
                                <a:lnTo>
                                  <a:pt x="1350086" y="1890509"/>
                                </a:lnTo>
                                <a:lnTo>
                                  <a:pt x="1303540" y="1890509"/>
                                </a:lnTo>
                                <a:lnTo>
                                  <a:pt x="1256982" y="1890509"/>
                                </a:lnTo>
                                <a:lnTo>
                                  <a:pt x="1256982" y="1893620"/>
                                </a:lnTo>
                                <a:lnTo>
                                  <a:pt x="1210424" y="1893620"/>
                                </a:lnTo>
                                <a:lnTo>
                                  <a:pt x="1210424" y="1891550"/>
                                </a:lnTo>
                                <a:lnTo>
                                  <a:pt x="1163866" y="1891550"/>
                                </a:lnTo>
                                <a:lnTo>
                                  <a:pt x="1117320" y="1891550"/>
                                </a:lnTo>
                                <a:lnTo>
                                  <a:pt x="1117320" y="1890509"/>
                                </a:lnTo>
                                <a:lnTo>
                                  <a:pt x="1070762" y="1890509"/>
                                </a:lnTo>
                                <a:lnTo>
                                  <a:pt x="1070762" y="1881149"/>
                                </a:lnTo>
                                <a:lnTo>
                                  <a:pt x="1024204" y="1881149"/>
                                </a:lnTo>
                                <a:lnTo>
                                  <a:pt x="1024204" y="1887385"/>
                                </a:lnTo>
                                <a:lnTo>
                                  <a:pt x="977646" y="1887385"/>
                                </a:lnTo>
                                <a:lnTo>
                                  <a:pt x="931100" y="1887385"/>
                                </a:lnTo>
                                <a:lnTo>
                                  <a:pt x="931100" y="1872843"/>
                                </a:lnTo>
                                <a:lnTo>
                                  <a:pt x="884542" y="1872843"/>
                                </a:lnTo>
                                <a:lnTo>
                                  <a:pt x="884542" y="1867649"/>
                                </a:lnTo>
                                <a:lnTo>
                                  <a:pt x="837984" y="1867649"/>
                                </a:lnTo>
                                <a:lnTo>
                                  <a:pt x="837984" y="1864525"/>
                                </a:lnTo>
                                <a:lnTo>
                                  <a:pt x="791425" y="1864525"/>
                                </a:lnTo>
                                <a:lnTo>
                                  <a:pt x="791425" y="1851012"/>
                                </a:lnTo>
                                <a:lnTo>
                                  <a:pt x="744880" y="1851012"/>
                                </a:lnTo>
                                <a:lnTo>
                                  <a:pt x="744880" y="1846859"/>
                                </a:lnTo>
                                <a:lnTo>
                                  <a:pt x="698322" y="1846859"/>
                                </a:lnTo>
                                <a:lnTo>
                                  <a:pt x="698322" y="1831263"/>
                                </a:lnTo>
                                <a:lnTo>
                                  <a:pt x="651764" y="1831263"/>
                                </a:lnTo>
                                <a:lnTo>
                                  <a:pt x="651764" y="1813598"/>
                                </a:lnTo>
                                <a:lnTo>
                                  <a:pt x="605205" y="1813598"/>
                                </a:lnTo>
                                <a:lnTo>
                                  <a:pt x="605205" y="1781378"/>
                                </a:lnTo>
                                <a:lnTo>
                                  <a:pt x="558660" y="1781378"/>
                                </a:lnTo>
                                <a:lnTo>
                                  <a:pt x="558660" y="1775142"/>
                                </a:lnTo>
                                <a:lnTo>
                                  <a:pt x="512102" y="1775142"/>
                                </a:lnTo>
                                <a:lnTo>
                                  <a:pt x="512102" y="1755394"/>
                                </a:lnTo>
                                <a:lnTo>
                                  <a:pt x="465543" y="1755394"/>
                                </a:lnTo>
                                <a:lnTo>
                                  <a:pt x="465543" y="1733575"/>
                                </a:lnTo>
                                <a:lnTo>
                                  <a:pt x="418985" y="1733575"/>
                                </a:lnTo>
                                <a:lnTo>
                                  <a:pt x="418985" y="1682648"/>
                                </a:lnTo>
                                <a:lnTo>
                                  <a:pt x="372440" y="1682648"/>
                                </a:lnTo>
                                <a:lnTo>
                                  <a:pt x="372440" y="1683689"/>
                                </a:lnTo>
                                <a:lnTo>
                                  <a:pt x="325882" y="1683689"/>
                                </a:lnTo>
                                <a:lnTo>
                                  <a:pt x="325882" y="1620291"/>
                                </a:lnTo>
                                <a:lnTo>
                                  <a:pt x="279323" y="1620291"/>
                                </a:lnTo>
                                <a:lnTo>
                                  <a:pt x="279323" y="1595348"/>
                                </a:lnTo>
                                <a:lnTo>
                                  <a:pt x="232778" y="1595348"/>
                                </a:lnTo>
                                <a:lnTo>
                                  <a:pt x="232778" y="1512201"/>
                                </a:lnTo>
                                <a:lnTo>
                                  <a:pt x="186220" y="1512201"/>
                                </a:lnTo>
                                <a:lnTo>
                                  <a:pt x="186220" y="1585988"/>
                                </a:lnTo>
                                <a:lnTo>
                                  <a:pt x="139661" y="1585988"/>
                                </a:lnTo>
                                <a:lnTo>
                                  <a:pt x="139661" y="1358379"/>
                                </a:lnTo>
                                <a:lnTo>
                                  <a:pt x="93103" y="1358379"/>
                                </a:lnTo>
                                <a:lnTo>
                                  <a:pt x="93103" y="1575600"/>
                                </a:lnTo>
                                <a:lnTo>
                                  <a:pt x="46558" y="1575600"/>
                                </a:lnTo>
                                <a:lnTo>
                                  <a:pt x="46558" y="0"/>
                                </a:lnTo>
                                <a:lnTo>
                                  <a:pt x="0" y="0"/>
                                </a:lnTo>
                                <a:lnTo>
                                  <a:pt x="0" y="1894662"/>
                                </a:lnTo>
                                <a:lnTo>
                                  <a:pt x="46558" y="1894662"/>
                                </a:lnTo>
                                <a:lnTo>
                                  <a:pt x="93103" y="1894662"/>
                                </a:lnTo>
                                <a:lnTo>
                                  <a:pt x="1396644" y="1894662"/>
                                </a:lnTo>
                                <a:lnTo>
                                  <a:pt x="1396644" y="1891550"/>
                                </a:lnTo>
                                <a:close/>
                              </a:path>
                              <a:path w="1862455" h="1894839">
                                <a:moveTo>
                                  <a:pt x="1536306" y="1893620"/>
                                </a:moveTo>
                                <a:lnTo>
                                  <a:pt x="1489760" y="1893620"/>
                                </a:lnTo>
                                <a:lnTo>
                                  <a:pt x="1443202" y="1893620"/>
                                </a:lnTo>
                                <a:lnTo>
                                  <a:pt x="1443202" y="1894662"/>
                                </a:lnTo>
                                <a:lnTo>
                                  <a:pt x="1489760" y="1894662"/>
                                </a:lnTo>
                                <a:lnTo>
                                  <a:pt x="1536306" y="1894662"/>
                                </a:lnTo>
                                <a:lnTo>
                                  <a:pt x="1536306" y="1893620"/>
                                </a:lnTo>
                                <a:close/>
                              </a:path>
                              <a:path w="1862455" h="1894839">
                                <a:moveTo>
                                  <a:pt x="1675968" y="1893620"/>
                                </a:moveTo>
                                <a:lnTo>
                                  <a:pt x="1629422" y="1893620"/>
                                </a:lnTo>
                                <a:lnTo>
                                  <a:pt x="1582864" y="1893620"/>
                                </a:lnTo>
                                <a:lnTo>
                                  <a:pt x="1582864" y="1894662"/>
                                </a:lnTo>
                                <a:lnTo>
                                  <a:pt x="1629422" y="1894662"/>
                                </a:lnTo>
                                <a:lnTo>
                                  <a:pt x="1675968" y="1894662"/>
                                </a:lnTo>
                                <a:lnTo>
                                  <a:pt x="1675968" y="1893620"/>
                                </a:lnTo>
                                <a:close/>
                              </a:path>
                              <a:path w="1862455" h="1894839">
                                <a:moveTo>
                                  <a:pt x="1862188" y="1893620"/>
                                </a:moveTo>
                                <a:lnTo>
                                  <a:pt x="1815642" y="1893620"/>
                                </a:lnTo>
                                <a:lnTo>
                                  <a:pt x="1815642" y="1894662"/>
                                </a:lnTo>
                                <a:lnTo>
                                  <a:pt x="1862188" y="1894662"/>
                                </a:lnTo>
                                <a:lnTo>
                                  <a:pt x="1862188" y="1893620"/>
                                </a:lnTo>
                                <a:close/>
                              </a:path>
                            </a:pathLst>
                          </a:custGeom>
                          <a:solidFill>
                            <a:srgbClr val="5A4979"/>
                          </a:solidFill>
                        </wps:spPr>
                        <wps:bodyPr wrap="square" lIns="0" tIns="0" rIns="0" bIns="0" rtlCol="0">
                          <a:prstTxWarp prst="textNoShape">
                            <a:avLst/>
                          </a:prstTxWarp>
                          <a:noAutofit/>
                        </wps:bodyPr>
                      </wps:wsp>
                      <wps:wsp>
                        <wps:cNvPr id="761" name="Graphic 761"/>
                        <wps:cNvSpPr/>
                        <wps:spPr>
                          <a:xfrm>
                            <a:off x="179683" y="4185"/>
                            <a:ext cx="1270" cy="1989455"/>
                          </a:xfrm>
                          <a:custGeom>
                            <a:avLst/>
                            <a:gdLst/>
                            <a:ahLst/>
                            <a:cxnLst/>
                            <a:rect l="l" t="t" r="r" b="b"/>
                            <a:pathLst>
                              <a:path h="1989455">
                                <a:moveTo>
                                  <a:pt x="0" y="1989398"/>
                                </a:moveTo>
                                <a:lnTo>
                                  <a:pt x="0" y="0"/>
                                </a:lnTo>
                              </a:path>
                            </a:pathLst>
                          </a:custGeom>
                          <a:ln w="8371">
                            <a:solidFill>
                              <a:srgbClr val="AFAFAF"/>
                            </a:solidFill>
                            <a:prstDash val="solid"/>
                          </a:ln>
                        </wps:spPr>
                        <wps:bodyPr wrap="square" lIns="0" tIns="0" rIns="0" bIns="0" rtlCol="0">
                          <a:prstTxWarp prst="textNoShape">
                            <a:avLst/>
                          </a:prstTxWarp>
                          <a:noAutofit/>
                        </wps:bodyPr>
                      </wps:wsp>
                      <wps:wsp>
                        <wps:cNvPr id="762" name="Graphic 762"/>
                        <wps:cNvSpPr/>
                        <wps:spPr>
                          <a:xfrm>
                            <a:off x="179683" y="1993584"/>
                            <a:ext cx="1270" cy="36830"/>
                          </a:xfrm>
                          <a:custGeom>
                            <a:avLst/>
                            <a:gdLst/>
                            <a:ahLst/>
                            <a:cxnLst/>
                            <a:rect l="l" t="t" r="r" b="b"/>
                            <a:pathLst>
                              <a:path h="36830">
                                <a:moveTo>
                                  <a:pt x="0" y="0"/>
                                </a:moveTo>
                                <a:lnTo>
                                  <a:pt x="0" y="36623"/>
                                </a:lnTo>
                              </a:path>
                            </a:pathLst>
                          </a:custGeom>
                          <a:solidFill>
                            <a:srgbClr val="000000"/>
                          </a:solidFill>
                        </wps:spPr>
                        <wps:bodyPr wrap="square" lIns="0" tIns="0" rIns="0" bIns="0" rtlCol="0">
                          <a:prstTxWarp prst="textNoShape">
                            <a:avLst/>
                          </a:prstTxWarp>
                          <a:noAutofit/>
                        </wps:bodyPr>
                      </wps:wsp>
                      <wps:wsp>
                        <wps:cNvPr id="763" name="Graphic 763"/>
                        <wps:cNvSpPr/>
                        <wps:spPr>
                          <a:xfrm>
                            <a:off x="179683" y="1993584"/>
                            <a:ext cx="1270" cy="36830"/>
                          </a:xfrm>
                          <a:custGeom>
                            <a:avLst/>
                            <a:gdLst/>
                            <a:ahLst/>
                            <a:cxnLst/>
                            <a:rect l="l" t="t" r="r" b="b"/>
                            <a:pathLst>
                              <a:path h="36830">
                                <a:moveTo>
                                  <a:pt x="0" y="0"/>
                                </a:moveTo>
                                <a:lnTo>
                                  <a:pt x="0" y="36623"/>
                                </a:lnTo>
                              </a:path>
                            </a:pathLst>
                          </a:custGeom>
                          <a:ln w="8371">
                            <a:solidFill>
                              <a:srgbClr val="000000"/>
                            </a:solidFill>
                            <a:prstDash val="solid"/>
                          </a:ln>
                        </wps:spPr>
                        <wps:bodyPr wrap="square" lIns="0" tIns="0" rIns="0" bIns="0" rtlCol="0">
                          <a:prstTxWarp prst="textNoShape">
                            <a:avLst/>
                          </a:prstTxWarp>
                          <a:noAutofit/>
                        </wps:bodyPr>
                      </wps:wsp>
                      <wps:wsp>
                        <wps:cNvPr id="764" name="Graphic 764"/>
                        <wps:cNvSpPr/>
                        <wps:spPr>
                          <a:xfrm>
                            <a:off x="657075" y="4185"/>
                            <a:ext cx="1270" cy="1989455"/>
                          </a:xfrm>
                          <a:custGeom>
                            <a:avLst/>
                            <a:gdLst/>
                            <a:ahLst/>
                            <a:cxnLst/>
                            <a:rect l="l" t="t" r="r" b="b"/>
                            <a:pathLst>
                              <a:path h="1989455">
                                <a:moveTo>
                                  <a:pt x="0" y="1989398"/>
                                </a:moveTo>
                                <a:lnTo>
                                  <a:pt x="0" y="0"/>
                                </a:lnTo>
                              </a:path>
                            </a:pathLst>
                          </a:custGeom>
                          <a:ln w="8371">
                            <a:solidFill>
                              <a:srgbClr val="AFAFAF"/>
                            </a:solidFill>
                            <a:prstDash val="solid"/>
                          </a:ln>
                        </wps:spPr>
                        <wps:bodyPr wrap="square" lIns="0" tIns="0" rIns="0" bIns="0" rtlCol="0">
                          <a:prstTxWarp prst="textNoShape">
                            <a:avLst/>
                          </a:prstTxWarp>
                          <a:noAutofit/>
                        </wps:bodyPr>
                      </wps:wsp>
                      <wps:wsp>
                        <wps:cNvPr id="765" name="Graphic 765"/>
                        <wps:cNvSpPr/>
                        <wps:spPr>
                          <a:xfrm>
                            <a:off x="657075" y="1993584"/>
                            <a:ext cx="1270" cy="36830"/>
                          </a:xfrm>
                          <a:custGeom>
                            <a:avLst/>
                            <a:gdLst/>
                            <a:ahLst/>
                            <a:cxnLst/>
                            <a:rect l="l" t="t" r="r" b="b"/>
                            <a:pathLst>
                              <a:path h="36830">
                                <a:moveTo>
                                  <a:pt x="0" y="0"/>
                                </a:moveTo>
                                <a:lnTo>
                                  <a:pt x="0" y="36623"/>
                                </a:lnTo>
                              </a:path>
                            </a:pathLst>
                          </a:custGeom>
                          <a:solidFill>
                            <a:srgbClr val="000000"/>
                          </a:solidFill>
                        </wps:spPr>
                        <wps:bodyPr wrap="square" lIns="0" tIns="0" rIns="0" bIns="0" rtlCol="0">
                          <a:prstTxWarp prst="textNoShape">
                            <a:avLst/>
                          </a:prstTxWarp>
                          <a:noAutofit/>
                        </wps:bodyPr>
                      </wps:wsp>
                      <wps:wsp>
                        <wps:cNvPr id="766" name="Graphic 766"/>
                        <wps:cNvSpPr/>
                        <wps:spPr>
                          <a:xfrm>
                            <a:off x="657075" y="1993584"/>
                            <a:ext cx="1270" cy="36830"/>
                          </a:xfrm>
                          <a:custGeom>
                            <a:avLst/>
                            <a:gdLst/>
                            <a:ahLst/>
                            <a:cxnLst/>
                            <a:rect l="l" t="t" r="r" b="b"/>
                            <a:pathLst>
                              <a:path h="36830">
                                <a:moveTo>
                                  <a:pt x="0" y="0"/>
                                </a:moveTo>
                                <a:lnTo>
                                  <a:pt x="0" y="36623"/>
                                </a:lnTo>
                              </a:path>
                            </a:pathLst>
                          </a:custGeom>
                          <a:ln w="8371">
                            <a:solidFill>
                              <a:srgbClr val="000000"/>
                            </a:solidFill>
                            <a:prstDash val="solid"/>
                          </a:ln>
                        </wps:spPr>
                        <wps:bodyPr wrap="square" lIns="0" tIns="0" rIns="0" bIns="0" rtlCol="0">
                          <a:prstTxWarp prst="textNoShape">
                            <a:avLst/>
                          </a:prstTxWarp>
                          <a:noAutofit/>
                        </wps:bodyPr>
                      </wps:wsp>
                      <wps:wsp>
                        <wps:cNvPr id="767" name="Graphic 767"/>
                        <wps:cNvSpPr/>
                        <wps:spPr>
                          <a:xfrm>
                            <a:off x="1134466" y="4185"/>
                            <a:ext cx="1270" cy="1989455"/>
                          </a:xfrm>
                          <a:custGeom>
                            <a:avLst/>
                            <a:gdLst/>
                            <a:ahLst/>
                            <a:cxnLst/>
                            <a:rect l="l" t="t" r="r" b="b"/>
                            <a:pathLst>
                              <a:path h="1989455">
                                <a:moveTo>
                                  <a:pt x="0" y="1989398"/>
                                </a:moveTo>
                                <a:lnTo>
                                  <a:pt x="0" y="0"/>
                                </a:lnTo>
                              </a:path>
                            </a:pathLst>
                          </a:custGeom>
                          <a:ln w="8371">
                            <a:solidFill>
                              <a:srgbClr val="AFAFAF"/>
                            </a:solidFill>
                            <a:prstDash val="solid"/>
                          </a:ln>
                        </wps:spPr>
                        <wps:bodyPr wrap="square" lIns="0" tIns="0" rIns="0" bIns="0" rtlCol="0">
                          <a:prstTxWarp prst="textNoShape">
                            <a:avLst/>
                          </a:prstTxWarp>
                          <a:noAutofit/>
                        </wps:bodyPr>
                      </wps:wsp>
                      <wps:wsp>
                        <wps:cNvPr id="768" name="Graphic 768"/>
                        <wps:cNvSpPr/>
                        <wps:spPr>
                          <a:xfrm>
                            <a:off x="1134466" y="1993584"/>
                            <a:ext cx="1270" cy="36830"/>
                          </a:xfrm>
                          <a:custGeom>
                            <a:avLst/>
                            <a:gdLst/>
                            <a:ahLst/>
                            <a:cxnLst/>
                            <a:rect l="l" t="t" r="r" b="b"/>
                            <a:pathLst>
                              <a:path h="36830">
                                <a:moveTo>
                                  <a:pt x="0" y="0"/>
                                </a:moveTo>
                                <a:lnTo>
                                  <a:pt x="0" y="36623"/>
                                </a:lnTo>
                              </a:path>
                            </a:pathLst>
                          </a:custGeom>
                          <a:solidFill>
                            <a:srgbClr val="000000"/>
                          </a:solidFill>
                        </wps:spPr>
                        <wps:bodyPr wrap="square" lIns="0" tIns="0" rIns="0" bIns="0" rtlCol="0">
                          <a:prstTxWarp prst="textNoShape">
                            <a:avLst/>
                          </a:prstTxWarp>
                          <a:noAutofit/>
                        </wps:bodyPr>
                      </wps:wsp>
                      <wps:wsp>
                        <wps:cNvPr id="769" name="Graphic 769"/>
                        <wps:cNvSpPr/>
                        <wps:spPr>
                          <a:xfrm>
                            <a:off x="1134466" y="1993584"/>
                            <a:ext cx="1270" cy="36830"/>
                          </a:xfrm>
                          <a:custGeom>
                            <a:avLst/>
                            <a:gdLst/>
                            <a:ahLst/>
                            <a:cxnLst/>
                            <a:rect l="l" t="t" r="r" b="b"/>
                            <a:pathLst>
                              <a:path h="36830">
                                <a:moveTo>
                                  <a:pt x="0" y="0"/>
                                </a:moveTo>
                                <a:lnTo>
                                  <a:pt x="0" y="36623"/>
                                </a:lnTo>
                              </a:path>
                            </a:pathLst>
                          </a:custGeom>
                          <a:ln w="8371">
                            <a:solidFill>
                              <a:srgbClr val="000000"/>
                            </a:solidFill>
                            <a:prstDash val="solid"/>
                          </a:ln>
                        </wps:spPr>
                        <wps:bodyPr wrap="square" lIns="0" tIns="0" rIns="0" bIns="0" rtlCol="0">
                          <a:prstTxWarp prst="textNoShape">
                            <a:avLst/>
                          </a:prstTxWarp>
                          <a:noAutofit/>
                        </wps:bodyPr>
                      </wps:wsp>
                      <wps:wsp>
                        <wps:cNvPr id="770" name="Graphic 770"/>
                        <wps:cNvSpPr/>
                        <wps:spPr>
                          <a:xfrm>
                            <a:off x="1611857" y="4185"/>
                            <a:ext cx="1270" cy="1989455"/>
                          </a:xfrm>
                          <a:custGeom>
                            <a:avLst/>
                            <a:gdLst/>
                            <a:ahLst/>
                            <a:cxnLst/>
                            <a:rect l="l" t="t" r="r" b="b"/>
                            <a:pathLst>
                              <a:path h="1989455">
                                <a:moveTo>
                                  <a:pt x="0" y="1989398"/>
                                </a:moveTo>
                                <a:lnTo>
                                  <a:pt x="0" y="0"/>
                                </a:lnTo>
                              </a:path>
                            </a:pathLst>
                          </a:custGeom>
                          <a:ln w="8371">
                            <a:solidFill>
                              <a:srgbClr val="AFAFAF"/>
                            </a:solidFill>
                            <a:prstDash val="solid"/>
                          </a:ln>
                        </wps:spPr>
                        <wps:bodyPr wrap="square" lIns="0" tIns="0" rIns="0" bIns="0" rtlCol="0">
                          <a:prstTxWarp prst="textNoShape">
                            <a:avLst/>
                          </a:prstTxWarp>
                          <a:noAutofit/>
                        </wps:bodyPr>
                      </wps:wsp>
                      <wps:wsp>
                        <wps:cNvPr id="771" name="Graphic 771"/>
                        <wps:cNvSpPr/>
                        <wps:spPr>
                          <a:xfrm>
                            <a:off x="1611857" y="1993584"/>
                            <a:ext cx="1270" cy="36830"/>
                          </a:xfrm>
                          <a:custGeom>
                            <a:avLst/>
                            <a:gdLst/>
                            <a:ahLst/>
                            <a:cxnLst/>
                            <a:rect l="l" t="t" r="r" b="b"/>
                            <a:pathLst>
                              <a:path h="36830">
                                <a:moveTo>
                                  <a:pt x="0" y="0"/>
                                </a:moveTo>
                                <a:lnTo>
                                  <a:pt x="0" y="36623"/>
                                </a:lnTo>
                              </a:path>
                            </a:pathLst>
                          </a:custGeom>
                          <a:solidFill>
                            <a:srgbClr val="000000"/>
                          </a:solidFill>
                        </wps:spPr>
                        <wps:bodyPr wrap="square" lIns="0" tIns="0" rIns="0" bIns="0" rtlCol="0">
                          <a:prstTxWarp prst="textNoShape">
                            <a:avLst/>
                          </a:prstTxWarp>
                          <a:noAutofit/>
                        </wps:bodyPr>
                      </wps:wsp>
                      <wps:wsp>
                        <wps:cNvPr id="772" name="Graphic 772"/>
                        <wps:cNvSpPr/>
                        <wps:spPr>
                          <a:xfrm>
                            <a:off x="1611857" y="1993584"/>
                            <a:ext cx="1270" cy="36830"/>
                          </a:xfrm>
                          <a:custGeom>
                            <a:avLst/>
                            <a:gdLst/>
                            <a:ahLst/>
                            <a:cxnLst/>
                            <a:rect l="l" t="t" r="r" b="b"/>
                            <a:pathLst>
                              <a:path h="36830">
                                <a:moveTo>
                                  <a:pt x="0" y="0"/>
                                </a:moveTo>
                                <a:lnTo>
                                  <a:pt x="0" y="36623"/>
                                </a:lnTo>
                              </a:path>
                            </a:pathLst>
                          </a:custGeom>
                          <a:ln w="8371">
                            <a:solidFill>
                              <a:srgbClr val="000000"/>
                            </a:solidFill>
                            <a:prstDash val="solid"/>
                          </a:ln>
                        </wps:spPr>
                        <wps:bodyPr wrap="square" lIns="0" tIns="0" rIns="0" bIns="0" rtlCol="0">
                          <a:prstTxWarp prst="textNoShape">
                            <a:avLst/>
                          </a:prstTxWarp>
                          <a:noAutofit/>
                        </wps:bodyPr>
                      </wps:wsp>
                      <wps:wsp>
                        <wps:cNvPr id="773" name="Graphic 773"/>
                        <wps:cNvSpPr/>
                        <wps:spPr>
                          <a:xfrm>
                            <a:off x="36623" y="1993584"/>
                            <a:ext cx="2048510" cy="1270"/>
                          </a:xfrm>
                          <a:custGeom>
                            <a:avLst/>
                            <a:gdLst/>
                            <a:ahLst/>
                            <a:cxnLst/>
                            <a:rect l="l" t="t" r="r" b="b"/>
                            <a:pathLst>
                              <a:path w="2048510">
                                <a:moveTo>
                                  <a:pt x="0" y="0"/>
                                </a:moveTo>
                                <a:lnTo>
                                  <a:pt x="2048415" y="0"/>
                                </a:lnTo>
                              </a:path>
                            </a:pathLst>
                          </a:custGeom>
                          <a:ln w="8371">
                            <a:solidFill>
                              <a:srgbClr val="AFAFAF"/>
                            </a:solidFill>
                            <a:prstDash val="solid"/>
                          </a:ln>
                        </wps:spPr>
                        <wps:bodyPr wrap="square" lIns="0" tIns="0" rIns="0" bIns="0" rtlCol="0">
                          <a:prstTxWarp prst="textNoShape">
                            <a:avLst/>
                          </a:prstTxWarp>
                          <a:noAutofit/>
                        </wps:bodyPr>
                      </wps:wsp>
                      <wps:wsp>
                        <wps:cNvPr id="774" name="Graphic 774"/>
                        <wps:cNvSpPr/>
                        <wps:spPr>
                          <a:xfrm>
                            <a:off x="0" y="1993584"/>
                            <a:ext cx="36830" cy="1270"/>
                          </a:xfrm>
                          <a:custGeom>
                            <a:avLst/>
                            <a:gdLst/>
                            <a:ahLst/>
                            <a:cxnLst/>
                            <a:rect l="l" t="t" r="r" b="b"/>
                            <a:pathLst>
                              <a:path w="36830">
                                <a:moveTo>
                                  <a:pt x="36623" y="0"/>
                                </a:moveTo>
                                <a:lnTo>
                                  <a:pt x="0" y="0"/>
                                </a:lnTo>
                              </a:path>
                            </a:pathLst>
                          </a:custGeom>
                          <a:solidFill>
                            <a:srgbClr val="000000"/>
                          </a:solidFill>
                        </wps:spPr>
                        <wps:bodyPr wrap="square" lIns="0" tIns="0" rIns="0" bIns="0" rtlCol="0">
                          <a:prstTxWarp prst="textNoShape">
                            <a:avLst/>
                          </a:prstTxWarp>
                          <a:noAutofit/>
                        </wps:bodyPr>
                      </wps:wsp>
                      <wps:wsp>
                        <wps:cNvPr id="775" name="Graphic 775"/>
                        <wps:cNvSpPr/>
                        <wps:spPr>
                          <a:xfrm>
                            <a:off x="0" y="1993584"/>
                            <a:ext cx="36830" cy="1270"/>
                          </a:xfrm>
                          <a:custGeom>
                            <a:avLst/>
                            <a:gdLst/>
                            <a:ahLst/>
                            <a:cxnLst/>
                            <a:rect l="l" t="t" r="r" b="b"/>
                            <a:pathLst>
                              <a:path w="36830">
                                <a:moveTo>
                                  <a:pt x="36623" y="0"/>
                                </a:moveTo>
                                <a:lnTo>
                                  <a:pt x="0" y="0"/>
                                </a:lnTo>
                              </a:path>
                            </a:pathLst>
                          </a:custGeom>
                          <a:ln w="8371">
                            <a:solidFill>
                              <a:srgbClr val="000000"/>
                            </a:solidFill>
                            <a:prstDash val="solid"/>
                          </a:ln>
                        </wps:spPr>
                        <wps:bodyPr wrap="square" lIns="0" tIns="0" rIns="0" bIns="0" rtlCol="0">
                          <a:prstTxWarp prst="textNoShape">
                            <a:avLst/>
                          </a:prstTxWarp>
                          <a:noAutofit/>
                        </wps:bodyPr>
                      </wps:wsp>
                      <wps:wsp>
                        <wps:cNvPr id="776" name="Graphic 776"/>
                        <wps:cNvSpPr/>
                        <wps:spPr>
                          <a:xfrm>
                            <a:off x="36623" y="1733756"/>
                            <a:ext cx="2048510" cy="1270"/>
                          </a:xfrm>
                          <a:custGeom>
                            <a:avLst/>
                            <a:gdLst/>
                            <a:ahLst/>
                            <a:cxnLst/>
                            <a:rect l="l" t="t" r="r" b="b"/>
                            <a:pathLst>
                              <a:path w="2048510">
                                <a:moveTo>
                                  <a:pt x="0" y="0"/>
                                </a:moveTo>
                                <a:lnTo>
                                  <a:pt x="2048415" y="0"/>
                                </a:lnTo>
                              </a:path>
                            </a:pathLst>
                          </a:custGeom>
                          <a:ln w="8371">
                            <a:solidFill>
                              <a:srgbClr val="AFAFAF"/>
                            </a:solidFill>
                            <a:prstDash val="solid"/>
                          </a:ln>
                        </wps:spPr>
                        <wps:bodyPr wrap="square" lIns="0" tIns="0" rIns="0" bIns="0" rtlCol="0">
                          <a:prstTxWarp prst="textNoShape">
                            <a:avLst/>
                          </a:prstTxWarp>
                          <a:noAutofit/>
                        </wps:bodyPr>
                      </wps:wsp>
                      <wps:wsp>
                        <wps:cNvPr id="777" name="Graphic 777"/>
                        <wps:cNvSpPr/>
                        <wps:spPr>
                          <a:xfrm>
                            <a:off x="0" y="1733756"/>
                            <a:ext cx="36830" cy="1270"/>
                          </a:xfrm>
                          <a:custGeom>
                            <a:avLst/>
                            <a:gdLst/>
                            <a:ahLst/>
                            <a:cxnLst/>
                            <a:rect l="l" t="t" r="r" b="b"/>
                            <a:pathLst>
                              <a:path w="36830">
                                <a:moveTo>
                                  <a:pt x="36623" y="0"/>
                                </a:moveTo>
                                <a:lnTo>
                                  <a:pt x="0" y="0"/>
                                </a:lnTo>
                              </a:path>
                            </a:pathLst>
                          </a:custGeom>
                          <a:solidFill>
                            <a:srgbClr val="000000"/>
                          </a:solidFill>
                        </wps:spPr>
                        <wps:bodyPr wrap="square" lIns="0" tIns="0" rIns="0" bIns="0" rtlCol="0">
                          <a:prstTxWarp prst="textNoShape">
                            <a:avLst/>
                          </a:prstTxWarp>
                          <a:noAutofit/>
                        </wps:bodyPr>
                      </wps:wsp>
                      <wps:wsp>
                        <wps:cNvPr id="778" name="Graphic 778"/>
                        <wps:cNvSpPr/>
                        <wps:spPr>
                          <a:xfrm>
                            <a:off x="0" y="1733756"/>
                            <a:ext cx="36830" cy="1270"/>
                          </a:xfrm>
                          <a:custGeom>
                            <a:avLst/>
                            <a:gdLst/>
                            <a:ahLst/>
                            <a:cxnLst/>
                            <a:rect l="l" t="t" r="r" b="b"/>
                            <a:pathLst>
                              <a:path w="36830">
                                <a:moveTo>
                                  <a:pt x="36623" y="0"/>
                                </a:moveTo>
                                <a:lnTo>
                                  <a:pt x="0" y="0"/>
                                </a:lnTo>
                              </a:path>
                            </a:pathLst>
                          </a:custGeom>
                          <a:ln w="8371">
                            <a:solidFill>
                              <a:srgbClr val="000000"/>
                            </a:solidFill>
                            <a:prstDash val="solid"/>
                          </a:ln>
                        </wps:spPr>
                        <wps:bodyPr wrap="square" lIns="0" tIns="0" rIns="0" bIns="0" rtlCol="0">
                          <a:prstTxWarp prst="textNoShape">
                            <a:avLst/>
                          </a:prstTxWarp>
                          <a:noAutofit/>
                        </wps:bodyPr>
                      </wps:wsp>
                      <wps:wsp>
                        <wps:cNvPr id="779" name="Graphic 779"/>
                        <wps:cNvSpPr/>
                        <wps:spPr>
                          <a:xfrm>
                            <a:off x="36623" y="1473928"/>
                            <a:ext cx="2048510" cy="1270"/>
                          </a:xfrm>
                          <a:custGeom>
                            <a:avLst/>
                            <a:gdLst/>
                            <a:ahLst/>
                            <a:cxnLst/>
                            <a:rect l="l" t="t" r="r" b="b"/>
                            <a:pathLst>
                              <a:path w="2048510">
                                <a:moveTo>
                                  <a:pt x="0" y="0"/>
                                </a:moveTo>
                                <a:lnTo>
                                  <a:pt x="2048415" y="0"/>
                                </a:lnTo>
                              </a:path>
                            </a:pathLst>
                          </a:custGeom>
                          <a:ln w="8371">
                            <a:solidFill>
                              <a:srgbClr val="AFAFAF"/>
                            </a:solidFill>
                            <a:prstDash val="solid"/>
                          </a:ln>
                        </wps:spPr>
                        <wps:bodyPr wrap="square" lIns="0" tIns="0" rIns="0" bIns="0" rtlCol="0">
                          <a:prstTxWarp prst="textNoShape">
                            <a:avLst/>
                          </a:prstTxWarp>
                          <a:noAutofit/>
                        </wps:bodyPr>
                      </wps:wsp>
                      <wps:wsp>
                        <wps:cNvPr id="780" name="Graphic 780"/>
                        <wps:cNvSpPr/>
                        <wps:spPr>
                          <a:xfrm>
                            <a:off x="0" y="1473928"/>
                            <a:ext cx="36830" cy="1270"/>
                          </a:xfrm>
                          <a:custGeom>
                            <a:avLst/>
                            <a:gdLst/>
                            <a:ahLst/>
                            <a:cxnLst/>
                            <a:rect l="l" t="t" r="r" b="b"/>
                            <a:pathLst>
                              <a:path w="36830">
                                <a:moveTo>
                                  <a:pt x="36623" y="0"/>
                                </a:moveTo>
                                <a:lnTo>
                                  <a:pt x="0" y="0"/>
                                </a:lnTo>
                              </a:path>
                            </a:pathLst>
                          </a:custGeom>
                          <a:solidFill>
                            <a:srgbClr val="000000"/>
                          </a:solidFill>
                        </wps:spPr>
                        <wps:bodyPr wrap="square" lIns="0" tIns="0" rIns="0" bIns="0" rtlCol="0">
                          <a:prstTxWarp prst="textNoShape">
                            <a:avLst/>
                          </a:prstTxWarp>
                          <a:noAutofit/>
                        </wps:bodyPr>
                      </wps:wsp>
                      <wps:wsp>
                        <wps:cNvPr id="781" name="Graphic 781"/>
                        <wps:cNvSpPr/>
                        <wps:spPr>
                          <a:xfrm>
                            <a:off x="0" y="1473928"/>
                            <a:ext cx="36830" cy="1270"/>
                          </a:xfrm>
                          <a:custGeom>
                            <a:avLst/>
                            <a:gdLst/>
                            <a:ahLst/>
                            <a:cxnLst/>
                            <a:rect l="l" t="t" r="r" b="b"/>
                            <a:pathLst>
                              <a:path w="36830">
                                <a:moveTo>
                                  <a:pt x="36623" y="0"/>
                                </a:moveTo>
                                <a:lnTo>
                                  <a:pt x="0" y="0"/>
                                </a:lnTo>
                              </a:path>
                            </a:pathLst>
                          </a:custGeom>
                          <a:ln w="8371">
                            <a:solidFill>
                              <a:srgbClr val="000000"/>
                            </a:solidFill>
                            <a:prstDash val="solid"/>
                          </a:ln>
                        </wps:spPr>
                        <wps:bodyPr wrap="square" lIns="0" tIns="0" rIns="0" bIns="0" rtlCol="0">
                          <a:prstTxWarp prst="textNoShape">
                            <a:avLst/>
                          </a:prstTxWarp>
                          <a:noAutofit/>
                        </wps:bodyPr>
                      </wps:wsp>
                      <wps:wsp>
                        <wps:cNvPr id="782" name="Graphic 782"/>
                        <wps:cNvSpPr/>
                        <wps:spPr>
                          <a:xfrm>
                            <a:off x="36623" y="1214100"/>
                            <a:ext cx="2048510" cy="1270"/>
                          </a:xfrm>
                          <a:custGeom>
                            <a:avLst/>
                            <a:gdLst/>
                            <a:ahLst/>
                            <a:cxnLst/>
                            <a:rect l="l" t="t" r="r" b="b"/>
                            <a:pathLst>
                              <a:path w="2048510">
                                <a:moveTo>
                                  <a:pt x="0" y="0"/>
                                </a:moveTo>
                                <a:lnTo>
                                  <a:pt x="2048415" y="0"/>
                                </a:lnTo>
                              </a:path>
                            </a:pathLst>
                          </a:custGeom>
                          <a:ln w="8371">
                            <a:solidFill>
                              <a:srgbClr val="AFAFAF"/>
                            </a:solidFill>
                            <a:prstDash val="solid"/>
                          </a:ln>
                        </wps:spPr>
                        <wps:bodyPr wrap="square" lIns="0" tIns="0" rIns="0" bIns="0" rtlCol="0">
                          <a:prstTxWarp prst="textNoShape">
                            <a:avLst/>
                          </a:prstTxWarp>
                          <a:noAutofit/>
                        </wps:bodyPr>
                      </wps:wsp>
                      <wps:wsp>
                        <wps:cNvPr id="783" name="Graphic 783"/>
                        <wps:cNvSpPr/>
                        <wps:spPr>
                          <a:xfrm>
                            <a:off x="0" y="1214100"/>
                            <a:ext cx="36830" cy="1270"/>
                          </a:xfrm>
                          <a:custGeom>
                            <a:avLst/>
                            <a:gdLst/>
                            <a:ahLst/>
                            <a:cxnLst/>
                            <a:rect l="l" t="t" r="r" b="b"/>
                            <a:pathLst>
                              <a:path w="36830">
                                <a:moveTo>
                                  <a:pt x="36623" y="0"/>
                                </a:moveTo>
                                <a:lnTo>
                                  <a:pt x="0" y="0"/>
                                </a:lnTo>
                              </a:path>
                            </a:pathLst>
                          </a:custGeom>
                          <a:solidFill>
                            <a:srgbClr val="000000"/>
                          </a:solidFill>
                        </wps:spPr>
                        <wps:bodyPr wrap="square" lIns="0" tIns="0" rIns="0" bIns="0" rtlCol="0">
                          <a:prstTxWarp prst="textNoShape">
                            <a:avLst/>
                          </a:prstTxWarp>
                          <a:noAutofit/>
                        </wps:bodyPr>
                      </wps:wsp>
                      <wps:wsp>
                        <wps:cNvPr id="784" name="Graphic 784"/>
                        <wps:cNvSpPr/>
                        <wps:spPr>
                          <a:xfrm>
                            <a:off x="0" y="1214100"/>
                            <a:ext cx="36830" cy="1270"/>
                          </a:xfrm>
                          <a:custGeom>
                            <a:avLst/>
                            <a:gdLst/>
                            <a:ahLst/>
                            <a:cxnLst/>
                            <a:rect l="l" t="t" r="r" b="b"/>
                            <a:pathLst>
                              <a:path w="36830">
                                <a:moveTo>
                                  <a:pt x="36623" y="0"/>
                                </a:moveTo>
                                <a:lnTo>
                                  <a:pt x="0" y="0"/>
                                </a:lnTo>
                              </a:path>
                            </a:pathLst>
                          </a:custGeom>
                          <a:ln w="8371">
                            <a:solidFill>
                              <a:srgbClr val="000000"/>
                            </a:solidFill>
                            <a:prstDash val="solid"/>
                          </a:ln>
                        </wps:spPr>
                        <wps:bodyPr wrap="square" lIns="0" tIns="0" rIns="0" bIns="0" rtlCol="0">
                          <a:prstTxWarp prst="textNoShape">
                            <a:avLst/>
                          </a:prstTxWarp>
                          <a:noAutofit/>
                        </wps:bodyPr>
                      </wps:wsp>
                      <wps:wsp>
                        <wps:cNvPr id="785" name="Graphic 785"/>
                        <wps:cNvSpPr/>
                        <wps:spPr>
                          <a:xfrm>
                            <a:off x="36623" y="954272"/>
                            <a:ext cx="2048510" cy="1270"/>
                          </a:xfrm>
                          <a:custGeom>
                            <a:avLst/>
                            <a:gdLst/>
                            <a:ahLst/>
                            <a:cxnLst/>
                            <a:rect l="l" t="t" r="r" b="b"/>
                            <a:pathLst>
                              <a:path w="2048510">
                                <a:moveTo>
                                  <a:pt x="0" y="0"/>
                                </a:moveTo>
                                <a:lnTo>
                                  <a:pt x="2048415" y="0"/>
                                </a:lnTo>
                              </a:path>
                            </a:pathLst>
                          </a:custGeom>
                          <a:ln w="8371">
                            <a:solidFill>
                              <a:srgbClr val="AFAFAF"/>
                            </a:solidFill>
                            <a:prstDash val="solid"/>
                          </a:ln>
                        </wps:spPr>
                        <wps:bodyPr wrap="square" lIns="0" tIns="0" rIns="0" bIns="0" rtlCol="0">
                          <a:prstTxWarp prst="textNoShape">
                            <a:avLst/>
                          </a:prstTxWarp>
                          <a:noAutofit/>
                        </wps:bodyPr>
                      </wps:wsp>
                      <wps:wsp>
                        <wps:cNvPr id="786" name="Graphic 786"/>
                        <wps:cNvSpPr/>
                        <wps:spPr>
                          <a:xfrm>
                            <a:off x="0" y="954272"/>
                            <a:ext cx="36830" cy="1270"/>
                          </a:xfrm>
                          <a:custGeom>
                            <a:avLst/>
                            <a:gdLst/>
                            <a:ahLst/>
                            <a:cxnLst/>
                            <a:rect l="l" t="t" r="r" b="b"/>
                            <a:pathLst>
                              <a:path w="36830">
                                <a:moveTo>
                                  <a:pt x="36623" y="0"/>
                                </a:moveTo>
                                <a:lnTo>
                                  <a:pt x="0" y="0"/>
                                </a:lnTo>
                              </a:path>
                            </a:pathLst>
                          </a:custGeom>
                          <a:solidFill>
                            <a:srgbClr val="000000"/>
                          </a:solidFill>
                        </wps:spPr>
                        <wps:bodyPr wrap="square" lIns="0" tIns="0" rIns="0" bIns="0" rtlCol="0">
                          <a:prstTxWarp prst="textNoShape">
                            <a:avLst/>
                          </a:prstTxWarp>
                          <a:noAutofit/>
                        </wps:bodyPr>
                      </wps:wsp>
                      <wps:wsp>
                        <wps:cNvPr id="787" name="Graphic 787"/>
                        <wps:cNvSpPr/>
                        <wps:spPr>
                          <a:xfrm>
                            <a:off x="0" y="954272"/>
                            <a:ext cx="36830" cy="1270"/>
                          </a:xfrm>
                          <a:custGeom>
                            <a:avLst/>
                            <a:gdLst/>
                            <a:ahLst/>
                            <a:cxnLst/>
                            <a:rect l="l" t="t" r="r" b="b"/>
                            <a:pathLst>
                              <a:path w="36830">
                                <a:moveTo>
                                  <a:pt x="36623" y="0"/>
                                </a:moveTo>
                                <a:lnTo>
                                  <a:pt x="0" y="0"/>
                                </a:lnTo>
                              </a:path>
                            </a:pathLst>
                          </a:custGeom>
                          <a:ln w="8371">
                            <a:solidFill>
                              <a:srgbClr val="000000"/>
                            </a:solidFill>
                            <a:prstDash val="solid"/>
                          </a:ln>
                        </wps:spPr>
                        <wps:bodyPr wrap="square" lIns="0" tIns="0" rIns="0" bIns="0" rtlCol="0">
                          <a:prstTxWarp prst="textNoShape">
                            <a:avLst/>
                          </a:prstTxWarp>
                          <a:noAutofit/>
                        </wps:bodyPr>
                      </wps:wsp>
                      <wps:wsp>
                        <wps:cNvPr id="788" name="Graphic 788"/>
                        <wps:cNvSpPr/>
                        <wps:spPr>
                          <a:xfrm>
                            <a:off x="36623" y="694444"/>
                            <a:ext cx="2048510" cy="1270"/>
                          </a:xfrm>
                          <a:custGeom>
                            <a:avLst/>
                            <a:gdLst/>
                            <a:ahLst/>
                            <a:cxnLst/>
                            <a:rect l="l" t="t" r="r" b="b"/>
                            <a:pathLst>
                              <a:path w="2048510">
                                <a:moveTo>
                                  <a:pt x="0" y="0"/>
                                </a:moveTo>
                                <a:lnTo>
                                  <a:pt x="2048415" y="0"/>
                                </a:lnTo>
                              </a:path>
                            </a:pathLst>
                          </a:custGeom>
                          <a:ln w="8371">
                            <a:solidFill>
                              <a:srgbClr val="AFAFAF"/>
                            </a:solidFill>
                            <a:prstDash val="solid"/>
                          </a:ln>
                        </wps:spPr>
                        <wps:bodyPr wrap="square" lIns="0" tIns="0" rIns="0" bIns="0" rtlCol="0">
                          <a:prstTxWarp prst="textNoShape">
                            <a:avLst/>
                          </a:prstTxWarp>
                          <a:noAutofit/>
                        </wps:bodyPr>
                      </wps:wsp>
                      <wps:wsp>
                        <wps:cNvPr id="789" name="Graphic 789"/>
                        <wps:cNvSpPr/>
                        <wps:spPr>
                          <a:xfrm>
                            <a:off x="0" y="694444"/>
                            <a:ext cx="36830" cy="1270"/>
                          </a:xfrm>
                          <a:custGeom>
                            <a:avLst/>
                            <a:gdLst/>
                            <a:ahLst/>
                            <a:cxnLst/>
                            <a:rect l="l" t="t" r="r" b="b"/>
                            <a:pathLst>
                              <a:path w="36830">
                                <a:moveTo>
                                  <a:pt x="36623" y="0"/>
                                </a:moveTo>
                                <a:lnTo>
                                  <a:pt x="0" y="0"/>
                                </a:lnTo>
                              </a:path>
                            </a:pathLst>
                          </a:custGeom>
                          <a:solidFill>
                            <a:srgbClr val="000000"/>
                          </a:solidFill>
                        </wps:spPr>
                        <wps:bodyPr wrap="square" lIns="0" tIns="0" rIns="0" bIns="0" rtlCol="0">
                          <a:prstTxWarp prst="textNoShape">
                            <a:avLst/>
                          </a:prstTxWarp>
                          <a:noAutofit/>
                        </wps:bodyPr>
                      </wps:wsp>
                      <wps:wsp>
                        <wps:cNvPr id="790" name="Graphic 790"/>
                        <wps:cNvSpPr/>
                        <wps:spPr>
                          <a:xfrm>
                            <a:off x="0" y="694444"/>
                            <a:ext cx="36830" cy="1270"/>
                          </a:xfrm>
                          <a:custGeom>
                            <a:avLst/>
                            <a:gdLst/>
                            <a:ahLst/>
                            <a:cxnLst/>
                            <a:rect l="l" t="t" r="r" b="b"/>
                            <a:pathLst>
                              <a:path w="36830">
                                <a:moveTo>
                                  <a:pt x="36623" y="0"/>
                                </a:moveTo>
                                <a:lnTo>
                                  <a:pt x="0" y="0"/>
                                </a:lnTo>
                              </a:path>
                            </a:pathLst>
                          </a:custGeom>
                          <a:ln w="8371">
                            <a:solidFill>
                              <a:srgbClr val="000000"/>
                            </a:solidFill>
                            <a:prstDash val="solid"/>
                          </a:ln>
                        </wps:spPr>
                        <wps:bodyPr wrap="square" lIns="0" tIns="0" rIns="0" bIns="0" rtlCol="0">
                          <a:prstTxWarp prst="textNoShape">
                            <a:avLst/>
                          </a:prstTxWarp>
                          <a:noAutofit/>
                        </wps:bodyPr>
                      </wps:wsp>
                      <wps:wsp>
                        <wps:cNvPr id="791" name="Graphic 791"/>
                        <wps:cNvSpPr/>
                        <wps:spPr>
                          <a:xfrm>
                            <a:off x="36623" y="434616"/>
                            <a:ext cx="2048510" cy="1270"/>
                          </a:xfrm>
                          <a:custGeom>
                            <a:avLst/>
                            <a:gdLst/>
                            <a:ahLst/>
                            <a:cxnLst/>
                            <a:rect l="l" t="t" r="r" b="b"/>
                            <a:pathLst>
                              <a:path w="2048510">
                                <a:moveTo>
                                  <a:pt x="0" y="0"/>
                                </a:moveTo>
                                <a:lnTo>
                                  <a:pt x="2048415" y="0"/>
                                </a:lnTo>
                              </a:path>
                            </a:pathLst>
                          </a:custGeom>
                          <a:ln w="8371">
                            <a:solidFill>
                              <a:srgbClr val="AFAFAF"/>
                            </a:solidFill>
                            <a:prstDash val="solid"/>
                          </a:ln>
                        </wps:spPr>
                        <wps:bodyPr wrap="square" lIns="0" tIns="0" rIns="0" bIns="0" rtlCol="0">
                          <a:prstTxWarp prst="textNoShape">
                            <a:avLst/>
                          </a:prstTxWarp>
                          <a:noAutofit/>
                        </wps:bodyPr>
                      </wps:wsp>
                      <wps:wsp>
                        <wps:cNvPr id="792" name="Graphic 792"/>
                        <wps:cNvSpPr/>
                        <wps:spPr>
                          <a:xfrm>
                            <a:off x="0" y="434616"/>
                            <a:ext cx="36830" cy="1270"/>
                          </a:xfrm>
                          <a:custGeom>
                            <a:avLst/>
                            <a:gdLst/>
                            <a:ahLst/>
                            <a:cxnLst/>
                            <a:rect l="l" t="t" r="r" b="b"/>
                            <a:pathLst>
                              <a:path w="36830">
                                <a:moveTo>
                                  <a:pt x="36623" y="0"/>
                                </a:moveTo>
                                <a:lnTo>
                                  <a:pt x="0" y="0"/>
                                </a:lnTo>
                              </a:path>
                            </a:pathLst>
                          </a:custGeom>
                          <a:solidFill>
                            <a:srgbClr val="000000"/>
                          </a:solidFill>
                        </wps:spPr>
                        <wps:bodyPr wrap="square" lIns="0" tIns="0" rIns="0" bIns="0" rtlCol="0">
                          <a:prstTxWarp prst="textNoShape">
                            <a:avLst/>
                          </a:prstTxWarp>
                          <a:noAutofit/>
                        </wps:bodyPr>
                      </wps:wsp>
                      <wps:wsp>
                        <wps:cNvPr id="793" name="Graphic 793"/>
                        <wps:cNvSpPr/>
                        <wps:spPr>
                          <a:xfrm>
                            <a:off x="0" y="434616"/>
                            <a:ext cx="36830" cy="1270"/>
                          </a:xfrm>
                          <a:custGeom>
                            <a:avLst/>
                            <a:gdLst/>
                            <a:ahLst/>
                            <a:cxnLst/>
                            <a:rect l="l" t="t" r="r" b="b"/>
                            <a:pathLst>
                              <a:path w="36830">
                                <a:moveTo>
                                  <a:pt x="36623" y="0"/>
                                </a:moveTo>
                                <a:lnTo>
                                  <a:pt x="0" y="0"/>
                                </a:lnTo>
                              </a:path>
                            </a:pathLst>
                          </a:custGeom>
                          <a:ln w="8371">
                            <a:solidFill>
                              <a:srgbClr val="000000"/>
                            </a:solidFill>
                            <a:prstDash val="solid"/>
                          </a:ln>
                        </wps:spPr>
                        <wps:bodyPr wrap="square" lIns="0" tIns="0" rIns="0" bIns="0" rtlCol="0">
                          <a:prstTxWarp prst="textNoShape">
                            <a:avLst/>
                          </a:prstTxWarp>
                          <a:noAutofit/>
                        </wps:bodyPr>
                      </wps:wsp>
                      <wps:wsp>
                        <wps:cNvPr id="794" name="Graphic 794"/>
                        <wps:cNvSpPr/>
                        <wps:spPr>
                          <a:xfrm>
                            <a:off x="36623" y="174788"/>
                            <a:ext cx="2048510" cy="1270"/>
                          </a:xfrm>
                          <a:custGeom>
                            <a:avLst/>
                            <a:gdLst/>
                            <a:ahLst/>
                            <a:cxnLst/>
                            <a:rect l="l" t="t" r="r" b="b"/>
                            <a:pathLst>
                              <a:path w="2048510">
                                <a:moveTo>
                                  <a:pt x="0" y="0"/>
                                </a:moveTo>
                                <a:lnTo>
                                  <a:pt x="2048415" y="0"/>
                                </a:lnTo>
                              </a:path>
                            </a:pathLst>
                          </a:custGeom>
                          <a:ln w="8371">
                            <a:solidFill>
                              <a:srgbClr val="AFAFAF"/>
                            </a:solidFill>
                            <a:prstDash val="solid"/>
                          </a:ln>
                        </wps:spPr>
                        <wps:bodyPr wrap="square" lIns="0" tIns="0" rIns="0" bIns="0" rtlCol="0">
                          <a:prstTxWarp prst="textNoShape">
                            <a:avLst/>
                          </a:prstTxWarp>
                          <a:noAutofit/>
                        </wps:bodyPr>
                      </wps:wsp>
                      <wps:wsp>
                        <wps:cNvPr id="795" name="Graphic 795"/>
                        <wps:cNvSpPr/>
                        <wps:spPr>
                          <a:xfrm>
                            <a:off x="0" y="174788"/>
                            <a:ext cx="36830" cy="1270"/>
                          </a:xfrm>
                          <a:custGeom>
                            <a:avLst/>
                            <a:gdLst/>
                            <a:ahLst/>
                            <a:cxnLst/>
                            <a:rect l="l" t="t" r="r" b="b"/>
                            <a:pathLst>
                              <a:path w="36830">
                                <a:moveTo>
                                  <a:pt x="36623" y="0"/>
                                </a:moveTo>
                                <a:lnTo>
                                  <a:pt x="0" y="0"/>
                                </a:lnTo>
                              </a:path>
                            </a:pathLst>
                          </a:custGeom>
                          <a:solidFill>
                            <a:srgbClr val="000000"/>
                          </a:solidFill>
                        </wps:spPr>
                        <wps:bodyPr wrap="square" lIns="0" tIns="0" rIns="0" bIns="0" rtlCol="0">
                          <a:prstTxWarp prst="textNoShape">
                            <a:avLst/>
                          </a:prstTxWarp>
                          <a:noAutofit/>
                        </wps:bodyPr>
                      </wps:wsp>
                      <wps:wsp>
                        <wps:cNvPr id="796" name="Graphic 796"/>
                        <wps:cNvSpPr/>
                        <wps:spPr>
                          <a:xfrm>
                            <a:off x="0" y="174788"/>
                            <a:ext cx="36830" cy="1270"/>
                          </a:xfrm>
                          <a:custGeom>
                            <a:avLst/>
                            <a:gdLst/>
                            <a:ahLst/>
                            <a:cxnLst/>
                            <a:rect l="l" t="t" r="r" b="b"/>
                            <a:pathLst>
                              <a:path w="36830">
                                <a:moveTo>
                                  <a:pt x="36623" y="0"/>
                                </a:moveTo>
                                <a:lnTo>
                                  <a:pt x="0" y="0"/>
                                </a:lnTo>
                              </a:path>
                            </a:pathLst>
                          </a:custGeom>
                          <a:ln w="8371">
                            <a:solidFill>
                              <a:srgbClr val="000000"/>
                            </a:solidFill>
                            <a:prstDash val="solid"/>
                          </a:ln>
                        </wps:spPr>
                        <wps:bodyPr wrap="square" lIns="0" tIns="0" rIns="0" bIns="0" rtlCol="0">
                          <a:prstTxWarp prst="textNoShape">
                            <a:avLst/>
                          </a:prstTxWarp>
                          <a:noAutofit/>
                        </wps:bodyPr>
                      </wps:wsp>
                      <wps:wsp>
                        <wps:cNvPr id="797" name="Graphic 797"/>
                        <wps:cNvSpPr/>
                        <wps:spPr>
                          <a:xfrm>
                            <a:off x="36623" y="4185"/>
                            <a:ext cx="2048510" cy="1989455"/>
                          </a:xfrm>
                          <a:custGeom>
                            <a:avLst/>
                            <a:gdLst/>
                            <a:ahLst/>
                            <a:cxnLst/>
                            <a:rect l="l" t="t" r="r" b="b"/>
                            <a:pathLst>
                              <a:path w="2048510" h="1989455">
                                <a:moveTo>
                                  <a:pt x="0" y="1989398"/>
                                </a:moveTo>
                                <a:lnTo>
                                  <a:pt x="0" y="0"/>
                                </a:lnTo>
                              </a:path>
                              <a:path w="2048510" h="1989455">
                                <a:moveTo>
                                  <a:pt x="2048415" y="1989398"/>
                                </a:moveTo>
                                <a:lnTo>
                                  <a:pt x="2048415" y="0"/>
                                </a:lnTo>
                              </a:path>
                              <a:path w="2048510" h="1989455">
                                <a:moveTo>
                                  <a:pt x="0" y="1989398"/>
                                </a:moveTo>
                                <a:lnTo>
                                  <a:pt x="2048415" y="1989398"/>
                                </a:lnTo>
                              </a:path>
                              <a:path w="2048510" h="1989455">
                                <a:moveTo>
                                  <a:pt x="0" y="0"/>
                                </a:moveTo>
                                <a:lnTo>
                                  <a:pt x="2048415" y="0"/>
                                </a:lnTo>
                              </a:path>
                            </a:pathLst>
                          </a:custGeom>
                          <a:ln w="8371">
                            <a:solidFill>
                              <a:srgbClr val="000000"/>
                            </a:solidFill>
                            <a:prstDash val="solid"/>
                          </a:ln>
                        </wps:spPr>
                        <wps:bodyPr wrap="square" lIns="0" tIns="0" rIns="0" bIns="0" rtlCol="0">
                          <a:prstTxWarp prst="textNoShape">
                            <a:avLst/>
                          </a:prstTxWarp>
                          <a:noAutofit/>
                        </wps:bodyPr>
                      </wps:wsp>
                      <wps:wsp>
                        <wps:cNvPr id="798" name="Textbox 798"/>
                        <wps:cNvSpPr txBox="1"/>
                        <wps:spPr>
                          <a:xfrm>
                            <a:off x="1794408" y="103590"/>
                            <a:ext cx="262255" cy="95885"/>
                          </a:xfrm>
                          <a:prstGeom prst="rect">
                            <a:avLst/>
                          </a:prstGeom>
                        </wps:spPr>
                        <wps:txbx>
                          <w:txbxContent>
                            <w:p w14:paraId="00DC288F" w14:textId="77777777" w:rsidR="00350CFB" w:rsidRDefault="00283FFF">
                              <w:pPr>
                                <w:spacing w:line="151" w:lineRule="exact"/>
                                <w:rPr>
                                  <w:rFonts w:ascii="Arial"/>
                                  <w:sz w:val="18"/>
                                </w:rPr>
                              </w:pPr>
                              <w:r>
                                <w:rPr>
                                  <w:rFonts w:ascii="Arial"/>
                                  <w:spacing w:val="-5"/>
                                  <w:sz w:val="18"/>
                                </w:rPr>
                                <w:t>AWP</w:t>
                              </w:r>
                            </w:p>
                          </w:txbxContent>
                        </wps:txbx>
                        <wps:bodyPr wrap="square" lIns="0" tIns="0" rIns="0" bIns="0" rtlCol="0">
                          <a:noAutofit/>
                        </wps:bodyPr>
                      </wps:wsp>
                    </wpg:wgp>
                  </a:graphicData>
                </a:graphic>
              </wp:anchor>
            </w:drawing>
          </mc:Choice>
          <mc:Fallback>
            <w:pict>
              <v:group w14:anchorId="00DC27BC" id="Group 759" o:spid="_x0000_s1359" style="position:absolute;left:0;text-align:left;margin-left:338.05pt;margin-top:-28.9pt;width:164.55pt;height:159.9pt;z-index:15784960;mso-wrap-distance-left:0;mso-wrap-distance-right:0;mso-position-horizontal-relative:page;mso-position-vertical-relative:text" coordsize="20897,203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">
                <v:shape id="Graphic 760" o:spid="_x0000_s1360" style="position:absolute;left:1297;top:989;width:18624;height:18948;visibility:visible;mso-wrap-style:square;v-text-anchor:top" coordsize="1862455,1894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" path="m1396644,1891550r-46558,l1350086,1890509r-46546,l1256982,1890509r,3111l1210424,1893620r,-2070l1163866,1891550r-46546,l1117320,1890509r-46558,l1070762,1881149r-46558,l1024204,1887385r-46558,l931100,1887385r,-14542l884542,1872843r,-5194l837984,1867649r,-3124l791425,1864525r,-13513l744880,1851012r,-4153l698322,1846859r,-15596l651764,1831263r,-17665l605205,1813598r,-32220l558660,1781378r,-6236l512102,1775142r,-19748l465543,1755394r,-21819l418985,1733575r,-50927l372440,1682648r,1041l325882,1683689r,-63398l279323,1620291r,-24943l232778,1595348r,-83147l186220,1512201r,73787l139661,1585988r,-227609l93103,1358379r,217221l46558,1575600,46558,,,,,1894662r46558,l93103,1894662r1303541,l1396644,1891550xem1536306,1893620r-46546,l1443202,1893620r,1042l1489760,1894662r46546,l1536306,1893620xem1675968,1893620r-46546,l1582864,1893620r,1042l1629422,1894662r46546,l1675968,1893620xem1862188,1893620r-46546,l1815642,1894662r46546,l1862188,1893620xe" fillcolor="#5a4979" stroked="f">
                  <v:path arrowok="t"/>
                </v:shape>
                <v:shape id="Graphic 761" o:spid="_x0000_s1361" style="position:absolute;left:1796;top:41;width:13;height:19895;visibility:visible;mso-wrap-style:square;v-text-anchor:top" coordsize="1270,1989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" path="m,1989398l,e" filled="f" strokecolor="#afafaf" strokeweight=".23253mm">
                  <v:path arrowok="t"/>
                </v:shape>
                <v:shape id="Graphic 762" o:spid="_x0000_s1362" style="position:absolute;left:1796;top:19935;width:13;height:369;visibility:visible;mso-wrap-style:square;v-text-anchor:top" coordsize="127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" path="m,l,36623e" fillcolor="black" stroked="f">
                  <v:path arrowok="t"/>
                </v:shape>
                <v:shape id="Graphic 763" o:spid="_x0000_s1363" style="position:absolute;left:1796;top:19935;width:13;height:369;visibility:visible;mso-wrap-style:square;v-text-anchor:top" coordsize="127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" path="m,l,36623e" filled="f" strokeweight=".23253mm">
                  <v:path arrowok="t"/>
                </v:shape>
                <v:shape id="Graphic 764" o:spid="_x0000_s1364" style="position:absolute;left:6570;top:41;width:13;height:19895;visibility:visible;mso-wrap-style:square;v-text-anchor:top" coordsize="1270,1989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" path="m,1989398l,e" filled="f" strokecolor="#afafaf" strokeweight=".23253mm">
                  <v:path arrowok="t"/>
                </v:shape>
                <v:shape id="Graphic 765" o:spid="_x0000_s1365" style="position:absolute;left:6570;top:19935;width:13;height:369;visibility:visible;mso-wrap-style:square;v-text-anchor:top" coordsize="127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" path="m,l,36623e" fillcolor="black" stroked="f">
                  <v:path arrowok="t"/>
                </v:shape>
                <v:shape id="Graphic 766" o:spid="_x0000_s1366" style="position:absolute;left:6570;top:19935;width:13;height:369;visibility:visible;mso-wrap-style:square;v-text-anchor:top" coordsize="127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" path="m,l,36623e" filled="f" strokeweight=".23253mm">
                  <v:path arrowok="t"/>
                </v:shape>
                <v:shape id="Graphic 767" o:spid="_x0000_s1367" style="position:absolute;left:11344;top:41;width:13;height:19895;visibility:visible;mso-wrap-style:square;v-text-anchor:top" coordsize="1270,1989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" path="m,1989398l,e" filled="f" strokecolor="#afafaf" strokeweight=".23253mm">
                  <v:path arrowok="t"/>
                </v:shape>
                <v:shape id="Graphic 768" o:spid="_x0000_s1368" style="position:absolute;left:11344;top:19935;width:13;height:369;visibility:visible;mso-wrap-style:square;v-text-anchor:top" coordsize="127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" path="m,l,36623e" fillcolor="black" stroked="f">
                  <v:path arrowok="t"/>
                </v:shape>
                <v:shape id="Graphic 769" o:spid="_x0000_s1369" style="position:absolute;left:11344;top:19935;width:13;height:369;visibility:visible;mso-wrap-style:square;v-text-anchor:top" coordsize="127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" path="m,l,36623e" filled="f" strokeweight=".23253mm">
                  <v:path arrowok="t"/>
                </v:shape>
                <v:shape id="Graphic 770" o:spid="_x0000_s1370" style="position:absolute;left:16118;top:41;width:13;height:19895;visibility:visible;mso-wrap-style:square;v-text-anchor:top" coordsize="1270,1989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" path="m,1989398l,e" filled="f" strokecolor="#afafaf" strokeweight=".23253mm">
                  <v:path arrowok="t"/>
                </v:shape>
                <v:shape id="Graphic 771" o:spid="_x0000_s1371" style="position:absolute;left:16118;top:19935;width:13;height:369;visibility:visible;mso-wrap-style:square;v-text-anchor:top" coordsize="127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" path="m,l,36623e" fillcolor="black" stroked="f">
                  <v:path arrowok="t"/>
                </v:shape>
                <v:shape id="Graphic 772" o:spid="_x0000_s1372" style="position:absolute;left:16118;top:19935;width:13;height:369;visibility:visible;mso-wrap-style:square;v-text-anchor:top" coordsize="127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" path="m,l,36623e" filled="f" strokeweight=".23253mm">
                  <v:path arrowok="t"/>
                </v:shape>
                <v:shape id="Graphic 773" o:spid="_x0000_s1373" style="position:absolute;left:366;top:19935;width:20485;height:13;visibility:visible;mso-wrap-style:square;v-text-anchor:top" coordsize="2048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" path="m,l2048415,e" filled="f" strokecolor="#afafaf" strokeweight=".23253mm">
                  <v:path arrowok="t"/>
                </v:shape>
                <v:shape id="Graphic 774" o:spid="_x0000_s1374" style="position:absolute;top:19935;width:368;height:13;visibility:visible;mso-wrap-style:square;v-text-anchor:top" coordsize="36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" path="m36623,l,e" fillcolor="black" stroked="f">
                  <v:path arrowok="t"/>
                </v:shape>
                <v:shape id="Graphic 775" o:spid="_x0000_s1375" style="position:absolute;top:19935;width:368;height:13;visibility:visible;mso-wrap-style:square;v-text-anchor:top" coordsize="36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" path="m36623,l,e" filled="f" strokeweight=".23253mm">
                  <v:path arrowok="t"/>
                </v:shape>
                <v:shape id="Graphic 776" o:spid="_x0000_s1376" style="position:absolute;left:366;top:17337;width:20485;height:13;visibility:visible;mso-wrap-style:square;v-text-anchor:top" coordsize="2048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" path="m,l2048415,e" filled="f" strokecolor="#afafaf" strokeweight=".23253mm">
                  <v:path arrowok="t"/>
                </v:shape>
                <v:shape id="Graphic 777" o:spid="_x0000_s1377" style="position:absolute;top:17337;width:368;height:13;visibility:visible;mso-wrap-style:square;v-text-anchor:top" coordsize="36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" path="m36623,l,e" fillcolor="black" stroked="f">
                  <v:path arrowok="t"/>
                </v:shape>
                <v:shape id="Graphic 778" o:spid="_x0000_s1378" style="position:absolute;top:17337;width:368;height:13;visibility:visible;mso-wrap-style:square;v-text-anchor:top" coordsize="36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" path="m36623,l,e" filled="f" strokeweight=".23253mm">
                  <v:path arrowok="t"/>
                </v:shape>
                <v:shape id="Graphic 779" o:spid="_x0000_s1379" style="position:absolute;left:366;top:14739;width:20485;height:12;visibility:visible;mso-wrap-style:square;v-text-anchor:top" coordsize="2048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" path="m,l2048415,e" filled="f" strokecolor="#afafaf" strokeweight=".23253mm">
                  <v:path arrowok="t"/>
                </v:shape>
                <v:shape id="Graphic 780" o:spid="_x0000_s1380" style="position:absolute;top:14739;width:368;height:12;visibility:visible;mso-wrap-style:square;v-text-anchor:top" coordsize="36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" path="m36623,l,e" fillcolor="black" stroked="f">
                  <v:path arrowok="t"/>
                </v:shape>
                <v:shape id="Graphic 781" o:spid="_x0000_s1381" style="position:absolute;top:14739;width:368;height:12;visibility:visible;mso-wrap-style:square;v-text-anchor:top" coordsize="36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" path="m36623,l,e" filled="f" strokeweight=".23253mm">
                  <v:path arrowok="t"/>
                </v:shape>
                <v:shape id="Graphic 782" o:spid="_x0000_s1382" style="position:absolute;left:366;top:12141;width:20485;height:12;visibility:visible;mso-wrap-style:square;v-text-anchor:top" coordsize="2048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" path="m,l2048415,e" filled="f" strokecolor="#afafaf" strokeweight=".23253mm">
                  <v:path arrowok="t"/>
                </v:shape>
                <v:shape id="Graphic 783" o:spid="_x0000_s1383" style="position:absolute;top:12141;width:368;height:12;visibility:visible;mso-wrap-style:square;v-text-anchor:top" coordsize="36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" path="m36623,l,e" fillcolor="black" stroked="f">
                  <v:path arrowok="t"/>
                </v:shape>
                <v:shape id="Graphic 784" o:spid="_x0000_s1384" style="position:absolute;top:12141;width:368;height:12;visibility:visible;mso-wrap-style:square;v-text-anchor:top" coordsize="36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" path="m36623,l,e" filled="f" strokeweight=".23253mm">
                  <v:path arrowok="t"/>
                </v:shape>
                <v:shape id="Graphic 785" o:spid="_x0000_s1385" style="position:absolute;left:366;top:9542;width:20485;height:13;visibility:visible;mso-wrap-style:square;v-text-anchor:top" coordsize="2048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" path="m,l2048415,e" filled="f" strokecolor="#afafaf" strokeweight=".23253mm">
                  <v:path arrowok="t"/>
                </v:shape>
                <v:shape id="Graphic 786" o:spid="_x0000_s1386" style="position:absolute;top:9542;width:368;height:13;visibility:visible;mso-wrap-style:square;v-text-anchor:top" coordsize="36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" path="m36623,l,e" fillcolor="black" stroked="f">
                  <v:path arrowok="t"/>
                </v:shape>
                <v:shape id="Graphic 787" o:spid="_x0000_s1387" style="position:absolute;top:9542;width:368;height:13;visibility:visible;mso-wrap-style:square;v-text-anchor:top" coordsize="36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" path="m36623,l,e" filled="f" strokeweight=".23253mm">
                  <v:path arrowok="t"/>
                </v:shape>
                <v:shape id="Graphic 788" o:spid="_x0000_s1388" style="position:absolute;left:366;top:6944;width:20485;height:13;visibility:visible;mso-wrap-style:square;v-text-anchor:top" coordsize="2048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" path="m,l2048415,e" filled="f" strokecolor="#afafaf" strokeweight=".23253mm">
                  <v:path arrowok="t"/>
                </v:shape>
                <v:shape id="Graphic 789" o:spid="_x0000_s1389" style="position:absolute;top:6944;width:368;height:13;visibility:visible;mso-wrap-style:square;v-text-anchor:top" coordsize="36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" path="m36623,l,e" fillcolor="black" stroked="f">
                  <v:path arrowok="t"/>
                </v:shape>
                <v:shape id="Graphic 790" o:spid="_x0000_s1390" style="position:absolute;top:6944;width:368;height:13;visibility:visible;mso-wrap-style:square;v-text-anchor:top" coordsize="36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" path="m36623,l,e" filled="f" strokeweight=".23253mm">
                  <v:path arrowok="t"/>
                </v:shape>
                <v:shape id="Graphic 791" o:spid="_x0000_s1391" style="position:absolute;left:366;top:4346;width:20485;height:12;visibility:visible;mso-wrap-style:square;v-text-anchor:top" coordsize="2048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" path="m,l2048415,e" filled="f" strokecolor="#afafaf" strokeweight=".23253mm">
                  <v:path arrowok="t"/>
                </v:shape>
                <v:shape id="Graphic 792" o:spid="_x0000_s1392" style="position:absolute;top:4346;width:368;height:12;visibility:visible;mso-wrap-style:square;v-text-anchor:top" coordsize="36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" path="m36623,l,e" fillcolor="black" stroked="f">
                  <v:path arrowok="t"/>
                </v:shape>
                <v:shape id="Graphic 793" o:spid="_x0000_s1393" style="position:absolute;top:4346;width:368;height:12;visibility:visible;mso-wrap-style:square;v-text-anchor:top" coordsize="36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" path="m36623,l,e" filled="f" strokeweight=".23253mm">
                  <v:path arrowok="t"/>
                </v:shape>
                <v:shape id="Graphic 794" o:spid="_x0000_s1394" style="position:absolute;left:366;top:1747;width:20485;height:13;visibility:visible;mso-wrap-style:square;v-text-anchor:top" coordsize="2048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" path="m,l2048415,e" filled="f" strokecolor="#afafaf" strokeweight=".23253mm">
                  <v:path arrowok="t"/>
                </v:shape>
                <v:shape id="Graphic 795" o:spid="_x0000_s1395" style="position:absolute;top:1747;width:368;height:13;visibility:visible;mso-wrap-style:square;v-text-anchor:top" coordsize="36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" path="m36623,l,e" fillcolor="black" stroked="f">
                  <v:path arrowok="t"/>
                </v:shape>
                <v:shape id="Graphic 796" o:spid="_x0000_s1396" style="position:absolute;top:1747;width:368;height:13;visibility:visible;mso-wrap-style:square;v-text-anchor:top" coordsize="36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" path="m36623,l,e" filled="f" strokeweight=".23253mm">
                  <v:path arrowok="t"/>
                </v:shape>
                <v:shape id="Graphic 797" o:spid="_x0000_s1397" style="position:absolute;left:366;top:41;width:20485;height:19895;visibility:visible;mso-wrap-style:square;v-text-anchor:top" coordsize="2048510,1989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" path="m,1989398l,em2048415,1989398l2048415,em,1989398r2048415,em,l2048415,e" filled="f" strokeweight=".23253mm">
                  <v:path arrowok="t"/>
                </v:shape>
                <v:shape id="Textbox 798" o:spid="_x0000_s1398" type="#_x0000_t202" style="position:absolute;left:17944;top:1035;width:2622;height: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" filled="f" stroked="f">
                  <v:textbox inset="0,0,0,0">
                    <w:txbxContent>
                      <w:p w14:paraId="00DC288F" w14:textId="77777777" w:rsidR="00350CFB" w:rsidRDefault="00283FFF">
                        <w:pPr>
                          <w:spacing w:line="151" w:lineRule="exact"/>
                          <w:rPr>
                            <w:rFonts w:ascii="Arial"/>
                            <w:sz w:val="18"/>
                          </w:rPr>
                        </w:pPr>
                        <w:r>
                          <w:rPr>
                            <w:rFonts w:ascii="Arial"/>
                            <w:spacing w:val="-5"/>
                            <w:sz w:val="18"/>
                          </w:rPr>
                          <w:t>AWP</w:t>
                        </w:r>
                      </w:p>
                    </w:txbxContent>
                  </v:textbox>
                </v:shape>
                <w10:wrap anchorx="page"/>
              </v:group>
            </w:pict>
          </mc:Fallback>
        </mc:AlternateContent>
      </w:r>
      <w:r>
        <w:rPr>
          <w:rFonts w:ascii="Arial"/>
          <w:spacing w:val="-4"/>
          <w:w w:val="105"/>
          <w:sz w:val="18"/>
        </w:rPr>
        <w:t>1500</w:t>
      </w:r>
    </w:p>
    <w:p w14:paraId="00DC2299" w14:textId="77777777" w:rsidR="00350CFB" w:rsidRDefault="00350CFB">
      <w:pPr>
        <w:rPr>
          <w:rFonts w:ascii="Arial"/>
          <w:sz w:val="18"/>
        </w:rPr>
        <w:sectPr w:rsidR="00350CFB">
          <w:type w:val="continuous"/>
          <w:pgSz w:w="11910" w:h="16840"/>
          <w:pgMar w:top="1920" w:right="708" w:bottom="280" w:left="992" w:header="0" w:footer="2115" w:gutter="0"/>
          <w:cols w:num="2" w:space="720" w:equalWidth="0">
            <w:col w:w="1570" w:space="2612"/>
            <w:col w:w="6028"/>
          </w:cols>
        </w:sectPr>
      </w:pPr>
    </w:p>
    <w:p w14:paraId="00DC229A" w14:textId="77777777" w:rsidR="00350CFB" w:rsidRDefault="00350CFB">
      <w:pPr>
        <w:pStyle w:val="a3"/>
        <w:spacing w:before="7"/>
        <w:rPr>
          <w:rFonts w:ascii="Arial"/>
          <w:sz w:val="12"/>
        </w:rPr>
      </w:pPr>
    </w:p>
    <w:p w14:paraId="00DC229B" w14:textId="77777777" w:rsidR="00350CFB" w:rsidRDefault="00350CFB">
      <w:pPr>
        <w:pStyle w:val="a3"/>
        <w:rPr>
          <w:rFonts w:ascii="Arial"/>
          <w:sz w:val="12"/>
        </w:rPr>
        <w:sectPr w:rsidR="00350CFB">
          <w:type w:val="continuous"/>
          <w:pgSz w:w="11910" w:h="16840"/>
          <w:pgMar w:top="1920" w:right="708" w:bottom="280" w:left="992" w:header="0" w:footer="2115" w:gutter="0"/>
          <w:cols w:space="720"/>
        </w:sectPr>
      </w:pPr>
    </w:p>
    <w:p w14:paraId="00DC229C" w14:textId="77777777" w:rsidR="00350CFB" w:rsidRDefault="00283FFF">
      <w:pPr>
        <w:spacing w:before="99"/>
        <w:ind w:right="38"/>
        <w:jc w:val="right"/>
        <w:rPr>
          <w:rFonts w:ascii="Arial"/>
          <w:sz w:val="18"/>
        </w:rPr>
      </w:pPr>
      <w:r>
        <w:rPr>
          <w:rFonts w:ascii="Arial"/>
          <w:noProof/>
          <w:sz w:val="18"/>
        </w:rPr>
        <mc:AlternateContent>
          <mc:Choice Requires="wps">
            <w:drawing>
              <wp:anchor distT="0" distB="0" distL="0" distR="0" simplePos="0" relativeHeight="15785472" behindDoc="0" locked="0" layoutInCell="1" allowOverlap="1" wp14:anchorId="00DC27BE" wp14:editId="00DC27BF">
                <wp:simplePos x="0" y="0"/>
                <wp:positionH relativeFrom="page">
                  <wp:posOffset>1168969</wp:posOffset>
                </wp:positionH>
                <wp:positionV relativeFrom="paragraph">
                  <wp:posOffset>183387</wp:posOffset>
                </wp:positionV>
                <wp:extent cx="130810" cy="449580"/>
                <wp:effectExtent l="0" t="0" r="0" b="0"/>
                <wp:wrapNone/>
                <wp:docPr id="799" name="Textbox 7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810" cy="449580"/>
                        </a:xfrm>
                        <a:prstGeom prst="rect">
                          <a:avLst/>
                        </a:prstGeom>
                      </wps:spPr>
                      <wps:txbx>
                        <w:txbxContent>
                          <w:p w14:paraId="00DC2890" w14:textId="77777777" w:rsidR="00350CFB" w:rsidRDefault="00283FFF">
                            <w:pPr>
                              <w:spacing w:line="200" w:lineRule="exact"/>
                              <w:ind w:left="20"/>
                              <w:rPr>
                                <w:rFonts w:ascii="Arial"/>
                                <w:sz w:val="20"/>
                              </w:rPr>
                            </w:pPr>
                            <w:r>
                              <w:rPr>
                                <w:rFonts w:ascii="Arial"/>
                                <w:spacing w:val="-2"/>
                                <w:w w:val="105"/>
                                <w:sz w:val="20"/>
                              </w:rPr>
                              <w:t>Wallets</w:t>
                            </w:r>
                          </w:p>
                        </w:txbxContent>
                      </wps:txbx>
                      <wps:bodyPr vert="vert270" wrap="square" lIns="0" tIns="0" rIns="0" bIns="0" rtlCol="0">
                        <a:noAutofit/>
                      </wps:bodyPr>
                    </wps:wsp>
                  </a:graphicData>
                </a:graphic>
              </wp:anchor>
            </w:drawing>
          </mc:Choice>
          <mc:Fallback>
            <w:pict>
              <v:shape w14:anchorId="00DC27BE" id="Textbox 799" o:spid="_x0000_s1399" type="#_x0000_t202" style="position:absolute;left:0;text-align:left;margin-left:92.05pt;margin-top:14.45pt;width:10.3pt;height:35.4pt;z-index:15785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" filled="f" stroked="f">
                <v:textbox style="layout-flow:vertical;mso-layout-flow-alt:bottom-to-top" inset="0,0,0,0">
                  <w:txbxContent>
                    <w:p w14:paraId="00DC2890" w14:textId="77777777" w:rsidR="00350CFB" w:rsidRDefault="00283FFF">
                      <w:pPr>
                        <w:spacing w:line="200" w:lineRule="exact"/>
                        <w:ind w:left="20"/>
                        <w:rPr>
                          <w:rFonts w:ascii="Arial"/>
                          <w:sz w:val="20"/>
                        </w:rPr>
                      </w:pPr>
                      <w:r>
                        <w:rPr>
                          <w:rFonts w:ascii="Arial"/>
                          <w:spacing w:val="-2"/>
                          <w:w w:val="105"/>
                          <w:sz w:val="20"/>
                        </w:rPr>
                        <w:t>Wallets</w:t>
                      </w:r>
                    </w:p>
                  </w:txbxContent>
                </v:textbox>
                <w10:wrap anchorx="page"/>
              </v:shape>
            </w:pict>
          </mc:Fallback>
        </mc:AlternateContent>
      </w:r>
      <w:r>
        <w:rPr>
          <w:rFonts w:ascii="Arial"/>
          <w:spacing w:val="-4"/>
          <w:w w:val="105"/>
          <w:sz w:val="18"/>
        </w:rPr>
        <w:t>3000</w:t>
      </w:r>
    </w:p>
    <w:p w14:paraId="00DC229D" w14:textId="77777777" w:rsidR="00350CFB" w:rsidRDefault="00283FFF">
      <w:pPr>
        <w:spacing w:before="57"/>
        <w:ind w:left="1110"/>
        <w:rPr>
          <w:rFonts w:ascii="Arial"/>
          <w:sz w:val="18"/>
        </w:rPr>
      </w:pPr>
      <w:r>
        <w:br w:type="column"/>
      </w:r>
      <w:r>
        <w:rPr>
          <w:rFonts w:ascii="Arial"/>
          <w:spacing w:val="-4"/>
          <w:w w:val="105"/>
          <w:sz w:val="18"/>
        </w:rPr>
        <w:t>1250</w:t>
      </w:r>
    </w:p>
    <w:p w14:paraId="00DC229E" w14:textId="77777777" w:rsidR="00350CFB" w:rsidRDefault="00350CFB">
      <w:pPr>
        <w:rPr>
          <w:rFonts w:ascii="Arial"/>
          <w:sz w:val="18"/>
        </w:rPr>
        <w:sectPr w:rsidR="00350CFB">
          <w:type w:val="continuous"/>
          <w:pgSz w:w="11910" w:h="16840"/>
          <w:pgMar w:top="1920" w:right="708" w:bottom="280" w:left="992" w:header="0" w:footer="2115" w:gutter="0"/>
          <w:cols w:num="2" w:space="720" w:equalWidth="0">
            <w:col w:w="1570" w:space="2612"/>
            <w:col w:w="6028"/>
          </w:cols>
        </w:sectPr>
      </w:pPr>
    </w:p>
    <w:p w14:paraId="00DC229F" w14:textId="77777777" w:rsidR="00350CFB" w:rsidRDefault="00350CFB">
      <w:pPr>
        <w:pStyle w:val="a3"/>
        <w:rPr>
          <w:rFonts w:ascii="Arial"/>
          <w:sz w:val="9"/>
        </w:rPr>
      </w:pPr>
    </w:p>
    <w:p w14:paraId="00DC22A0" w14:textId="77777777" w:rsidR="00350CFB" w:rsidRDefault="00350CFB">
      <w:pPr>
        <w:pStyle w:val="a3"/>
        <w:rPr>
          <w:rFonts w:ascii="Arial"/>
          <w:sz w:val="9"/>
        </w:rPr>
        <w:sectPr w:rsidR="00350CFB">
          <w:type w:val="continuous"/>
          <w:pgSz w:w="11910" w:h="16840"/>
          <w:pgMar w:top="1920" w:right="708" w:bottom="280" w:left="992" w:header="0" w:footer="2115" w:gutter="0"/>
          <w:cols w:space="720"/>
        </w:sectPr>
      </w:pPr>
    </w:p>
    <w:p w14:paraId="00DC22A1" w14:textId="77777777" w:rsidR="00350CFB" w:rsidRDefault="00350CFB">
      <w:pPr>
        <w:pStyle w:val="a3"/>
        <w:spacing w:before="173"/>
        <w:rPr>
          <w:rFonts w:ascii="Arial"/>
          <w:sz w:val="16"/>
        </w:rPr>
      </w:pPr>
    </w:p>
    <w:p w14:paraId="00DC22A2" w14:textId="77777777" w:rsidR="00350CFB" w:rsidRDefault="00283FFF">
      <w:pPr>
        <w:ind w:right="38"/>
        <w:jc w:val="right"/>
        <w:rPr>
          <w:rFonts w:ascii="Arial"/>
          <w:sz w:val="18"/>
        </w:rPr>
      </w:pPr>
      <w:r>
        <w:rPr>
          <w:rFonts w:ascii="Arial"/>
          <w:spacing w:val="-4"/>
          <w:w w:val="105"/>
          <w:sz w:val="18"/>
        </w:rPr>
        <w:t>2000</w:t>
      </w:r>
    </w:p>
    <w:p w14:paraId="00DC22A3" w14:textId="77777777" w:rsidR="00350CFB" w:rsidRDefault="00283FFF">
      <w:pPr>
        <w:spacing w:before="57"/>
        <w:ind w:right="4491"/>
        <w:jc w:val="right"/>
        <w:rPr>
          <w:rFonts w:ascii="Arial"/>
          <w:sz w:val="18"/>
        </w:rPr>
      </w:pPr>
      <w:r>
        <w:br w:type="column"/>
      </w:r>
      <w:r>
        <w:rPr>
          <w:rFonts w:ascii="Arial"/>
          <w:spacing w:val="-4"/>
          <w:w w:val="105"/>
          <w:sz w:val="18"/>
        </w:rPr>
        <w:t>1000</w:t>
      </w:r>
    </w:p>
    <w:p w14:paraId="00DC22A4" w14:textId="77777777" w:rsidR="00350CFB" w:rsidRDefault="00350CFB">
      <w:pPr>
        <w:pStyle w:val="a3"/>
        <w:spacing w:before="18"/>
        <w:rPr>
          <w:rFonts w:ascii="Arial"/>
          <w:sz w:val="16"/>
        </w:rPr>
      </w:pPr>
    </w:p>
    <w:p w14:paraId="00DC22A5" w14:textId="77777777" w:rsidR="00350CFB" w:rsidRDefault="00283FFF">
      <w:pPr>
        <w:ind w:right="4491"/>
        <w:jc w:val="right"/>
        <w:rPr>
          <w:rFonts w:ascii="Arial"/>
          <w:sz w:val="18"/>
        </w:rPr>
      </w:pPr>
      <w:r>
        <w:rPr>
          <w:rFonts w:ascii="Arial"/>
          <w:noProof/>
          <w:sz w:val="18"/>
        </w:rPr>
        <mc:AlternateContent>
          <mc:Choice Requires="wps">
            <w:drawing>
              <wp:anchor distT="0" distB="0" distL="0" distR="0" simplePos="0" relativeHeight="15785984" behindDoc="0" locked="0" layoutInCell="1" allowOverlap="1" wp14:anchorId="00DC27C0" wp14:editId="00DC27C1">
                <wp:simplePos x="0" y="0"/>
                <wp:positionH relativeFrom="page">
                  <wp:posOffset>3824709</wp:posOffset>
                </wp:positionH>
                <wp:positionV relativeFrom="paragraph">
                  <wp:posOffset>-372517</wp:posOffset>
                </wp:positionV>
                <wp:extent cx="130810" cy="449580"/>
                <wp:effectExtent l="0" t="0" r="0" b="0"/>
                <wp:wrapNone/>
                <wp:docPr id="800" name="Textbox 8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810" cy="449580"/>
                        </a:xfrm>
                        <a:prstGeom prst="rect">
                          <a:avLst/>
                        </a:prstGeom>
                      </wps:spPr>
                      <wps:txbx>
                        <w:txbxContent>
                          <w:p w14:paraId="00DC2891" w14:textId="77777777" w:rsidR="00350CFB" w:rsidRDefault="00283FFF">
                            <w:pPr>
                              <w:spacing w:line="200" w:lineRule="exact"/>
                              <w:ind w:left="20"/>
                              <w:rPr>
                                <w:rFonts w:ascii="Arial"/>
                                <w:sz w:val="20"/>
                              </w:rPr>
                            </w:pPr>
                            <w:r>
                              <w:rPr>
                                <w:rFonts w:ascii="Arial"/>
                                <w:spacing w:val="-2"/>
                                <w:w w:val="105"/>
                                <w:sz w:val="20"/>
                              </w:rPr>
                              <w:t>Wallets</w:t>
                            </w:r>
                          </w:p>
                        </w:txbxContent>
                      </wps:txbx>
                      <wps:bodyPr vert="vert270" wrap="square" lIns="0" tIns="0" rIns="0" bIns="0" rtlCol="0">
                        <a:noAutofit/>
                      </wps:bodyPr>
                    </wps:wsp>
                  </a:graphicData>
                </a:graphic>
              </wp:anchor>
            </w:drawing>
          </mc:Choice>
          <mc:Fallback>
            <w:pict>
              <v:shape w14:anchorId="00DC27C0" id="Textbox 800" o:spid="_x0000_s1400" type="#_x0000_t202" style="position:absolute;left:0;text-align:left;margin-left:301.15pt;margin-top:-29.35pt;width:10.3pt;height:35.4pt;z-index:15785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" filled="f" stroked="f">
                <v:textbox style="layout-flow:vertical;mso-layout-flow-alt:bottom-to-top" inset="0,0,0,0">
                  <w:txbxContent>
                    <w:p w14:paraId="00DC2891" w14:textId="77777777" w:rsidR="00350CFB" w:rsidRDefault="00283FFF">
                      <w:pPr>
                        <w:spacing w:line="200" w:lineRule="exact"/>
                        <w:ind w:left="20"/>
                        <w:rPr>
                          <w:rFonts w:ascii="Arial"/>
                          <w:sz w:val="20"/>
                        </w:rPr>
                      </w:pPr>
                      <w:r>
                        <w:rPr>
                          <w:rFonts w:ascii="Arial"/>
                          <w:spacing w:val="-2"/>
                          <w:w w:val="105"/>
                          <w:sz w:val="20"/>
                        </w:rPr>
                        <w:t>Wallets</w:t>
                      </w:r>
                    </w:p>
                  </w:txbxContent>
                </v:textbox>
                <w10:wrap anchorx="page"/>
              </v:shape>
            </w:pict>
          </mc:Fallback>
        </mc:AlternateContent>
      </w:r>
      <w:r>
        <w:rPr>
          <w:rFonts w:ascii="Arial"/>
          <w:spacing w:val="-5"/>
          <w:w w:val="105"/>
          <w:sz w:val="18"/>
        </w:rPr>
        <w:t>750</w:t>
      </w:r>
    </w:p>
    <w:p w14:paraId="00DC22A6" w14:textId="77777777" w:rsidR="00350CFB" w:rsidRDefault="00350CFB">
      <w:pPr>
        <w:jc w:val="right"/>
        <w:rPr>
          <w:rFonts w:ascii="Arial"/>
          <w:sz w:val="18"/>
        </w:rPr>
        <w:sectPr w:rsidR="00350CFB">
          <w:type w:val="continuous"/>
          <w:pgSz w:w="11910" w:h="16840"/>
          <w:pgMar w:top="1920" w:right="708" w:bottom="280" w:left="992" w:header="0" w:footer="2115" w:gutter="0"/>
          <w:cols w:num="2" w:space="720" w:equalWidth="0">
            <w:col w:w="1570" w:space="2612"/>
            <w:col w:w="6028"/>
          </w:cols>
        </w:sectPr>
      </w:pPr>
    </w:p>
    <w:p w14:paraId="00DC22A7" w14:textId="77777777" w:rsidR="00350CFB" w:rsidRDefault="00350CFB">
      <w:pPr>
        <w:pStyle w:val="a3"/>
        <w:spacing w:before="8"/>
        <w:rPr>
          <w:rFonts w:ascii="Arial"/>
          <w:sz w:val="12"/>
        </w:rPr>
      </w:pPr>
    </w:p>
    <w:p w14:paraId="00DC22A8" w14:textId="77777777" w:rsidR="00350CFB" w:rsidRDefault="00350CFB">
      <w:pPr>
        <w:pStyle w:val="a3"/>
        <w:rPr>
          <w:rFonts w:ascii="Arial"/>
          <w:sz w:val="12"/>
        </w:rPr>
        <w:sectPr w:rsidR="00350CFB">
          <w:type w:val="continuous"/>
          <w:pgSz w:w="11910" w:h="16840"/>
          <w:pgMar w:top="1920" w:right="708" w:bottom="280" w:left="992" w:header="0" w:footer="2115" w:gutter="0"/>
          <w:cols w:space="720"/>
        </w:sectPr>
      </w:pPr>
    </w:p>
    <w:p w14:paraId="00DC22A9" w14:textId="77777777" w:rsidR="00350CFB" w:rsidRDefault="00350CFB">
      <w:pPr>
        <w:pStyle w:val="a3"/>
        <w:spacing w:before="22"/>
        <w:rPr>
          <w:rFonts w:ascii="Arial"/>
          <w:sz w:val="16"/>
        </w:rPr>
      </w:pPr>
    </w:p>
    <w:p w14:paraId="00DC22AA" w14:textId="77777777" w:rsidR="00350CFB" w:rsidRDefault="00283FFF">
      <w:pPr>
        <w:ind w:right="38"/>
        <w:jc w:val="right"/>
        <w:rPr>
          <w:rFonts w:ascii="Arial"/>
          <w:sz w:val="18"/>
        </w:rPr>
      </w:pPr>
      <w:r>
        <w:rPr>
          <w:rFonts w:ascii="Arial"/>
          <w:spacing w:val="-4"/>
          <w:w w:val="105"/>
          <w:sz w:val="18"/>
        </w:rPr>
        <w:t>1000</w:t>
      </w:r>
    </w:p>
    <w:p w14:paraId="00DC22AB" w14:textId="77777777" w:rsidR="00350CFB" w:rsidRDefault="00283FFF">
      <w:pPr>
        <w:spacing w:before="56"/>
        <w:ind w:left="1110"/>
        <w:rPr>
          <w:rFonts w:ascii="Arial"/>
          <w:sz w:val="18"/>
        </w:rPr>
      </w:pPr>
      <w:r>
        <w:br w:type="column"/>
      </w:r>
      <w:r>
        <w:rPr>
          <w:rFonts w:ascii="Arial"/>
          <w:spacing w:val="-5"/>
          <w:w w:val="105"/>
          <w:sz w:val="18"/>
        </w:rPr>
        <w:t>500</w:t>
      </w:r>
    </w:p>
    <w:p w14:paraId="00DC22AC" w14:textId="77777777" w:rsidR="00350CFB" w:rsidRDefault="00350CFB">
      <w:pPr>
        <w:pStyle w:val="a3"/>
        <w:spacing w:before="18"/>
        <w:rPr>
          <w:rFonts w:ascii="Arial"/>
          <w:sz w:val="16"/>
        </w:rPr>
      </w:pPr>
    </w:p>
    <w:p w14:paraId="00DC22AD" w14:textId="77777777" w:rsidR="00350CFB" w:rsidRDefault="00283FFF">
      <w:pPr>
        <w:ind w:left="1110"/>
        <w:rPr>
          <w:rFonts w:ascii="Arial"/>
          <w:sz w:val="18"/>
        </w:rPr>
      </w:pPr>
      <w:r>
        <w:rPr>
          <w:rFonts w:ascii="Arial"/>
          <w:spacing w:val="-5"/>
          <w:w w:val="105"/>
          <w:sz w:val="18"/>
        </w:rPr>
        <w:t>250</w:t>
      </w:r>
    </w:p>
    <w:p w14:paraId="00DC22AE" w14:textId="77777777" w:rsidR="00350CFB" w:rsidRDefault="00350CFB">
      <w:pPr>
        <w:rPr>
          <w:rFonts w:ascii="Arial"/>
          <w:sz w:val="18"/>
        </w:rPr>
        <w:sectPr w:rsidR="00350CFB">
          <w:type w:val="continuous"/>
          <w:pgSz w:w="11910" w:h="16840"/>
          <w:pgMar w:top="1920" w:right="708" w:bottom="280" w:left="992" w:header="0" w:footer="2115" w:gutter="0"/>
          <w:cols w:num="2" w:space="720" w:equalWidth="0">
            <w:col w:w="1570" w:space="2717"/>
            <w:col w:w="5923"/>
          </w:cols>
        </w:sectPr>
      </w:pPr>
    </w:p>
    <w:p w14:paraId="00DC22AF" w14:textId="77777777" w:rsidR="00350CFB" w:rsidRDefault="00350CFB">
      <w:pPr>
        <w:pStyle w:val="a3"/>
        <w:spacing w:before="8"/>
        <w:rPr>
          <w:rFonts w:ascii="Arial"/>
          <w:sz w:val="12"/>
        </w:rPr>
      </w:pPr>
    </w:p>
    <w:p w14:paraId="00DC22B0" w14:textId="77777777" w:rsidR="00350CFB" w:rsidRDefault="00350CFB">
      <w:pPr>
        <w:pStyle w:val="a3"/>
        <w:rPr>
          <w:rFonts w:ascii="Arial"/>
          <w:sz w:val="12"/>
        </w:rPr>
        <w:sectPr w:rsidR="00350CFB">
          <w:type w:val="continuous"/>
          <w:pgSz w:w="11910" w:h="16840"/>
          <w:pgMar w:top="1920" w:right="708" w:bottom="280" w:left="992" w:header="0" w:footer="2115" w:gutter="0"/>
          <w:cols w:space="720"/>
        </w:sectPr>
      </w:pPr>
    </w:p>
    <w:p w14:paraId="00DC22B1" w14:textId="77777777" w:rsidR="00350CFB" w:rsidRDefault="00283FFF">
      <w:pPr>
        <w:spacing w:before="57" w:line="192" w:lineRule="exact"/>
        <w:ind w:left="1424"/>
        <w:rPr>
          <w:rFonts w:ascii="Arial"/>
          <w:sz w:val="18"/>
        </w:rPr>
      </w:pPr>
      <w:r>
        <w:rPr>
          <w:rFonts w:ascii="Arial"/>
          <w:spacing w:val="-10"/>
          <w:w w:val="105"/>
          <w:sz w:val="18"/>
        </w:rPr>
        <w:t>0</w:t>
      </w:r>
    </w:p>
    <w:p w14:paraId="00DC22B2" w14:textId="77777777" w:rsidR="00350CFB" w:rsidRDefault="00283FFF">
      <w:pPr>
        <w:tabs>
          <w:tab w:val="left" w:pos="2594"/>
          <w:tab w:val="left" w:pos="3506"/>
          <w:tab w:val="left" w:pos="4418"/>
        </w:tabs>
        <w:spacing w:line="192" w:lineRule="exact"/>
        <w:ind w:left="1683"/>
        <w:rPr>
          <w:rFonts w:ascii="Arial"/>
          <w:sz w:val="18"/>
        </w:rPr>
      </w:pPr>
      <w:r>
        <w:rPr>
          <w:noProof/>
          <w:position w:val="5"/>
        </w:rPr>
        <w:drawing>
          <wp:inline distT="0" distB="0" distL="0" distR="0" wp14:anchorId="00DC27C2" wp14:editId="00DC27C3">
            <wp:extent cx="65504" cy="8266"/>
            <wp:effectExtent l="0" t="0" r="0" b="0"/>
            <wp:docPr id="801" name="Image 8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1" name="Image 801"/>
                    <pic:cNvPicPr/>
                  </pic:nvPicPr>
                  <pic:blipFill>
                    <a:blip r:embed="rId40" cstate="print"/>
                    <a:stretch>
                      <a:fillRect/>
                    </a:stretch>
                  </pic:blipFill>
                  <pic:spPr>
                    <a:xfrm>
                      <a:off x="0" y="0"/>
                      <a:ext cx="65504" cy="8266"/>
                    </a:xfrm>
                    <a:prstGeom prst="rect">
                      <a:avLst/>
                    </a:prstGeom>
                  </pic:spPr>
                </pic:pic>
              </a:graphicData>
            </a:graphic>
          </wp:inline>
        </w:drawing>
      </w:r>
      <w:r>
        <w:rPr>
          <w:rFonts w:ascii="Arial"/>
          <w:spacing w:val="-5"/>
          <w:w w:val="105"/>
          <w:sz w:val="18"/>
        </w:rPr>
        <w:t>4.0</w:t>
      </w:r>
      <w:r>
        <w:rPr>
          <w:rFonts w:ascii="Arial"/>
          <w:sz w:val="18"/>
        </w:rPr>
        <w:tab/>
      </w:r>
      <w:r>
        <w:rPr>
          <w:rFonts w:ascii="Arial"/>
          <w:noProof/>
          <w:position w:val="5"/>
          <w:sz w:val="18"/>
        </w:rPr>
        <w:drawing>
          <wp:inline distT="0" distB="0" distL="0" distR="0" wp14:anchorId="00DC27C4" wp14:editId="00DC27C5">
            <wp:extent cx="65504" cy="8266"/>
            <wp:effectExtent l="0" t="0" r="0" b="0"/>
            <wp:docPr id="802" name="Image 8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2" name="Image 802"/>
                    <pic:cNvPicPr/>
                  </pic:nvPicPr>
                  <pic:blipFill>
                    <a:blip r:embed="rId41" cstate="print"/>
                    <a:stretch>
                      <a:fillRect/>
                    </a:stretch>
                  </pic:blipFill>
                  <pic:spPr>
                    <a:xfrm>
                      <a:off x="0" y="0"/>
                      <a:ext cx="65504" cy="8266"/>
                    </a:xfrm>
                    <a:prstGeom prst="rect">
                      <a:avLst/>
                    </a:prstGeom>
                  </pic:spPr>
                </pic:pic>
              </a:graphicData>
            </a:graphic>
          </wp:inline>
        </w:drawing>
      </w:r>
      <w:r>
        <w:rPr>
          <w:rFonts w:ascii="Arial"/>
          <w:spacing w:val="-5"/>
          <w:w w:val="105"/>
          <w:sz w:val="18"/>
        </w:rPr>
        <w:t>3.8</w:t>
      </w:r>
      <w:r>
        <w:rPr>
          <w:rFonts w:ascii="Arial"/>
          <w:sz w:val="18"/>
        </w:rPr>
        <w:tab/>
      </w:r>
      <w:r>
        <w:rPr>
          <w:rFonts w:ascii="Arial"/>
          <w:noProof/>
          <w:position w:val="5"/>
          <w:sz w:val="18"/>
        </w:rPr>
        <w:drawing>
          <wp:inline distT="0" distB="0" distL="0" distR="0" wp14:anchorId="00DC27C6" wp14:editId="00DC27C7">
            <wp:extent cx="65504" cy="8266"/>
            <wp:effectExtent l="0" t="0" r="0" b="0"/>
            <wp:docPr id="803" name="Image 8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3" name="Image 803"/>
                    <pic:cNvPicPr/>
                  </pic:nvPicPr>
                  <pic:blipFill>
                    <a:blip r:embed="rId41" cstate="print"/>
                    <a:stretch>
                      <a:fillRect/>
                    </a:stretch>
                  </pic:blipFill>
                  <pic:spPr>
                    <a:xfrm>
                      <a:off x="0" y="0"/>
                      <a:ext cx="65504" cy="8266"/>
                    </a:xfrm>
                    <a:prstGeom prst="rect">
                      <a:avLst/>
                    </a:prstGeom>
                  </pic:spPr>
                </pic:pic>
              </a:graphicData>
            </a:graphic>
          </wp:inline>
        </w:drawing>
      </w:r>
      <w:r>
        <w:rPr>
          <w:rFonts w:ascii="Arial"/>
          <w:spacing w:val="-5"/>
          <w:w w:val="105"/>
          <w:sz w:val="18"/>
        </w:rPr>
        <w:t>3.6</w:t>
      </w:r>
      <w:r>
        <w:rPr>
          <w:rFonts w:ascii="Arial"/>
          <w:sz w:val="18"/>
        </w:rPr>
        <w:tab/>
      </w:r>
      <w:r>
        <w:rPr>
          <w:rFonts w:ascii="Arial"/>
          <w:noProof/>
          <w:position w:val="5"/>
          <w:sz w:val="18"/>
        </w:rPr>
        <w:drawing>
          <wp:inline distT="0" distB="0" distL="0" distR="0" wp14:anchorId="00DC27C8" wp14:editId="00DC27C9">
            <wp:extent cx="65504" cy="8266"/>
            <wp:effectExtent l="0" t="0" r="0" b="0"/>
            <wp:docPr id="804" name="Image 8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4" name="Image 804"/>
                    <pic:cNvPicPr/>
                  </pic:nvPicPr>
                  <pic:blipFill>
                    <a:blip r:embed="rId41" cstate="print"/>
                    <a:stretch>
                      <a:fillRect/>
                    </a:stretch>
                  </pic:blipFill>
                  <pic:spPr>
                    <a:xfrm>
                      <a:off x="0" y="0"/>
                      <a:ext cx="65504" cy="8266"/>
                    </a:xfrm>
                    <a:prstGeom prst="rect">
                      <a:avLst/>
                    </a:prstGeom>
                  </pic:spPr>
                </pic:pic>
              </a:graphicData>
            </a:graphic>
          </wp:inline>
        </w:drawing>
      </w:r>
      <w:r>
        <w:rPr>
          <w:rFonts w:ascii="Arial"/>
          <w:spacing w:val="-5"/>
          <w:w w:val="105"/>
          <w:sz w:val="18"/>
        </w:rPr>
        <w:t>3.4</w:t>
      </w:r>
    </w:p>
    <w:p w14:paraId="00DC22B3" w14:textId="77777777" w:rsidR="00350CFB" w:rsidRDefault="00283FFF">
      <w:pPr>
        <w:spacing w:before="12"/>
        <w:ind w:left="2697"/>
        <w:rPr>
          <w:rFonts w:ascii="Arial"/>
          <w:sz w:val="20"/>
        </w:rPr>
      </w:pPr>
      <w:r>
        <w:rPr>
          <w:rFonts w:ascii="Arial"/>
          <w:w w:val="105"/>
          <w:sz w:val="20"/>
        </w:rPr>
        <w:t>log</w:t>
      </w:r>
      <w:r>
        <w:rPr>
          <w:rFonts w:ascii="Arial"/>
          <w:w w:val="105"/>
          <w:sz w:val="20"/>
          <w:vertAlign w:val="subscript"/>
        </w:rPr>
        <w:t>10</w:t>
      </w:r>
      <w:r>
        <w:rPr>
          <w:rFonts w:ascii="Arial"/>
          <w:spacing w:val="-20"/>
          <w:w w:val="105"/>
          <w:sz w:val="20"/>
        </w:rPr>
        <w:t xml:space="preserve"> </w:t>
      </w:r>
      <w:r>
        <w:rPr>
          <w:rFonts w:ascii="Arial"/>
          <w:spacing w:val="-2"/>
          <w:w w:val="105"/>
          <w:sz w:val="20"/>
        </w:rPr>
        <w:t>(score)</w:t>
      </w:r>
    </w:p>
    <w:p w14:paraId="00DC22B4" w14:textId="77777777" w:rsidR="00350CFB" w:rsidRDefault="00283FFF">
      <w:pPr>
        <w:spacing w:before="57" w:line="195" w:lineRule="exact"/>
        <w:ind w:left="766"/>
        <w:rPr>
          <w:rFonts w:ascii="Arial"/>
          <w:sz w:val="18"/>
        </w:rPr>
      </w:pPr>
      <w:r>
        <w:br w:type="column"/>
      </w:r>
      <w:r>
        <w:rPr>
          <w:rFonts w:ascii="Arial"/>
          <w:spacing w:val="-10"/>
          <w:w w:val="105"/>
          <w:sz w:val="18"/>
        </w:rPr>
        <w:t>0</w:t>
      </w:r>
    </w:p>
    <w:p w14:paraId="00DC22B5" w14:textId="77777777" w:rsidR="00350CFB" w:rsidRDefault="00283FFF">
      <w:pPr>
        <w:tabs>
          <w:tab w:val="left" w:pos="1859"/>
          <w:tab w:val="left" w:pos="2611"/>
          <w:tab w:val="left" w:pos="3362"/>
        </w:tabs>
        <w:spacing w:line="195" w:lineRule="exact"/>
        <w:ind w:left="1107"/>
        <w:rPr>
          <w:rFonts w:ascii="Arial"/>
          <w:position w:val="-4"/>
          <w:sz w:val="18"/>
        </w:rPr>
      </w:pPr>
      <w:r>
        <w:rPr>
          <w:noProof/>
        </w:rPr>
        <w:drawing>
          <wp:inline distT="0" distB="0" distL="0" distR="0" wp14:anchorId="00DC27CA" wp14:editId="00DC27CB">
            <wp:extent cx="65504" cy="8266"/>
            <wp:effectExtent l="0" t="0" r="0" b="0"/>
            <wp:docPr id="805" name="Image 8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5" name="Image 805"/>
                    <pic:cNvPicPr/>
                  </pic:nvPicPr>
                  <pic:blipFill>
                    <a:blip r:embed="rId41" cstate="print"/>
                    <a:stretch>
                      <a:fillRect/>
                    </a:stretch>
                  </pic:blipFill>
                  <pic:spPr>
                    <a:xfrm>
                      <a:off x="0" y="0"/>
                      <a:ext cx="65504" cy="8266"/>
                    </a:xfrm>
                    <a:prstGeom prst="rect">
                      <a:avLst/>
                    </a:prstGeom>
                  </pic:spPr>
                </pic:pic>
              </a:graphicData>
            </a:graphic>
          </wp:inline>
        </w:drawing>
      </w:r>
      <w:r>
        <w:rPr>
          <w:rFonts w:ascii="Arial"/>
          <w:spacing w:val="-10"/>
          <w:w w:val="105"/>
          <w:position w:val="-4"/>
          <w:sz w:val="18"/>
        </w:rPr>
        <w:t>5</w:t>
      </w:r>
      <w:r>
        <w:rPr>
          <w:rFonts w:ascii="Arial"/>
          <w:position w:val="-4"/>
          <w:sz w:val="18"/>
        </w:rPr>
        <w:tab/>
      </w:r>
      <w:r>
        <w:rPr>
          <w:rFonts w:ascii="Arial"/>
          <w:noProof/>
          <w:sz w:val="18"/>
        </w:rPr>
        <w:drawing>
          <wp:inline distT="0" distB="0" distL="0" distR="0" wp14:anchorId="00DC27CC" wp14:editId="00DC27CD">
            <wp:extent cx="65504" cy="8266"/>
            <wp:effectExtent l="0" t="0" r="0" b="0"/>
            <wp:docPr id="806" name="Image 8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6" name="Image 806"/>
                    <pic:cNvPicPr/>
                  </pic:nvPicPr>
                  <pic:blipFill>
                    <a:blip r:embed="rId40" cstate="print"/>
                    <a:stretch>
                      <a:fillRect/>
                    </a:stretch>
                  </pic:blipFill>
                  <pic:spPr>
                    <a:xfrm>
                      <a:off x="0" y="0"/>
                      <a:ext cx="65504" cy="8266"/>
                    </a:xfrm>
                    <a:prstGeom prst="rect">
                      <a:avLst/>
                    </a:prstGeom>
                  </pic:spPr>
                </pic:pic>
              </a:graphicData>
            </a:graphic>
          </wp:inline>
        </w:drawing>
      </w:r>
      <w:r>
        <w:rPr>
          <w:rFonts w:ascii="Arial"/>
          <w:spacing w:val="-10"/>
          <w:w w:val="105"/>
          <w:position w:val="-4"/>
          <w:sz w:val="18"/>
        </w:rPr>
        <w:t>4</w:t>
      </w:r>
      <w:r>
        <w:rPr>
          <w:rFonts w:ascii="Arial"/>
          <w:position w:val="-4"/>
          <w:sz w:val="18"/>
        </w:rPr>
        <w:tab/>
      </w:r>
      <w:r>
        <w:rPr>
          <w:rFonts w:ascii="Arial"/>
          <w:noProof/>
          <w:sz w:val="18"/>
        </w:rPr>
        <w:drawing>
          <wp:inline distT="0" distB="0" distL="0" distR="0" wp14:anchorId="00DC27CE" wp14:editId="00DC27CF">
            <wp:extent cx="65504" cy="8266"/>
            <wp:effectExtent l="0" t="0" r="0" b="0"/>
            <wp:docPr id="807" name="Image 8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7" name="Image 807"/>
                    <pic:cNvPicPr/>
                  </pic:nvPicPr>
                  <pic:blipFill>
                    <a:blip r:embed="rId41" cstate="print"/>
                    <a:stretch>
                      <a:fillRect/>
                    </a:stretch>
                  </pic:blipFill>
                  <pic:spPr>
                    <a:xfrm>
                      <a:off x="0" y="0"/>
                      <a:ext cx="65504" cy="8266"/>
                    </a:xfrm>
                    <a:prstGeom prst="rect">
                      <a:avLst/>
                    </a:prstGeom>
                  </pic:spPr>
                </pic:pic>
              </a:graphicData>
            </a:graphic>
          </wp:inline>
        </w:drawing>
      </w:r>
      <w:r>
        <w:rPr>
          <w:rFonts w:ascii="Arial"/>
          <w:spacing w:val="-10"/>
          <w:w w:val="105"/>
          <w:position w:val="-4"/>
          <w:sz w:val="18"/>
        </w:rPr>
        <w:t>3</w:t>
      </w:r>
      <w:r>
        <w:rPr>
          <w:rFonts w:ascii="Arial"/>
          <w:position w:val="-4"/>
          <w:sz w:val="18"/>
        </w:rPr>
        <w:tab/>
      </w:r>
      <w:r>
        <w:rPr>
          <w:rFonts w:ascii="Arial"/>
          <w:noProof/>
          <w:sz w:val="18"/>
        </w:rPr>
        <w:drawing>
          <wp:inline distT="0" distB="0" distL="0" distR="0" wp14:anchorId="00DC27D0" wp14:editId="00DC27D1">
            <wp:extent cx="65504" cy="8266"/>
            <wp:effectExtent l="0" t="0" r="0" b="0"/>
            <wp:docPr id="808" name="Image 8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8" name="Image 808"/>
                    <pic:cNvPicPr/>
                  </pic:nvPicPr>
                  <pic:blipFill>
                    <a:blip r:embed="rId41" cstate="print"/>
                    <a:stretch>
                      <a:fillRect/>
                    </a:stretch>
                  </pic:blipFill>
                  <pic:spPr>
                    <a:xfrm>
                      <a:off x="0" y="0"/>
                      <a:ext cx="65504" cy="8266"/>
                    </a:xfrm>
                    <a:prstGeom prst="rect">
                      <a:avLst/>
                    </a:prstGeom>
                  </pic:spPr>
                </pic:pic>
              </a:graphicData>
            </a:graphic>
          </wp:inline>
        </w:drawing>
      </w:r>
      <w:r>
        <w:rPr>
          <w:rFonts w:ascii="Arial"/>
          <w:spacing w:val="-10"/>
          <w:w w:val="105"/>
          <w:position w:val="-4"/>
          <w:sz w:val="18"/>
        </w:rPr>
        <w:t>2</w:t>
      </w:r>
    </w:p>
    <w:p w14:paraId="00DC22B6" w14:textId="77777777" w:rsidR="00350CFB" w:rsidRDefault="00283FFF">
      <w:pPr>
        <w:spacing w:before="7"/>
        <w:ind w:right="172"/>
        <w:jc w:val="center"/>
        <w:rPr>
          <w:rFonts w:ascii="Arial"/>
          <w:sz w:val="20"/>
        </w:rPr>
      </w:pPr>
      <w:r>
        <w:rPr>
          <w:rFonts w:ascii="Arial"/>
          <w:w w:val="105"/>
          <w:sz w:val="20"/>
        </w:rPr>
        <w:t>log</w:t>
      </w:r>
      <w:r>
        <w:rPr>
          <w:rFonts w:ascii="Arial"/>
          <w:w w:val="105"/>
          <w:sz w:val="20"/>
          <w:vertAlign w:val="subscript"/>
        </w:rPr>
        <w:t>10</w:t>
      </w:r>
      <w:r>
        <w:rPr>
          <w:rFonts w:ascii="Arial"/>
          <w:spacing w:val="-20"/>
          <w:w w:val="105"/>
          <w:sz w:val="20"/>
        </w:rPr>
        <w:t xml:space="preserve"> </w:t>
      </w:r>
      <w:r>
        <w:rPr>
          <w:rFonts w:ascii="Arial"/>
          <w:spacing w:val="-2"/>
          <w:w w:val="105"/>
          <w:sz w:val="20"/>
        </w:rPr>
        <w:t>(score)</w:t>
      </w:r>
    </w:p>
    <w:p w14:paraId="00DC22B7" w14:textId="77777777" w:rsidR="00350CFB" w:rsidRDefault="00350CFB">
      <w:pPr>
        <w:jc w:val="center"/>
        <w:rPr>
          <w:rFonts w:ascii="Arial"/>
          <w:sz w:val="20"/>
        </w:rPr>
        <w:sectPr w:rsidR="00350CFB">
          <w:type w:val="continuous"/>
          <w:pgSz w:w="11910" w:h="16840"/>
          <w:pgMar w:top="1920" w:right="708" w:bottom="280" w:left="992" w:header="0" w:footer="2115" w:gutter="0"/>
          <w:cols w:num="2" w:space="720" w:equalWidth="0">
            <w:col w:w="4801" w:space="40"/>
            <w:col w:w="5369"/>
          </w:cols>
        </w:sectPr>
      </w:pPr>
    </w:p>
    <w:p w14:paraId="00DC22B8" w14:textId="77777777" w:rsidR="00350CFB" w:rsidRDefault="00350CFB">
      <w:pPr>
        <w:pStyle w:val="a3"/>
        <w:spacing w:before="37"/>
        <w:rPr>
          <w:rFonts w:ascii="Arial"/>
        </w:rPr>
      </w:pPr>
    </w:p>
    <w:p w14:paraId="00DC22B9" w14:textId="77777777" w:rsidR="00350CFB" w:rsidRDefault="00283FFF">
      <w:pPr>
        <w:pStyle w:val="a3"/>
        <w:spacing w:line="252" w:lineRule="auto"/>
        <w:ind w:left="282" w:right="524"/>
        <w:jc w:val="both"/>
      </w:pPr>
      <w:r>
        <w:rPr>
          <w:spacing w:val="-2"/>
          <w:w w:val="105"/>
        </w:rPr>
        <w:t>Figure</w:t>
      </w:r>
      <w:r>
        <w:rPr>
          <w:spacing w:val="-12"/>
          <w:w w:val="105"/>
        </w:rPr>
        <w:t xml:space="preserve"> </w:t>
      </w:r>
      <w:r>
        <w:rPr>
          <w:spacing w:val="-2"/>
          <w:w w:val="105"/>
        </w:rPr>
        <w:t>4.7:</w:t>
      </w:r>
      <w:r>
        <w:rPr>
          <w:spacing w:val="10"/>
          <w:w w:val="105"/>
        </w:rPr>
        <w:t xml:space="preserve"> </w:t>
      </w:r>
      <w:r>
        <w:rPr>
          <w:spacing w:val="-2"/>
          <w:w w:val="105"/>
        </w:rPr>
        <w:t>Marginal</w:t>
      </w:r>
      <w:r>
        <w:rPr>
          <w:spacing w:val="-12"/>
          <w:w w:val="105"/>
        </w:rPr>
        <w:t xml:space="preserve"> </w:t>
      </w:r>
      <w:r>
        <w:rPr>
          <w:spacing w:val="-2"/>
          <w:w w:val="105"/>
        </w:rPr>
        <w:t>distributions</w:t>
      </w:r>
      <w:r>
        <w:rPr>
          <w:spacing w:val="-12"/>
          <w:w w:val="105"/>
        </w:rPr>
        <w:t xml:space="preserve"> </w:t>
      </w:r>
      <w:r>
        <w:rPr>
          <w:spacing w:val="-2"/>
          <w:w w:val="105"/>
        </w:rPr>
        <w:t>of</w:t>
      </w:r>
      <w:r>
        <w:rPr>
          <w:spacing w:val="-12"/>
          <w:w w:val="105"/>
        </w:rPr>
        <w:t xml:space="preserve"> </w:t>
      </w:r>
      <w:r>
        <w:rPr>
          <w:spacing w:val="-2"/>
          <w:w w:val="105"/>
        </w:rPr>
        <w:t>EndorseRank</w:t>
      </w:r>
      <w:r>
        <w:rPr>
          <w:spacing w:val="-12"/>
          <w:w w:val="105"/>
        </w:rPr>
        <w:t xml:space="preserve"> </w:t>
      </w:r>
      <w:r>
        <w:rPr>
          <w:spacing w:val="-2"/>
          <w:w w:val="105"/>
        </w:rPr>
        <w:t>and</w:t>
      </w:r>
      <w:r>
        <w:rPr>
          <w:spacing w:val="-12"/>
          <w:w w:val="105"/>
        </w:rPr>
        <w:t xml:space="preserve"> </w:t>
      </w:r>
      <w:r>
        <w:rPr>
          <w:spacing w:val="-2"/>
          <w:w w:val="105"/>
        </w:rPr>
        <w:t>AWP</w:t>
      </w:r>
      <w:r>
        <w:rPr>
          <w:spacing w:val="-12"/>
          <w:w w:val="105"/>
        </w:rPr>
        <w:t xml:space="preserve"> </w:t>
      </w:r>
      <w:r>
        <w:rPr>
          <w:spacing w:val="-2"/>
          <w:w w:val="105"/>
        </w:rPr>
        <w:t>scores</w:t>
      </w:r>
      <w:r>
        <w:rPr>
          <w:spacing w:val="-12"/>
          <w:w w:val="105"/>
        </w:rPr>
        <w:t xml:space="preserve"> </w:t>
      </w:r>
      <w:r>
        <w:rPr>
          <w:spacing w:val="-2"/>
          <w:w w:val="105"/>
        </w:rPr>
        <w:t>on</w:t>
      </w:r>
      <w:r>
        <w:rPr>
          <w:spacing w:val="-12"/>
          <w:w w:val="105"/>
        </w:rPr>
        <w:t xml:space="preserve"> </w:t>
      </w:r>
      <w:r>
        <w:rPr>
          <w:spacing w:val="-2"/>
          <w:w w:val="105"/>
        </w:rPr>
        <w:t>the</w:t>
      </w:r>
      <w:r>
        <w:rPr>
          <w:spacing w:val="-12"/>
          <w:w w:val="105"/>
        </w:rPr>
        <w:t xml:space="preserve"> </w:t>
      </w:r>
      <w:r>
        <w:rPr>
          <w:spacing w:val="-2"/>
          <w:w w:val="105"/>
        </w:rPr>
        <w:t>matched</w:t>
      </w:r>
      <w:r>
        <w:rPr>
          <w:spacing w:val="-12"/>
          <w:w w:val="105"/>
        </w:rPr>
        <w:t xml:space="preserve"> </w:t>
      </w:r>
      <w:r>
        <w:rPr>
          <w:spacing w:val="-2"/>
          <w:w w:val="105"/>
        </w:rPr>
        <w:t>cohort</w:t>
      </w:r>
      <w:r>
        <w:rPr>
          <w:spacing w:val="-12"/>
          <w:w w:val="105"/>
        </w:rPr>
        <w:t xml:space="preserve"> </w:t>
      </w:r>
      <w:r>
        <w:rPr>
          <w:spacing w:val="-2"/>
          <w:w w:val="105"/>
        </w:rPr>
        <w:t>(</w:t>
      </w:r>
      <w:r>
        <w:rPr>
          <w:i/>
          <w:spacing w:val="-2"/>
          <w:w w:val="105"/>
        </w:rPr>
        <w:t xml:space="preserve">n </w:t>
      </w:r>
      <w:r>
        <w:rPr>
          <w:spacing w:val="-2"/>
          <w:w w:val="105"/>
        </w:rPr>
        <w:t>= 5</w:t>
      </w:r>
      <w:r>
        <w:rPr>
          <w:i/>
          <w:spacing w:val="-2"/>
          <w:w w:val="105"/>
        </w:rPr>
        <w:t>,</w:t>
      </w:r>
      <w:r>
        <w:rPr>
          <w:spacing w:val="-2"/>
          <w:w w:val="105"/>
        </w:rPr>
        <w:t>521),</w:t>
      </w:r>
      <w:r>
        <w:rPr>
          <w:spacing w:val="-5"/>
          <w:w w:val="105"/>
        </w:rPr>
        <w:t xml:space="preserve"> </w:t>
      </w:r>
      <w:r>
        <w:rPr>
          <w:spacing w:val="-2"/>
          <w:w w:val="105"/>
        </w:rPr>
        <w:t>shown</w:t>
      </w:r>
      <w:r>
        <w:rPr>
          <w:spacing w:val="-8"/>
          <w:w w:val="105"/>
        </w:rPr>
        <w:t xml:space="preserve"> </w:t>
      </w:r>
      <w:r>
        <w:rPr>
          <w:spacing w:val="-2"/>
          <w:w w:val="105"/>
        </w:rPr>
        <w:t>on</w:t>
      </w:r>
      <w:r>
        <w:rPr>
          <w:spacing w:val="-8"/>
          <w:w w:val="105"/>
        </w:rPr>
        <w:t xml:space="preserve"> </w:t>
      </w:r>
      <w:r>
        <w:rPr>
          <w:spacing w:val="-2"/>
          <w:w w:val="105"/>
        </w:rPr>
        <w:t>a</w:t>
      </w:r>
      <w:r>
        <w:rPr>
          <w:spacing w:val="-8"/>
          <w:w w:val="105"/>
        </w:rPr>
        <w:t xml:space="preserve"> </w:t>
      </w:r>
      <w:r>
        <w:rPr>
          <w:spacing w:val="-2"/>
          <w:w w:val="105"/>
        </w:rPr>
        <w:t>log</w:t>
      </w:r>
      <w:r>
        <w:rPr>
          <w:spacing w:val="-2"/>
          <w:w w:val="105"/>
          <w:vertAlign w:val="subscript"/>
        </w:rPr>
        <w:t>10</w:t>
      </w:r>
      <w:r>
        <w:rPr>
          <w:spacing w:val="-2"/>
          <w:w w:val="105"/>
        </w:rPr>
        <w:t xml:space="preserve"> scale</w:t>
      </w:r>
      <w:r>
        <w:rPr>
          <w:spacing w:val="-8"/>
          <w:w w:val="105"/>
        </w:rPr>
        <w:t xml:space="preserve"> </w:t>
      </w:r>
      <w:r>
        <w:rPr>
          <w:spacing w:val="-2"/>
          <w:w w:val="105"/>
        </w:rPr>
        <w:t>for</w:t>
      </w:r>
      <w:r>
        <w:rPr>
          <w:spacing w:val="-8"/>
          <w:w w:val="105"/>
        </w:rPr>
        <w:t xml:space="preserve"> </w:t>
      </w:r>
      <w:r>
        <w:rPr>
          <w:spacing w:val="-2"/>
          <w:w w:val="105"/>
        </w:rPr>
        <w:t>wallets</w:t>
      </w:r>
      <w:r>
        <w:rPr>
          <w:spacing w:val="-8"/>
          <w:w w:val="105"/>
        </w:rPr>
        <w:t xml:space="preserve"> </w:t>
      </w:r>
      <w:r>
        <w:rPr>
          <w:spacing w:val="-2"/>
          <w:w w:val="105"/>
        </w:rPr>
        <w:t>with</w:t>
      </w:r>
      <w:r>
        <w:rPr>
          <w:spacing w:val="-8"/>
          <w:w w:val="105"/>
        </w:rPr>
        <w:t xml:space="preserve"> </w:t>
      </w:r>
      <w:r>
        <w:rPr>
          <w:spacing w:val="-2"/>
          <w:w w:val="105"/>
        </w:rPr>
        <w:t>positive</w:t>
      </w:r>
      <w:r>
        <w:rPr>
          <w:spacing w:val="-8"/>
          <w:w w:val="105"/>
        </w:rPr>
        <w:t xml:space="preserve"> </w:t>
      </w:r>
      <w:r>
        <w:rPr>
          <w:spacing w:val="-2"/>
          <w:w w:val="105"/>
        </w:rPr>
        <w:t>score</w:t>
      </w:r>
      <w:r>
        <w:rPr>
          <w:spacing w:val="-8"/>
          <w:w w:val="105"/>
        </w:rPr>
        <w:t xml:space="preserve"> </w:t>
      </w:r>
      <w:r>
        <w:rPr>
          <w:spacing w:val="-2"/>
          <w:w w:val="105"/>
        </w:rPr>
        <w:t>(EndorseRank</w:t>
      </w:r>
      <w:r>
        <w:rPr>
          <w:spacing w:val="-8"/>
          <w:w w:val="105"/>
        </w:rPr>
        <w:t xml:space="preserve"> </w:t>
      </w:r>
      <w:r>
        <w:rPr>
          <w:spacing w:val="-2"/>
          <w:w w:val="105"/>
        </w:rPr>
        <w:t>excludes</w:t>
      </w:r>
      <w:r>
        <w:rPr>
          <w:spacing w:val="-8"/>
          <w:w w:val="105"/>
        </w:rPr>
        <w:t xml:space="preserve"> </w:t>
      </w:r>
      <w:r>
        <w:rPr>
          <w:spacing w:val="-2"/>
          <w:w w:val="105"/>
        </w:rPr>
        <w:t>966</w:t>
      </w:r>
      <w:r>
        <w:rPr>
          <w:spacing w:val="-8"/>
          <w:w w:val="105"/>
        </w:rPr>
        <w:t xml:space="preserve"> </w:t>
      </w:r>
      <w:r>
        <w:rPr>
          <w:spacing w:val="-2"/>
          <w:w w:val="105"/>
        </w:rPr>
        <w:t>zero-</w:t>
      </w:r>
      <w:r>
        <w:t>score wallets; AWP excludes 381).</w:t>
      </w:r>
      <w:r>
        <w:rPr>
          <w:spacing w:val="36"/>
        </w:rPr>
        <w:t xml:space="preserve"> </w:t>
      </w:r>
      <w:r>
        <w:t>Both are right-skewed PageRank distributions; differences in shape reflect the distinct endorsement and transfer operators.</w:t>
      </w:r>
    </w:p>
    <w:p w14:paraId="00DC22BA" w14:textId="77777777" w:rsidR="00350CFB" w:rsidRDefault="00350CFB">
      <w:pPr>
        <w:pStyle w:val="a3"/>
        <w:spacing w:before="156"/>
      </w:pPr>
    </w:p>
    <w:p w14:paraId="00DC22BB" w14:textId="77777777" w:rsidR="00350CFB" w:rsidRDefault="00283FFF">
      <w:pPr>
        <w:pStyle w:val="a3"/>
        <w:ind w:left="282"/>
        <w:jc w:val="both"/>
      </w:pPr>
      <w:r>
        <w:t>fraction</w:t>
      </w:r>
      <w:r>
        <w:rPr>
          <w:spacing w:val="-7"/>
        </w:rPr>
        <w:t xml:space="preserve"> </w:t>
      </w:r>
      <w:r>
        <w:t>of</w:t>
      </w:r>
      <w:r>
        <w:rPr>
          <w:spacing w:val="-6"/>
        </w:rPr>
        <w:t xml:space="preserve"> </w:t>
      </w:r>
      <w:r>
        <w:t>wallet</w:t>
      </w:r>
      <w:r>
        <w:rPr>
          <w:spacing w:val="-6"/>
        </w:rPr>
        <w:t xml:space="preserve"> </w:t>
      </w:r>
      <w:r>
        <w:rPr>
          <w:spacing w:val="-2"/>
        </w:rPr>
        <w:t>pairs.</w:t>
      </w:r>
    </w:p>
    <w:p w14:paraId="00DC22BC" w14:textId="77777777" w:rsidR="00350CFB" w:rsidRDefault="00283FFF">
      <w:pPr>
        <w:pStyle w:val="a3"/>
        <w:spacing w:before="195" w:line="396" w:lineRule="auto"/>
        <w:ind w:left="282" w:right="524"/>
        <w:jc w:val="both"/>
      </w:pPr>
      <w:r>
        <w:t>Rank divergence is the structural counterpart of construct-specific alignment.</w:t>
      </w:r>
      <w:r>
        <w:rPr>
          <w:spacing w:val="36"/>
        </w:rPr>
        <w:t xml:space="preserve"> </w:t>
      </w:r>
      <w:r>
        <w:t xml:space="preserve">If the two methods produced nearly identical orderings, family-level winners in Table </w:t>
      </w:r>
      <w:hyperlink w:anchor="_bookmark101" w:history="1">
        <w:r>
          <w:t>4.7</w:t>
        </w:r>
      </w:hyperlink>
      <w:r>
        <w:t xml:space="preserve"> would be difficult to inter-</w:t>
      </w:r>
      <w:r>
        <w:rPr>
          <w:w w:val="105"/>
        </w:rPr>
        <w:t>pret</w:t>
      </w:r>
      <w:r>
        <w:rPr>
          <w:spacing w:val="-15"/>
          <w:w w:val="105"/>
        </w:rPr>
        <w:t xml:space="preserve"> </w:t>
      </w:r>
      <w:r>
        <w:rPr>
          <w:w w:val="105"/>
        </w:rPr>
        <w:t>as</w:t>
      </w:r>
      <w:r>
        <w:rPr>
          <w:spacing w:val="-15"/>
          <w:w w:val="105"/>
        </w:rPr>
        <w:t xml:space="preserve"> </w:t>
      </w:r>
      <w:r>
        <w:rPr>
          <w:w w:val="105"/>
        </w:rPr>
        <w:t>construct</w:t>
      </w:r>
      <w:r>
        <w:rPr>
          <w:spacing w:val="-14"/>
          <w:w w:val="105"/>
        </w:rPr>
        <w:t xml:space="preserve"> </w:t>
      </w:r>
      <w:r>
        <w:rPr>
          <w:w w:val="105"/>
        </w:rPr>
        <w:t>effects;</w:t>
      </w:r>
      <w:r>
        <w:rPr>
          <w:spacing w:val="-11"/>
          <w:w w:val="105"/>
        </w:rPr>
        <w:t xml:space="preserve"> </w:t>
      </w:r>
      <w:r>
        <w:rPr>
          <w:w w:val="105"/>
        </w:rPr>
        <w:t>they</w:t>
      </w:r>
      <w:r>
        <w:rPr>
          <w:spacing w:val="-15"/>
          <w:w w:val="105"/>
        </w:rPr>
        <w:t xml:space="preserve"> </w:t>
      </w:r>
      <w:r>
        <w:rPr>
          <w:w w:val="105"/>
        </w:rPr>
        <w:t>could</w:t>
      </w:r>
      <w:r>
        <w:rPr>
          <w:spacing w:val="-15"/>
          <w:w w:val="105"/>
        </w:rPr>
        <w:t xml:space="preserve"> </w:t>
      </w:r>
      <w:r>
        <w:rPr>
          <w:w w:val="105"/>
        </w:rPr>
        <w:t>be</w:t>
      </w:r>
      <w:r>
        <w:rPr>
          <w:spacing w:val="-14"/>
          <w:w w:val="105"/>
        </w:rPr>
        <w:t xml:space="preserve"> </w:t>
      </w:r>
      <w:r>
        <w:rPr>
          <w:w w:val="105"/>
        </w:rPr>
        <w:t>noise</w:t>
      </w:r>
      <w:r>
        <w:rPr>
          <w:spacing w:val="-15"/>
          <w:w w:val="105"/>
        </w:rPr>
        <w:t xml:space="preserve"> </w:t>
      </w:r>
      <w:r>
        <w:rPr>
          <w:w w:val="105"/>
        </w:rPr>
        <w:t>around</w:t>
      </w:r>
      <w:r>
        <w:rPr>
          <w:spacing w:val="-15"/>
          <w:w w:val="105"/>
        </w:rPr>
        <w:t xml:space="preserve"> </w:t>
      </w:r>
      <w:r>
        <w:rPr>
          <w:w w:val="105"/>
        </w:rPr>
        <w:t>a</w:t>
      </w:r>
      <w:r>
        <w:rPr>
          <w:spacing w:val="-14"/>
          <w:w w:val="105"/>
        </w:rPr>
        <w:t xml:space="preserve"> </w:t>
      </w:r>
      <w:r>
        <w:rPr>
          <w:w w:val="105"/>
        </w:rPr>
        <w:t>shared</w:t>
      </w:r>
      <w:r>
        <w:rPr>
          <w:spacing w:val="-15"/>
          <w:w w:val="105"/>
        </w:rPr>
        <w:t xml:space="preserve"> </w:t>
      </w:r>
      <w:r>
        <w:rPr>
          <w:w w:val="105"/>
        </w:rPr>
        <w:t>ranking.</w:t>
      </w:r>
      <w:r>
        <w:rPr>
          <w:spacing w:val="16"/>
          <w:w w:val="105"/>
        </w:rPr>
        <w:t xml:space="preserve"> </w:t>
      </w:r>
      <w:r>
        <w:rPr>
          <w:w w:val="105"/>
        </w:rPr>
        <w:t>The</w:t>
      </w:r>
      <w:r>
        <w:rPr>
          <w:spacing w:val="-14"/>
          <w:w w:val="105"/>
        </w:rPr>
        <w:t xml:space="preserve"> </w:t>
      </w:r>
      <w:r>
        <w:rPr>
          <w:w w:val="105"/>
        </w:rPr>
        <w:t>observed</w:t>
      </w:r>
      <w:r>
        <w:rPr>
          <w:spacing w:val="-15"/>
          <w:w w:val="105"/>
        </w:rPr>
        <w:t xml:space="preserve"> </w:t>
      </w:r>
      <w:r>
        <w:rPr>
          <w:i/>
          <w:w w:val="105"/>
        </w:rPr>
        <w:t>τ</w:t>
      </w:r>
      <w:r>
        <w:rPr>
          <w:i/>
          <w:spacing w:val="19"/>
          <w:w w:val="105"/>
        </w:rPr>
        <w:t xml:space="preserve"> </w:t>
      </w:r>
      <w:r>
        <w:rPr>
          <w:w w:val="105"/>
        </w:rPr>
        <w:t>= 0</w:t>
      </w:r>
      <w:r>
        <w:rPr>
          <w:i/>
          <w:w w:val="105"/>
        </w:rPr>
        <w:t>.</w:t>
      </w:r>
      <w:r>
        <w:rPr>
          <w:w w:val="105"/>
        </w:rPr>
        <w:t xml:space="preserve">316, </w:t>
      </w:r>
      <w:r>
        <w:t>together</w:t>
      </w:r>
      <w:r>
        <w:rPr>
          <w:spacing w:val="-4"/>
        </w:rPr>
        <w:t xml:space="preserve"> </w:t>
      </w:r>
      <w:r>
        <w:t>with</w:t>
      </w:r>
      <w:r>
        <w:rPr>
          <w:spacing w:val="-4"/>
        </w:rPr>
        <w:t xml:space="preserve"> </w:t>
      </w:r>
      <w:r>
        <w:t>EndorseRank’s</w:t>
      </w:r>
      <w:r>
        <w:rPr>
          <w:spacing w:val="-4"/>
        </w:rPr>
        <w:t xml:space="preserve"> </w:t>
      </w:r>
      <w:r>
        <w:t>allowance</w:t>
      </w:r>
      <w:r>
        <w:rPr>
          <w:spacing w:val="-4"/>
        </w:rPr>
        <w:t xml:space="preserve"> </w:t>
      </w:r>
      <w:r>
        <w:t>lead</w:t>
      </w:r>
      <w:r>
        <w:rPr>
          <w:spacing w:val="-4"/>
        </w:rPr>
        <w:t xml:space="preserve"> </w:t>
      </w:r>
      <w:r>
        <w:t>and</w:t>
      </w:r>
      <w:r>
        <w:rPr>
          <w:spacing w:val="-4"/>
        </w:rPr>
        <w:t xml:space="preserve"> </w:t>
      </w:r>
      <w:r>
        <w:t>AWP’s</w:t>
      </w:r>
      <w:r>
        <w:rPr>
          <w:spacing w:val="-4"/>
        </w:rPr>
        <w:t xml:space="preserve"> </w:t>
      </w:r>
      <w:r>
        <w:t>transfer</w:t>
      </w:r>
      <w:r>
        <w:rPr>
          <w:spacing w:val="-4"/>
        </w:rPr>
        <w:t xml:space="preserve"> </w:t>
      </w:r>
      <w:r>
        <w:t>lead,</w:t>
      </w:r>
      <w:r>
        <w:rPr>
          <w:spacing w:val="-2"/>
        </w:rPr>
        <w:t xml:space="preserve"> </w:t>
      </w:r>
      <w:r>
        <w:t>supports</w:t>
      </w:r>
      <w:r>
        <w:rPr>
          <w:spacing w:val="-4"/>
        </w:rPr>
        <w:t xml:space="preserve"> </w:t>
      </w:r>
      <w:r>
        <w:t>reading</w:t>
      </w:r>
      <w:r>
        <w:rPr>
          <w:spacing w:val="-4"/>
        </w:rPr>
        <w:t xml:space="preserve"> </w:t>
      </w:r>
      <w:r>
        <w:t>the</w:t>
      </w:r>
      <w:r>
        <w:rPr>
          <w:spacing w:val="-4"/>
        </w:rPr>
        <w:t xml:space="preserve"> </w:t>
      </w:r>
      <w:r>
        <w:t>meth-ods as related but distinct reputation instruments.</w:t>
      </w:r>
      <w:r>
        <w:rPr>
          <w:spacing w:val="36"/>
        </w:rPr>
        <w:t xml:space="preserve"> </w:t>
      </w:r>
      <w:r>
        <w:t>H1 is supported: EndorseRank and AWP yield partially overlapping yet construct-distinct orderings on the matched cohort.</w:t>
      </w:r>
    </w:p>
    <w:p w14:paraId="00DC22BD" w14:textId="77777777" w:rsidR="00350CFB" w:rsidRDefault="00283FFF">
      <w:pPr>
        <w:pStyle w:val="a3"/>
        <w:spacing w:before="20" w:line="396" w:lineRule="auto"/>
        <w:ind w:left="282" w:right="521" w:hanging="9"/>
        <w:jc w:val="both"/>
      </w:pPr>
      <w:r>
        <w:t xml:space="preserve">An operational reading of </w:t>
      </w:r>
      <w:r>
        <w:rPr>
          <w:i/>
        </w:rPr>
        <w:t>τ</w:t>
      </w:r>
      <w:r>
        <w:rPr>
          <w:i/>
          <w:spacing w:val="40"/>
        </w:rPr>
        <w:t xml:space="preserve"> </w:t>
      </w:r>
      <w:r>
        <w:t>= 0</w:t>
      </w:r>
      <w:r>
        <w:rPr>
          <w:i/>
        </w:rPr>
        <w:t>.</w:t>
      </w:r>
      <w:r>
        <w:t>316 is that for a randomly chosen pair of wallets, the probability that</w:t>
      </w:r>
      <w:r>
        <w:rPr>
          <w:spacing w:val="-3"/>
        </w:rPr>
        <w:t xml:space="preserve"> </w:t>
      </w:r>
      <w:r>
        <w:t>EndorseRank</w:t>
      </w:r>
      <w:r>
        <w:rPr>
          <w:spacing w:val="-3"/>
        </w:rPr>
        <w:t xml:space="preserve"> </w:t>
      </w:r>
      <w:r>
        <w:t>and</w:t>
      </w:r>
      <w:r>
        <w:rPr>
          <w:spacing w:val="-3"/>
        </w:rPr>
        <w:t xml:space="preserve"> </w:t>
      </w:r>
      <w:r>
        <w:t>AWP</w:t>
      </w:r>
      <w:r>
        <w:rPr>
          <w:spacing w:val="-4"/>
        </w:rPr>
        <w:t xml:space="preserve"> </w:t>
      </w:r>
      <w:r>
        <w:t>agree</w:t>
      </w:r>
      <w:r>
        <w:rPr>
          <w:spacing w:val="-3"/>
        </w:rPr>
        <w:t xml:space="preserve"> </w:t>
      </w:r>
      <w:r>
        <w:t>on</w:t>
      </w:r>
      <w:r>
        <w:rPr>
          <w:spacing w:val="-3"/>
        </w:rPr>
        <w:t xml:space="preserve"> </w:t>
      </w:r>
      <w:r>
        <w:t>which</w:t>
      </w:r>
      <w:r>
        <w:rPr>
          <w:spacing w:val="-3"/>
        </w:rPr>
        <w:t xml:space="preserve"> </w:t>
      </w:r>
      <w:r>
        <w:t>wallet</w:t>
      </w:r>
      <w:r>
        <w:rPr>
          <w:spacing w:val="-3"/>
        </w:rPr>
        <w:t xml:space="preserve"> </w:t>
      </w:r>
      <w:r>
        <w:t>ranks</w:t>
      </w:r>
      <w:r>
        <w:rPr>
          <w:spacing w:val="-3"/>
        </w:rPr>
        <w:t xml:space="preserve"> </w:t>
      </w:r>
      <w:r>
        <w:t>higher</w:t>
      </w:r>
      <w:r>
        <w:rPr>
          <w:spacing w:val="-3"/>
        </w:rPr>
        <w:t xml:space="preserve"> </w:t>
      </w:r>
      <w:r>
        <w:t>is</w:t>
      </w:r>
      <w:r>
        <w:rPr>
          <w:spacing w:val="-3"/>
        </w:rPr>
        <w:t xml:space="preserve"> </w:t>
      </w:r>
      <w:r>
        <w:t>only</w:t>
      </w:r>
      <w:r>
        <w:rPr>
          <w:spacing w:val="-3"/>
        </w:rPr>
        <w:t xml:space="preserve"> </w:t>
      </w:r>
      <w:r>
        <w:t>moderately</w:t>
      </w:r>
      <w:r>
        <w:rPr>
          <w:spacing w:val="-3"/>
        </w:rPr>
        <w:t xml:space="preserve"> </w:t>
      </w:r>
      <w:r>
        <w:t>above</w:t>
      </w:r>
      <w:r>
        <w:rPr>
          <w:spacing w:val="-3"/>
        </w:rPr>
        <w:t xml:space="preserve"> </w:t>
      </w:r>
      <w:r>
        <w:t>chance. Protocols</w:t>
      </w:r>
      <w:r>
        <w:rPr>
          <w:spacing w:val="-12"/>
        </w:rPr>
        <w:t xml:space="preserve"> </w:t>
      </w:r>
      <w:r>
        <w:t>that</w:t>
      </w:r>
      <w:r>
        <w:rPr>
          <w:spacing w:val="-12"/>
        </w:rPr>
        <w:t xml:space="preserve"> </w:t>
      </w:r>
      <w:r>
        <w:t>currently</w:t>
      </w:r>
      <w:r>
        <w:rPr>
          <w:spacing w:val="-12"/>
        </w:rPr>
        <w:t xml:space="preserve"> </w:t>
      </w:r>
      <w:r>
        <w:t>use</w:t>
      </w:r>
      <w:r>
        <w:rPr>
          <w:spacing w:val="-12"/>
        </w:rPr>
        <w:t xml:space="preserve"> </w:t>
      </w:r>
      <w:r>
        <w:t>transfer-based</w:t>
      </w:r>
      <w:r>
        <w:rPr>
          <w:spacing w:val="-12"/>
        </w:rPr>
        <w:t xml:space="preserve"> </w:t>
      </w:r>
      <w:r>
        <w:t>scores</w:t>
      </w:r>
      <w:r>
        <w:rPr>
          <w:spacing w:val="-12"/>
        </w:rPr>
        <w:t xml:space="preserve"> </w:t>
      </w:r>
      <w:r>
        <w:t>cannot</w:t>
      </w:r>
      <w:r>
        <w:rPr>
          <w:spacing w:val="-12"/>
        </w:rPr>
        <w:t xml:space="preserve"> </w:t>
      </w:r>
      <w:r>
        <w:t>assume</w:t>
      </w:r>
      <w:r>
        <w:rPr>
          <w:spacing w:val="-12"/>
        </w:rPr>
        <w:t xml:space="preserve"> </w:t>
      </w:r>
      <w:r>
        <w:t>that</w:t>
      </w:r>
      <w:r>
        <w:rPr>
          <w:spacing w:val="-12"/>
        </w:rPr>
        <w:t xml:space="preserve"> </w:t>
      </w:r>
      <w:r>
        <w:t>switching</w:t>
      </w:r>
      <w:r>
        <w:rPr>
          <w:spacing w:val="-12"/>
        </w:rPr>
        <w:t xml:space="preserve"> </w:t>
      </w:r>
      <w:r>
        <w:t>to</w:t>
      </w:r>
      <w:r>
        <w:rPr>
          <w:spacing w:val="-12"/>
        </w:rPr>
        <w:t xml:space="preserve"> </w:t>
      </w:r>
      <w:r>
        <w:t>allowance-based scores—or</w:t>
      </w:r>
      <w:r>
        <w:rPr>
          <w:spacing w:val="18"/>
        </w:rPr>
        <w:t xml:space="preserve"> </w:t>
      </w:r>
      <w:r>
        <w:t>blending</w:t>
      </w:r>
      <w:r>
        <w:rPr>
          <w:spacing w:val="18"/>
        </w:rPr>
        <w:t xml:space="preserve"> </w:t>
      </w:r>
      <w:r>
        <w:t>the</w:t>
      </w:r>
      <w:r>
        <w:rPr>
          <w:spacing w:val="18"/>
        </w:rPr>
        <w:t xml:space="preserve"> </w:t>
      </w:r>
      <w:r>
        <w:t>two—will</w:t>
      </w:r>
      <w:r>
        <w:rPr>
          <w:spacing w:val="18"/>
        </w:rPr>
        <w:t xml:space="preserve"> </w:t>
      </w:r>
      <w:r>
        <w:t>preserve</w:t>
      </w:r>
      <w:r>
        <w:rPr>
          <w:spacing w:val="18"/>
        </w:rPr>
        <w:t xml:space="preserve"> </w:t>
      </w:r>
      <w:r>
        <w:t>existing</w:t>
      </w:r>
      <w:r>
        <w:rPr>
          <w:spacing w:val="18"/>
        </w:rPr>
        <w:t xml:space="preserve"> </w:t>
      </w:r>
      <w:r>
        <w:t>wallet</w:t>
      </w:r>
      <w:r>
        <w:rPr>
          <w:spacing w:val="18"/>
        </w:rPr>
        <w:t xml:space="preserve"> </w:t>
      </w:r>
      <w:r>
        <w:t>orderings.</w:t>
      </w:r>
      <w:r>
        <w:rPr>
          <w:spacing w:val="78"/>
        </w:rPr>
        <w:t xml:space="preserve"> </w:t>
      </w:r>
      <w:r>
        <w:t>Migration</w:t>
      </w:r>
      <w:r>
        <w:rPr>
          <w:spacing w:val="18"/>
        </w:rPr>
        <w:t xml:space="preserve"> </w:t>
      </w:r>
      <w:r>
        <w:t>would</w:t>
      </w:r>
      <w:r>
        <w:rPr>
          <w:spacing w:val="18"/>
        </w:rPr>
        <w:t xml:space="preserve"> </w:t>
      </w:r>
      <w:r>
        <w:t>re-rank a substantial fraction of pairs, with the largest disagreements likely concentrated among wallets that are transfer hubs but rarely endorsed as spenders, or endorsed spenders with limited transfer footprints.</w:t>
      </w:r>
      <w:r>
        <w:rPr>
          <w:spacing w:val="10"/>
        </w:rPr>
        <w:t xml:space="preserve"> </w:t>
      </w:r>
      <w:r>
        <w:t>Figure</w:t>
      </w:r>
      <w:r>
        <w:rPr>
          <w:spacing w:val="-9"/>
        </w:rPr>
        <w:t xml:space="preserve"> </w:t>
      </w:r>
      <w:hyperlink w:anchor="_bookmark111" w:history="1">
        <w:r>
          <w:t>4.8</w:t>
        </w:r>
      </w:hyperlink>
      <w:r>
        <w:rPr>
          <w:spacing w:val="-8"/>
        </w:rPr>
        <w:t xml:space="preserve"> </w:t>
      </w:r>
      <w:r>
        <w:t>is</w:t>
      </w:r>
      <w:r>
        <w:rPr>
          <w:spacing w:val="-9"/>
        </w:rPr>
        <w:t xml:space="preserve"> </w:t>
      </w:r>
      <w:r>
        <w:t>consistent</w:t>
      </w:r>
      <w:r>
        <w:rPr>
          <w:spacing w:val="-9"/>
        </w:rPr>
        <w:t xml:space="preserve"> </w:t>
      </w:r>
      <w:r>
        <w:t>with</w:t>
      </w:r>
      <w:r>
        <w:rPr>
          <w:spacing w:val="-8"/>
        </w:rPr>
        <w:t xml:space="preserve"> </w:t>
      </w:r>
      <w:r>
        <w:t>that</w:t>
      </w:r>
      <w:r>
        <w:rPr>
          <w:spacing w:val="-9"/>
        </w:rPr>
        <w:t xml:space="preserve"> </w:t>
      </w:r>
      <w:r>
        <w:t>interpretation:</w:t>
      </w:r>
      <w:r>
        <w:rPr>
          <w:spacing w:val="11"/>
        </w:rPr>
        <w:t xml:space="preserve"> </w:t>
      </w:r>
      <w:r>
        <w:t>the</w:t>
      </w:r>
      <w:r>
        <w:rPr>
          <w:spacing w:val="-9"/>
        </w:rPr>
        <w:t xml:space="preserve"> </w:t>
      </w:r>
      <w:r>
        <w:t>cloud</w:t>
      </w:r>
      <w:r>
        <w:rPr>
          <w:spacing w:val="-9"/>
        </w:rPr>
        <w:t xml:space="preserve"> </w:t>
      </w:r>
      <w:r>
        <w:t>is</w:t>
      </w:r>
      <w:r>
        <w:rPr>
          <w:spacing w:val="-8"/>
        </w:rPr>
        <w:t xml:space="preserve"> </w:t>
      </w:r>
      <w:r>
        <w:t>positively</w:t>
      </w:r>
      <w:r>
        <w:rPr>
          <w:spacing w:val="-9"/>
        </w:rPr>
        <w:t xml:space="preserve"> </w:t>
      </w:r>
      <w:r>
        <w:t>sloped</w:t>
      </w:r>
      <w:r>
        <w:rPr>
          <w:spacing w:val="-8"/>
        </w:rPr>
        <w:t xml:space="preserve"> </w:t>
      </w:r>
      <w:r>
        <w:t>but</w:t>
      </w:r>
      <w:r>
        <w:rPr>
          <w:spacing w:val="-9"/>
        </w:rPr>
        <w:t xml:space="preserve"> </w:t>
      </w:r>
      <w:r>
        <w:rPr>
          <w:spacing w:val="-4"/>
        </w:rPr>
        <w:t>wide.</w:t>
      </w:r>
    </w:p>
    <w:p w14:paraId="00DC22BE" w14:textId="77777777" w:rsidR="00350CFB" w:rsidRDefault="00350CFB">
      <w:pPr>
        <w:pStyle w:val="a3"/>
        <w:spacing w:line="396" w:lineRule="auto"/>
        <w:jc w:val="both"/>
        <w:sectPr w:rsidR="00350CFB">
          <w:type w:val="continuous"/>
          <w:pgSz w:w="11910" w:h="16840"/>
          <w:pgMar w:top="1920" w:right="708" w:bottom="280" w:left="992" w:header="0" w:footer="2115" w:gutter="0"/>
          <w:cols w:space="720"/>
        </w:sectPr>
      </w:pPr>
    </w:p>
    <w:p w14:paraId="00DC22BF" w14:textId="77777777" w:rsidR="00350CFB" w:rsidRDefault="00350CFB">
      <w:pPr>
        <w:pStyle w:val="a3"/>
        <w:rPr>
          <w:sz w:val="25"/>
        </w:rPr>
      </w:pPr>
    </w:p>
    <w:p w14:paraId="00DC22C0" w14:textId="77777777" w:rsidR="00350CFB" w:rsidRDefault="00350CFB">
      <w:pPr>
        <w:pStyle w:val="a3"/>
        <w:rPr>
          <w:sz w:val="25"/>
        </w:rPr>
      </w:pPr>
    </w:p>
    <w:p w14:paraId="00DC22C1" w14:textId="77777777" w:rsidR="00350CFB" w:rsidRDefault="00350CFB">
      <w:pPr>
        <w:pStyle w:val="a3"/>
        <w:rPr>
          <w:sz w:val="25"/>
        </w:rPr>
      </w:pPr>
    </w:p>
    <w:p w14:paraId="00DC22C2" w14:textId="77777777" w:rsidR="00350CFB" w:rsidRDefault="00350CFB">
      <w:pPr>
        <w:pStyle w:val="a3"/>
        <w:rPr>
          <w:sz w:val="25"/>
        </w:rPr>
      </w:pPr>
    </w:p>
    <w:p w14:paraId="00DC22C3" w14:textId="77777777" w:rsidR="00350CFB" w:rsidRDefault="00350CFB">
      <w:pPr>
        <w:pStyle w:val="a3"/>
        <w:rPr>
          <w:sz w:val="25"/>
        </w:rPr>
      </w:pPr>
    </w:p>
    <w:p w14:paraId="00DC22C4" w14:textId="77777777" w:rsidR="00350CFB" w:rsidRDefault="00350CFB">
      <w:pPr>
        <w:pStyle w:val="a3"/>
        <w:rPr>
          <w:sz w:val="25"/>
        </w:rPr>
      </w:pPr>
    </w:p>
    <w:p w14:paraId="00DC22C5" w14:textId="77777777" w:rsidR="00350CFB" w:rsidRDefault="00350CFB">
      <w:pPr>
        <w:pStyle w:val="a3"/>
        <w:rPr>
          <w:sz w:val="25"/>
        </w:rPr>
      </w:pPr>
    </w:p>
    <w:p w14:paraId="00DC22C6" w14:textId="77777777" w:rsidR="00350CFB" w:rsidRDefault="00350CFB">
      <w:pPr>
        <w:pStyle w:val="a3"/>
        <w:spacing w:before="151"/>
        <w:rPr>
          <w:sz w:val="25"/>
        </w:rPr>
      </w:pPr>
    </w:p>
    <w:p w14:paraId="00DC22C7" w14:textId="77777777" w:rsidR="00350CFB" w:rsidRDefault="00283FFF">
      <w:pPr>
        <w:ind w:left="1301"/>
        <w:rPr>
          <w:rFonts w:ascii="Arial"/>
          <w:sz w:val="28"/>
        </w:rPr>
      </w:pPr>
      <w:r>
        <w:rPr>
          <w:rFonts w:ascii="Arial"/>
          <w:noProof/>
          <w:sz w:val="28"/>
        </w:rPr>
        <mc:AlternateContent>
          <mc:Choice Requires="wpg">
            <w:drawing>
              <wp:anchor distT="0" distB="0" distL="0" distR="0" simplePos="0" relativeHeight="15786496" behindDoc="0" locked="0" layoutInCell="1" allowOverlap="1" wp14:anchorId="00DC27D2" wp14:editId="00DC27D3">
                <wp:simplePos x="0" y="0"/>
                <wp:positionH relativeFrom="page">
                  <wp:posOffset>1912974</wp:posOffset>
                </wp:positionH>
                <wp:positionV relativeFrom="paragraph">
                  <wp:posOffset>-473327</wp:posOffset>
                </wp:positionV>
                <wp:extent cx="4434205" cy="4434205"/>
                <wp:effectExtent l="0" t="0" r="0" b="0"/>
                <wp:wrapNone/>
                <wp:docPr id="809" name="Group 8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34205" cy="4434205"/>
                          <a:chOff x="0" y="0"/>
                          <a:chExt cx="4434205" cy="4434205"/>
                        </a:xfrm>
                      </wpg:grpSpPr>
                      <wps:wsp>
                        <wps:cNvPr id="810" name="Graphic 810"/>
                        <wps:cNvSpPr/>
                        <wps:spPr>
                          <a:xfrm>
                            <a:off x="1496937" y="318231"/>
                            <a:ext cx="2712720" cy="3772535"/>
                          </a:xfrm>
                          <a:custGeom>
                            <a:avLst/>
                            <a:gdLst/>
                            <a:ahLst/>
                            <a:cxnLst/>
                            <a:rect l="l" t="t" r="r" b="b"/>
                            <a:pathLst>
                              <a:path w="2712720" h="3772535">
                                <a:moveTo>
                                  <a:pt x="38633" y="913587"/>
                                </a:moveTo>
                                <a:lnTo>
                                  <a:pt x="36601" y="908672"/>
                                </a:lnTo>
                                <a:lnTo>
                                  <a:pt x="29349" y="901420"/>
                                </a:lnTo>
                                <a:lnTo>
                                  <a:pt x="24434" y="899388"/>
                                </a:lnTo>
                                <a:lnTo>
                                  <a:pt x="14185" y="899388"/>
                                </a:lnTo>
                                <a:lnTo>
                                  <a:pt x="9271" y="901420"/>
                                </a:lnTo>
                                <a:lnTo>
                                  <a:pt x="2032" y="908672"/>
                                </a:lnTo>
                                <a:lnTo>
                                  <a:pt x="0" y="913587"/>
                                </a:lnTo>
                                <a:lnTo>
                                  <a:pt x="0" y="923836"/>
                                </a:lnTo>
                                <a:lnTo>
                                  <a:pt x="2032" y="928751"/>
                                </a:lnTo>
                                <a:lnTo>
                                  <a:pt x="9271" y="935990"/>
                                </a:lnTo>
                                <a:lnTo>
                                  <a:pt x="14185" y="938022"/>
                                </a:lnTo>
                                <a:lnTo>
                                  <a:pt x="19316" y="938022"/>
                                </a:lnTo>
                                <a:lnTo>
                                  <a:pt x="24434" y="938022"/>
                                </a:lnTo>
                                <a:lnTo>
                                  <a:pt x="29349" y="935990"/>
                                </a:lnTo>
                                <a:lnTo>
                                  <a:pt x="36601" y="928751"/>
                                </a:lnTo>
                                <a:lnTo>
                                  <a:pt x="38633" y="923836"/>
                                </a:lnTo>
                                <a:lnTo>
                                  <a:pt x="38633" y="913587"/>
                                </a:lnTo>
                                <a:close/>
                              </a:path>
                              <a:path w="2712720" h="3772535">
                                <a:moveTo>
                                  <a:pt x="485089" y="14198"/>
                                </a:moveTo>
                                <a:lnTo>
                                  <a:pt x="483044" y="9283"/>
                                </a:lnTo>
                                <a:lnTo>
                                  <a:pt x="475805" y="2044"/>
                                </a:lnTo>
                                <a:lnTo>
                                  <a:pt x="470890" y="0"/>
                                </a:lnTo>
                                <a:lnTo>
                                  <a:pt x="460641" y="0"/>
                                </a:lnTo>
                                <a:lnTo>
                                  <a:pt x="455726" y="2044"/>
                                </a:lnTo>
                                <a:lnTo>
                                  <a:pt x="448487" y="9283"/>
                                </a:lnTo>
                                <a:lnTo>
                                  <a:pt x="446443" y="14198"/>
                                </a:lnTo>
                                <a:lnTo>
                                  <a:pt x="446443" y="24447"/>
                                </a:lnTo>
                                <a:lnTo>
                                  <a:pt x="448487" y="29362"/>
                                </a:lnTo>
                                <a:lnTo>
                                  <a:pt x="455726" y="36601"/>
                                </a:lnTo>
                                <a:lnTo>
                                  <a:pt x="460641" y="38646"/>
                                </a:lnTo>
                                <a:lnTo>
                                  <a:pt x="465759" y="38646"/>
                                </a:lnTo>
                                <a:lnTo>
                                  <a:pt x="470890" y="38646"/>
                                </a:lnTo>
                                <a:lnTo>
                                  <a:pt x="475805" y="36601"/>
                                </a:lnTo>
                                <a:lnTo>
                                  <a:pt x="483044" y="29362"/>
                                </a:lnTo>
                                <a:lnTo>
                                  <a:pt x="485089" y="24447"/>
                                </a:lnTo>
                                <a:lnTo>
                                  <a:pt x="485089" y="14198"/>
                                </a:lnTo>
                                <a:close/>
                              </a:path>
                              <a:path w="2712720" h="3772535">
                                <a:moveTo>
                                  <a:pt x="2175840" y="3438194"/>
                                </a:moveTo>
                                <a:lnTo>
                                  <a:pt x="2173808" y="3433280"/>
                                </a:lnTo>
                                <a:lnTo>
                                  <a:pt x="2166556" y="3426041"/>
                                </a:lnTo>
                                <a:lnTo>
                                  <a:pt x="2161641" y="3424009"/>
                                </a:lnTo>
                                <a:lnTo>
                                  <a:pt x="2151405" y="3424009"/>
                                </a:lnTo>
                                <a:lnTo>
                                  <a:pt x="2146490" y="3426041"/>
                                </a:lnTo>
                                <a:lnTo>
                                  <a:pt x="2139238" y="3433280"/>
                                </a:lnTo>
                                <a:lnTo>
                                  <a:pt x="2137206" y="3438194"/>
                                </a:lnTo>
                                <a:lnTo>
                                  <a:pt x="2137206" y="3448443"/>
                                </a:lnTo>
                                <a:lnTo>
                                  <a:pt x="2139238" y="3453358"/>
                                </a:lnTo>
                                <a:lnTo>
                                  <a:pt x="2146490" y="3460610"/>
                                </a:lnTo>
                                <a:lnTo>
                                  <a:pt x="2151405" y="3462642"/>
                                </a:lnTo>
                                <a:lnTo>
                                  <a:pt x="2156523" y="3462642"/>
                                </a:lnTo>
                                <a:lnTo>
                                  <a:pt x="2161641" y="3462642"/>
                                </a:lnTo>
                                <a:lnTo>
                                  <a:pt x="2166556" y="3460610"/>
                                </a:lnTo>
                                <a:lnTo>
                                  <a:pt x="2173808" y="3453358"/>
                                </a:lnTo>
                                <a:lnTo>
                                  <a:pt x="2175840" y="3448443"/>
                                </a:lnTo>
                                <a:lnTo>
                                  <a:pt x="2175840" y="3438194"/>
                                </a:lnTo>
                                <a:close/>
                              </a:path>
                              <a:path w="2712720" h="3772535">
                                <a:moveTo>
                                  <a:pt x="2204643" y="2350147"/>
                                </a:moveTo>
                                <a:lnTo>
                                  <a:pt x="2202611" y="2345232"/>
                                </a:lnTo>
                                <a:lnTo>
                                  <a:pt x="2195360" y="2337993"/>
                                </a:lnTo>
                                <a:lnTo>
                                  <a:pt x="2190445" y="2335961"/>
                                </a:lnTo>
                                <a:lnTo>
                                  <a:pt x="2180209" y="2335961"/>
                                </a:lnTo>
                                <a:lnTo>
                                  <a:pt x="2175294" y="2337993"/>
                                </a:lnTo>
                                <a:lnTo>
                                  <a:pt x="2168042" y="2345232"/>
                                </a:lnTo>
                                <a:lnTo>
                                  <a:pt x="2167559" y="2346401"/>
                                </a:lnTo>
                                <a:lnTo>
                                  <a:pt x="2166683" y="2346033"/>
                                </a:lnTo>
                                <a:lnTo>
                                  <a:pt x="2156434" y="2346033"/>
                                </a:lnTo>
                                <a:lnTo>
                                  <a:pt x="2151532" y="2348077"/>
                                </a:lnTo>
                                <a:lnTo>
                                  <a:pt x="2144280" y="2355316"/>
                                </a:lnTo>
                                <a:lnTo>
                                  <a:pt x="2142248" y="2360231"/>
                                </a:lnTo>
                                <a:lnTo>
                                  <a:pt x="2142248" y="2370480"/>
                                </a:lnTo>
                                <a:lnTo>
                                  <a:pt x="2144280" y="2375395"/>
                                </a:lnTo>
                                <a:lnTo>
                                  <a:pt x="2151532" y="2382634"/>
                                </a:lnTo>
                                <a:lnTo>
                                  <a:pt x="2156434" y="2384679"/>
                                </a:lnTo>
                                <a:lnTo>
                                  <a:pt x="2161565" y="2384679"/>
                                </a:lnTo>
                                <a:lnTo>
                                  <a:pt x="2166683" y="2384679"/>
                                </a:lnTo>
                                <a:lnTo>
                                  <a:pt x="2171598" y="2382634"/>
                                </a:lnTo>
                                <a:lnTo>
                                  <a:pt x="2178850" y="2375395"/>
                                </a:lnTo>
                                <a:lnTo>
                                  <a:pt x="2179320" y="2374239"/>
                                </a:lnTo>
                                <a:lnTo>
                                  <a:pt x="2180209" y="2374595"/>
                                </a:lnTo>
                                <a:lnTo>
                                  <a:pt x="2185327" y="2374595"/>
                                </a:lnTo>
                                <a:lnTo>
                                  <a:pt x="2190445" y="2374595"/>
                                </a:lnTo>
                                <a:lnTo>
                                  <a:pt x="2195360" y="2372563"/>
                                </a:lnTo>
                                <a:lnTo>
                                  <a:pt x="2202611" y="2365311"/>
                                </a:lnTo>
                                <a:lnTo>
                                  <a:pt x="2204643" y="2360396"/>
                                </a:lnTo>
                                <a:lnTo>
                                  <a:pt x="2204643" y="2350147"/>
                                </a:lnTo>
                                <a:close/>
                              </a:path>
                              <a:path w="2712720" h="3772535">
                                <a:moveTo>
                                  <a:pt x="2262251" y="1564538"/>
                                </a:moveTo>
                                <a:lnTo>
                                  <a:pt x="2260219" y="1559623"/>
                                </a:lnTo>
                                <a:lnTo>
                                  <a:pt x="2252967" y="1552384"/>
                                </a:lnTo>
                                <a:lnTo>
                                  <a:pt x="2248052" y="1550339"/>
                                </a:lnTo>
                                <a:lnTo>
                                  <a:pt x="2237816" y="1550339"/>
                                </a:lnTo>
                                <a:lnTo>
                                  <a:pt x="2232901" y="1552384"/>
                                </a:lnTo>
                                <a:lnTo>
                                  <a:pt x="2225649" y="1559623"/>
                                </a:lnTo>
                                <a:lnTo>
                                  <a:pt x="2223617" y="1564538"/>
                                </a:lnTo>
                                <a:lnTo>
                                  <a:pt x="2223617" y="1574787"/>
                                </a:lnTo>
                                <a:lnTo>
                                  <a:pt x="2225649" y="1579702"/>
                                </a:lnTo>
                                <a:lnTo>
                                  <a:pt x="2232901" y="1586941"/>
                                </a:lnTo>
                                <a:lnTo>
                                  <a:pt x="2237816" y="1588985"/>
                                </a:lnTo>
                                <a:lnTo>
                                  <a:pt x="2242934" y="1588985"/>
                                </a:lnTo>
                                <a:lnTo>
                                  <a:pt x="2248052" y="1588985"/>
                                </a:lnTo>
                                <a:lnTo>
                                  <a:pt x="2252967" y="1586941"/>
                                </a:lnTo>
                                <a:lnTo>
                                  <a:pt x="2260219" y="1579702"/>
                                </a:lnTo>
                                <a:lnTo>
                                  <a:pt x="2262251" y="1574787"/>
                                </a:lnTo>
                                <a:lnTo>
                                  <a:pt x="2262251" y="1564538"/>
                                </a:lnTo>
                                <a:close/>
                              </a:path>
                              <a:path w="2712720" h="3772535">
                                <a:moveTo>
                                  <a:pt x="2457399" y="3130004"/>
                                </a:moveTo>
                                <a:lnTo>
                                  <a:pt x="2455354" y="3125089"/>
                                </a:lnTo>
                                <a:lnTo>
                                  <a:pt x="2448115" y="3117850"/>
                                </a:lnTo>
                                <a:lnTo>
                                  <a:pt x="2443200" y="3115805"/>
                                </a:lnTo>
                                <a:lnTo>
                                  <a:pt x="2432951" y="3115805"/>
                                </a:lnTo>
                                <a:lnTo>
                                  <a:pt x="2428036" y="3117850"/>
                                </a:lnTo>
                                <a:lnTo>
                                  <a:pt x="2420797" y="3125089"/>
                                </a:lnTo>
                                <a:lnTo>
                                  <a:pt x="2418753" y="3130004"/>
                                </a:lnTo>
                                <a:lnTo>
                                  <a:pt x="2418753" y="3140252"/>
                                </a:lnTo>
                                <a:lnTo>
                                  <a:pt x="2420797" y="3145167"/>
                                </a:lnTo>
                                <a:lnTo>
                                  <a:pt x="2428036" y="3152406"/>
                                </a:lnTo>
                                <a:lnTo>
                                  <a:pt x="2432951" y="3154438"/>
                                </a:lnTo>
                                <a:lnTo>
                                  <a:pt x="2438069" y="3154438"/>
                                </a:lnTo>
                                <a:lnTo>
                                  <a:pt x="2443200" y="3154438"/>
                                </a:lnTo>
                                <a:lnTo>
                                  <a:pt x="2448115" y="3152406"/>
                                </a:lnTo>
                                <a:lnTo>
                                  <a:pt x="2455354" y="3145167"/>
                                </a:lnTo>
                                <a:lnTo>
                                  <a:pt x="2457399" y="3140252"/>
                                </a:lnTo>
                                <a:lnTo>
                                  <a:pt x="2457399" y="3130004"/>
                                </a:lnTo>
                                <a:close/>
                              </a:path>
                              <a:path w="2712720" h="3772535">
                                <a:moveTo>
                                  <a:pt x="2464600" y="1581099"/>
                                </a:moveTo>
                                <a:lnTo>
                                  <a:pt x="2462555" y="1576184"/>
                                </a:lnTo>
                                <a:lnTo>
                                  <a:pt x="2455316" y="1568945"/>
                                </a:lnTo>
                                <a:lnTo>
                                  <a:pt x="2450401" y="1566913"/>
                                </a:lnTo>
                                <a:lnTo>
                                  <a:pt x="2440152" y="1566913"/>
                                </a:lnTo>
                                <a:lnTo>
                                  <a:pt x="2435237" y="1568945"/>
                                </a:lnTo>
                                <a:lnTo>
                                  <a:pt x="2427998" y="1576184"/>
                                </a:lnTo>
                                <a:lnTo>
                                  <a:pt x="2425954" y="1581099"/>
                                </a:lnTo>
                                <a:lnTo>
                                  <a:pt x="2425954" y="1591348"/>
                                </a:lnTo>
                                <a:lnTo>
                                  <a:pt x="2427998" y="1596263"/>
                                </a:lnTo>
                                <a:lnTo>
                                  <a:pt x="2435237" y="1603502"/>
                                </a:lnTo>
                                <a:lnTo>
                                  <a:pt x="2440152" y="1605546"/>
                                </a:lnTo>
                                <a:lnTo>
                                  <a:pt x="2445270" y="1605546"/>
                                </a:lnTo>
                                <a:lnTo>
                                  <a:pt x="2450401" y="1605546"/>
                                </a:lnTo>
                                <a:lnTo>
                                  <a:pt x="2455316" y="1603502"/>
                                </a:lnTo>
                                <a:lnTo>
                                  <a:pt x="2462555" y="1596263"/>
                                </a:lnTo>
                                <a:lnTo>
                                  <a:pt x="2464600" y="1591348"/>
                                </a:lnTo>
                                <a:lnTo>
                                  <a:pt x="2464600" y="1581099"/>
                                </a:lnTo>
                                <a:close/>
                              </a:path>
                              <a:path w="2712720" h="3772535">
                                <a:moveTo>
                                  <a:pt x="2499156" y="3747833"/>
                                </a:moveTo>
                                <a:lnTo>
                                  <a:pt x="2497124" y="3742918"/>
                                </a:lnTo>
                                <a:lnTo>
                                  <a:pt x="2489873" y="3735679"/>
                                </a:lnTo>
                                <a:lnTo>
                                  <a:pt x="2484958" y="3733635"/>
                                </a:lnTo>
                                <a:lnTo>
                                  <a:pt x="2474722" y="3733635"/>
                                </a:lnTo>
                                <a:lnTo>
                                  <a:pt x="2469807" y="3735679"/>
                                </a:lnTo>
                                <a:lnTo>
                                  <a:pt x="2462555" y="3742918"/>
                                </a:lnTo>
                                <a:lnTo>
                                  <a:pt x="2460523" y="3747833"/>
                                </a:lnTo>
                                <a:lnTo>
                                  <a:pt x="2460523" y="3758082"/>
                                </a:lnTo>
                                <a:lnTo>
                                  <a:pt x="2462555" y="3762997"/>
                                </a:lnTo>
                                <a:lnTo>
                                  <a:pt x="2469807" y="3770236"/>
                                </a:lnTo>
                                <a:lnTo>
                                  <a:pt x="2474722" y="3772281"/>
                                </a:lnTo>
                                <a:lnTo>
                                  <a:pt x="2479840" y="3772281"/>
                                </a:lnTo>
                                <a:lnTo>
                                  <a:pt x="2484958" y="3772281"/>
                                </a:lnTo>
                                <a:lnTo>
                                  <a:pt x="2489873" y="3770236"/>
                                </a:lnTo>
                                <a:lnTo>
                                  <a:pt x="2497124" y="3762997"/>
                                </a:lnTo>
                                <a:lnTo>
                                  <a:pt x="2499156" y="3758082"/>
                                </a:lnTo>
                                <a:lnTo>
                                  <a:pt x="2499156" y="3747833"/>
                                </a:lnTo>
                                <a:close/>
                              </a:path>
                              <a:path w="2712720" h="3772535">
                                <a:moveTo>
                                  <a:pt x="2689263" y="2902458"/>
                                </a:moveTo>
                                <a:lnTo>
                                  <a:pt x="2687231" y="2897543"/>
                                </a:lnTo>
                                <a:lnTo>
                                  <a:pt x="2679979" y="2890291"/>
                                </a:lnTo>
                                <a:lnTo>
                                  <a:pt x="2675064" y="2888259"/>
                                </a:lnTo>
                                <a:lnTo>
                                  <a:pt x="2664815" y="2888259"/>
                                </a:lnTo>
                                <a:lnTo>
                                  <a:pt x="2659900" y="2890291"/>
                                </a:lnTo>
                                <a:lnTo>
                                  <a:pt x="2652661" y="2897543"/>
                                </a:lnTo>
                                <a:lnTo>
                                  <a:pt x="2650629" y="2902458"/>
                                </a:lnTo>
                                <a:lnTo>
                                  <a:pt x="2650629" y="2912707"/>
                                </a:lnTo>
                                <a:lnTo>
                                  <a:pt x="2652661" y="2917621"/>
                                </a:lnTo>
                                <a:lnTo>
                                  <a:pt x="2659900" y="2924860"/>
                                </a:lnTo>
                                <a:lnTo>
                                  <a:pt x="2664815" y="2926892"/>
                                </a:lnTo>
                                <a:lnTo>
                                  <a:pt x="2669946" y="2926892"/>
                                </a:lnTo>
                                <a:lnTo>
                                  <a:pt x="2675064" y="2926892"/>
                                </a:lnTo>
                                <a:lnTo>
                                  <a:pt x="2679979" y="2924860"/>
                                </a:lnTo>
                                <a:lnTo>
                                  <a:pt x="2687231" y="2917621"/>
                                </a:lnTo>
                                <a:lnTo>
                                  <a:pt x="2689263" y="2912707"/>
                                </a:lnTo>
                                <a:lnTo>
                                  <a:pt x="2689263" y="2902458"/>
                                </a:lnTo>
                                <a:close/>
                              </a:path>
                              <a:path w="2712720" h="3772535">
                                <a:moveTo>
                                  <a:pt x="2695740" y="2986709"/>
                                </a:moveTo>
                                <a:lnTo>
                                  <a:pt x="2693708" y="2981795"/>
                                </a:lnTo>
                                <a:lnTo>
                                  <a:pt x="2686456" y="2974543"/>
                                </a:lnTo>
                                <a:lnTo>
                                  <a:pt x="2681541" y="2972511"/>
                                </a:lnTo>
                                <a:lnTo>
                                  <a:pt x="2671305" y="2972511"/>
                                </a:lnTo>
                                <a:lnTo>
                                  <a:pt x="2666390" y="2974543"/>
                                </a:lnTo>
                                <a:lnTo>
                                  <a:pt x="2659138" y="2981795"/>
                                </a:lnTo>
                                <a:lnTo>
                                  <a:pt x="2657106" y="2986709"/>
                                </a:lnTo>
                                <a:lnTo>
                                  <a:pt x="2657106" y="2996958"/>
                                </a:lnTo>
                                <a:lnTo>
                                  <a:pt x="2659138" y="3001873"/>
                                </a:lnTo>
                                <a:lnTo>
                                  <a:pt x="2666390" y="3009112"/>
                                </a:lnTo>
                                <a:lnTo>
                                  <a:pt x="2671305" y="3011144"/>
                                </a:lnTo>
                                <a:lnTo>
                                  <a:pt x="2676423" y="3011144"/>
                                </a:lnTo>
                                <a:lnTo>
                                  <a:pt x="2681541" y="3011144"/>
                                </a:lnTo>
                                <a:lnTo>
                                  <a:pt x="2686456" y="3009112"/>
                                </a:lnTo>
                                <a:lnTo>
                                  <a:pt x="2693708" y="3001873"/>
                                </a:lnTo>
                                <a:lnTo>
                                  <a:pt x="2695740" y="2996958"/>
                                </a:lnTo>
                                <a:lnTo>
                                  <a:pt x="2695740" y="2986709"/>
                                </a:lnTo>
                                <a:close/>
                              </a:path>
                              <a:path w="2712720" h="3772535">
                                <a:moveTo>
                                  <a:pt x="2712301" y="3217138"/>
                                </a:moveTo>
                                <a:lnTo>
                                  <a:pt x="2710269" y="3212223"/>
                                </a:lnTo>
                                <a:lnTo>
                                  <a:pt x="2703017" y="3204972"/>
                                </a:lnTo>
                                <a:lnTo>
                                  <a:pt x="2698115" y="3202940"/>
                                </a:lnTo>
                                <a:lnTo>
                                  <a:pt x="2687866" y="3202940"/>
                                </a:lnTo>
                                <a:lnTo>
                                  <a:pt x="2682951" y="3204972"/>
                                </a:lnTo>
                                <a:lnTo>
                                  <a:pt x="2675699" y="3212223"/>
                                </a:lnTo>
                                <a:lnTo>
                                  <a:pt x="2673667" y="3217138"/>
                                </a:lnTo>
                                <a:lnTo>
                                  <a:pt x="2673667" y="3227374"/>
                                </a:lnTo>
                                <a:lnTo>
                                  <a:pt x="2675699" y="3232289"/>
                                </a:lnTo>
                                <a:lnTo>
                                  <a:pt x="2682951" y="3239541"/>
                                </a:lnTo>
                                <a:lnTo>
                                  <a:pt x="2687866" y="3241573"/>
                                </a:lnTo>
                                <a:lnTo>
                                  <a:pt x="2692984" y="3241573"/>
                                </a:lnTo>
                                <a:lnTo>
                                  <a:pt x="2698115" y="3241573"/>
                                </a:lnTo>
                                <a:lnTo>
                                  <a:pt x="2703017" y="3239541"/>
                                </a:lnTo>
                                <a:lnTo>
                                  <a:pt x="2710269" y="3232289"/>
                                </a:lnTo>
                                <a:lnTo>
                                  <a:pt x="2712301" y="3227374"/>
                                </a:lnTo>
                                <a:lnTo>
                                  <a:pt x="2712301" y="3217138"/>
                                </a:lnTo>
                                <a:close/>
                              </a:path>
                            </a:pathLst>
                          </a:custGeom>
                          <a:solidFill>
                            <a:srgbClr val="2B5E8A">
                              <a:alpha val="34999"/>
                            </a:srgbClr>
                          </a:solidFill>
                        </wps:spPr>
                        <wps:bodyPr wrap="square" lIns="0" tIns="0" rIns="0" bIns="0" rtlCol="0">
                          <a:prstTxWarp prst="textNoShape">
                            <a:avLst/>
                          </a:prstTxWarp>
                          <a:noAutofit/>
                        </wps:bodyPr>
                      </wps:wsp>
                      <pic:pic xmlns:pic="http://schemas.openxmlformats.org/drawingml/2006/picture">
                        <pic:nvPicPr>
                          <pic:cNvPr id="811" name="Image 811"/>
                          <pic:cNvPicPr/>
                        </pic:nvPicPr>
                        <pic:blipFill>
                          <a:blip r:embed="rId42" cstate="print"/>
                          <a:stretch>
                            <a:fillRect/>
                          </a:stretch>
                        </pic:blipFill>
                        <pic:spPr>
                          <a:xfrm>
                            <a:off x="237511" y="187174"/>
                            <a:ext cx="4009180" cy="4012061"/>
                          </a:xfrm>
                          <a:prstGeom prst="rect">
                            <a:avLst/>
                          </a:prstGeom>
                        </pic:spPr>
                      </pic:pic>
                      <wps:wsp>
                        <wps:cNvPr id="812" name="Graphic 812"/>
                        <wps:cNvSpPr/>
                        <wps:spPr>
                          <a:xfrm>
                            <a:off x="253229" y="6309"/>
                            <a:ext cx="1270" cy="4372610"/>
                          </a:xfrm>
                          <a:custGeom>
                            <a:avLst/>
                            <a:gdLst/>
                            <a:ahLst/>
                            <a:cxnLst/>
                            <a:rect l="l" t="t" r="r" b="b"/>
                            <a:pathLst>
                              <a:path h="4372610">
                                <a:moveTo>
                                  <a:pt x="0" y="4372351"/>
                                </a:moveTo>
                                <a:lnTo>
                                  <a:pt x="0" y="0"/>
                                </a:lnTo>
                              </a:path>
                            </a:pathLst>
                          </a:custGeom>
                          <a:ln w="12618">
                            <a:solidFill>
                              <a:srgbClr val="AFAFAF"/>
                            </a:solidFill>
                            <a:prstDash val="solid"/>
                          </a:ln>
                        </wps:spPr>
                        <wps:bodyPr wrap="square" lIns="0" tIns="0" rIns="0" bIns="0" rtlCol="0">
                          <a:prstTxWarp prst="textNoShape">
                            <a:avLst/>
                          </a:prstTxWarp>
                          <a:noAutofit/>
                        </wps:bodyPr>
                      </wps:wsp>
                      <wps:wsp>
                        <wps:cNvPr id="813" name="Graphic 813"/>
                        <wps:cNvSpPr/>
                        <wps:spPr>
                          <a:xfrm>
                            <a:off x="253229" y="4378660"/>
                            <a:ext cx="1270" cy="55244"/>
                          </a:xfrm>
                          <a:custGeom>
                            <a:avLst/>
                            <a:gdLst/>
                            <a:ahLst/>
                            <a:cxnLst/>
                            <a:rect l="l" t="t" r="r" b="b"/>
                            <a:pathLst>
                              <a:path h="55244">
                                <a:moveTo>
                                  <a:pt x="0" y="0"/>
                                </a:moveTo>
                                <a:lnTo>
                                  <a:pt x="0" y="55206"/>
                                </a:lnTo>
                              </a:path>
                            </a:pathLst>
                          </a:custGeom>
                          <a:solidFill>
                            <a:srgbClr val="000000"/>
                          </a:solidFill>
                        </wps:spPr>
                        <wps:bodyPr wrap="square" lIns="0" tIns="0" rIns="0" bIns="0" rtlCol="0">
                          <a:prstTxWarp prst="textNoShape">
                            <a:avLst/>
                          </a:prstTxWarp>
                          <a:noAutofit/>
                        </wps:bodyPr>
                      </wps:wsp>
                      <wps:wsp>
                        <wps:cNvPr id="814" name="Graphic 814"/>
                        <wps:cNvSpPr/>
                        <wps:spPr>
                          <a:xfrm>
                            <a:off x="253229" y="4378660"/>
                            <a:ext cx="1270" cy="55244"/>
                          </a:xfrm>
                          <a:custGeom>
                            <a:avLst/>
                            <a:gdLst/>
                            <a:ahLst/>
                            <a:cxnLst/>
                            <a:rect l="l" t="t" r="r" b="b"/>
                            <a:pathLst>
                              <a:path h="55244">
                                <a:moveTo>
                                  <a:pt x="0" y="0"/>
                                </a:moveTo>
                                <a:lnTo>
                                  <a:pt x="0" y="55206"/>
                                </a:lnTo>
                              </a:path>
                            </a:pathLst>
                          </a:custGeom>
                          <a:ln w="12618">
                            <a:solidFill>
                              <a:srgbClr val="000000"/>
                            </a:solidFill>
                            <a:prstDash val="solid"/>
                          </a:ln>
                        </wps:spPr>
                        <wps:bodyPr wrap="square" lIns="0" tIns="0" rIns="0" bIns="0" rtlCol="0">
                          <a:prstTxWarp prst="textNoShape">
                            <a:avLst/>
                          </a:prstTxWarp>
                          <a:noAutofit/>
                        </wps:bodyPr>
                      </wps:wsp>
                      <wps:wsp>
                        <wps:cNvPr id="815" name="Graphic 815"/>
                        <wps:cNvSpPr/>
                        <wps:spPr>
                          <a:xfrm>
                            <a:off x="973313" y="6309"/>
                            <a:ext cx="1270" cy="4372610"/>
                          </a:xfrm>
                          <a:custGeom>
                            <a:avLst/>
                            <a:gdLst/>
                            <a:ahLst/>
                            <a:cxnLst/>
                            <a:rect l="l" t="t" r="r" b="b"/>
                            <a:pathLst>
                              <a:path h="4372610">
                                <a:moveTo>
                                  <a:pt x="0" y="4372351"/>
                                </a:moveTo>
                                <a:lnTo>
                                  <a:pt x="0" y="0"/>
                                </a:lnTo>
                              </a:path>
                            </a:pathLst>
                          </a:custGeom>
                          <a:ln w="12618">
                            <a:solidFill>
                              <a:srgbClr val="AFAFAF"/>
                            </a:solidFill>
                            <a:prstDash val="solid"/>
                          </a:ln>
                        </wps:spPr>
                        <wps:bodyPr wrap="square" lIns="0" tIns="0" rIns="0" bIns="0" rtlCol="0">
                          <a:prstTxWarp prst="textNoShape">
                            <a:avLst/>
                          </a:prstTxWarp>
                          <a:noAutofit/>
                        </wps:bodyPr>
                      </wps:wsp>
                      <wps:wsp>
                        <wps:cNvPr id="816" name="Graphic 816"/>
                        <wps:cNvSpPr/>
                        <wps:spPr>
                          <a:xfrm>
                            <a:off x="973313" y="4378660"/>
                            <a:ext cx="1270" cy="55244"/>
                          </a:xfrm>
                          <a:custGeom>
                            <a:avLst/>
                            <a:gdLst/>
                            <a:ahLst/>
                            <a:cxnLst/>
                            <a:rect l="l" t="t" r="r" b="b"/>
                            <a:pathLst>
                              <a:path h="55244">
                                <a:moveTo>
                                  <a:pt x="0" y="0"/>
                                </a:moveTo>
                                <a:lnTo>
                                  <a:pt x="0" y="55206"/>
                                </a:lnTo>
                              </a:path>
                            </a:pathLst>
                          </a:custGeom>
                          <a:solidFill>
                            <a:srgbClr val="000000"/>
                          </a:solidFill>
                        </wps:spPr>
                        <wps:bodyPr wrap="square" lIns="0" tIns="0" rIns="0" bIns="0" rtlCol="0">
                          <a:prstTxWarp prst="textNoShape">
                            <a:avLst/>
                          </a:prstTxWarp>
                          <a:noAutofit/>
                        </wps:bodyPr>
                      </wps:wsp>
                      <wps:wsp>
                        <wps:cNvPr id="817" name="Graphic 817"/>
                        <wps:cNvSpPr/>
                        <wps:spPr>
                          <a:xfrm>
                            <a:off x="973313" y="4378660"/>
                            <a:ext cx="1270" cy="55244"/>
                          </a:xfrm>
                          <a:custGeom>
                            <a:avLst/>
                            <a:gdLst/>
                            <a:ahLst/>
                            <a:cxnLst/>
                            <a:rect l="l" t="t" r="r" b="b"/>
                            <a:pathLst>
                              <a:path h="55244">
                                <a:moveTo>
                                  <a:pt x="0" y="0"/>
                                </a:moveTo>
                                <a:lnTo>
                                  <a:pt x="0" y="55206"/>
                                </a:lnTo>
                              </a:path>
                            </a:pathLst>
                          </a:custGeom>
                          <a:ln w="12618">
                            <a:solidFill>
                              <a:srgbClr val="000000"/>
                            </a:solidFill>
                            <a:prstDash val="solid"/>
                          </a:ln>
                        </wps:spPr>
                        <wps:bodyPr wrap="square" lIns="0" tIns="0" rIns="0" bIns="0" rtlCol="0">
                          <a:prstTxWarp prst="textNoShape">
                            <a:avLst/>
                          </a:prstTxWarp>
                          <a:noAutofit/>
                        </wps:bodyPr>
                      </wps:wsp>
                      <wps:wsp>
                        <wps:cNvPr id="818" name="Graphic 818"/>
                        <wps:cNvSpPr/>
                        <wps:spPr>
                          <a:xfrm>
                            <a:off x="1693397" y="6309"/>
                            <a:ext cx="1270" cy="4372610"/>
                          </a:xfrm>
                          <a:custGeom>
                            <a:avLst/>
                            <a:gdLst/>
                            <a:ahLst/>
                            <a:cxnLst/>
                            <a:rect l="l" t="t" r="r" b="b"/>
                            <a:pathLst>
                              <a:path h="4372610">
                                <a:moveTo>
                                  <a:pt x="0" y="4372351"/>
                                </a:moveTo>
                                <a:lnTo>
                                  <a:pt x="0" y="0"/>
                                </a:lnTo>
                              </a:path>
                            </a:pathLst>
                          </a:custGeom>
                          <a:ln w="12618">
                            <a:solidFill>
                              <a:srgbClr val="AFAFAF"/>
                            </a:solidFill>
                            <a:prstDash val="solid"/>
                          </a:ln>
                        </wps:spPr>
                        <wps:bodyPr wrap="square" lIns="0" tIns="0" rIns="0" bIns="0" rtlCol="0">
                          <a:prstTxWarp prst="textNoShape">
                            <a:avLst/>
                          </a:prstTxWarp>
                          <a:noAutofit/>
                        </wps:bodyPr>
                      </wps:wsp>
                      <wps:wsp>
                        <wps:cNvPr id="819" name="Graphic 819"/>
                        <wps:cNvSpPr/>
                        <wps:spPr>
                          <a:xfrm>
                            <a:off x="1693397" y="4378660"/>
                            <a:ext cx="1270" cy="55244"/>
                          </a:xfrm>
                          <a:custGeom>
                            <a:avLst/>
                            <a:gdLst/>
                            <a:ahLst/>
                            <a:cxnLst/>
                            <a:rect l="l" t="t" r="r" b="b"/>
                            <a:pathLst>
                              <a:path h="55244">
                                <a:moveTo>
                                  <a:pt x="0" y="0"/>
                                </a:moveTo>
                                <a:lnTo>
                                  <a:pt x="0" y="55206"/>
                                </a:lnTo>
                              </a:path>
                            </a:pathLst>
                          </a:custGeom>
                          <a:solidFill>
                            <a:srgbClr val="000000"/>
                          </a:solidFill>
                        </wps:spPr>
                        <wps:bodyPr wrap="square" lIns="0" tIns="0" rIns="0" bIns="0" rtlCol="0">
                          <a:prstTxWarp prst="textNoShape">
                            <a:avLst/>
                          </a:prstTxWarp>
                          <a:noAutofit/>
                        </wps:bodyPr>
                      </wps:wsp>
                      <wps:wsp>
                        <wps:cNvPr id="820" name="Graphic 820"/>
                        <wps:cNvSpPr/>
                        <wps:spPr>
                          <a:xfrm>
                            <a:off x="1693397" y="4378660"/>
                            <a:ext cx="1270" cy="55244"/>
                          </a:xfrm>
                          <a:custGeom>
                            <a:avLst/>
                            <a:gdLst/>
                            <a:ahLst/>
                            <a:cxnLst/>
                            <a:rect l="l" t="t" r="r" b="b"/>
                            <a:pathLst>
                              <a:path h="55244">
                                <a:moveTo>
                                  <a:pt x="0" y="0"/>
                                </a:moveTo>
                                <a:lnTo>
                                  <a:pt x="0" y="55206"/>
                                </a:lnTo>
                              </a:path>
                            </a:pathLst>
                          </a:custGeom>
                          <a:ln w="12618">
                            <a:solidFill>
                              <a:srgbClr val="000000"/>
                            </a:solidFill>
                            <a:prstDash val="solid"/>
                          </a:ln>
                        </wps:spPr>
                        <wps:bodyPr wrap="square" lIns="0" tIns="0" rIns="0" bIns="0" rtlCol="0">
                          <a:prstTxWarp prst="textNoShape">
                            <a:avLst/>
                          </a:prstTxWarp>
                          <a:noAutofit/>
                        </wps:bodyPr>
                      </wps:wsp>
                      <wps:wsp>
                        <wps:cNvPr id="821" name="Graphic 821"/>
                        <wps:cNvSpPr/>
                        <wps:spPr>
                          <a:xfrm>
                            <a:off x="2413482" y="6309"/>
                            <a:ext cx="1270" cy="4372610"/>
                          </a:xfrm>
                          <a:custGeom>
                            <a:avLst/>
                            <a:gdLst/>
                            <a:ahLst/>
                            <a:cxnLst/>
                            <a:rect l="l" t="t" r="r" b="b"/>
                            <a:pathLst>
                              <a:path h="4372610">
                                <a:moveTo>
                                  <a:pt x="0" y="4372351"/>
                                </a:moveTo>
                                <a:lnTo>
                                  <a:pt x="0" y="0"/>
                                </a:lnTo>
                              </a:path>
                            </a:pathLst>
                          </a:custGeom>
                          <a:ln w="12618">
                            <a:solidFill>
                              <a:srgbClr val="AFAFAF"/>
                            </a:solidFill>
                            <a:prstDash val="solid"/>
                          </a:ln>
                        </wps:spPr>
                        <wps:bodyPr wrap="square" lIns="0" tIns="0" rIns="0" bIns="0" rtlCol="0">
                          <a:prstTxWarp prst="textNoShape">
                            <a:avLst/>
                          </a:prstTxWarp>
                          <a:noAutofit/>
                        </wps:bodyPr>
                      </wps:wsp>
                      <wps:wsp>
                        <wps:cNvPr id="822" name="Graphic 822"/>
                        <wps:cNvSpPr/>
                        <wps:spPr>
                          <a:xfrm>
                            <a:off x="2413482" y="4378660"/>
                            <a:ext cx="1270" cy="55244"/>
                          </a:xfrm>
                          <a:custGeom>
                            <a:avLst/>
                            <a:gdLst/>
                            <a:ahLst/>
                            <a:cxnLst/>
                            <a:rect l="l" t="t" r="r" b="b"/>
                            <a:pathLst>
                              <a:path h="55244">
                                <a:moveTo>
                                  <a:pt x="0" y="0"/>
                                </a:moveTo>
                                <a:lnTo>
                                  <a:pt x="0" y="55206"/>
                                </a:lnTo>
                              </a:path>
                            </a:pathLst>
                          </a:custGeom>
                          <a:solidFill>
                            <a:srgbClr val="000000"/>
                          </a:solidFill>
                        </wps:spPr>
                        <wps:bodyPr wrap="square" lIns="0" tIns="0" rIns="0" bIns="0" rtlCol="0">
                          <a:prstTxWarp prst="textNoShape">
                            <a:avLst/>
                          </a:prstTxWarp>
                          <a:noAutofit/>
                        </wps:bodyPr>
                      </wps:wsp>
                      <wps:wsp>
                        <wps:cNvPr id="823" name="Graphic 823"/>
                        <wps:cNvSpPr/>
                        <wps:spPr>
                          <a:xfrm>
                            <a:off x="2413482" y="4378660"/>
                            <a:ext cx="1270" cy="55244"/>
                          </a:xfrm>
                          <a:custGeom>
                            <a:avLst/>
                            <a:gdLst/>
                            <a:ahLst/>
                            <a:cxnLst/>
                            <a:rect l="l" t="t" r="r" b="b"/>
                            <a:pathLst>
                              <a:path h="55244">
                                <a:moveTo>
                                  <a:pt x="0" y="0"/>
                                </a:moveTo>
                                <a:lnTo>
                                  <a:pt x="0" y="55206"/>
                                </a:lnTo>
                              </a:path>
                            </a:pathLst>
                          </a:custGeom>
                          <a:ln w="12618">
                            <a:solidFill>
                              <a:srgbClr val="000000"/>
                            </a:solidFill>
                            <a:prstDash val="solid"/>
                          </a:ln>
                        </wps:spPr>
                        <wps:bodyPr wrap="square" lIns="0" tIns="0" rIns="0" bIns="0" rtlCol="0">
                          <a:prstTxWarp prst="textNoShape">
                            <a:avLst/>
                          </a:prstTxWarp>
                          <a:noAutofit/>
                        </wps:bodyPr>
                      </wps:wsp>
                      <wps:wsp>
                        <wps:cNvPr id="824" name="Graphic 824"/>
                        <wps:cNvSpPr/>
                        <wps:spPr>
                          <a:xfrm>
                            <a:off x="3133566" y="6309"/>
                            <a:ext cx="1270" cy="4372610"/>
                          </a:xfrm>
                          <a:custGeom>
                            <a:avLst/>
                            <a:gdLst/>
                            <a:ahLst/>
                            <a:cxnLst/>
                            <a:rect l="l" t="t" r="r" b="b"/>
                            <a:pathLst>
                              <a:path h="4372610">
                                <a:moveTo>
                                  <a:pt x="0" y="4372351"/>
                                </a:moveTo>
                                <a:lnTo>
                                  <a:pt x="0" y="0"/>
                                </a:lnTo>
                              </a:path>
                            </a:pathLst>
                          </a:custGeom>
                          <a:ln w="12618">
                            <a:solidFill>
                              <a:srgbClr val="AFAFAF"/>
                            </a:solidFill>
                            <a:prstDash val="solid"/>
                          </a:ln>
                        </wps:spPr>
                        <wps:bodyPr wrap="square" lIns="0" tIns="0" rIns="0" bIns="0" rtlCol="0">
                          <a:prstTxWarp prst="textNoShape">
                            <a:avLst/>
                          </a:prstTxWarp>
                          <a:noAutofit/>
                        </wps:bodyPr>
                      </wps:wsp>
                      <wps:wsp>
                        <wps:cNvPr id="825" name="Graphic 825"/>
                        <wps:cNvSpPr/>
                        <wps:spPr>
                          <a:xfrm>
                            <a:off x="3133566" y="4378660"/>
                            <a:ext cx="1270" cy="55244"/>
                          </a:xfrm>
                          <a:custGeom>
                            <a:avLst/>
                            <a:gdLst/>
                            <a:ahLst/>
                            <a:cxnLst/>
                            <a:rect l="l" t="t" r="r" b="b"/>
                            <a:pathLst>
                              <a:path h="55244">
                                <a:moveTo>
                                  <a:pt x="0" y="0"/>
                                </a:moveTo>
                                <a:lnTo>
                                  <a:pt x="0" y="55206"/>
                                </a:lnTo>
                              </a:path>
                            </a:pathLst>
                          </a:custGeom>
                          <a:solidFill>
                            <a:srgbClr val="000000"/>
                          </a:solidFill>
                        </wps:spPr>
                        <wps:bodyPr wrap="square" lIns="0" tIns="0" rIns="0" bIns="0" rtlCol="0">
                          <a:prstTxWarp prst="textNoShape">
                            <a:avLst/>
                          </a:prstTxWarp>
                          <a:noAutofit/>
                        </wps:bodyPr>
                      </wps:wsp>
                      <wps:wsp>
                        <wps:cNvPr id="826" name="Graphic 826"/>
                        <wps:cNvSpPr/>
                        <wps:spPr>
                          <a:xfrm>
                            <a:off x="3133566" y="4378660"/>
                            <a:ext cx="1270" cy="55244"/>
                          </a:xfrm>
                          <a:custGeom>
                            <a:avLst/>
                            <a:gdLst/>
                            <a:ahLst/>
                            <a:cxnLst/>
                            <a:rect l="l" t="t" r="r" b="b"/>
                            <a:pathLst>
                              <a:path h="55244">
                                <a:moveTo>
                                  <a:pt x="0" y="0"/>
                                </a:moveTo>
                                <a:lnTo>
                                  <a:pt x="0" y="55206"/>
                                </a:lnTo>
                              </a:path>
                            </a:pathLst>
                          </a:custGeom>
                          <a:ln w="12618">
                            <a:solidFill>
                              <a:srgbClr val="000000"/>
                            </a:solidFill>
                            <a:prstDash val="solid"/>
                          </a:ln>
                        </wps:spPr>
                        <wps:bodyPr wrap="square" lIns="0" tIns="0" rIns="0" bIns="0" rtlCol="0">
                          <a:prstTxWarp prst="textNoShape">
                            <a:avLst/>
                          </a:prstTxWarp>
                          <a:noAutofit/>
                        </wps:bodyPr>
                      </wps:wsp>
                      <wps:wsp>
                        <wps:cNvPr id="827" name="Graphic 827"/>
                        <wps:cNvSpPr/>
                        <wps:spPr>
                          <a:xfrm>
                            <a:off x="3853650" y="6309"/>
                            <a:ext cx="1270" cy="4372610"/>
                          </a:xfrm>
                          <a:custGeom>
                            <a:avLst/>
                            <a:gdLst/>
                            <a:ahLst/>
                            <a:cxnLst/>
                            <a:rect l="l" t="t" r="r" b="b"/>
                            <a:pathLst>
                              <a:path h="4372610">
                                <a:moveTo>
                                  <a:pt x="0" y="4372351"/>
                                </a:moveTo>
                                <a:lnTo>
                                  <a:pt x="0" y="0"/>
                                </a:lnTo>
                              </a:path>
                            </a:pathLst>
                          </a:custGeom>
                          <a:ln w="12618">
                            <a:solidFill>
                              <a:srgbClr val="AFAFAF"/>
                            </a:solidFill>
                            <a:prstDash val="solid"/>
                          </a:ln>
                        </wps:spPr>
                        <wps:bodyPr wrap="square" lIns="0" tIns="0" rIns="0" bIns="0" rtlCol="0">
                          <a:prstTxWarp prst="textNoShape">
                            <a:avLst/>
                          </a:prstTxWarp>
                          <a:noAutofit/>
                        </wps:bodyPr>
                      </wps:wsp>
                      <wps:wsp>
                        <wps:cNvPr id="828" name="Graphic 828"/>
                        <wps:cNvSpPr/>
                        <wps:spPr>
                          <a:xfrm>
                            <a:off x="3853650" y="4378660"/>
                            <a:ext cx="1270" cy="55244"/>
                          </a:xfrm>
                          <a:custGeom>
                            <a:avLst/>
                            <a:gdLst/>
                            <a:ahLst/>
                            <a:cxnLst/>
                            <a:rect l="l" t="t" r="r" b="b"/>
                            <a:pathLst>
                              <a:path h="55244">
                                <a:moveTo>
                                  <a:pt x="0" y="0"/>
                                </a:moveTo>
                                <a:lnTo>
                                  <a:pt x="0" y="55206"/>
                                </a:lnTo>
                              </a:path>
                            </a:pathLst>
                          </a:custGeom>
                          <a:solidFill>
                            <a:srgbClr val="000000"/>
                          </a:solidFill>
                        </wps:spPr>
                        <wps:bodyPr wrap="square" lIns="0" tIns="0" rIns="0" bIns="0" rtlCol="0">
                          <a:prstTxWarp prst="textNoShape">
                            <a:avLst/>
                          </a:prstTxWarp>
                          <a:noAutofit/>
                        </wps:bodyPr>
                      </wps:wsp>
                      <wps:wsp>
                        <wps:cNvPr id="829" name="Graphic 829"/>
                        <wps:cNvSpPr/>
                        <wps:spPr>
                          <a:xfrm>
                            <a:off x="3853650" y="4378660"/>
                            <a:ext cx="1270" cy="55244"/>
                          </a:xfrm>
                          <a:custGeom>
                            <a:avLst/>
                            <a:gdLst/>
                            <a:ahLst/>
                            <a:cxnLst/>
                            <a:rect l="l" t="t" r="r" b="b"/>
                            <a:pathLst>
                              <a:path h="55244">
                                <a:moveTo>
                                  <a:pt x="0" y="0"/>
                                </a:moveTo>
                                <a:lnTo>
                                  <a:pt x="0" y="55206"/>
                                </a:lnTo>
                              </a:path>
                            </a:pathLst>
                          </a:custGeom>
                          <a:ln w="12618">
                            <a:solidFill>
                              <a:srgbClr val="000000"/>
                            </a:solidFill>
                            <a:prstDash val="solid"/>
                          </a:ln>
                        </wps:spPr>
                        <wps:bodyPr wrap="square" lIns="0" tIns="0" rIns="0" bIns="0" rtlCol="0">
                          <a:prstTxWarp prst="textNoShape">
                            <a:avLst/>
                          </a:prstTxWarp>
                          <a:noAutofit/>
                        </wps:bodyPr>
                      </wps:wsp>
                      <wps:wsp>
                        <wps:cNvPr id="830" name="Graphic 830"/>
                        <wps:cNvSpPr/>
                        <wps:spPr>
                          <a:xfrm>
                            <a:off x="55206" y="4180637"/>
                            <a:ext cx="4372610" cy="1270"/>
                          </a:xfrm>
                          <a:custGeom>
                            <a:avLst/>
                            <a:gdLst/>
                            <a:ahLst/>
                            <a:cxnLst/>
                            <a:rect l="l" t="t" r="r" b="b"/>
                            <a:pathLst>
                              <a:path w="4372610">
                                <a:moveTo>
                                  <a:pt x="0" y="0"/>
                                </a:moveTo>
                                <a:lnTo>
                                  <a:pt x="4372351" y="0"/>
                                </a:lnTo>
                              </a:path>
                            </a:pathLst>
                          </a:custGeom>
                          <a:ln w="12618">
                            <a:solidFill>
                              <a:srgbClr val="AFAFAF"/>
                            </a:solidFill>
                            <a:prstDash val="solid"/>
                          </a:ln>
                        </wps:spPr>
                        <wps:bodyPr wrap="square" lIns="0" tIns="0" rIns="0" bIns="0" rtlCol="0">
                          <a:prstTxWarp prst="textNoShape">
                            <a:avLst/>
                          </a:prstTxWarp>
                          <a:noAutofit/>
                        </wps:bodyPr>
                      </wps:wsp>
                      <wps:wsp>
                        <wps:cNvPr id="831" name="Graphic 831"/>
                        <wps:cNvSpPr/>
                        <wps:spPr>
                          <a:xfrm>
                            <a:off x="0" y="4180637"/>
                            <a:ext cx="55244" cy="1270"/>
                          </a:xfrm>
                          <a:custGeom>
                            <a:avLst/>
                            <a:gdLst/>
                            <a:ahLst/>
                            <a:cxnLst/>
                            <a:rect l="l" t="t" r="r" b="b"/>
                            <a:pathLst>
                              <a:path w="55244">
                                <a:moveTo>
                                  <a:pt x="55206" y="0"/>
                                </a:moveTo>
                                <a:lnTo>
                                  <a:pt x="0" y="0"/>
                                </a:lnTo>
                              </a:path>
                            </a:pathLst>
                          </a:custGeom>
                          <a:solidFill>
                            <a:srgbClr val="000000"/>
                          </a:solidFill>
                        </wps:spPr>
                        <wps:bodyPr wrap="square" lIns="0" tIns="0" rIns="0" bIns="0" rtlCol="0">
                          <a:prstTxWarp prst="textNoShape">
                            <a:avLst/>
                          </a:prstTxWarp>
                          <a:noAutofit/>
                        </wps:bodyPr>
                      </wps:wsp>
                      <wps:wsp>
                        <wps:cNvPr id="832" name="Graphic 832"/>
                        <wps:cNvSpPr/>
                        <wps:spPr>
                          <a:xfrm>
                            <a:off x="0" y="4180637"/>
                            <a:ext cx="55244" cy="1270"/>
                          </a:xfrm>
                          <a:custGeom>
                            <a:avLst/>
                            <a:gdLst/>
                            <a:ahLst/>
                            <a:cxnLst/>
                            <a:rect l="l" t="t" r="r" b="b"/>
                            <a:pathLst>
                              <a:path w="55244">
                                <a:moveTo>
                                  <a:pt x="55206" y="0"/>
                                </a:moveTo>
                                <a:lnTo>
                                  <a:pt x="0" y="0"/>
                                </a:lnTo>
                              </a:path>
                            </a:pathLst>
                          </a:custGeom>
                          <a:ln w="12618">
                            <a:solidFill>
                              <a:srgbClr val="000000"/>
                            </a:solidFill>
                            <a:prstDash val="solid"/>
                          </a:ln>
                        </wps:spPr>
                        <wps:bodyPr wrap="square" lIns="0" tIns="0" rIns="0" bIns="0" rtlCol="0">
                          <a:prstTxWarp prst="textNoShape">
                            <a:avLst/>
                          </a:prstTxWarp>
                          <a:noAutofit/>
                        </wps:bodyPr>
                      </wps:wsp>
                      <wps:wsp>
                        <wps:cNvPr id="833" name="Graphic 833"/>
                        <wps:cNvSpPr/>
                        <wps:spPr>
                          <a:xfrm>
                            <a:off x="55206" y="3460553"/>
                            <a:ext cx="4372610" cy="1270"/>
                          </a:xfrm>
                          <a:custGeom>
                            <a:avLst/>
                            <a:gdLst/>
                            <a:ahLst/>
                            <a:cxnLst/>
                            <a:rect l="l" t="t" r="r" b="b"/>
                            <a:pathLst>
                              <a:path w="4372610">
                                <a:moveTo>
                                  <a:pt x="0" y="0"/>
                                </a:moveTo>
                                <a:lnTo>
                                  <a:pt x="4372351" y="0"/>
                                </a:lnTo>
                              </a:path>
                            </a:pathLst>
                          </a:custGeom>
                          <a:ln w="12618">
                            <a:solidFill>
                              <a:srgbClr val="AFAFAF"/>
                            </a:solidFill>
                            <a:prstDash val="solid"/>
                          </a:ln>
                        </wps:spPr>
                        <wps:bodyPr wrap="square" lIns="0" tIns="0" rIns="0" bIns="0" rtlCol="0">
                          <a:prstTxWarp prst="textNoShape">
                            <a:avLst/>
                          </a:prstTxWarp>
                          <a:noAutofit/>
                        </wps:bodyPr>
                      </wps:wsp>
                      <wps:wsp>
                        <wps:cNvPr id="834" name="Graphic 834"/>
                        <wps:cNvSpPr/>
                        <wps:spPr>
                          <a:xfrm>
                            <a:off x="0" y="3460553"/>
                            <a:ext cx="55244" cy="1270"/>
                          </a:xfrm>
                          <a:custGeom>
                            <a:avLst/>
                            <a:gdLst/>
                            <a:ahLst/>
                            <a:cxnLst/>
                            <a:rect l="l" t="t" r="r" b="b"/>
                            <a:pathLst>
                              <a:path w="55244">
                                <a:moveTo>
                                  <a:pt x="55206" y="0"/>
                                </a:moveTo>
                                <a:lnTo>
                                  <a:pt x="0" y="0"/>
                                </a:lnTo>
                              </a:path>
                            </a:pathLst>
                          </a:custGeom>
                          <a:solidFill>
                            <a:srgbClr val="000000"/>
                          </a:solidFill>
                        </wps:spPr>
                        <wps:bodyPr wrap="square" lIns="0" tIns="0" rIns="0" bIns="0" rtlCol="0">
                          <a:prstTxWarp prst="textNoShape">
                            <a:avLst/>
                          </a:prstTxWarp>
                          <a:noAutofit/>
                        </wps:bodyPr>
                      </wps:wsp>
                      <wps:wsp>
                        <wps:cNvPr id="835" name="Graphic 835"/>
                        <wps:cNvSpPr/>
                        <wps:spPr>
                          <a:xfrm>
                            <a:off x="0" y="3460553"/>
                            <a:ext cx="55244" cy="1270"/>
                          </a:xfrm>
                          <a:custGeom>
                            <a:avLst/>
                            <a:gdLst/>
                            <a:ahLst/>
                            <a:cxnLst/>
                            <a:rect l="l" t="t" r="r" b="b"/>
                            <a:pathLst>
                              <a:path w="55244">
                                <a:moveTo>
                                  <a:pt x="55206" y="0"/>
                                </a:moveTo>
                                <a:lnTo>
                                  <a:pt x="0" y="0"/>
                                </a:lnTo>
                              </a:path>
                            </a:pathLst>
                          </a:custGeom>
                          <a:ln w="12618">
                            <a:solidFill>
                              <a:srgbClr val="000000"/>
                            </a:solidFill>
                            <a:prstDash val="solid"/>
                          </a:ln>
                        </wps:spPr>
                        <wps:bodyPr wrap="square" lIns="0" tIns="0" rIns="0" bIns="0" rtlCol="0">
                          <a:prstTxWarp prst="textNoShape">
                            <a:avLst/>
                          </a:prstTxWarp>
                          <a:noAutofit/>
                        </wps:bodyPr>
                      </wps:wsp>
                      <wps:wsp>
                        <wps:cNvPr id="836" name="Graphic 836"/>
                        <wps:cNvSpPr/>
                        <wps:spPr>
                          <a:xfrm>
                            <a:off x="55206" y="2740468"/>
                            <a:ext cx="4372610" cy="1270"/>
                          </a:xfrm>
                          <a:custGeom>
                            <a:avLst/>
                            <a:gdLst/>
                            <a:ahLst/>
                            <a:cxnLst/>
                            <a:rect l="l" t="t" r="r" b="b"/>
                            <a:pathLst>
                              <a:path w="4372610">
                                <a:moveTo>
                                  <a:pt x="0" y="0"/>
                                </a:moveTo>
                                <a:lnTo>
                                  <a:pt x="4372351" y="0"/>
                                </a:lnTo>
                              </a:path>
                            </a:pathLst>
                          </a:custGeom>
                          <a:ln w="12618">
                            <a:solidFill>
                              <a:srgbClr val="AFAFAF"/>
                            </a:solidFill>
                            <a:prstDash val="solid"/>
                          </a:ln>
                        </wps:spPr>
                        <wps:bodyPr wrap="square" lIns="0" tIns="0" rIns="0" bIns="0" rtlCol="0">
                          <a:prstTxWarp prst="textNoShape">
                            <a:avLst/>
                          </a:prstTxWarp>
                          <a:noAutofit/>
                        </wps:bodyPr>
                      </wps:wsp>
                      <wps:wsp>
                        <wps:cNvPr id="837" name="Graphic 837"/>
                        <wps:cNvSpPr/>
                        <wps:spPr>
                          <a:xfrm>
                            <a:off x="0" y="2740468"/>
                            <a:ext cx="55244" cy="1270"/>
                          </a:xfrm>
                          <a:custGeom>
                            <a:avLst/>
                            <a:gdLst/>
                            <a:ahLst/>
                            <a:cxnLst/>
                            <a:rect l="l" t="t" r="r" b="b"/>
                            <a:pathLst>
                              <a:path w="55244">
                                <a:moveTo>
                                  <a:pt x="55206" y="0"/>
                                </a:moveTo>
                                <a:lnTo>
                                  <a:pt x="0" y="0"/>
                                </a:lnTo>
                              </a:path>
                            </a:pathLst>
                          </a:custGeom>
                          <a:solidFill>
                            <a:srgbClr val="000000"/>
                          </a:solidFill>
                        </wps:spPr>
                        <wps:bodyPr wrap="square" lIns="0" tIns="0" rIns="0" bIns="0" rtlCol="0">
                          <a:prstTxWarp prst="textNoShape">
                            <a:avLst/>
                          </a:prstTxWarp>
                          <a:noAutofit/>
                        </wps:bodyPr>
                      </wps:wsp>
                      <wps:wsp>
                        <wps:cNvPr id="838" name="Graphic 838"/>
                        <wps:cNvSpPr/>
                        <wps:spPr>
                          <a:xfrm>
                            <a:off x="0" y="2740468"/>
                            <a:ext cx="55244" cy="1270"/>
                          </a:xfrm>
                          <a:custGeom>
                            <a:avLst/>
                            <a:gdLst/>
                            <a:ahLst/>
                            <a:cxnLst/>
                            <a:rect l="l" t="t" r="r" b="b"/>
                            <a:pathLst>
                              <a:path w="55244">
                                <a:moveTo>
                                  <a:pt x="55206" y="0"/>
                                </a:moveTo>
                                <a:lnTo>
                                  <a:pt x="0" y="0"/>
                                </a:lnTo>
                              </a:path>
                            </a:pathLst>
                          </a:custGeom>
                          <a:ln w="12618">
                            <a:solidFill>
                              <a:srgbClr val="000000"/>
                            </a:solidFill>
                            <a:prstDash val="solid"/>
                          </a:ln>
                        </wps:spPr>
                        <wps:bodyPr wrap="square" lIns="0" tIns="0" rIns="0" bIns="0" rtlCol="0">
                          <a:prstTxWarp prst="textNoShape">
                            <a:avLst/>
                          </a:prstTxWarp>
                          <a:noAutofit/>
                        </wps:bodyPr>
                      </wps:wsp>
                      <wps:wsp>
                        <wps:cNvPr id="839" name="Graphic 839"/>
                        <wps:cNvSpPr/>
                        <wps:spPr>
                          <a:xfrm>
                            <a:off x="55206" y="2020384"/>
                            <a:ext cx="4372610" cy="1270"/>
                          </a:xfrm>
                          <a:custGeom>
                            <a:avLst/>
                            <a:gdLst/>
                            <a:ahLst/>
                            <a:cxnLst/>
                            <a:rect l="l" t="t" r="r" b="b"/>
                            <a:pathLst>
                              <a:path w="4372610">
                                <a:moveTo>
                                  <a:pt x="0" y="0"/>
                                </a:moveTo>
                                <a:lnTo>
                                  <a:pt x="4372351" y="0"/>
                                </a:lnTo>
                              </a:path>
                            </a:pathLst>
                          </a:custGeom>
                          <a:ln w="12618">
                            <a:solidFill>
                              <a:srgbClr val="AFAFAF"/>
                            </a:solidFill>
                            <a:prstDash val="solid"/>
                          </a:ln>
                        </wps:spPr>
                        <wps:bodyPr wrap="square" lIns="0" tIns="0" rIns="0" bIns="0" rtlCol="0">
                          <a:prstTxWarp prst="textNoShape">
                            <a:avLst/>
                          </a:prstTxWarp>
                          <a:noAutofit/>
                        </wps:bodyPr>
                      </wps:wsp>
                      <wps:wsp>
                        <wps:cNvPr id="840" name="Graphic 840"/>
                        <wps:cNvSpPr/>
                        <wps:spPr>
                          <a:xfrm>
                            <a:off x="0" y="2020384"/>
                            <a:ext cx="55244" cy="1270"/>
                          </a:xfrm>
                          <a:custGeom>
                            <a:avLst/>
                            <a:gdLst/>
                            <a:ahLst/>
                            <a:cxnLst/>
                            <a:rect l="l" t="t" r="r" b="b"/>
                            <a:pathLst>
                              <a:path w="55244">
                                <a:moveTo>
                                  <a:pt x="55206" y="0"/>
                                </a:moveTo>
                                <a:lnTo>
                                  <a:pt x="0" y="0"/>
                                </a:lnTo>
                              </a:path>
                            </a:pathLst>
                          </a:custGeom>
                          <a:solidFill>
                            <a:srgbClr val="000000"/>
                          </a:solidFill>
                        </wps:spPr>
                        <wps:bodyPr wrap="square" lIns="0" tIns="0" rIns="0" bIns="0" rtlCol="0">
                          <a:prstTxWarp prst="textNoShape">
                            <a:avLst/>
                          </a:prstTxWarp>
                          <a:noAutofit/>
                        </wps:bodyPr>
                      </wps:wsp>
                      <wps:wsp>
                        <wps:cNvPr id="841" name="Graphic 841"/>
                        <wps:cNvSpPr/>
                        <wps:spPr>
                          <a:xfrm>
                            <a:off x="0" y="2020384"/>
                            <a:ext cx="55244" cy="1270"/>
                          </a:xfrm>
                          <a:custGeom>
                            <a:avLst/>
                            <a:gdLst/>
                            <a:ahLst/>
                            <a:cxnLst/>
                            <a:rect l="l" t="t" r="r" b="b"/>
                            <a:pathLst>
                              <a:path w="55244">
                                <a:moveTo>
                                  <a:pt x="55206" y="0"/>
                                </a:moveTo>
                                <a:lnTo>
                                  <a:pt x="0" y="0"/>
                                </a:lnTo>
                              </a:path>
                            </a:pathLst>
                          </a:custGeom>
                          <a:ln w="12618">
                            <a:solidFill>
                              <a:srgbClr val="000000"/>
                            </a:solidFill>
                            <a:prstDash val="solid"/>
                          </a:ln>
                        </wps:spPr>
                        <wps:bodyPr wrap="square" lIns="0" tIns="0" rIns="0" bIns="0" rtlCol="0">
                          <a:prstTxWarp prst="textNoShape">
                            <a:avLst/>
                          </a:prstTxWarp>
                          <a:noAutofit/>
                        </wps:bodyPr>
                      </wps:wsp>
                      <wps:wsp>
                        <wps:cNvPr id="842" name="Graphic 842"/>
                        <wps:cNvSpPr/>
                        <wps:spPr>
                          <a:xfrm>
                            <a:off x="55206" y="1300300"/>
                            <a:ext cx="4372610" cy="1270"/>
                          </a:xfrm>
                          <a:custGeom>
                            <a:avLst/>
                            <a:gdLst/>
                            <a:ahLst/>
                            <a:cxnLst/>
                            <a:rect l="l" t="t" r="r" b="b"/>
                            <a:pathLst>
                              <a:path w="4372610">
                                <a:moveTo>
                                  <a:pt x="0" y="0"/>
                                </a:moveTo>
                                <a:lnTo>
                                  <a:pt x="4372351" y="0"/>
                                </a:lnTo>
                              </a:path>
                            </a:pathLst>
                          </a:custGeom>
                          <a:ln w="12618">
                            <a:solidFill>
                              <a:srgbClr val="AFAFAF"/>
                            </a:solidFill>
                            <a:prstDash val="solid"/>
                          </a:ln>
                        </wps:spPr>
                        <wps:bodyPr wrap="square" lIns="0" tIns="0" rIns="0" bIns="0" rtlCol="0">
                          <a:prstTxWarp prst="textNoShape">
                            <a:avLst/>
                          </a:prstTxWarp>
                          <a:noAutofit/>
                        </wps:bodyPr>
                      </wps:wsp>
                      <wps:wsp>
                        <wps:cNvPr id="843" name="Graphic 843"/>
                        <wps:cNvSpPr/>
                        <wps:spPr>
                          <a:xfrm>
                            <a:off x="0" y="1300300"/>
                            <a:ext cx="55244" cy="1270"/>
                          </a:xfrm>
                          <a:custGeom>
                            <a:avLst/>
                            <a:gdLst/>
                            <a:ahLst/>
                            <a:cxnLst/>
                            <a:rect l="l" t="t" r="r" b="b"/>
                            <a:pathLst>
                              <a:path w="55244">
                                <a:moveTo>
                                  <a:pt x="55206" y="0"/>
                                </a:moveTo>
                                <a:lnTo>
                                  <a:pt x="0" y="0"/>
                                </a:lnTo>
                              </a:path>
                            </a:pathLst>
                          </a:custGeom>
                          <a:solidFill>
                            <a:srgbClr val="000000"/>
                          </a:solidFill>
                        </wps:spPr>
                        <wps:bodyPr wrap="square" lIns="0" tIns="0" rIns="0" bIns="0" rtlCol="0">
                          <a:prstTxWarp prst="textNoShape">
                            <a:avLst/>
                          </a:prstTxWarp>
                          <a:noAutofit/>
                        </wps:bodyPr>
                      </wps:wsp>
                      <wps:wsp>
                        <wps:cNvPr id="844" name="Graphic 844"/>
                        <wps:cNvSpPr/>
                        <wps:spPr>
                          <a:xfrm>
                            <a:off x="0" y="1300300"/>
                            <a:ext cx="55244" cy="1270"/>
                          </a:xfrm>
                          <a:custGeom>
                            <a:avLst/>
                            <a:gdLst/>
                            <a:ahLst/>
                            <a:cxnLst/>
                            <a:rect l="l" t="t" r="r" b="b"/>
                            <a:pathLst>
                              <a:path w="55244">
                                <a:moveTo>
                                  <a:pt x="55206" y="0"/>
                                </a:moveTo>
                                <a:lnTo>
                                  <a:pt x="0" y="0"/>
                                </a:lnTo>
                              </a:path>
                            </a:pathLst>
                          </a:custGeom>
                          <a:ln w="12618">
                            <a:solidFill>
                              <a:srgbClr val="000000"/>
                            </a:solidFill>
                            <a:prstDash val="solid"/>
                          </a:ln>
                        </wps:spPr>
                        <wps:bodyPr wrap="square" lIns="0" tIns="0" rIns="0" bIns="0" rtlCol="0">
                          <a:prstTxWarp prst="textNoShape">
                            <a:avLst/>
                          </a:prstTxWarp>
                          <a:noAutofit/>
                        </wps:bodyPr>
                      </wps:wsp>
                      <wps:wsp>
                        <wps:cNvPr id="845" name="Graphic 845"/>
                        <wps:cNvSpPr/>
                        <wps:spPr>
                          <a:xfrm>
                            <a:off x="55206" y="580216"/>
                            <a:ext cx="4372610" cy="1270"/>
                          </a:xfrm>
                          <a:custGeom>
                            <a:avLst/>
                            <a:gdLst/>
                            <a:ahLst/>
                            <a:cxnLst/>
                            <a:rect l="l" t="t" r="r" b="b"/>
                            <a:pathLst>
                              <a:path w="4372610">
                                <a:moveTo>
                                  <a:pt x="0" y="0"/>
                                </a:moveTo>
                                <a:lnTo>
                                  <a:pt x="4372351" y="0"/>
                                </a:lnTo>
                              </a:path>
                            </a:pathLst>
                          </a:custGeom>
                          <a:ln w="12618">
                            <a:solidFill>
                              <a:srgbClr val="AFAFAF"/>
                            </a:solidFill>
                            <a:prstDash val="solid"/>
                          </a:ln>
                        </wps:spPr>
                        <wps:bodyPr wrap="square" lIns="0" tIns="0" rIns="0" bIns="0" rtlCol="0">
                          <a:prstTxWarp prst="textNoShape">
                            <a:avLst/>
                          </a:prstTxWarp>
                          <a:noAutofit/>
                        </wps:bodyPr>
                      </wps:wsp>
                      <wps:wsp>
                        <wps:cNvPr id="846" name="Graphic 846"/>
                        <wps:cNvSpPr/>
                        <wps:spPr>
                          <a:xfrm>
                            <a:off x="0" y="580216"/>
                            <a:ext cx="55244" cy="1270"/>
                          </a:xfrm>
                          <a:custGeom>
                            <a:avLst/>
                            <a:gdLst/>
                            <a:ahLst/>
                            <a:cxnLst/>
                            <a:rect l="l" t="t" r="r" b="b"/>
                            <a:pathLst>
                              <a:path w="55244">
                                <a:moveTo>
                                  <a:pt x="55206" y="0"/>
                                </a:moveTo>
                                <a:lnTo>
                                  <a:pt x="0" y="0"/>
                                </a:lnTo>
                              </a:path>
                            </a:pathLst>
                          </a:custGeom>
                          <a:solidFill>
                            <a:srgbClr val="000000"/>
                          </a:solidFill>
                        </wps:spPr>
                        <wps:bodyPr wrap="square" lIns="0" tIns="0" rIns="0" bIns="0" rtlCol="0">
                          <a:prstTxWarp prst="textNoShape">
                            <a:avLst/>
                          </a:prstTxWarp>
                          <a:noAutofit/>
                        </wps:bodyPr>
                      </wps:wsp>
                      <wps:wsp>
                        <wps:cNvPr id="847" name="Graphic 847"/>
                        <wps:cNvSpPr/>
                        <wps:spPr>
                          <a:xfrm>
                            <a:off x="0" y="580216"/>
                            <a:ext cx="55244" cy="1270"/>
                          </a:xfrm>
                          <a:custGeom>
                            <a:avLst/>
                            <a:gdLst/>
                            <a:ahLst/>
                            <a:cxnLst/>
                            <a:rect l="l" t="t" r="r" b="b"/>
                            <a:pathLst>
                              <a:path w="55244">
                                <a:moveTo>
                                  <a:pt x="55206" y="0"/>
                                </a:moveTo>
                                <a:lnTo>
                                  <a:pt x="0" y="0"/>
                                </a:lnTo>
                              </a:path>
                            </a:pathLst>
                          </a:custGeom>
                          <a:ln w="12618">
                            <a:solidFill>
                              <a:srgbClr val="000000"/>
                            </a:solidFill>
                            <a:prstDash val="solid"/>
                          </a:ln>
                        </wps:spPr>
                        <wps:bodyPr wrap="square" lIns="0" tIns="0" rIns="0" bIns="0" rtlCol="0">
                          <a:prstTxWarp prst="textNoShape">
                            <a:avLst/>
                          </a:prstTxWarp>
                          <a:noAutofit/>
                        </wps:bodyPr>
                      </wps:wsp>
                      <wps:wsp>
                        <wps:cNvPr id="848" name="Graphic 848"/>
                        <wps:cNvSpPr/>
                        <wps:spPr>
                          <a:xfrm>
                            <a:off x="253949" y="205052"/>
                            <a:ext cx="3975100" cy="3975100"/>
                          </a:xfrm>
                          <a:custGeom>
                            <a:avLst/>
                            <a:gdLst/>
                            <a:ahLst/>
                            <a:cxnLst/>
                            <a:rect l="l" t="t" r="r" b="b"/>
                            <a:pathLst>
                              <a:path w="3975100" h="3975100">
                                <a:moveTo>
                                  <a:pt x="0" y="3974864"/>
                                </a:moveTo>
                                <a:lnTo>
                                  <a:pt x="3974864" y="0"/>
                                </a:lnTo>
                              </a:path>
                            </a:pathLst>
                          </a:custGeom>
                          <a:ln w="12618">
                            <a:solidFill>
                              <a:srgbClr val="000000"/>
                            </a:solidFill>
                            <a:prstDash val="sysDash"/>
                          </a:ln>
                        </wps:spPr>
                        <wps:bodyPr wrap="square" lIns="0" tIns="0" rIns="0" bIns="0" rtlCol="0">
                          <a:prstTxWarp prst="textNoShape">
                            <a:avLst/>
                          </a:prstTxWarp>
                          <a:noAutofit/>
                        </wps:bodyPr>
                      </wps:wsp>
                      <wps:wsp>
                        <wps:cNvPr id="849" name="Graphic 849"/>
                        <wps:cNvSpPr/>
                        <wps:spPr>
                          <a:xfrm>
                            <a:off x="55206" y="6309"/>
                            <a:ext cx="4372610" cy="4372610"/>
                          </a:xfrm>
                          <a:custGeom>
                            <a:avLst/>
                            <a:gdLst/>
                            <a:ahLst/>
                            <a:cxnLst/>
                            <a:rect l="l" t="t" r="r" b="b"/>
                            <a:pathLst>
                              <a:path w="4372610" h="4372610">
                                <a:moveTo>
                                  <a:pt x="0" y="4372351"/>
                                </a:moveTo>
                                <a:lnTo>
                                  <a:pt x="0" y="0"/>
                                </a:lnTo>
                              </a:path>
                              <a:path w="4372610" h="4372610">
                                <a:moveTo>
                                  <a:pt x="4372351" y="4372351"/>
                                </a:moveTo>
                                <a:lnTo>
                                  <a:pt x="4372351" y="0"/>
                                </a:lnTo>
                              </a:path>
                              <a:path w="4372610" h="4372610">
                                <a:moveTo>
                                  <a:pt x="0" y="4372351"/>
                                </a:moveTo>
                                <a:lnTo>
                                  <a:pt x="4372351" y="4372351"/>
                                </a:lnTo>
                              </a:path>
                              <a:path w="4372610" h="4372610">
                                <a:moveTo>
                                  <a:pt x="0" y="0"/>
                                </a:moveTo>
                                <a:lnTo>
                                  <a:pt x="4372351" y="0"/>
                                </a:lnTo>
                              </a:path>
                            </a:pathLst>
                          </a:custGeom>
                          <a:ln w="12618">
                            <a:solidFill>
                              <a:srgbClr val="000000"/>
                            </a:solidFill>
                            <a:prstDash val="solid"/>
                          </a:ln>
                        </wps:spPr>
                        <wps:bodyPr wrap="square" lIns="0" tIns="0" rIns="0" bIns="0" rtlCol="0">
                          <a:prstTxWarp prst="textNoShape">
                            <a:avLst/>
                          </a:prstTxWarp>
                          <a:noAutofit/>
                        </wps:bodyPr>
                      </wps:wsp>
                      <wps:wsp>
                        <wps:cNvPr id="850" name="Graphic 850"/>
                        <wps:cNvSpPr/>
                        <wps:spPr>
                          <a:xfrm>
                            <a:off x="395440" y="455847"/>
                            <a:ext cx="315595" cy="1270"/>
                          </a:xfrm>
                          <a:custGeom>
                            <a:avLst/>
                            <a:gdLst/>
                            <a:ahLst/>
                            <a:cxnLst/>
                            <a:rect l="l" t="t" r="r" b="b"/>
                            <a:pathLst>
                              <a:path w="315595">
                                <a:moveTo>
                                  <a:pt x="0" y="0"/>
                                </a:moveTo>
                                <a:lnTo>
                                  <a:pt x="157732" y="0"/>
                                </a:lnTo>
                                <a:lnTo>
                                  <a:pt x="315465" y="0"/>
                                </a:lnTo>
                              </a:path>
                            </a:pathLst>
                          </a:custGeom>
                          <a:ln w="12618">
                            <a:solidFill>
                              <a:srgbClr val="000000"/>
                            </a:solidFill>
                            <a:prstDash val="sysDash"/>
                          </a:ln>
                        </wps:spPr>
                        <wps:bodyPr wrap="square" lIns="0" tIns="0" rIns="0" bIns="0" rtlCol="0">
                          <a:prstTxWarp prst="textNoShape">
                            <a:avLst/>
                          </a:prstTxWarp>
                          <a:noAutofit/>
                        </wps:bodyPr>
                      </wps:wsp>
                      <wps:wsp>
                        <wps:cNvPr id="851" name="Textbox 851"/>
                        <wps:cNvSpPr txBox="1"/>
                        <wps:spPr>
                          <a:xfrm>
                            <a:off x="0" y="0"/>
                            <a:ext cx="4434205" cy="4434205"/>
                          </a:xfrm>
                          <a:prstGeom prst="rect">
                            <a:avLst/>
                          </a:prstGeom>
                        </wps:spPr>
                        <wps:txbx>
                          <w:txbxContent>
                            <w:p w14:paraId="00DC2892" w14:textId="77777777" w:rsidR="00350CFB" w:rsidRDefault="00283FFF">
                              <w:pPr>
                                <w:spacing w:before="159"/>
                                <w:ind w:left="310"/>
                                <w:rPr>
                                  <w:rFonts w:ascii="Arial" w:hAnsi="Arial"/>
                                  <w:sz w:val="28"/>
                                </w:rPr>
                              </w:pPr>
                              <w:r>
                                <w:rPr>
                                  <w:rFonts w:ascii="Arial" w:hAnsi="Arial"/>
                                  <w:w w:val="115"/>
                                  <w:sz w:val="28"/>
                                </w:rPr>
                                <w:t>Kendall</w:t>
                              </w:r>
                              <w:r>
                                <w:rPr>
                                  <w:rFonts w:ascii="Arial" w:hAnsi="Arial"/>
                                  <w:spacing w:val="-23"/>
                                  <w:w w:val="115"/>
                                  <w:sz w:val="28"/>
                                </w:rPr>
                                <w:t xml:space="preserve"> </w:t>
                              </w:r>
                              <w:r>
                                <w:rPr>
                                  <w:rFonts w:ascii="Arial" w:hAnsi="Arial"/>
                                  <w:i/>
                                  <w:w w:val="115"/>
                                  <w:sz w:val="19"/>
                                </w:rPr>
                                <w:t>τ</w:t>
                              </w:r>
                              <w:r>
                                <w:rPr>
                                  <w:rFonts w:ascii="Arial" w:hAnsi="Arial"/>
                                  <w:i/>
                                  <w:spacing w:val="7"/>
                                  <w:w w:val="115"/>
                                  <w:sz w:val="19"/>
                                </w:rPr>
                                <w:t xml:space="preserve"> </w:t>
                              </w:r>
                              <w:r>
                                <w:rPr>
                                  <w:rFonts w:ascii="Arial" w:hAnsi="Arial"/>
                                  <w:w w:val="115"/>
                                  <w:sz w:val="28"/>
                                </w:rPr>
                                <w:t>=</w:t>
                              </w:r>
                              <w:r>
                                <w:rPr>
                                  <w:rFonts w:ascii="Arial" w:hAnsi="Arial"/>
                                  <w:spacing w:val="-22"/>
                                  <w:w w:val="115"/>
                                  <w:sz w:val="28"/>
                                </w:rPr>
                                <w:t xml:space="preserve"> </w:t>
                              </w:r>
                              <w:r>
                                <w:rPr>
                                  <w:rFonts w:ascii="Arial" w:hAnsi="Arial"/>
                                  <w:spacing w:val="-4"/>
                                  <w:w w:val="115"/>
                                  <w:sz w:val="28"/>
                                </w:rPr>
                                <w:t>0.316</w:t>
                              </w:r>
                            </w:p>
                            <w:p w14:paraId="00DC2893" w14:textId="77777777" w:rsidR="00350CFB" w:rsidRDefault="00283FFF">
                              <w:pPr>
                                <w:spacing w:before="61"/>
                                <w:ind w:left="1318"/>
                                <w:rPr>
                                  <w:rFonts w:ascii="Arial"/>
                                  <w:sz w:val="28"/>
                                </w:rPr>
                              </w:pPr>
                              <w:r>
                                <w:rPr>
                                  <w:rFonts w:ascii="Arial"/>
                                  <w:spacing w:val="-2"/>
                                  <w:w w:val="115"/>
                                  <w:sz w:val="28"/>
                                </w:rPr>
                                <w:t>identity</w:t>
                              </w:r>
                            </w:p>
                          </w:txbxContent>
                        </wps:txbx>
                        <wps:bodyPr wrap="square" lIns="0" tIns="0" rIns="0" bIns="0" rtlCol="0">
                          <a:noAutofit/>
                        </wps:bodyPr>
                      </wps:wsp>
                    </wpg:wgp>
                  </a:graphicData>
                </a:graphic>
              </wp:anchor>
            </w:drawing>
          </mc:Choice>
          <mc:Fallback>
            <w:pict>
              <v:group w14:anchorId="00DC27D2" id="Group 809" o:spid="_x0000_s1401" style="position:absolute;left:0;text-align:left;margin-left:150.65pt;margin-top:-37.25pt;width:349.15pt;height:349.15pt;z-index:15786496;mso-wrap-distance-left:0;mso-wrap-distance-right:0;mso-position-horizontal-relative:page;mso-position-vertical-relative:text" coordsize="44342,443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">
                <v:shape id="Graphic 810" o:spid="_x0000_s1402" style="position:absolute;left:14969;top:3182;width:27127;height:37725;visibility:visible;mso-wrap-style:square;v-text-anchor:top" coordsize="2712720,3772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" path="m38633,913587r-2032,-4915l29349,901420r-4915,-2032l14185,899388r-4914,2032l2032,908672,,913587r,10249l2032,928751r7239,7239l14185,938022r5131,l24434,938022r4915,-2032l36601,928751r2032,-4915l38633,913587xem485089,14198l483044,9283,475805,2044,470890,,460641,r-4915,2044l448487,9283r-2044,4915l446443,24447r2044,4915l455726,36601r4915,2045l465759,38646r5131,l475805,36601r7239,-7239l485089,24447r,-10249xem2175840,3438194r-2032,-4914l2166556,3426041r-4915,-2032l2151405,3424009r-4915,2032l2139238,3433280r-2032,4914l2137206,3448443r2032,4915l2146490,3460610r4915,2032l2156523,3462642r5118,l2166556,3460610r7252,-7252l2175840,3448443r,-10249xem2204643,2350147r-2032,-4915l2195360,2337993r-4915,-2032l2180209,2335961r-4915,2032l2168042,2345232r-483,1169l2166683,2346033r-10249,l2151532,2348077r-7252,7239l2142248,2360231r,10249l2144280,2375395r7252,7239l2156434,2384679r5131,l2166683,2384679r4915,-2045l2178850,2375395r470,-1156l2180209,2374595r5118,l2190445,2374595r4915,-2032l2202611,2365311r2032,-4915l2204643,2350147xem2262251,1564538r-2032,-4915l2252967,1552384r-4915,-2045l2237816,1550339r-4915,2045l2225649,1559623r-2032,4915l2223617,1574787r2032,4915l2232901,1586941r4915,2044l2242934,1588985r5118,l2252967,1586941r7252,-7239l2262251,1574787r,-10249xem2457399,3130004r-2045,-4915l2448115,3117850r-4915,-2045l2432951,3115805r-4915,2045l2420797,3125089r-2044,4915l2418753,3140252r2044,4915l2428036,3152406r4915,2032l2438069,3154438r5131,l2448115,3152406r7239,-7239l2457399,3140252r,-10248xem2464600,1581099r-2045,-4915l2455316,1568945r-4915,-2032l2440152,1566913r-4915,2032l2427998,1576184r-2044,4915l2425954,1591348r2044,4915l2435237,1603502r4915,2044l2445270,1605546r5131,l2455316,1603502r7239,-7239l2464600,1591348r,-10249xem2499156,3747833r-2032,-4915l2489873,3735679r-4915,-2044l2474722,3733635r-4915,2044l2462555,3742918r-2032,4915l2460523,3758082r2032,4915l2469807,3770236r4915,2045l2479840,3772281r5118,l2489873,3770236r7251,-7239l2499156,3758082r,-10249xem2689263,2902458r-2032,-4915l2679979,2890291r-4915,-2032l2664815,2888259r-4915,2032l2652661,2897543r-2032,4915l2650629,2912707r2032,4914l2659900,2924860r4915,2032l2669946,2926892r5118,l2679979,2924860r7252,-7239l2689263,2912707r,-10249xem2695740,2986709r-2032,-4914l2686456,2974543r-4915,-2032l2671305,2972511r-4915,2032l2659138,2981795r-2032,4914l2657106,2996958r2032,4915l2666390,3009112r4915,2032l2676423,3011144r5118,l2686456,3009112r7252,-7239l2695740,2996958r,-10249xem2712301,3217138r-2032,-4915l2703017,3204972r-4902,-2032l2687866,3202940r-4915,2032l2675699,3212223r-2032,4915l2673667,3227374r2032,4915l2682951,3239541r4915,2032l2692984,3241573r5131,l2703017,3239541r7252,-7252l2712301,3227374r,-10236xe" fillcolor="#2b5e8a" stroked="f">
                  <v:fill opacity="22873f"/>
                  <v:path arrowok="t"/>
                </v:shape>
                <v:shape id="Image 811" o:spid="_x0000_s1403" type="#_x0000_t75" style="position:absolute;left:2375;top:1871;width:40091;height:401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">
                  <v:imagedata r:id="rId43" o:title=""/>
                </v:shape>
                <v:shape id="Graphic 812" o:spid="_x0000_s1404" style="position:absolute;left:2532;top:63;width:12;height:43726;visibility:visible;mso-wrap-style:square;v-text-anchor:top" coordsize="1270,4372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" path="m,4372351l,e" filled="f" strokecolor="#afafaf" strokeweight=".3505mm">
                  <v:path arrowok="t"/>
                </v:shape>
                <v:shape id="Graphic 813" o:spid="_x0000_s1405" style="position:absolute;left:2532;top:43786;width:12;height:553;visibility:visible;mso-wrap-style:square;v-text-anchor:top" coordsize="127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" path="m,l,55206e" fillcolor="black" stroked="f">
                  <v:path arrowok="t"/>
                </v:shape>
                <v:shape id="Graphic 814" o:spid="_x0000_s1406" style="position:absolute;left:2532;top:43786;width:12;height:553;visibility:visible;mso-wrap-style:square;v-text-anchor:top" coordsize="127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" path="m,l,55206e" filled="f" strokeweight=".3505mm">
                  <v:path arrowok="t"/>
                </v:shape>
                <v:shape id="Graphic 815" o:spid="_x0000_s1407" style="position:absolute;left:9733;top:63;width:12;height:43726;visibility:visible;mso-wrap-style:square;v-text-anchor:top" coordsize="1270,4372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" path="m,4372351l,e" filled="f" strokecolor="#afafaf" strokeweight=".3505mm">
                  <v:path arrowok="t"/>
                </v:shape>
                <v:shape id="Graphic 816" o:spid="_x0000_s1408" style="position:absolute;left:9733;top:43786;width:12;height:553;visibility:visible;mso-wrap-style:square;v-text-anchor:top" coordsize="127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" path="m,l,55206e" fillcolor="black" stroked="f">
                  <v:path arrowok="t"/>
                </v:shape>
                <v:shape id="Graphic 817" o:spid="_x0000_s1409" style="position:absolute;left:9733;top:43786;width:12;height:553;visibility:visible;mso-wrap-style:square;v-text-anchor:top" coordsize="127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" path="m,l,55206e" filled="f" strokeweight=".3505mm">
                  <v:path arrowok="t"/>
                </v:shape>
                <v:shape id="Graphic 818" o:spid="_x0000_s1410" style="position:absolute;left:16933;top:63;width:13;height:43726;visibility:visible;mso-wrap-style:square;v-text-anchor:top" coordsize="1270,4372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" path="m,4372351l,e" filled="f" strokecolor="#afafaf" strokeweight=".3505mm">
                  <v:path arrowok="t"/>
                </v:shape>
                <v:shape id="Graphic 819" o:spid="_x0000_s1411" style="position:absolute;left:16933;top:43786;width:13;height:553;visibility:visible;mso-wrap-style:square;v-text-anchor:top" coordsize="127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" path="m,l,55206e" fillcolor="black" stroked="f">
                  <v:path arrowok="t"/>
                </v:shape>
                <v:shape id="Graphic 820" o:spid="_x0000_s1412" style="position:absolute;left:16933;top:43786;width:13;height:553;visibility:visible;mso-wrap-style:square;v-text-anchor:top" coordsize="127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" path="m,l,55206e" filled="f" strokeweight=".3505mm">
                  <v:path arrowok="t"/>
                </v:shape>
                <v:shape id="Graphic 821" o:spid="_x0000_s1413" style="position:absolute;left:24134;top:63;width:13;height:43726;visibility:visible;mso-wrap-style:square;v-text-anchor:top" coordsize="1270,4372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" path="m,4372351l,e" filled="f" strokecolor="#afafaf" strokeweight=".3505mm">
                  <v:path arrowok="t"/>
                </v:shape>
                <v:shape id="Graphic 822" o:spid="_x0000_s1414" style="position:absolute;left:24134;top:43786;width:13;height:553;visibility:visible;mso-wrap-style:square;v-text-anchor:top" coordsize="127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" path="m,l,55206e" fillcolor="black" stroked="f">
                  <v:path arrowok="t"/>
                </v:shape>
                <v:shape id="Graphic 823" o:spid="_x0000_s1415" style="position:absolute;left:24134;top:43786;width:13;height:553;visibility:visible;mso-wrap-style:square;v-text-anchor:top" coordsize="127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" path="m,l,55206e" filled="f" strokeweight=".3505mm">
                  <v:path arrowok="t"/>
                </v:shape>
                <v:shape id="Graphic 824" o:spid="_x0000_s1416" style="position:absolute;left:31335;top:63;width:13;height:43726;visibility:visible;mso-wrap-style:square;v-text-anchor:top" coordsize="1270,4372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" path="m,4372351l,e" filled="f" strokecolor="#afafaf" strokeweight=".3505mm">
                  <v:path arrowok="t"/>
                </v:shape>
                <v:shape id="Graphic 825" o:spid="_x0000_s1417" style="position:absolute;left:31335;top:43786;width:13;height:553;visibility:visible;mso-wrap-style:square;v-text-anchor:top" coordsize="127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" path="m,l,55206e" fillcolor="black" stroked="f">
                  <v:path arrowok="t"/>
                </v:shape>
                <v:shape id="Graphic 826" o:spid="_x0000_s1418" style="position:absolute;left:31335;top:43786;width:13;height:553;visibility:visible;mso-wrap-style:square;v-text-anchor:top" coordsize="127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" path="m,l,55206e" filled="f" strokeweight=".3505mm">
                  <v:path arrowok="t"/>
                </v:shape>
                <v:shape id="Graphic 827" o:spid="_x0000_s1419" style="position:absolute;left:38536;top:63;width:13;height:43726;visibility:visible;mso-wrap-style:square;v-text-anchor:top" coordsize="1270,4372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" path="m,4372351l,e" filled="f" strokecolor="#afafaf" strokeweight=".3505mm">
                  <v:path arrowok="t"/>
                </v:shape>
                <v:shape id="Graphic 828" o:spid="_x0000_s1420" style="position:absolute;left:38536;top:43786;width:13;height:553;visibility:visible;mso-wrap-style:square;v-text-anchor:top" coordsize="127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" path="m,l,55206e" fillcolor="black" stroked="f">
                  <v:path arrowok="t"/>
                </v:shape>
                <v:shape id="Graphic 829" o:spid="_x0000_s1421" style="position:absolute;left:38536;top:43786;width:13;height:553;visibility:visible;mso-wrap-style:square;v-text-anchor:top" coordsize="127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" path="m,l,55206e" filled="f" strokeweight=".3505mm">
                  <v:path arrowok="t"/>
                </v:shape>
                <v:shape id="Graphic 830" o:spid="_x0000_s1422" style="position:absolute;left:552;top:41806;width:43726;height:13;visibility:visible;mso-wrap-style:square;v-text-anchor:top" coordsize="43726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" path="m,l4372351,e" filled="f" strokecolor="#afafaf" strokeweight=".3505mm">
                  <v:path arrowok="t"/>
                </v:shape>
                <v:shape id="Graphic 831" o:spid="_x0000_s1423" style="position:absolute;top:41806;width:552;height:13;visibility:visible;mso-wrap-style:square;v-text-anchor:top" coordsize="5524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" path="m55206,l,e" fillcolor="black" stroked="f">
                  <v:path arrowok="t"/>
                </v:shape>
                <v:shape id="Graphic 832" o:spid="_x0000_s1424" style="position:absolute;top:41806;width:552;height:13;visibility:visible;mso-wrap-style:square;v-text-anchor:top" coordsize="5524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" path="m55206,l,e" filled="f" strokeweight=".3505mm">
                  <v:path arrowok="t"/>
                </v:shape>
                <v:shape id="Graphic 833" o:spid="_x0000_s1425" style="position:absolute;left:552;top:34605;width:43726;height:13;visibility:visible;mso-wrap-style:square;v-text-anchor:top" coordsize="43726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" path="m,l4372351,e" filled="f" strokecolor="#afafaf" strokeweight=".3505mm">
                  <v:path arrowok="t"/>
                </v:shape>
                <v:shape id="Graphic 834" o:spid="_x0000_s1426" style="position:absolute;top:34605;width:552;height:13;visibility:visible;mso-wrap-style:square;v-text-anchor:top" coordsize="5524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" path="m55206,l,e" fillcolor="black" stroked="f">
                  <v:path arrowok="t"/>
                </v:shape>
                <v:shape id="Graphic 835" o:spid="_x0000_s1427" style="position:absolute;top:34605;width:552;height:13;visibility:visible;mso-wrap-style:square;v-text-anchor:top" coordsize="5524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" path="m55206,l,e" filled="f" strokeweight=".3505mm">
                  <v:path arrowok="t"/>
                </v:shape>
                <v:shape id="Graphic 836" o:spid="_x0000_s1428" style="position:absolute;left:552;top:27404;width:43726;height:13;visibility:visible;mso-wrap-style:square;v-text-anchor:top" coordsize="43726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" path="m,l4372351,e" filled="f" strokecolor="#afafaf" strokeweight=".3505mm">
                  <v:path arrowok="t"/>
                </v:shape>
                <v:shape id="Graphic 837" o:spid="_x0000_s1429" style="position:absolute;top:27404;width:552;height:13;visibility:visible;mso-wrap-style:square;v-text-anchor:top" coordsize="5524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" path="m55206,l,e" fillcolor="black" stroked="f">
                  <v:path arrowok="t"/>
                </v:shape>
                <v:shape id="Graphic 838" o:spid="_x0000_s1430" style="position:absolute;top:27404;width:552;height:13;visibility:visible;mso-wrap-style:square;v-text-anchor:top" coordsize="5524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" path="m55206,l,e" filled="f" strokeweight=".3505mm">
                  <v:path arrowok="t"/>
                </v:shape>
                <v:shape id="Graphic 839" o:spid="_x0000_s1431" style="position:absolute;left:552;top:20203;width:43726;height:13;visibility:visible;mso-wrap-style:square;v-text-anchor:top" coordsize="43726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" path="m,l4372351,e" filled="f" strokecolor="#afafaf" strokeweight=".3505mm">
                  <v:path arrowok="t"/>
                </v:shape>
                <v:shape id="Graphic 840" o:spid="_x0000_s1432" style="position:absolute;top:20203;width:552;height:13;visibility:visible;mso-wrap-style:square;v-text-anchor:top" coordsize="5524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" path="m55206,l,e" fillcolor="black" stroked="f">
                  <v:path arrowok="t"/>
                </v:shape>
                <v:shape id="Graphic 841" o:spid="_x0000_s1433" style="position:absolute;top:20203;width:552;height:13;visibility:visible;mso-wrap-style:square;v-text-anchor:top" coordsize="5524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" path="m55206,l,e" filled="f" strokeweight=".3505mm">
                  <v:path arrowok="t"/>
                </v:shape>
                <v:shape id="Graphic 842" o:spid="_x0000_s1434" style="position:absolute;left:552;top:13003;width:43726;height:12;visibility:visible;mso-wrap-style:square;v-text-anchor:top" coordsize="43726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" path="m,l4372351,e" filled="f" strokecolor="#afafaf" strokeweight=".3505mm">
                  <v:path arrowok="t"/>
                </v:shape>
                <v:shape id="Graphic 843" o:spid="_x0000_s1435" style="position:absolute;top:13003;width:552;height:12;visibility:visible;mso-wrap-style:square;v-text-anchor:top" coordsize="5524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" path="m55206,l,e" fillcolor="black" stroked="f">
                  <v:path arrowok="t"/>
                </v:shape>
                <v:shape id="Graphic 844" o:spid="_x0000_s1436" style="position:absolute;top:13003;width:552;height:12;visibility:visible;mso-wrap-style:square;v-text-anchor:top" coordsize="5524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" path="m55206,l,e" filled="f" strokeweight=".3505mm">
                  <v:path arrowok="t"/>
                </v:shape>
                <v:shape id="Graphic 845" o:spid="_x0000_s1437" style="position:absolute;left:552;top:5802;width:43726;height:12;visibility:visible;mso-wrap-style:square;v-text-anchor:top" coordsize="43726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" path="m,l4372351,e" filled="f" strokecolor="#afafaf" strokeweight=".3505mm">
                  <v:path arrowok="t"/>
                </v:shape>
                <v:shape id="Graphic 846" o:spid="_x0000_s1438" style="position:absolute;top:5802;width:552;height:12;visibility:visible;mso-wrap-style:square;v-text-anchor:top" coordsize="5524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" path="m55206,l,e" fillcolor="black" stroked="f">
                  <v:path arrowok="t"/>
                </v:shape>
                <v:shape id="Graphic 847" o:spid="_x0000_s1439" style="position:absolute;top:5802;width:552;height:12;visibility:visible;mso-wrap-style:square;v-text-anchor:top" coordsize="5524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" path="m55206,l,e" filled="f" strokeweight=".3505mm">
                  <v:path arrowok="t"/>
                </v:shape>
                <v:shape id="Graphic 848" o:spid="_x0000_s1440" style="position:absolute;left:2539;top:2050;width:39751;height:39751;visibility:visible;mso-wrap-style:square;v-text-anchor:top" coordsize="3975100,39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" path="m,3974864l3974864,e" filled="f" strokeweight=".3505mm">
                  <v:stroke dashstyle="3 1"/>
                  <v:path arrowok="t"/>
                </v:shape>
                <v:shape id="Graphic 849" o:spid="_x0000_s1441" style="position:absolute;left:552;top:63;width:43726;height:43726;visibility:visible;mso-wrap-style:square;v-text-anchor:top" coordsize="4372610,4372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" path="m,4372351l,em4372351,4372351l4372351,em,4372351r4372351,em,l4372351,e" filled="f" strokeweight=".3505mm">
                  <v:path arrowok="t"/>
                </v:shape>
                <v:shape id="Graphic 850" o:spid="_x0000_s1442" style="position:absolute;left:3954;top:4558;width:3156;height:13;visibility:visible;mso-wrap-style:square;v-text-anchor:top" coordsize="3155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" path="m,l157732,,315465,e" filled="f" strokeweight=".3505mm">
                  <v:stroke dashstyle="3 1"/>
                  <v:path arrowok="t"/>
                </v:shape>
                <v:shape id="Textbox 851" o:spid="_x0000_s1443" type="#_x0000_t202" style="position:absolute;width:44342;height:44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" filled="f" stroked="f">
                  <v:textbox inset="0,0,0,0">
                    <w:txbxContent>
                      <w:p w14:paraId="00DC2892" w14:textId="77777777" w:rsidR="00350CFB" w:rsidRDefault="00283FFF">
                        <w:pPr>
                          <w:spacing w:before="159"/>
                          <w:ind w:left="310"/>
                          <w:rPr>
                            <w:rFonts w:ascii="Arial" w:hAnsi="Arial"/>
                            <w:sz w:val="28"/>
                          </w:rPr>
                        </w:pPr>
                        <w:r>
                          <w:rPr>
                            <w:rFonts w:ascii="Arial" w:hAnsi="Arial"/>
                            <w:w w:val="115"/>
                            <w:sz w:val="28"/>
                          </w:rPr>
                          <w:t>Kendall</w:t>
                        </w:r>
                        <w:r>
                          <w:rPr>
                            <w:rFonts w:ascii="Arial" w:hAnsi="Arial"/>
                            <w:spacing w:val="-23"/>
                            <w:w w:val="115"/>
                            <w:sz w:val="28"/>
                          </w:rPr>
                          <w:t xml:space="preserve"> </w:t>
                        </w:r>
                        <w:r>
                          <w:rPr>
                            <w:rFonts w:ascii="Arial" w:hAnsi="Arial"/>
                            <w:i/>
                            <w:w w:val="115"/>
                            <w:sz w:val="19"/>
                          </w:rPr>
                          <w:t>τ</w:t>
                        </w:r>
                        <w:r>
                          <w:rPr>
                            <w:rFonts w:ascii="Arial" w:hAnsi="Arial"/>
                            <w:i/>
                            <w:spacing w:val="7"/>
                            <w:w w:val="115"/>
                            <w:sz w:val="19"/>
                          </w:rPr>
                          <w:t xml:space="preserve"> </w:t>
                        </w:r>
                        <w:r>
                          <w:rPr>
                            <w:rFonts w:ascii="Arial" w:hAnsi="Arial"/>
                            <w:w w:val="115"/>
                            <w:sz w:val="28"/>
                          </w:rPr>
                          <w:t>=</w:t>
                        </w:r>
                        <w:r>
                          <w:rPr>
                            <w:rFonts w:ascii="Arial" w:hAnsi="Arial"/>
                            <w:spacing w:val="-22"/>
                            <w:w w:val="115"/>
                            <w:sz w:val="28"/>
                          </w:rPr>
                          <w:t xml:space="preserve"> </w:t>
                        </w:r>
                        <w:r>
                          <w:rPr>
                            <w:rFonts w:ascii="Arial" w:hAnsi="Arial"/>
                            <w:spacing w:val="-4"/>
                            <w:w w:val="115"/>
                            <w:sz w:val="28"/>
                          </w:rPr>
                          <w:t>0.316</w:t>
                        </w:r>
                      </w:p>
                      <w:p w14:paraId="00DC2893" w14:textId="77777777" w:rsidR="00350CFB" w:rsidRDefault="00283FFF">
                        <w:pPr>
                          <w:spacing w:before="61"/>
                          <w:ind w:left="1318"/>
                          <w:rPr>
                            <w:rFonts w:ascii="Arial"/>
                            <w:sz w:val="28"/>
                          </w:rPr>
                        </w:pPr>
                        <w:r>
                          <w:rPr>
                            <w:rFonts w:ascii="Arial"/>
                            <w:spacing w:val="-2"/>
                            <w:w w:val="115"/>
                            <w:sz w:val="28"/>
                          </w:rPr>
                          <w:t>identity</w:t>
                        </w:r>
                      </w:p>
                    </w:txbxContent>
                  </v:textbox>
                </v:shape>
                <w10:wrap anchorx="page"/>
              </v:group>
            </w:pict>
          </mc:Fallback>
        </mc:AlternateContent>
      </w:r>
      <w:bookmarkStart w:id="331" w:name="_bookmark111"/>
      <w:bookmarkEnd w:id="331"/>
      <w:r>
        <w:rPr>
          <w:rFonts w:ascii="Arial"/>
          <w:spacing w:val="-4"/>
          <w:sz w:val="28"/>
        </w:rPr>
        <w:t>5000</w:t>
      </w:r>
    </w:p>
    <w:p w14:paraId="00DC22C8" w14:textId="77777777" w:rsidR="00350CFB" w:rsidRDefault="00350CFB">
      <w:pPr>
        <w:pStyle w:val="a3"/>
        <w:rPr>
          <w:rFonts w:ascii="Arial"/>
          <w:sz w:val="25"/>
        </w:rPr>
      </w:pPr>
    </w:p>
    <w:p w14:paraId="00DC22C9" w14:textId="77777777" w:rsidR="00350CFB" w:rsidRDefault="00350CFB">
      <w:pPr>
        <w:pStyle w:val="a3"/>
        <w:spacing w:before="237"/>
        <w:rPr>
          <w:rFonts w:ascii="Arial"/>
          <w:sz w:val="25"/>
        </w:rPr>
      </w:pPr>
    </w:p>
    <w:p w14:paraId="00DC22CA" w14:textId="77777777" w:rsidR="00350CFB" w:rsidRDefault="00283FFF">
      <w:pPr>
        <w:ind w:left="1301"/>
        <w:rPr>
          <w:rFonts w:ascii="Arial"/>
          <w:sz w:val="28"/>
        </w:rPr>
      </w:pPr>
      <w:r>
        <w:rPr>
          <w:rFonts w:ascii="Arial"/>
          <w:noProof/>
          <w:sz w:val="28"/>
        </w:rPr>
        <mc:AlternateContent>
          <mc:Choice Requires="wps">
            <w:drawing>
              <wp:anchor distT="0" distB="0" distL="0" distR="0" simplePos="0" relativeHeight="15787008" behindDoc="0" locked="0" layoutInCell="1" allowOverlap="1" wp14:anchorId="00DC27D4" wp14:editId="00DC27D5">
                <wp:simplePos x="0" y="0"/>
                <wp:positionH relativeFrom="page">
                  <wp:posOffset>1207195</wp:posOffset>
                </wp:positionH>
                <wp:positionV relativeFrom="paragraph">
                  <wp:posOffset>-319508</wp:posOffset>
                </wp:positionV>
                <wp:extent cx="196215" cy="2637790"/>
                <wp:effectExtent l="0" t="0" r="0" b="0"/>
                <wp:wrapNone/>
                <wp:docPr id="852" name="Textbox 8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15" cy="2637790"/>
                        </a:xfrm>
                        <a:prstGeom prst="rect">
                          <a:avLst/>
                        </a:prstGeom>
                      </wps:spPr>
                      <wps:txbx>
                        <w:txbxContent>
                          <w:p w14:paraId="00DC2894" w14:textId="77777777" w:rsidR="00350CFB" w:rsidRDefault="00283FFF">
                            <w:pPr>
                              <w:spacing w:line="293" w:lineRule="exact"/>
                              <w:ind w:left="20"/>
                              <w:rPr>
                                <w:rFonts w:ascii="Arial"/>
                                <w:sz w:val="31"/>
                              </w:rPr>
                            </w:pPr>
                            <w:r>
                              <w:rPr>
                                <w:rFonts w:ascii="Arial"/>
                                <w:sz w:val="31"/>
                              </w:rPr>
                              <w:t>AWP</w:t>
                            </w:r>
                            <w:r>
                              <w:rPr>
                                <w:rFonts w:ascii="Arial"/>
                                <w:spacing w:val="7"/>
                                <w:sz w:val="31"/>
                              </w:rPr>
                              <w:t xml:space="preserve"> </w:t>
                            </w:r>
                            <w:r>
                              <w:rPr>
                                <w:rFonts w:ascii="Arial"/>
                                <w:sz w:val="31"/>
                              </w:rPr>
                              <w:t>rank</w:t>
                            </w:r>
                            <w:r>
                              <w:rPr>
                                <w:rFonts w:ascii="Arial"/>
                                <w:spacing w:val="9"/>
                                <w:sz w:val="31"/>
                              </w:rPr>
                              <w:t xml:space="preserve"> </w:t>
                            </w:r>
                            <w:r>
                              <w:rPr>
                                <w:rFonts w:ascii="Arial"/>
                                <w:sz w:val="31"/>
                              </w:rPr>
                              <w:t>(1</w:t>
                            </w:r>
                            <w:r>
                              <w:rPr>
                                <w:rFonts w:ascii="Arial"/>
                                <w:spacing w:val="7"/>
                                <w:sz w:val="31"/>
                              </w:rPr>
                              <w:t xml:space="preserve"> </w:t>
                            </w:r>
                            <w:r>
                              <w:rPr>
                                <w:rFonts w:ascii="Arial"/>
                                <w:sz w:val="31"/>
                              </w:rPr>
                              <w:t>=</w:t>
                            </w:r>
                            <w:r>
                              <w:rPr>
                                <w:rFonts w:ascii="Arial"/>
                                <w:spacing w:val="8"/>
                                <w:sz w:val="31"/>
                              </w:rPr>
                              <w:t xml:space="preserve"> </w:t>
                            </w:r>
                            <w:r>
                              <w:rPr>
                                <w:rFonts w:ascii="Arial"/>
                                <w:sz w:val="31"/>
                              </w:rPr>
                              <w:t>highest</w:t>
                            </w:r>
                            <w:r>
                              <w:rPr>
                                <w:rFonts w:ascii="Arial"/>
                                <w:spacing w:val="7"/>
                                <w:sz w:val="31"/>
                              </w:rPr>
                              <w:t xml:space="preserve"> </w:t>
                            </w:r>
                            <w:r>
                              <w:rPr>
                                <w:rFonts w:ascii="Arial"/>
                                <w:spacing w:val="-2"/>
                                <w:sz w:val="31"/>
                              </w:rPr>
                              <w:t>score)</w:t>
                            </w:r>
                          </w:p>
                        </w:txbxContent>
                      </wps:txbx>
                      <wps:bodyPr vert="vert270" wrap="square" lIns="0" tIns="0" rIns="0" bIns="0" rtlCol="0">
                        <a:noAutofit/>
                      </wps:bodyPr>
                    </wps:wsp>
                  </a:graphicData>
                </a:graphic>
              </wp:anchor>
            </w:drawing>
          </mc:Choice>
          <mc:Fallback>
            <w:pict>
              <v:shape w14:anchorId="00DC27D4" id="Textbox 852" o:spid="_x0000_s1444" type="#_x0000_t202" style="position:absolute;left:0;text-align:left;margin-left:95.05pt;margin-top:-25.15pt;width:15.45pt;height:207.7pt;z-index:15787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" filled="f" stroked="f">
                <v:textbox style="layout-flow:vertical;mso-layout-flow-alt:bottom-to-top" inset="0,0,0,0">
                  <w:txbxContent>
                    <w:p w14:paraId="00DC2894" w14:textId="77777777" w:rsidR="00350CFB" w:rsidRDefault="00283FFF">
                      <w:pPr>
                        <w:spacing w:line="293" w:lineRule="exact"/>
                        <w:ind w:left="20"/>
                        <w:rPr>
                          <w:rFonts w:ascii="Arial"/>
                          <w:sz w:val="31"/>
                        </w:rPr>
                      </w:pPr>
                      <w:r>
                        <w:rPr>
                          <w:rFonts w:ascii="Arial"/>
                          <w:sz w:val="31"/>
                        </w:rPr>
                        <w:t>AWP</w:t>
                      </w:r>
                      <w:r>
                        <w:rPr>
                          <w:rFonts w:ascii="Arial"/>
                          <w:spacing w:val="7"/>
                          <w:sz w:val="31"/>
                        </w:rPr>
                        <w:t xml:space="preserve"> </w:t>
                      </w:r>
                      <w:r>
                        <w:rPr>
                          <w:rFonts w:ascii="Arial"/>
                          <w:sz w:val="31"/>
                        </w:rPr>
                        <w:t>rank</w:t>
                      </w:r>
                      <w:r>
                        <w:rPr>
                          <w:rFonts w:ascii="Arial"/>
                          <w:spacing w:val="9"/>
                          <w:sz w:val="31"/>
                        </w:rPr>
                        <w:t xml:space="preserve"> </w:t>
                      </w:r>
                      <w:r>
                        <w:rPr>
                          <w:rFonts w:ascii="Arial"/>
                          <w:sz w:val="31"/>
                        </w:rPr>
                        <w:t>(1</w:t>
                      </w:r>
                      <w:r>
                        <w:rPr>
                          <w:rFonts w:ascii="Arial"/>
                          <w:spacing w:val="7"/>
                          <w:sz w:val="31"/>
                        </w:rPr>
                        <w:t xml:space="preserve"> </w:t>
                      </w:r>
                      <w:r>
                        <w:rPr>
                          <w:rFonts w:ascii="Arial"/>
                          <w:sz w:val="31"/>
                        </w:rPr>
                        <w:t>=</w:t>
                      </w:r>
                      <w:r>
                        <w:rPr>
                          <w:rFonts w:ascii="Arial"/>
                          <w:spacing w:val="8"/>
                          <w:sz w:val="31"/>
                        </w:rPr>
                        <w:t xml:space="preserve"> </w:t>
                      </w:r>
                      <w:r>
                        <w:rPr>
                          <w:rFonts w:ascii="Arial"/>
                          <w:sz w:val="31"/>
                        </w:rPr>
                        <w:t>highest</w:t>
                      </w:r>
                      <w:r>
                        <w:rPr>
                          <w:rFonts w:ascii="Arial"/>
                          <w:spacing w:val="7"/>
                          <w:sz w:val="31"/>
                        </w:rPr>
                        <w:t xml:space="preserve"> </w:t>
                      </w:r>
                      <w:r>
                        <w:rPr>
                          <w:rFonts w:ascii="Arial"/>
                          <w:spacing w:val="-2"/>
                          <w:sz w:val="31"/>
                        </w:rPr>
                        <w:t>score)</w:t>
                      </w:r>
                    </w:p>
                  </w:txbxContent>
                </v:textbox>
                <w10:wrap anchorx="page"/>
              </v:shape>
            </w:pict>
          </mc:Fallback>
        </mc:AlternateContent>
      </w:r>
      <w:r>
        <w:rPr>
          <w:rFonts w:ascii="Arial"/>
          <w:spacing w:val="-4"/>
          <w:sz w:val="28"/>
        </w:rPr>
        <w:t>4000</w:t>
      </w:r>
    </w:p>
    <w:p w14:paraId="00DC22CB" w14:textId="77777777" w:rsidR="00350CFB" w:rsidRDefault="00350CFB">
      <w:pPr>
        <w:pStyle w:val="a3"/>
        <w:rPr>
          <w:rFonts w:ascii="Arial"/>
          <w:sz w:val="25"/>
        </w:rPr>
      </w:pPr>
    </w:p>
    <w:p w14:paraId="00DC22CC" w14:textId="77777777" w:rsidR="00350CFB" w:rsidRDefault="00350CFB">
      <w:pPr>
        <w:pStyle w:val="a3"/>
        <w:spacing w:before="237"/>
        <w:rPr>
          <w:rFonts w:ascii="Arial"/>
          <w:sz w:val="25"/>
        </w:rPr>
      </w:pPr>
    </w:p>
    <w:p w14:paraId="00DC22CD" w14:textId="77777777" w:rsidR="00350CFB" w:rsidRDefault="00283FFF">
      <w:pPr>
        <w:ind w:left="1301"/>
        <w:rPr>
          <w:rFonts w:ascii="Arial"/>
          <w:sz w:val="28"/>
        </w:rPr>
      </w:pPr>
      <w:r>
        <w:rPr>
          <w:rFonts w:ascii="Arial"/>
          <w:spacing w:val="-4"/>
          <w:sz w:val="28"/>
        </w:rPr>
        <w:t>3000</w:t>
      </w:r>
    </w:p>
    <w:p w14:paraId="00DC22CE" w14:textId="77777777" w:rsidR="00350CFB" w:rsidRDefault="00350CFB">
      <w:pPr>
        <w:pStyle w:val="a3"/>
        <w:rPr>
          <w:rFonts w:ascii="Arial"/>
          <w:sz w:val="25"/>
        </w:rPr>
      </w:pPr>
    </w:p>
    <w:p w14:paraId="00DC22CF" w14:textId="77777777" w:rsidR="00350CFB" w:rsidRDefault="00350CFB">
      <w:pPr>
        <w:pStyle w:val="a3"/>
        <w:spacing w:before="237"/>
        <w:rPr>
          <w:rFonts w:ascii="Arial"/>
          <w:sz w:val="25"/>
        </w:rPr>
      </w:pPr>
    </w:p>
    <w:p w14:paraId="00DC22D0" w14:textId="77777777" w:rsidR="00350CFB" w:rsidRDefault="00283FFF">
      <w:pPr>
        <w:ind w:left="1301"/>
        <w:rPr>
          <w:rFonts w:ascii="Arial"/>
          <w:sz w:val="28"/>
        </w:rPr>
      </w:pPr>
      <w:r>
        <w:rPr>
          <w:rFonts w:ascii="Arial"/>
          <w:spacing w:val="-4"/>
          <w:sz w:val="28"/>
        </w:rPr>
        <w:t>2000</w:t>
      </w:r>
    </w:p>
    <w:p w14:paraId="00DC22D1" w14:textId="77777777" w:rsidR="00350CFB" w:rsidRDefault="00350CFB">
      <w:pPr>
        <w:pStyle w:val="a3"/>
        <w:rPr>
          <w:rFonts w:ascii="Arial"/>
          <w:sz w:val="25"/>
        </w:rPr>
      </w:pPr>
    </w:p>
    <w:p w14:paraId="00DC22D2" w14:textId="77777777" w:rsidR="00350CFB" w:rsidRDefault="00350CFB">
      <w:pPr>
        <w:pStyle w:val="a3"/>
        <w:spacing w:before="237"/>
        <w:rPr>
          <w:rFonts w:ascii="Arial"/>
          <w:sz w:val="25"/>
        </w:rPr>
      </w:pPr>
    </w:p>
    <w:p w14:paraId="00DC22D3" w14:textId="77777777" w:rsidR="00350CFB" w:rsidRDefault="00283FFF">
      <w:pPr>
        <w:ind w:left="1301"/>
        <w:rPr>
          <w:rFonts w:ascii="Arial"/>
          <w:sz w:val="28"/>
        </w:rPr>
      </w:pPr>
      <w:r>
        <w:rPr>
          <w:rFonts w:ascii="Arial"/>
          <w:spacing w:val="-4"/>
          <w:sz w:val="28"/>
        </w:rPr>
        <w:t>1000</w:t>
      </w:r>
    </w:p>
    <w:p w14:paraId="00DC22D4" w14:textId="77777777" w:rsidR="00350CFB" w:rsidRDefault="00350CFB">
      <w:pPr>
        <w:pStyle w:val="a3"/>
        <w:rPr>
          <w:rFonts w:ascii="Arial"/>
          <w:sz w:val="25"/>
        </w:rPr>
      </w:pPr>
    </w:p>
    <w:p w14:paraId="00DC22D5" w14:textId="77777777" w:rsidR="00350CFB" w:rsidRDefault="00350CFB">
      <w:pPr>
        <w:pStyle w:val="a3"/>
        <w:spacing w:before="237"/>
        <w:rPr>
          <w:rFonts w:ascii="Arial"/>
          <w:sz w:val="25"/>
        </w:rPr>
      </w:pPr>
    </w:p>
    <w:p w14:paraId="00DC22D6" w14:textId="77777777" w:rsidR="00350CFB" w:rsidRDefault="00283FFF">
      <w:pPr>
        <w:ind w:left="1775"/>
        <w:rPr>
          <w:rFonts w:ascii="Arial"/>
          <w:sz w:val="28"/>
        </w:rPr>
      </w:pPr>
      <w:r>
        <w:rPr>
          <w:rFonts w:ascii="Arial"/>
          <w:spacing w:val="-10"/>
          <w:sz w:val="28"/>
        </w:rPr>
        <w:t>0</w:t>
      </w:r>
    </w:p>
    <w:p w14:paraId="00DC22D7" w14:textId="77777777" w:rsidR="00350CFB" w:rsidRDefault="00283FFF">
      <w:pPr>
        <w:tabs>
          <w:tab w:val="left" w:pos="3237"/>
          <w:tab w:val="left" w:pos="4371"/>
          <w:tab w:val="left" w:pos="5505"/>
          <w:tab w:val="left" w:pos="6639"/>
          <w:tab w:val="left" w:pos="7773"/>
        </w:tabs>
        <w:spacing w:before="258"/>
        <w:ind w:left="2340"/>
        <w:rPr>
          <w:rFonts w:ascii="Arial"/>
          <w:sz w:val="28"/>
        </w:rPr>
      </w:pPr>
      <w:r>
        <w:rPr>
          <w:rFonts w:ascii="Arial"/>
          <w:spacing w:val="-10"/>
          <w:sz w:val="28"/>
        </w:rPr>
        <w:t>0</w:t>
      </w:r>
      <w:r>
        <w:rPr>
          <w:rFonts w:ascii="Arial"/>
          <w:sz w:val="28"/>
        </w:rPr>
        <w:tab/>
      </w:r>
      <w:r>
        <w:rPr>
          <w:rFonts w:ascii="Arial"/>
          <w:spacing w:val="-4"/>
          <w:sz w:val="28"/>
        </w:rPr>
        <w:t>1000</w:t>
      </w:r>
      <w:r>
        <w:rPr>
          <w:rFonts w:ascii="Arial"/>
          <w:sz w:val="28"/>
        </w:rPr>
        <w:tab/>
      </w:r>
      <w:r>
        <w:rPr>
          <w:rFonts w:ascii="Arial"/>
          <w:spacing w:val="-4"/>
          <w:sz w:val="28"/>
        </w:rPr>
        <w:t>2000</w:t>
      </w:r>
      <w:r>
        <w:rPr>
          <w:rFonts w:ascii="Arial"/>
          <w:sz w:val="28"/>
        </w:rPr>
        <w:tab/>
      </w:r>
      <w:r>
        <w:rPr>
          <w:rFonts w:ascii="Arial"/>
          <w:spacing w:val="-4"/>
          <w:sz w:val="28"/>
        </w:rPr>
        <w:t>3000</w:t>
      </w:r>
      <w:r>
        <w:rPr>
          <w:rFonts w:ascii="Arial"/>
          <w:sz w:val="28"/>
        </w:rPr>
        <w:tab/>
      </w:r>
      <w:r>
        <w:rPr>
          <w:rFonts w:ascii="Arial"/>
          <w:spacing w:val="-4"/>
          <w:sz w:val="28"/>
        </w:rPr>
        <w:t>4000</w:t>
      </w:r>
      <w:r>
        <w:rPr>
          <w:rFonts w:ascii="Arial"/>
          <w:sz w:val="28"/>
        </w:rPr>
        <w:tab/>
      </w:r>
      <w:r>
        <w:rPr>
          <w:rFonts w:ascii="Arial"/>
          <w:spacing w:val="-4"/>
          <w:sz w:val="28"/>
        </w:rPr>
        <w:t>5000</w:t>
      </w:r>
    </w:p>
    <w:p w14:paraId="00DC22D8" w14:textId="77777777" w:rsidR="00350CFB" w:rsidRDefault="00283FFF">
      <w:pPr>
        <w:spacing w:before="17"/>
        <w:ind w:left="2887"/>
        <w:rPr>
          <w:rFonts w:ascii="Arial"/>
          <w:sz w:val="31"/>
        </w:rPr>
      </w:pPr>
      <w:r>
        <w:rPr>
          <w:rFonts w:ascii="Arial"/>
          <w:sz w:val="31"/>
        </w:rPr>
        <w:t>EndorseRank</w:t>
      </w:r>
      <w:r>
        <w:rPr>
          <w:rFonts w:ascii="Arial"/>
          <w:spacing w:val="14"/>
          <w:sz w:val="31"/>
        </w:rPr>
        <w:t xml:space="preserve"> </w:t>
      </w:r>
      <w:r>
        <w:rPr>
          <w:rFonts w:ascii="Arial"/>
          <w:sz w:val="31"/>
        </w:rPr>
        <w:t>rank</w:t>
      </w:r>
      <w:r>
        <w:rPr>
          <w:rFonts w:ascii="Arial"/>
          <w:spacing w:val="15"/>
          <w:sz w:val="31"/>
        </w:rPr>
        <w:t xml:space="preserve"> </w:t>
      </w:r>
      <w:r>
        <w:rPr>
          <w:rFonts w:ascii="Arial"/>
          <w:sz w:val="31"/>
        </w:rPr>
        <w:t>(1</w:t>
      </w:r>
      <w:r>
        <w:rPr>
          <w:rFonts w:ascii="Arial"/>
          <w:spacing w:val="14"/>
          <w:sz w:val="31"/>
        </w:rPr>
        <w:t xml:space="preserve"> </w:t>
      </w:r>
      <w:r>
        <w:rPr>
          <w:rFonts w:ascii="Arial"/>
          <w:sz w:val="31"/>
        </w:rPr>
        <w:t>=</w:t>
      </w:r>
      <w:r>
        <w:rPr>
          <w:rFonts w:ascii="Arial"/>
          <w:spacing w:val="14"/>
          <w:sz w:val="31"/>
        </w:rPr>
        <w:t xml:space="preserve"> </w:t>
      </w:r>
      <w:r>
        <w:rPr>
          <w:rFonts w:ascii="Arial"/>
          <w:sz w:val="31"/>
        </w:rPr>
        <w:t>highest</w:t>
      </w:r>
      <w:r>
        <w:rPr>
          <w:rFonts w:ascii="Arial"/>
          <w:spacing w:val="14"/>
          <w:sz w:val="31"/>
        </w:rPr>
        <w:t xml:space="preserve"> </w:t>
      </w:r>
      <w:r>
        <w:rPr>
          <w:rFonts w:ascii="Arial"/>
          <w:spacing w:val="-2"/>
          <w:sz w:val="31"/>
        </w:rPr>
        <w:t>score)</w:t>
      </w:r>
    </w:p>
    <w:p w14:paraId="00DC22D9" w14:textId="77777777" w:rsidR="00350CFB" w:rsidRDefault="00350CFB">
      <w:pPr>
        <w:pStyle w:val="a3"/>
        <w:spacing w:before="80"/>
        <w:rPr>
          <w:rFonts w:ascii="Arial"/>
        </w:rPr>
      </w:pPr>
    </w:p>
    <w:p w14:paraId="00DC22DA" w14:textId="77777777" w:rsidR="00350CFB" w:rsidRDefault="00283FFF">
      <w:pPr>
        <w:pStyle w:val="a3"/>
        <w:spacing w:line="252" w:lineRule="auto"/>
        <w:ind w:left="282" w:right="564"/>
        <w:jc w:val="both"/>
      </w:pPr>
      <w:r>
        <w:t>Figure</w:t>
      </w:r>
      <w:r>
        <w:rPr>
          <w:spacing w:val="-3"/>
        </w:rPr>
        <w:t xml:space="preserve"> </w:t>
      </w:r>
      <w:r>
        <w:t>4.8: Rank–rank</w:t>
      </w:r>
      <w:r>
        <w:rPr>
          <w:spacing w:val="-3"/>
        </w:rPr>
        <w:t xml:space="preserve"> </w:t>
      </w:r>
      <w:r>
        <w:t>scatter</w:t>
      </w:r>
      <w:r>
        <w:rPr>
          <w:spacing w:val="-3"/>
        </w:rPr>
        <w:t xml:space="preserve"> </w:t>
      </w:r>
      <w:r>
        <w:t>of</w:t>
      </w:r>
      <w:r>
        <w:rPr>
          <w:spacing w:val="-3"/>
        </w:rPr>
        <w:t xml:space="preserve"> </w:t>
      </w:r>
      <w:r>
        <w:t>EndorseRank</w:t>
      </w:r>
      <w:r>
        <w:rPr>
          <w:spacing w:val="-3"/>
        </w:rPr>
        <w:t xml:space="preserve"> </w:t>
      </w:r>
      <w:r>
        <w:t>versus</w:t>
      </w:r>
      <w:r>
        <w:rPr>
          <w:spacing w:val="-3"/>
        </w:rPr>
        <w:t xml:space="preserve"> </w:t>
      </w:r>
      <w:r>
        <w:t>AWP</w:t>
      </w:r>
      <w:r>
        <w:rPr>
          <w:spacing w:val="-3"/>
        </w:rPr>
        <w:t xml:space="preserve"> </w:t>
      </w:r>
      <w:r>
        <w:t>on</w:t>
      </w:r>
      <w:r>
        <w:rPr>
          <w:spacing w:val="-3"/>
        </w:rPr>
        <w:t xml:space="preserve"> </w:t>
      </w:r>
      <w:r>
        <w:t>the</w:t>
      </w:r>
      <w:r>
        <w:rPr>
          <w:spacing w:val="-3"/>
        </w:rPr>
        <w:t xml:space="preserve"> </w:t>
      </w:r>
      <w:r>
        <w:t>matched</w:t>
      </w:r>
      <w:r>
        <w:rPr>
          <w:spacing w:val="-3"/>
        </w:rPr>
        <w:t xml:space="preserve"> </w:t>
      </w:r>
      <w:r>
        <w:t>cohort.</w:t>
      </w:r>
      <w:r>
        <w:rPr>
          <w:spacing w:val="23"/>
        </w:rPr>
        <w:t xml:space="preserve"> </w:t>
      </w:r>
      <w:r>
        <w:t xml:space="preserve">Inter-method </w:t>
      </w:r>
      <w:r>
        <w:rPr>
          <w:w w:val="105"/>
        </w:rPr>
        <w:t>Kendall</w:t>
      </w:r>
      <w:r>
        <w:rPr>
          <w:spacing w:val="-16"/>
          <w:w w:val="105"/>
        </w:rPr>
        <w:t xml:space="preserve"> </w:t>
      </w:r>
      <w:r>
        <w:rPr>
          <w:i/>
          <w:w w:val="105"/>
        </w:rPr>
        <w:t>τ</w:t>
      </w:r>
      <w:r>
        <w:rPr>
          <w:i/>
          <w:spacing w:val="12"/>
          <w:w w:val="105"/>
        </w:rPr>
        <w:t xml:space="preserve"> </w:t>
      </w:r>
      <w:r>
        <w:rPr>
          <w:w w:val="105"/>
        </w:rPr>
        <w:t>= 0</w:t>
      </w:r>
      <w:r>
        <w:rPr>
          <w:i/>
          <w:w w:val="105"/>
        </w:rPr>
        <w:t>.</w:t>
      </w:r>
      <w:r>
        <w:rPr>
          <w:w w:val="105"/>
        </w:rPr>
        <w:t>316</w:t>
      </w:r>
      <w:r>
        <w:rPr>
          <w:spacing w:val="-16"/>
          <w:w w:val="105"/>
        </w:rPr>
        <w:t xml:space="preserve"> </w:t>
      </w:r>
      <w:r>
        <w:rPr>
          <w:w w:val="105"/>
        </w:rPr>
        <w:t>indicates</w:t>
      </w:r>
      <w:r>
        <w:rPr>
          <w:spacing w:val="-16"/>
          <w:w w:val="105"/>
        </w:rPr>
        <w:t xml:space="preserve"> </w:t>
      </w:r>
      <w:r>
        <w:rPr>
          <w:w w:val="105"/>
        </w:rPr>
        <w:t>partial</w:t>
      </w:r>
      <w:r>
        <w:rPr>
          <w:spacing w:val="-16"/>
          <w:w w:val="105"/>
        </w:rPr>
        <w:t xml:space="preserve"> </w:t>
      </w:r>
      <w:r>
        <w:rPr>
          <w:w w:val="105"/>
        </w:rPr>
        <w:t>overlap</w:t>
      </w:r>
      <w:r>
        <w:rPr>
          <w:spacing w:val="-15"/>
          <w:w w:val="105"/>
        </w:rPr>
        <w:t xml:space="preserve"> </w:t>
      </w:r>
      <w:r>
        <w:rPr>
          <w:w w:val="105"/>
        </w:rPr>
        <w:t>with</w:t>
      </w:r>
      <w:r>
        <w:rPr>
          <w:spacing w:val="-16"/>
          <w:w w:val="105"/>
        </w:rPr>
        <w:t xml:space="preserve"> </w:t>
      </w:r>
      <w:r>
        <w:rPr>
          <w:w w:val="105"/>
        </w:rPr>
        <w:t>substantial</w:t>
      </w:r>
      <w:r>
        <w:rPr>
          <w:spacing w:val="-16"/>
          <w:w w:val="105"/>
        </w:rPr>
        <w:t xml:space="preserve"> </w:t>
      </w:r>
      <w:r>
        <w:rPr>
          <w:w w:val="105"/>
        </w:rPr>
        <w:t>pairwise</w:t>
      </w:r>
      <w:r>
        <w:rPr>
          <w:spacing w:val="-16"/>
          <w:w w:val="105"/>
        </w:rPr>
        <w:t xml:space="preserve"> </w:t>
      </w:r>
      <w:r>
        <w:rPr>
          <w:w w:val="105"/>
        </w:rPr>
        <w:t>disagreement,</w:t>
      </w:r>
      <w:r>
        <w:rPr>
          <w:spacing w:val="-13"/>
          <w:w w:val="105"/>
        </w:rPr>
        <w:t xml:space="preserve"> </w:t>
      </w:r>
      <w:r>
        <w:rPr>
          <w:w w:val="105"/>
        </w:rPr>
        <w:t>supporting H1/RQ1</w:t>
      </w:r>
      <w:r>
        <w:rPr>
          <w:spacing w:val="-16"/>
          <w:w w:val="105"/>
        </w:rPr>
        <w:t xml:space="preserve"> </w:t>
      </w:r>
      <w:r>
        <w:rPr>
          <w:w w:val="105"/>
        </w:rPr>
        <w:t>(construct-distinct</w:t>
      </w:r>
      <w:r>
        <w:rPr>
          <w:spacing w:val="-16"/>
          <w:w w:val="105"/>
        </w:rPr>
        <w:t xml:space="preserve"> </w:t>
      </w:r>
      <w:r>
        <w:rPr>
          <w:w w:val="105"/>
        </w:rPr>
        <w:t>orderings).</w:t>
      </w:r>
    </w:p>
    <w:p w14:paraId="00DC22DB" w14:textId="77777777" w:rsidR="00350CFB" w:rsidRDefault="00350CFB">
      <w:pPr>
        <w:pStyle w:val="a3"/>
        <w:spacing w:line="252" w:lineRule="auto"/>
        <w:jc w:val="both"/>
        <w:sectPr w:rsidR="00350CFB">
          <w:pgSz w:w="11910" w:h="16840"/>
          <w:pgMar w:top="1920" w:right="708" w:bottom="2300" w:left="992" w:header="0" w:footer="2115" w:gutter="0"/>
          <w:cols w:space="720"/>
        </w:sectPr>
      </w:pPr>
    </w:p>
    <w:p w14:paraId="00DC22DC" w14:textId="77777777" w:rsidR="00350CFB" w:rsidRDefault="00283FFF">
      <w:pPr>
        <w:pStyle w:val="a3"/>
        <w:spacing w:before="72" w:line="396" w:lineRule="auto"/>
        <w:ind w:left="282" w:right="521" w:hanging="8"/>
        <w:jc w:val="both"/>
      </w:pPr>
      <w:r>
        <w:t>The divergence result also disciplines rhetoric about “on-chain reputation” as a singular object. On</w:t>
      </w:r>
      <w:r>
        <w:rPr>
          <w:spacing w:val="-9"/>
        </w:rPr>
        <w:t xml:space="preserve"> </w:t>
      </w:r>
      <w:r>
        <w:t>this</w:t>
      </w:r>
      <w:r>
        <w:rPr>
          <w:spacing w:val="-9"/>
        </w:rPr>
        <w:t xml:space="preserve"> </w:t>
      </w:r>
      <w:r>
        <w:t>cohort,</w:t>
      </w:r>
      <w:r>
        <w:rPr>
          <w:spacing w:val="-8"/>
        </w:rPr>
        <w:t xml:space="preserve"> </w:t>
      </w:r>
      <w:r>
        <w:t>reputation-from-authorization</w:t>
      </w:r>
      <w:r>
        <w:rPr>
          <w:spacing w:val="-8"/>
        </w:rPr>
        <w:t xml:space="preserve"> </w:t>
      </w:r>
      <w:r>
        <w:t>and</w:t>
      </w:r>
      <w:r>
        <w:rPr>
          <w:spacing w:val="-9"/>
        </w:rPr>
        <w:t xml:space="preserve"> </w:t>
      </w:r>
      <w:r>
        <w:t>reputation-from-transfer</w:t>
      </w:r>
      <w:r>
        <w:rPr>
          <w:spacing w:val="-8"/>
        </w:rPr>
        <w:t xml:space="preserve"> </w:t>
      </w:r>
      <w:r>
        <w:t>are</w:t>
      </w:r>
      <w:r>
        <w:rPr>
          <w:spacing w:val="-9"/>
        </w:rPr>
        <w:t xml:space="preserve"> </w:t>
      </w:r>
      <w:r>
        <w:t>empirically</w:t>
      </w:r>
      <w:r>
        <w:rPr>
          <w:spacing w:val="-8"/>
        </w:rPr>
        <w:t xml:space="preserve"> </w:t>
      </w:r>
      <w:r>
        <w:t>distinct enough that treating them as interchangeable would misstate the evidence.</w:t>
      </w:r>
      <w:r>
        <w:rPr>
          <w:spacing w:val="40"/>
        </w:rPr>
        <w:t xml:space="preserve"> </w:t>
      </w:r>
      <w:r>
        <w:t xml:space="preserve">Chapter </w:t>
      </w:r>
      <w:hyperlink w:anchor="_bookmark114" w:history="1">
        <w:r>
          <w:t>5</w:t>
        </w:r>
      </w:hyperlink>
      <w:r>
        <w:t xml:space="preserve"> returns to the practical implication:</w:t>
      </w:r>
      <w:r>
        <w:rPr>
          <w:spacing w:val="32"/>
        </w:rPr>
        <w:t xml:space="preserve"> </w:t>
      </w:r>
      <w:r>
        <w:t xml:space="preserve">method choice should follow the trust construct a protocol needs, not a </w:t>
      </w:r>
      <w:bookmarkStart w:id="332" w:name="Supplementary_GF-PR_ceiling_analysis_(SR"/>
      <w:bookmarkStart w:id="333" w:name="_bookmark112"/>
      <w:bookmarkEnd w:id="332"/>
      <w:bookmarkEnd w:id="333"/>
      <w:r>
        <w:t>generic preference for any PageRank variant.</w:t>
      </w:r>
    </w:p>
    <w:p w14:paraId="00DC22DD" w14:textId="77777777" w:rsidR="00350CFB" w:rsidRDefault="00350CFB">
      <w:pPr>
        <w:pStyle w:val="a3"/>
        <w:spacing w:before="164"/>
      </w:pPr>
    </w:p>
    <w:p w14:paraId="00DC22DE" w14:textId="77777777" w:rsidR="00350CFB" w:rsidRDefault="00283FFF">
      <w:pPr>
        <w:pStyle w:val="2"/>
        <w:numPr>
          <w:ilvl w:val="1"/>
          <w:numId w:val="26"/>
        </w:numPr>
        <w:tabs>
          <w:tab w:val="left" w:pos="783"/>
        </w:tabs>
        <w:ind w:left="783" w:hanging="501"/>
      </w:pPr>
      <w:r>
        <w:rPr>
          <w:color w:val="FF0000"/>
        </w:rPr>
        <w:t>Temporal holdout of future new approvals (RQ4)</w:t>
      </w:r>
    </w:p>
    <w:p w14:paraId="00DC22DF" w14:textId="77777777" w:rsidR="00350CFB" w:rsidRDefault="00350CFB">
      <w:pPr>
        <w:pStyle w:val="a3"/>
        <w:spacing w:before="24"/>
        <w:rPr>
          <w:b/>
          <w:sz w:val="28"/>
        </w:rPr>
      </w:pPr>
    </w:p>
    <w:p w14:paraId="00DC22E0" w14:textId="77777777" w:rsidR="00350CFB" w:rsidRDefault="00283FFF">
      <w:pPr>
        <w:pStyle w:val="a3"/>
        <w:spacing w:line="388" w:lineRule="auto"/>
        <w:ind w:left="282" w:right="523"/>
        <w:jc w:val="both"/>
      </w:pPr>
      <w:r>
        <w:rPr>
          <w:color w:val="FF0000"/>
        </w:rPr>
        <w:t>The external check that remains is the spender holdout under RQ4 (EndorseRank tau = 0.479, CI 0.426–0.529; AWP 0.044).</w:t>
      </w:r>
    </w:p>
    <w:p w14:paraId="00DC22E1" w14:textId="77777777" w:rsidR="00350CFB" w:rsidRDefault="00283FFF">
      <w:pPr>
        <w:pStyle w:val="a3"/>
        <w:spacing w:before="39" w:line="396" w:lineRule="auto"/>
        <w:ind w:left="282" w:right="521" w:hanging="8"/>
        <w:jc w:val="both"/>
      </w:pPr>
      <w:r>
        <w:rPr>
          <w:color w:val="FF0000"/>
          <w:w w:val="105"/>
        </w:rPr>
        <w:t>Two further observations limit over-reading. First, same-window allowance tau = 0.355 is an intended-construct check, not an external test. Second, revoke, drain, and Aave liquidation labels are not sold as successes: they are the wrong sign, the wrong construct, or too sparse.</w:t>
      </w:r>
    </w:p>
    <w:p w14:paraId="00DC22E2" w14:textId="77777777" w:rsidR="00350CFB" w:rsidRDefault="00283FFF">
      <w:pPr>
        <w:pStyle w:val="a3"/>
        <w:spacing w:before="21" w:line="396" w:lineRule="auto"/>
        <w:ind w:left="282" w:right="523" w:hanging="8"/>
        <w:jc w:val="both"/>
      </w:pPr>
      <w:r>
        <w:rPr>
          <w:color w:val="FF0000"/>
        </w:rPr>
        <w:t>The holdout is the out-of-window check. Same-window allowance tau is an intended-construct check.</w:t>
      </w:r>
    </w:p>
    <w:p w14:paraId="00DC22E3" w14:textId="77777777" w:rsidR="00350CFB" w:rsidRDefault="00283FFF">
      <w:pPr>
        <w:pStyle w:val="a3"/>
        <w:spacing w:line="357" w:lineRule="exact"/>
        <w:ind w:left="274"/>
        <w:jc w:val="both"/>
      </w:pPr>
      <w:r>
        <w:rPr>
          <w:color w:val="FF0000"/>
        </w:rPr>
        <w:t>The holdout is the out-of-window check.</w:t>
      </w:r>
    </w:p>
    <w:p w14:paraId="00DC22E4" w14:textId="77777777" w:rsidR="00350CFB" w:rsidRDefault="00350CFB">
      <w:pPr>
        <w:pStyle w:val="a3"/>
        <w:spacing w:line="357" w:lineRule="exact"/>
        <w:jc w:val="both"/>
        <w:sectPr w:rsidR="00350CFB">
          <w:pgSz w:w="11910" w:h="16840"/>
          <w:pgMar w:top="1840" w:right="708" w:bottom="2300" w:left="992" w:header="0" w:footer="2115" w:gutter="0"/>
          <w:cols w:space="720"/>
        </w:sectPr>
      </w:pPr>
    </w:p>
    <w:p w14:paraId="00DC22E5" w14:textId="77777777" w:rsidR="00350CFB" w:rsidRDefault="00283FFF">
      <w:pPr>
        <w:pStyle w:val="a3"/>
        <w:spacing w:before="72" w:line="396" w:lineRule="auto"/>
        <w:ind w:left="282" w:right="524"/>
        <w:jc w:val="both"/>
      </w:pPr>
      <w:r>
        <w:rPr>
          <w:color w:val="FF0000"/>
        </w:rPr>
        <w:t>The holdout is the out-of-window check. Same-window allowance tau is an intended-construct check.</w:t>
      </w:r>
    </w:p>
    <w:p w14:paraId="00DC22E6" w14:textId="77777777" w:rsidR="00350CFB" w:rsidRDefault="00283FFF">
      <w:pPr>
        <w:pStyle w:val="a3"/>
        <w:spacing w:before="19" w:line="396" w:lineRule="auto"/>
        <w:ind w:left="282" w:right="523"/>
        <w:jc w:val="both"/>
      </w:pPr>
      <w:bookmarkStart w:id="334" w:name="Primary_claims_(C1–C4)_and_supplementary"/>
      <w:bookmarkStart w:id="335" w:name="_bookmark113"/>
      <w:r>
        <w:rPr>
          <w:color w:val="FF0000"/>
        </w:rPr>
        <w:t>Withdrawn: SC1 is not a research claim. The external check that remains is the spender holdout under RQ4.</w:t>
      </w:r>
      <w:bookmarkEnd w:id="334"/>
      <w:bookmarkEnd w:id="335"/>
    </w:p>
    <w:p w14:paraId="00DC22E7" w14:textId="77777777" w:rsidR="00350CFB" w:rsidRDefault="00350CFB">
      <w:pPr>
        <w:pStyle w:val="a3"/>
        <w:spacing w:before="163"/>
      </w:pPr>
    </w:p>
    <w:p w14:paraId="00DC22E8" w14:textId="77777777" w:rsidR="00350CFB" w:rsidRDefault="00283FFF">
      <w:pPr>
        <w:pStyle w:val="2"/>
        <w:numPr>
          <w:ilvl w:val="1"/>
          <w:numId w:val="26"/>
        </w:numPr>
        <w:tabs>
          <w:tab w:val="left" w:pos="783"/>
        </w:tabs>
        <w:ind w:left="783" w:hanging="501"/>
      </w:pPr>
      <w:r>
        <w:rPr>
          <w:color w:val="FF0000"/>
        </w:rPr>
        <w:t>Primary claims (C1–C4)</w:t>
      </w:r>
    </w:p>
    <w:p w14:paraId="00DC22E9" w14:textId="77777777" w:rsidR="00350CFB" w:rsidRDefault="00350CFB">
      <w:pPr>
        <w:pStyle w:val="a3"/>
        <w:spacing w:before="24"/>
        <w:rPr>
          <w:b/>
          <w:sz w:val="28"/>
        </w:rPr>
      </w:pPr>
    </w:p>
    <w:p w14:paraId="00DC22EA" w14:textId="77777777" w:rsidR="00350CFB" w:rsidRDefault="00283FFF">
      <w:pPr>
        <w:pStyle w:val="a3"/>
        <w:ind w:left="282"/>
        <w:jc w:val="both"/>
      </w:pPr>
      <w:r>
        <w:t>Chapter</w:t>
      </w:r>
      <w:r>
        <w:rPr>
          <w:spacing w:val="-10"/>
        </w:rPr>
        <w:t xml:space="preserve"> </w:t>
      </w:r>
      <w:r>
        <w:t>4</w:t>
      </w:r>
      <w:r>
        <w:rPr>
          <w:spacing w:val="-9"/>
        </w:rPr>
        <w:t xml:space="preserve"> </w:t>
      </w:r>
      <w:r>
        <w:t>empirical</w:t>
      </w:r>
      <w:r>
        <w:rPr>
          <w:spacing w:val="-9"/>
        </w:rPr>
        <w:t xml:space="preserve"> </w:t>
      </w:r>
      <w:r>
        <w:t>results</w:t>
      </w:r>
      <w:r>
        <w:rPr>
          <w:spacing w:val="-9"/>
        </w:rPr>
        <w:t xml:space="preserve"> </w:t>
      </w:r>
      <w:r>
        <w:t>support</w:t>
      </w:r>
      <w:r>
        <w:rPr>
          <w:spacing w:val="-10"/>
        </w:rPr>
        <w:t xml:space="preserve"> </w:t>
      </w:r>
      <w:r>
        <w:t>the</w:t>
      </w:r>
      <w:r>
        <w:rPr>
          <w:spacing w:val="-9"/>
        </w:rPr>
        <w:t xml:space="preserve"> </w:t>
      </w:r>
      <w:r>
        <w:t>following</w:t>
      </w:r>
      <w:r>
        <w:rPr>
          <w:spacing w:val="-9"/>
        </w:rPr>
        <w:t xml:space="preserve"> </w:t>
      </w:r>
      <w:r>
        <w:t>claims,</w:t>
      </w:r>
      <w:r>
        <w:rPr>
          <w:spacing w:val="-9"/>
        </w:rPr>
        <w:t xml:space="preserve"> </w:t>
      </w:r>
      <w:r>
        <w:t>aligned</w:t>
      </w:r>
      <w:r>
        <w:rPr>
          <w:spacing w:val="-9"/>
        </w:rPr>
        <w:t xml:space="preserve"> </w:t>
      </w:r>
      <w:r>
        <w:t>with</w:t>
      </w:r>
      <w:r>
        <w:rPr>
          <w:spacing w:val="-10"/>
        </w:rPr>
        <w:t xml:space="preserve"> </w:t>
      </w:r>
      <w:r>
        <w:t>Table</w:t>
      </w:r>
      <w:r>
        <w:rPr>
          <w:spacing w:val="-10"/>
        </w:rPr>
        <w:t xml:space="preserve"> </w:t>
      </w:r>
      <w:hyperlink w:anchor="_bookmark13" w:history="1">
        <w:r>
          <w:rPr>
            <w:spacing w:val="-4"/>
          </w:rPr>
          <w:t>1.3</w:t>
        </w:r>
      </w:hyperlink>
      <w:r>
        <w:rPr>
          <w:spacing w:val="-4"/>
        </w:rPr>
        <w:t>.</w:t>
      </w:r>
    </w:p>
    <w:p w14:paraId="00DC22EB" w14:textId="77777777" w:rsidR="00350CFB" w:rsidRDefault="00283FFF">
      <w:pPr>
        <w:pStyle w:val="3"/>
        <w:spacing w:before="194"/>
        <w:ind w:left="282" w:firstLine="0"/>
        <w:jc w:val="both"/>
      </w:pPr>
      <w:r>
        <w:t>Primary</w:t>
      </w:r>
      <w:r>
        <w:rPr>
          <w:spacing w:val="-14"/>
        </w:rPr>
        <w:t xml:space="preserve"> </w:t>
      </w:r>
      <w:r>
        <w:t>claims</w:t>
      </w:r>
      <w:r>
        <w:rPr>
          <w:spacing w:val="-13"/>
        </w:rPr>
        <w:t xml:space="preserve"> </w:t>
      </w:r>
      <w:r>
        <w:t>(EndorseRank</w:t>
      </w:r>
      <w:r>
        <w:rPr>
          <w:spacing w:val="-13"/>
        </w:rPr>
        <w:t xml:space="preserve"> </w:t>
      </w:r>
      <w:r>
        <w:t>vs.</w:t>
      </w:r>
      <w:r>
        <w:rPr>
          <w:spacing w:val="-13"/>
        </w:rPr>
        <w:t xml:space="preserve"> </w:t>
      </w:r>
      <w:r>
        <w:rPr>
          <w:spacing w:val="-2"/>
        </w:rPr>
        <w:t>AWP):</w:t>
      </w:r>
    </w:p>
    <w:p w14:paraId="00DC22EC" w14:textId="77777777" w:rsidR="00350CFB" w:rsidRDefault="00350CFB">
      <w:pPr>
        <w:pStyle w:val="a3"/>
        <w:spacing w:before="24"/>
        <w:rPr>
          <w:b/>
        </w:rPr>
      </w:pPr>
    </w:p>
    <w:p w14:paraId="00DC22ED" w14:textId="77777777" w:rsidR="00350CFB" w:rsidRDefault="00283FFF">
      <w:pPr>
        <w:pStyle w:val="a3"/>
        <w:spacing w:line="396" w:lineRule="auto"/>
        <w:ind w:left="848" w:right="564" w:hanging="476"/>
        <w:jc w:val="right"/>
      </w:pPr>
      <w:r>
        <w:rPr>
          <w:b/>
          <w:w w:val="105"/>
        </w:rPr>
        <w:t>C1.</w:t>
      </w:r>
      <w:r>
        <w:rPr>
          <w:b/>
          <w:spacing w:val="22"/>
          <w:w w:val="105"/>
        </w:rPr>
        <w:t xml:space="preserve"> </w:t>
      </w:r>
      <w:r>
        <w:rPr>
          <w:w w:val="105"/>
        </w:rPr>
        <w:t>EndorseRank</w:t>
      </w:r>
      <w:r>
        <w:rPr>
          <w:spacing w:val="-11"/>
          <w:w w:val="105"/>
        </w:rPr>
        <w:t xml:space="preserve"> </w:t>
      </w:r>
      <w:r>
        <w:rPr>
          <w:w w:val="105"/>
        </w:rPr>
        <w:t>runtime</w:t>
      </w:r>
      <w:r>
        <w:rPr>
          <w:spacing w:val="-11"/>
          <w:w w:val="105"/>
        </w:rPr>
        <w:t xml:space="preserve"> </w:t>
      </w:r>
      <w:r>
        <w:rPr>
          <w:w w:val="105"/>
        </w:rPr>
        <w:t>is</w:t>
      </w:r>
      <w:r>
        <w:rPr>
          <w:spacing w:val="-11"/>
          <w:w w:val="105"/>
        </w:rPr>
        <w:t xml:space="preserve"> </w:t>
      </w:r>
      <w:r>
        <w:rPr>
          <w:w w:val="105"/>
        </w:rPr>
        <w:t>lower</w:t>
      </w:r>
      <w:r>
        <w:rPr>
          <w:spacing w:val="-11"/>
          <w:w w:val="105"/>
        </w:rPr>
        <w:t xml:space="preserve"> </w:t>
      </w:r>
      <w:r>
        <w:rPr>
          <w:w w:val="105"/>
        </w:rPr>
        <w:t>than</w:t>
      </w:r>
      <w:r>
        <w:rPr>
          <w:spacing w:val="-11"/>
          <w:w w:val="105"/>
        </w:rPr>
        <w:t xml:space="preserve"> </w:t>
      </w:r>
      <w:r>
        <w:rPr>
          <w:w w:val="105"/>
        </w:rPr>
        <w:t>AWP</w:t>
      </w:r>
      <w:r>
        <w:rPr>
          <w:spacing w:val="-11"/>
          <w:w w:val="105"/>
        </w:rPr>
        <w:t xml:space="preserve"> </w:t>
      </w:r>
      <w:r>
        <w:rPr>
          <w:w w:val="105"/>
        </w:rPr>
        <w:t>runtime</w:t>
      </w:r>
      <w:r>
        <w:rPr>
          <w:spacing w:val="-11"/>
          <w:w w:val="105"/>
        </w:rPr>
        <w:t xml:space="preserve"> </w:t>
      </w:r>
      <w:r>
        <w:rPr>
          <w:w w:val="105"/>
        </w:rPr>
        <w:t>on</w:t>
      </w:r>
      <w:r>
        <w:rPr>
          <w:spacing w:val="-11"/>
          <w:w w:val="105"/>
        </w:rPr>
        <w:t xml:space="preserve"> </w:t>
      </w:r>
      <w:r>
        <w:rPr>
          <w:w w:val="105"/>
        </w:rPr>
        <w:t>identical</w:t>
      </w:r>
      <w:r>
        <w:rPr>
          <w:spacing w:val="-11"/>
          <w:w w:val="105"/>
        </w:rPr>
        <w:t xml:space="preserve"> </w:t>
      </w:r>
      <w:r>
        <w:rPr>
          <w:i/>
          <w:w w:val="105"/>
        </w:rPr>
        <w:t>n</w:t>
      </w:r>
      <w:r>
        <w:rPr>
          <w:w w:val="105"/>
        </w:rPr>
        <w:t>.</w:t>
      </w:r>
      <w:r>
        <w:rPr>
          <w:spacing w:val="29"/>
          <w:w w:val="105"/>
        </w:rPr>
        <w:t xml:space="preserve"> </w:t>
      </w:r>
      <w:r>
        <w:rPr>
          <w:w w:val="105"/>
        </w:rPr>
        <w:t>On</w:t>
      </w:r>
      <w:r>
        <w:rPr>
          <w:spacing w:val="-11"/>
          <w:w w:val="105"/>
        </w:rPr>
        <w:t xml:space="preserve"> </w:t>
      </w:r>
      <w:r>
        <w:rPr>
          <w:w w:val="105"/>
        </w:rPr>
        <w:t>the</w:t>
      </w:r>
      <w:r>
        <w:rPr>
          <w:spacing w:val="-11"/>
          <w:w w:val="105"/>
        </w:rPr>
        <w:t xml:space="preserve"> </w:t>
      </w:r>
      <w:r>
        <w:rPr>
          <w:w w:val="105"/>
        </w:rPr>
        <w:t>matched</w:t>
      </w:r>
      <w:r>
        <w:rPr>
          <w:spacing w:val="-11"/>
          <w:w w:val="105"/>
        </w:rPr>
        <w:t xml:space="preserve"> </w:t>
      </w:r>
      <w:r>
        <w:rPr>
          <w:w w:val="105"/>
        </w:rPr>
        <w:t xml:space="preserve">cohort </w:t>
      </w:r>
      <w:r>
        <w:rPr>
          <w:spacing w:val="-2"/>
        </w:rPr>
        <w:t>(</w:t>
      </w:r>
      <w:r>
        <w:rPr>
          <w:i/>
          <w:spacing w:val="-2"/>
        </w:rPr>
        <w:t>n</w:t>
      </w:r>
      <w:r>
        <w:rPr>
          <w:i/>
          <w:spacing w:val="13"/>
        </w:rPr>
        <w:t xml:space="preserve"> </w:t>
      </w:r>
      <w:r>
        <w:rPr>
          <w:spacing w:val="-2"/>
        </w:rPr>
        <w:t>=</w:t>
      </w:r>
      <w:r>
        <w:rPr>
          <w:spacing w:val="14"/>
        </w:rPr>
        <w:t xml:space="preserve"> </w:t>
      </w:r>
      <w:r>
        <w:rPr>
          <w:spacing w:val="-2"/>
        </w:rPr>
        <w:t>5</w:t>
      </w:r>
      <w:r>
        <w:rPr>
          <w:i/>
          <w:spacing w:val="-2"/>
        </w:rPr>
        <w:t>,</w:t>
      </w:r>
      <w:r>
        <w:rPr>
          <w:spacing w:val="-2"/>
        </w:rPr>
        <w:t>521),</w:t>
      </w:r>
      <w:r>
        <w:rPr>
          <w:spacing w:val="-7"/>
        </w:rPr>
        <w:t xml:space="preserve"> </w:t>
      </w:r>
      <w:r>
        <w:rPr>
          <w:spacing w:val="-2"/>
        </w:rPr>
        <w:t>EndorseRank</w:t>
      </w:r>
      <w:r>
        <w:rPr>
          <w:spacing w:val="-11"/>
        </w:rPr>
        <w:t xml:space="preserve"> </w:t>
      </w:r>
      <w:r>
        <w:rPr>
          <w:spacing w:val="-2"/>
        </w:rPr>
        <w:t>completes</w:t>
      </w:r>
      <w:r>
        <w:rPr>
          <w:spacing w:val="-9"/>
        </w:rPr>
        <w:t xml:space="preserve"> </w:t>
      </w:r>
      <w:r>
        <w:rPr>
          <w:spacing w:val="-2"/>
        </w:rPr>
        <w:t>PageRank</w:t>
      </w:r>
      <w:r>
        <w:rPr>
          <w:spacing w:val="-11"/>
        </w:rPr>
        <w:t xml:space="preserve"> </w:t>
      </w:r>
      <w:r>
        <w:rPr>
          <w:spacing w:val="-2"/>
        </w:rPr>
        <w:t>in</w:t>
      </w:r>
      <w:r>
        <w:rPr>
          <w:spacing w:val="-11"/>
        </w:rPr>
        <w:t xml:space="preserve"> </w:t>
      </w:r>
      <w:r>
        <w:rPr>
          <w:spacing w:val="-2"/>
        </w:rPr>
        <w:t>2.105</w:t>
      </w:r>
      <w:r>
        <w:rPr>
          <w:spacing w:val="-16"/>
        </w:rPr>
        <w:t xml:space="preserve"> </w:t>
      </w:r>
      <w:r>
        <w:rPr>
          <w:spacing w:val="-2"/>
        </w:rPr>
        <w:t>s</w:t>
      </w:r>
      <w:r>
        <w:rPr>
          <w:spacing w:val="-11"/>
        </w:rPr>
        <w:t xml:space="preserve"> </w:t>
      </w:r>
      <w:r>
        <w:rPr>
          <w:spacing w:val="-2"/>
        </w:rPr>
        <w:t>versus</w:t>
      </w:r>
      <w:r>
        <w:rPr>
          <w:spacing w:val="-10"/>
        </w:rPr>
        <w:t xml:space="preserve"> </w:t>
      </w:r>
      <w:r>
        <w:rPr>
          <w:spacing w:val="-2"/>
        </w:rPr>
        <w:t>18.711</w:t>
      </w:r>
      <w:r>
        <w:rPr>
          <w:spacing w:val="-16"/>
        </w:rPr>
        <w:t xml:space="preserve"> </w:t>
      </w:r>
      <w:r>
        <w:rPr>
          <w:spacing w:val="-2"/>
        </w:rPr>
        <w:t>s</w:t>
      </w:r>
      <w:r>
        <w:rPr>
          <w:spacing w:val="-10"/>
        </w:rPr>
        <w:t xml:space="preserve"> </w:t>
      </w:r>
      <w:r>
        <w:rPr>
          <w:spacing w:val="-2"/>
        </w:rPr>
        <w:t>for</w:t>
      </w:r>
      <w:r>
        <w:rPr>
          <w:spacing w:val="-10"/>
        </w:rPr>
        <w:t xml:space="preserve"> </w:t>
      </w:r>
      <w:r>
        <w:rPr>
          <w:spacing w:val="-2"/>
        </w:rPr>
        <w:t>AWP</w:t>
      </w:r>
      <w:r>
        <w:rPr>
          <w:spacing w:val="-11"/>
        </w:rPr>
        <w:t xml:space="preserve"> </w:t>
      </w:r>
      <w:r>
        <w:rPr>
          <w:spacing w:val="-2"/>
        </w:rPr>
        <w:t>(speedup</w:t>
      </w:r>
    </w:p>
    <w:p w14:paraId="00DC22EE" w14:textId="77777777" w:rsidR="00350CFB" w:rsidRDefault="00283FFF">
      <w:pPr>
        <w:pStyle w:val="a3"/>
        <w:spacing w:line="340" w:lineRule="exact"/>
        <w:ind w:right="564"/>
        <w:jc w:val="right"/>
      </w:pPr>
      <w:r>
        <w:rPr>
          <w:rFonts w:ascii="Arial Unicode MS" w:hAnsi="Arial Unicode MS"/>
        </w:rPr>
        <w:t>≈</w:t>
      </w:r>
      <w:r>
        <w:rPr>
          <w:rFonts w:ascii="Arial Unicode MS" w:hAnsi="Arial Unicode MS"/>
          <w:spacing w:val="-1"/>
        </w:rPr>
        <w:t xml:space="preserve"> </w:t>
      </w:r>
      <w:r>
        <w:t>8</w:t>
      </w:r>
      <w:r>
        <w:rPr>
          <w:i/>
        </w:rPr>
        <w:t>.</w:t>
      </w:r>
      <w:r>
        <w:t>9</w:t>
      </w:r>
      <w:r>
        <w:rPr>
          <w:rFonts w:ascii="Arial Unicode MS" w:hAnsi="Arial Unicode MS"/>
        </w:rPr>
        <w:t>×</w:t>
      </w:r>
      <w:r>
        <w:t>),</w:t>
      </w:r>
      <w:r>
        <w:rPr>
          <w:spacing w:val="-5"/>
        </w:rPr>
        <w:t xml:space="preserve"> </w:t>
      </w:r>
      <w:r>
        <w:t>with</w:t>
      </w:r>
      <w:r>
        <w:rPr>
          <w:spacing w:val="-6"/>
        </w:rPr>
        <w:t xml:space="preserve"> </w:t>
      </w:r>
      <w:r>
        <w:t>14,727</w:t>
      </w:r>
      <w:r>
        <w:rPr>
          <w:spacing w:val="-5"/>
        </w:rPr>
        <w:t xml:space="preserve"> </w:t>
      </w:r>
      <w:r>
        <w:t>vs.</w:t>
      </w:r>
      <w:r>
        <w:rPr>
          <w:spacing w:val="-6"/>
        </w:rPr>
        <w:t xml:space="preserve"> </w:t>
      </w:r>
      <w:r>
        <w:t>137,087</w:t>
      </w:r>
      <w:r>
        <w:rPr>
          <w:spacing w:val="-6"/>
        </w:rPr>
        <w:t xml:space="preserve"> </w:t>
      </w:r>
      <w:r>
        <w:t>edges</w:t>
      </w:r>
      <w:r>
        <w:rPr>
          <w:spacing w:val="-6"/>
        </w:rPr>
        <w:t xml:space="preserve"> </w:t>
      </w:r>
      <w:r>
        <w:t>(Table</w:t>
      </w:r>
      <w:r>
        <w:rPr>
          <w:spacing w:val="-6"/>
        </w:rPr>
        <w:t xml:space="preserve"> </w:t>
      </w:r>
      <w:hyperlink w:anchor="_bookmark91" w:history="1">
        <w:r>
          <w:t>4.2</w:t>
        </w:r>
      </w:hyperlink>
      <w:r>
        <w:t>).</w:t>
      </w:r>
      <w:r>
        <w:rPr>
          <w:spacing w:val="17"/>
        </w:rPr>
        <w:t xml:space="preserve"> </w:t>
      </w:r>
      <w:r>
        <w:t>On</w:t>
      </w:r>
      <w:r>
        <w:rPr>
          <w:spacing w:val="-6"/>
        </w:rPr>
        <w:t xml:space="preserve"> </w:t>
      </w:r>
      <w:r>
        <w:t>the</w:t>
      </w:r>
      <w:r>
        <w:rPr>
          <w:spacing w:val="-6"/>
        </w:rPr>
        <w:t xml:space="preserve"> </w:t>
      </w:r>
      <w:r>
        <w:t>expanded</w:t>
      </w:r>
      <w:r>
        <w:rPr>
          <w:spacing w:val="-5"/>
        </w:rPr>
        <w:t xml:space="preserve"> </w:t>
      </w:r>
      <w:r>
        <w:t>wallet</w:t>
      </w:r>
      <w:r>
        <w:rPr>
          <w:spacing w:val="-6"/>
        </w:rPr>
        <w:t xml:space="preserve"> </w:t>
      </w:r>
      <w:r>
        <w:t>pool,</w:t>
      </w:r>
      <w:r>
        <w:rPr>
          <w:spacing w:val="-5"/>
        </w:rPr>
        <w:t xml:space="preserve"> </w:t>
      </w:r>
      <w:r>
        <w:rPr>
          <w:spacing w:val="-2"/>
        </w:rPr>
        <w:t>speedups</w:t>
      </w:r>
    </w:p>
    <w:p w14:paraId="00DC22EF" w14:textId="77777777" w:rsidR="00350CFB" w:rsidRDefault="00283FFF">
      <w:pPr>
        <w:pStyle w:val="a3"/>
        <w:spacing w:before="38"/>
        <w:ind w:right="522"/>
        <w:jc w:val="right"/>
      </w:pPr>
      <w:r>
        <w:rPr>
          <w:w w:val="105"/>
        </w:rPr>
        <w:t>remain</w:t>
      </w:r>
      <w:r>
        <w:rPr>
          <w:spacing w:val="-2"/>
          <w:w w:val="105"/>
        </w:rPr>
        <w:t xml:space="preserve"> </w:t>
      </w:r>
      <w:r>
        <w:rPr>
          <w:rFonts w:ascii="Arial Unicode MS" w:hAnsi="Arial Unicode MS"/>
          <w:w w:val="105"/>
        </w:rPr>
        <w:t>≈</w:t>
      </w:r>
      <w:r>
        <w:rPr>
          <w:rFonts w:ascii="Arial Unicode MS" w:hAnsi="Arial Unicode MS"/>
          <w:spacing w:val="19"/>
          <w:w w:val="105"/>
        </w:rPr>
        <w:t xml:space="preserve"> </w:t>
      </w:r>
      <w:r>
        <w:rPr>
          <w:w w:val="105"/>
        </w:rPr>
        <w:t>10</w:t>
      </w:r>
      <w:r>
        <w:rPr>
          <w:i/>
          <w:w w:val="105"/>
        </w:rPr>
        <w:t>.</w:t>
      </w:r>
      <w:r>
        <w:rPr>
          <w:w w:val="105"/>
        </w:rPr>
        <w:t>4</w:t>
      </w:r>
      <w:r>
        <w:rPr>
          <w:rFonts w:ascii="Arial Unicode MS" w:hAnsi="Arial Unicode MS"/>
          <w:w w:val="105"/>
        </w:rPr>
        <w:t>×</w:t>
      </w:r>
      <w:r>
        <w:rPr>
          <w:rFonts w:ascii="Arial Unicode MS" w:hAnsi="Arial Unicode MS"/>
          <w:spacing w:val="-2"/>
          <w:w w:val="105"/>
        </w:rPr>
        <w:t xml:space="preserve"> </w:t>
      </w:r>
      <w:r>
        <w:rPr>
          <w:w w:val="105"/>
        </w:rPr>
        <w:t>at</w:t>
      </w:r>
      <w:r>
        <w:rPr>
          <w:spacing w:val="5"/>
          <w:w w:val="105"/>
        </w:rPr>
        <w:t xml:space="preserve"> </w:t>
      </w:r>
      <w:r>
        <w:rPr>
          <w:i/>
          <w:w w:val="105"/>
        </w:rPr>
        <w:t>n</w:t>
      </w:r>
      <w:r>
        <w:rPr>
          <w:i/>
          <w:spacing w:val="25"/>
          <w:w w:val="105"/>
        </w:rPr>
        <w:t xml:space="preserve"> </w:t>
      </w:r>
      <w:r>
        <w:rPr>
          <w:w w:val="105"/>
        </w:rPr>
        <w:t>=</w:t>
      </w:r>
      <w:r>
        <w:rPr>
          <w:spacing w:val="26"/>
          <w:w w:val="105"/>
        </w:rPr>
        <w:t xml:space="preserve"> </w:t>
      </w:r>
      <w:r>
        <w:rPr>
          <w:w w:val="105"/>
        </w:rPr>
        <w:t>10</w:t>
      </w:r>
      <w:r>
        <w:rPr>
          <w:i/>
          <w:w w:val="105"/>
        </w:rPr>
        <w:t>,</w:t>
      </w:r>
      <w:r>
        <w:rPr>
          <w:w w:val="105"/>
        </w:rPr>
        <w:t>000</w:t>
      </w:r>
      <w:r>
        <w:rPr>
          <w:spacing w:val="5"/>
          <w:w w:val="105"/>
        </w:rPr>
        <w:t xml:space="preserve"> </w:t>
      </w:r>
      <w:r>
        <w:rPr>
          <w:w w:val="105"/>
        </w:rPr>
        <w:t>(1.18</w:t>
      </w:r>
      <w:r>
        <w:rPr>
          <w:spacing w:val="-24"/>
          <w:w w:val="105"/>
        </w:rPr>
        <w:t xml:space="preserve"> </w:t>
      </w:r>
      <w:r>
        <w:rPr>
          <w:w w:val="105"/>
        </w:rPr>
        <w:t>s</w:t>
      </w:r>
      <w:r>
        <w:rPr>
          <w:spacing w:val="5"/>
          <w:w w:val="105"/>
        </w:rPr>
        <w:t xml:space="preserve"> </w:t>
      </w:r>
      <w:r>
        <w:rPr>
          <w:w w:val="105"/>
        </w:rPr>
        <w:t>vs.</w:t>
      </w:r>
      <w:r>
        <w:rPr>
          <w:spacing w:val="5"/>
          <w:w w:val="105"/>
        </w:rPr>
        <w:t xml:space="preserve"> </w:t>
      </w:r>
      <w:r>
        <w:rPr>
          <w:w w:val="105"/>
        </w:rPr>
        <w:t>12.28</w:t>
      </w:r>
      <w:r>
        <w:rPr>
          <w:spacing w:val="-24"/>
          <w:w w:val="105"/>
        </w:rPr>
        <w:t xml:space="preserve"> </w:t>
      </w:r>
      <w:r>
        <w:rPr>
          <w:w w:val="105"/>
        </w:rPr>
        <w:t>s)</w:t>
      </w:r>
      <w:r>
        <w:rPr>
          <w:spacing w:val="5"/>
          <w:w w:val="105"/>
        </w:rPr>
        <w:t xml:space="preserve"> </w:t>
      </w:r>
      <w:r>
        <w:rPr>
          <w:w w:val="105"/>
        </w:rPr>
        <w:t>and</w:t>
      </w:r>
      <w:r>
        <w:rPr>
          <w:spacing w:val="5"/>
          <w:w w:val="105"/>
        </w:rPr>
        <w:t xml:space="preserve"> </w:t>
      </w:r>
      <w:r>
        <w:rPr>
          <w:rFonts w:ascii="Arial Unicode MS" w:hAnsi="Arial Unicode MS"/>
          <w:w w:val="105"/>
        </w:rPr>
        <w:t>≈</w:t>
      </w:r>
      <w:r>
        <w:rPr>
          <w:rFonts w:ascii="Arial Unicode MS" w:hAnsi="Arial Unicode MS"/>
          <w:spacing w:val="19"/>
          <w:w w:val="105"/>
        </w:rPr>
        <w:t xml:space="preserve"> </w:t>
      </w:r>
      <w:r>
        <w:rPr>
          <w:w w:val="105"/>
        </w:rPr>
        <w:t>9</w:t>
      </w:r>
      <w:r>
        <w:rPr>
          <w:i/>
          <w:w w:val="105"/>
        </w:rPr>
        <w:t>.</w:t>
      </w:r>
      <w:r>
        <w:rPr>
          <w:w w:val="105"/>
        </w:rPr>
        <w:t>4</w:t>
      </w:r>
      <w:r>
        <w:rPr>
          <w:rFonts w:ascii="Arial Unicode MS" w:hAnsi="Arial Unicode MS"/>
          <w:w w:val="105"/>
        </w:rPr>
        <w:t>×</w:t>
      </w:r>
      <w:r>
        <w:rPr>
          <w:rFonts w:ascii="Arial Unicode MS" w:hAnsi="Arial Unicode MS"/>
          <w:spacing w:val="-2"/>
          <w:w w:val="105"/>
        </w:rPr>
        <w:t xml:space="preserve"> </w:t>
      </w:r>
      <w:r>
        <w:rPr>
          <w:w w:val="105"/>
        </w:rPr>
        <w:t>at</w:t>
      </w:r>
      <w:r>
        <w:rPr>
          <w:spacing w:val="4"/>
          <w:w w:val="105"/>
        </w:rPr>
        <w:t xml:space="preserve"> </w:t>
      </w:r>
      <w:r>
        <w:rPr>
          <w:i/>
          <w:w w:val="105"/>
        </w:rPr>
        <w:t>N</w:t>
      </w:r>
      <w:r>
        <w:rPr>
          <w:i/>
          <w:spacing w:val="50"/>
          <w:w w:val="105"/>
        </w:rPr>
        <w:t xml:space="preserve"> </w:t>
      </w:r>
      <w:r>
        <w:rPr>
          <w:w w:val="105"/>
        </w:rPr>
        <w:t>=</w:t>
      </w:r>
      <w:r>
        <w:rPr>
          <w:spacing w:val="25"/>
          <w:w w:val="105"/>
        </w:rPr>
        <w:t xml:space="preserve"> </w:t>
      </w:r>
      <w:r>
        <w:rPr>
          <w:w w:val="105"/>
        </w:rPr>
        <w:t>31</w:t>
      </w:r>
      <w:r>
        <w:rPr>
          <w:i/>
          <w:w w:val="105"/>
        </w:rPr>
        <w:t>,</w:t>
      </w:r>
      <w:r>
        <w:rPr>
          <w:w w:val="105"/>
        </w:rPr>
        <w:t>612</w:t>
      </w:r>
      <w:r>
        <w:rPr>
          <w:spacing w:val="5"/>
          <w:w w:val="105"/>
        </w:rPr>
        <w:t xml:space="preserve"> </w:t>
      </w:r>
      <w:r>
        <w:rPr>
          <w:w w:val="105"/>
        </w:rPr>
        <w:t>(2.29</w:t>
      </w:r>
      <w:r>
        <w:rPr>
          <w:spacing w:val="-24"/>
          <w:w w:val="105"/>
        </w:rPr>
        <w:t xml:space="preserve"> </w:t>
      </w:r>
      <w:r>
        <w:rPr>
          <w:w w:val="105"/>
        </w:rPr>
        <w:t>s</w:t>
      </w:r>
      <w:r>
        <w:rPr>
          <w:spacing w:val="5"/>
          <w:w w:val="105"/>
        </w:rPr>
        <w:t xml:space="preserve"> </w:t>
      </w:r>
      <w:r>
        <w:rPr>
          <w:spacing w:val="-5"/>
          <w:w w:val="105"/>
        </w:rPr>
        <w:t>vs.</w:t>
      </w:r>
    </w:p>
    <w:p w14:paraId="00DC22F0" w14:textId="77777777" w:rsidR="00350CFB" w:rsidRDefault="00283FFF">
      <w:pPr>
        <w:pStyle w:val="a3"/>
        <w:spacing w:before="119"/>
        <w:ind w:left="856"/>
        <w:jc w:val="both"/>
      </w:pPr>
      <w:r>
        <w:rPr>
          <w:spacing w:val="-2"/>
        </w:rPr>
        <w:t>21.40</w:t>
      </w:r>
      <w:r>
        <w:rPr>
          <w:spacing w:val="-21"/>
        </w:rPr>
        <w:t xml:space="preserve"> </w:t>
      </w:r>
      <w:r>
        <w:rPr>
          <w:spacing w:val="-2"/>
        </w:rPr>
        <w:t>s)</w:t>
      </w:r>
      <w:r>
        <w:rPr>
          <w:spacing w:val="-4"/>
        </w:rPr>
        <w:t xml:space="preserve"> </w:t>
      </w:r>
      <w:r>
        <w:rPr>
          <w:spacing w:val="-2"/>
        </w:rPr>
        <w:t>(Table</w:t>
      </w:r>
      <w:r>
        <w:rPr>
          <w:spacing w:val="-3"/>
        </w:rPr>
        <w:t xml:space="preserve"> </w:t>
      </w:r>
      <w:hyperlink w:anchor="_bookmark93" w:history="1">
        <w:r>
          <w:rPr>
            <w:spacing w:val="-2"/>
          </w:rPr>
          <w:t>4.3</w:t>
        </w:r>
      </w:hyperlink>
      <w:r>
        <w:rPr>
          <w:spacing w:val="-2"/>
        </w:rPr>
        <w:t>).</w:t>
      </w:r>
    </w:p>
    <w:p w14:paraId="00DC22F1" w14:textId="77777777" w:rsidR="00350CFB" w:rsidRDefault="00283FFF">
      <w:pPr>
        <w:pStyle w:val="a3"/>
        <w:spacing w:before="217" w:line="396" w:lineRule="auto"/>
        <w:ind w:left="856" w:right="524" w:hanging="484"/>
        <w:jc w:val="both"/>
      </w:pPr>
      <w:r>
        <w:rPr>
          <w:b/>
        </w:rPr>
        <w:t>C2.</w:t>
      </w:r>
      <w:r>
        <w:rPr>
          <w:b/>
          <w:spacing w:val="68"/>
        </w:rPr>
        <w:t xml:space="preserve"> </w:t>
      </w:r>
      <w:r>
        <w:t>EndorseRank</w:t>
      </w:r>
      <w:r>
        <w:rPr>
          <w:spacing w:val="-15"/>
        </w:rPr>
        <w:t xml:space="preserve"> </w:t>
      </w:r>
      <w:r>
        <w:t>and</w:t>
      </w:r>
      <w:r>
        <w:rPr>
          <w:spacing w:val="-15"/>
        </w:rPr>
        <w:t xml:space="preserve"> </w:t>
      </w:r>
      <w:r>
        <w:t>AWP</w:t>
      </w:r>
      <w:r>
        <w:rPr>
          <w:spacing w:val="-15"/>
        </w:rPr>
        <w:t xml:space="preserve"> </w:t>
      </w:r>
      <w:r>
        <w:t>achieve</w:t>
      </w:r>
      <w:r>
        <w:rPr>
          <w:spacing w:val="-15"/>
        </w:rPr>
        <w:t xml:space="preserve"> </w:t>
      </w:r>
      <w:r>
        <w:t>credible</w:t>
      </w:r>
      <w:r>
        <w:rPr>
          <w:spacing w:val="-15"/>
        </w:rPr>
        <w:t xml:space="preserve"> </w:t>
      </w:r>
      <w:r>
        <w:t>Spearman</w:t>
      </w:r>
      <w:r>
        <w:rPr>
          <w:spacing w:val="-15"/>
        </w:rPr>
        <w:t xml:space="preserve"> </w:t>
      </w:r>
      <w:r>
        <w:rPr>
          <w:i/>
        </w:rPr>
        <w:t>ρ</w:t>
      </w:r>
      <w:r>
        <w:t>/Kendall</w:t>
      </w:r>
      <w:r>
        <w:rPr>
          <w:spacing w:val="-15"/>
        </w:rPr>
        <w:t xml:space="preserve"> </w:t>
      </w:r>
      <w:r>
        <w:rPr>
          <w:i/>
        </w:rPr>
        <w:t>τ</w:t>
      </w:r>
      <w:r>
        <w:rPr>
          <w:i/>
          <w:spacing w:val="11"/>
        </w:rPr>
        <w:t xml:space="preserve"> </w:t>
      </w:r>
      <w:r>
        <w:t>on</w:t>
      </w:r>
      <w:r>
        <w:rPr>
          <w:spacing w:val="-15"/>
        </w:rPr>
        <w:t xml:space="preserve"> </w:t>
      </w:r>
      <w:r>
        <w:t>selected</w:t>
      </w:r>
      <w:r>
        <w:rPr>
          <w:spacing w:val="-15"/>
        </w:rPr>
        <w:t xml:space="preserve"> </w:t>
      </w:r>
      <w:r>
        <w:t>proxies</w:t>
      </w:r>
      <w:r>
        <w:rPr>
          <w:spacing w:val="-15"/>
        </w:rPr>
        <w:t xml:space="preserve"> </w:t>
      </w:r>
      <w:r>
        <w:t>under</w:t>
      </w:r>
      <w:r>
        <w:rPr>
          <w:spacing w:val="-15"/>
        </w:rPr>
        <w:t xml:space="preserve"> </w:t>
      </w:r>
      <w:r>
        <w:t>Do et</w:t>
      </w:r>
      <w:r>
        <w:rPr>
          <w:spacing w:val="-8"/>
        </w:rPr>
        <w:t xml:space="preserve"> </w:t>
      </w:r>
      <w:r>
        <w:t>al.’s</w:t>
      </w:r>
      <w:r>
        <w:rPr>
          <w:spacing w:val="-9"/>
        </w:rPr>
        <w:t xml:space="preserve"> </w:t>
      </w:r>
      <w:r>
        <w:t>framework;</w:t>
      </w:r>
      <w:r>
        <w:rPr>
          <w:spacing w:val="-8"/>
        </w:rPr>
        <w:t xml:space="preserve"> </w:t>
      </w:r>
      <w:r>
        <w:t>family-level</w:t>
      </w:r>
      <w:r>
        <w:rPr>
          <w:spacing w:val="-8"/>
        </w:rPr>
        <w:t xml:space="preserve"> </w:t>
      </w:r>
      <w:r>
        <w:t>alignment</w:t>
      </w:r>
      <w:r>
        <w:rPr>
          <w:spacing w:val="-8"/>
        </w:rPr>
        <w:t xml:space="preserve"> </w:t>
      </w:r>
      <w:r>
        <w:t>varies</w:t>
      </w:r>
      <w:r>
        <w:rPr>
          <w:spacing w:val="-9"/>
        </w:rPr>
        <w:t xml:space="preserve"> </w:t>
      </w:r>
      <w:r>
        <w:t>by</w:t>
      </w:r>
      <w:r>
        <w:rPr>
          <w:spacing w:val="-8"/>
        </w:rPr>
        <w:t xml:space="preserve"> </w:t>
      </w:r>
      <w:r>
        <w:t>construct</w:t>
      </w:r>
      <w:r>
        <w:rPr>
          <w:spacing w:val="-8"/>
        </w:rPr>
        <w:t xml:space="preserve"> </w:t>
      </w:r>
      <w:r>
        <w:t>(Tables</w:t>
      </w:r>
      <w:r>
        <w:rPr>
          <w:spacing w:val="-10"/>
        </w:rPr>
        <w:t xml:space="preserve"> </w:t>
      </w:r>
      <w:hyperlink w:anchor="_bookmark104" w:history="1">
        <w:r>
          <w:t>4.8</w:t>
        </w:r>
      </w:hyperlink>
      <w:r>
        <w:t>–</w:t>
      </w:r>
      <w:hyperlink w:anchor="_bookmark108" w:history="1">
        <w:r>
          <w:t>4.12</w:t>
        </w:r>
      </w:hyperlink>
      <w:r>
        <w:t>). EndorseR-</w:t>
      </w:r>
      <w:r>
        <w:rPr>
          <w:w w:val="105"/>
        </w:rPr>
        <w:t xml:space="preserve">ank’s allowance mean </w:t>
      </w:r>
      <w:r>
        <w:rPr>
          <w:i/>
          <w:w w:val="105"/>
        </w:rPr>
        <w:t>τ</w:t>
      </w:r>
      <w:r>
        <w:rPr>
          <w:i/>
          <w:spacing w:val="40"/>
          <w:w w:val="105"/>
        </w:rPr>
        <w:t xml:space="preserve"> </w:t>
      </w:r>
      <w:r>
        <w:rPr>
          <w:w w:val="105"/>
        </w:rPr>
        <w:t>= 0</w:t>
      </w:r>
      <w:r>
        <w:rPr>
          <w:i/>
          <w:w w:val="105"/>
        </w:rPr>
        <w:t>.</w:t>
      </w:r>
      <w:r>
        <w:rPr>
          <w:w w:val="105"/>
        </w:rPr>
        <w:t xml:space="preserve">355 and AWP’s transfer mean </w:t>
      </w:r>
      <w:r>
        <w:rPr>
          <w:i/>
          <w:w w:val="105"/>
        </w:rPr>
        <w:t>τ</w:t>
      </w:r>
      <w:r>
        <w:rPr>
          <w:i/>
          <w:spacing w:val="40"/>
          <w:w w:val="105"/>
        </w:rPr>
        <w:t xml:space="preserve"> </w:t>
      </w:r>
      <w:r>
        <w:rPr>
          <w:w w:val="105"/>
        </w:rPr>
        <w:t>= 0</w:t>
      </w:r>
      <w:r>
        <w:rPr>
          <w:i/>
          <w:w w:val="105"/>
        </w:rPr>
        <w:t>.</w:t>
      </w:r>
      <w:r>
        <w:rPr>
          <w:w w:val="105"/>
        </w:rPr>
        <w:t>534 are the primary-</w:t>
      </w:r>
      <w:r>
        <w:t>construct anchors; secondary axes are weaker but non-negligible where reported.</w:t>
      </w:r>
    </w:p>
    <w:p w14:paraId="00DC22F2" w14:textId="77777777" w:rsidR="00350CFB" w:rsidRDefault="00283FFF">
      <w:pPr>
        <w:pStyle w:val="a3"/>
        <w:spacing w:before="41" w:line="316" w:lineRule="auto"/>
        <w:ind w:left="856" w:right="522" w:hanging="484"/>
        <w:jc w:val="both"/>
      </w:pPr>
      <w:r>
        <w:rPr>
          <w:b/>
          <w:w w:val="105"/>
        </w:rPr>
        <w:t>C3. Construct-specific</w:t>
      </w:r>
      <w:r>
        <w:rPr>
          <w:b/>
          <w:spacing w:val="-1"/>
          <w:w w:val="105"/>
        </w:rPr>
        <w:t xml:space="preserve"> </w:t>
      </w:r>
      <w:r>
        <w:rPr>
          <w:b/>
          <w:w w:val="105"/>
        </w:rPr>
        <w:t>alignment:</w:t>
      </w:r>
      <w:r>
        <w:rPr>
          <w:b/>
          <w:spacing w:val="35"/>
          <w:w w:val="105"/>
        </w:rPr>
        <w:t xml:space="preserve"> </w:t>
      </w:r>
      <w:r>
        <w:rPr>
          <w:w w:val="105"/>
        </w:rPr>
        <w:t>EndorseRank</w:t>
      </w:r>
      <w:r>
        <w:rPr>
          <w:spacing w:val="-1"/>
          <w:w w:val="105"/>
        </w:rPr>
        <w:t xml:space="preserve"> </w:t>
      </w:r>
      <w:r>
        <w:rPr>
          <w:w w:val="105"/>
        </w:rPr>
        <w:t>exceeds</w:t>
      </w:r>
      <w:r>
        <w:rPr>
          <w:spacing w:val="-1"/>
          <w:w w:val="105"/>
        </w:rPr>
        <w:t xml:space="preserve"> </w:t>
      </w:r>
      <w:r>
        <w:rPr>
          <w:w w:val="105"/>
        </w:rPr>
        <w:t>AWP</w:t>
      </w:r>
      <w:r>
        <w:rPr>
          <w:spacing w:val="-1"/>
          <w:w w:val="105"/>
        </w:rPr>
        <w:t xml:space="preserve"> </w:t>
      </w:r>
      <w:r>
        <w:rPr>
          <w:w w:val="105"/>
        </w:rPr>
        <w:t>on</w:t>
      </w:r>
      <w:r>
        <w:rPr>
          <w:spacing w:val="-1"/>
          <w:w w:val="105"/>
        </w:rPr>
        <w:t xml:space="preserve"> </w:t>
      </w:r>
      <w:r>
        <w:rPr>
          <w:w w:val="105"/>
        </w:rPr>
        <w:t>allowance</w:t>
      </w:r>
      <w:r>
        <w:rPr>
          <w:spacing w:val="-1"/>
          <w:w w:val="105"/>
        </w:rPr>
        <w:t xml:space="preserve"> </w:t>
      </w:r>
      <w:r>
        <w:rPr>
          <w:w w:val="105"/>
        </w:rPr>
        <w:t>proxies</w:t>
      </w:r>
      <w:r>
        <w:rPr>
          <w:spacing w:val="-1"/>
          <w:w w:val="105"/>
        </w:rPr>
        <w:t xml:space="preserve"> </w:t>
      </w:r>
      <w:r>
        <w:rPr>
          <w:w w:val="105"/>
        </w:rPr>
        <w:t>(</w:t>
      </w:r>
      <w:r>
        <w:rPr>
          <w:i/>
          <w:w w:val="105"/>
        </w:rPr>
        <w:t>τ</w:t>
      </w:r>
      <w:r>
        <w:rPr>
          <w:i/>
          <w:spacing w:val="40"/>
          <w:w w:val="105"/>
        </w:rPr>
        <w:t xml:space="preserve"> </w:t>
      </w:r>
      <w:r>
        <w:rPr>
          <w:w w:val="105"/>
        </w:rPr>
        <w:t>= 0</w:t>
      </w:r>
      <w:r>
        <w:rPr>
          <w:i/>
          <w:w w:val="105"/>
        </w:rPr>
        <w:t>.</w:t>
      </w:r>
      <w:r>
        <w:rPr>
          <w:w w:val="105"/>
        </w:rPr>
        <w:t>355</w:t>
      </w:r>
      <w:r>
        <w:rPr>
          <w:spacing w:val="-4"/>
          <w:w w:val="105"/>
        </w:rPr>
        <w:t xml:space="preserve"> </w:t>
      </w:r>
      <w:r>
        <w:rPr>
          <w:w w:val="105"/>
        </w:rPr>
        <w:t>vs.</w:t>
      </w:r>
      <w:r>
        <w:rPr>
          <w:spacing w:val="-4"/>
          <w:w w:val="105"/>
        </w:rPr>
        <w:t xml:space="preserve"> </w:t>
      </w:r>
      <w:r>
        <w:rPr>
          <w:rFonts w:ascii="Arial Unicode MS" w:hAnsi="Arial Unicode MS"/>
          <w:w w:val="105"/>
        </w:rPr>
        <w:t>−</w:t>
      </w:r>
      <w:r>
        <w:rPr>
          <w:w w:val="105"/>
        </w:rPr>
        <w:t>0</w:t>
      </w:r>
      <w:r>
        <w:rPr>
          <w:i/>
          <w:w w:val="105"/>
        </w:rPr>
        <w:t>.</w:t>
      </w:r>
      <w:r>
        <w:rPr>
          <w:w w:val="105"/>
        </w:rPr>
        <w:t>030); AWP</w:t>
      </w:r>
      <w:r>
        <w:rPr>
          <w:spacing w:val="-5"/>
          <w:w w:val="105"/>
        </w:rPr>
        <w:t xml:space="preserve"> </w:t>
      </w:r>
      <w:r>
        <w:rPr>
          <w:w w:val="105"/>
        </w:rPr>
        <w:t>exceeds</w:t>
      </w:r>
      <w:r>
        <w:rPr>
          <w:spacing w:val="-5"/>
          <w:w w:val="105"/>
        </w:rPr>
        <w:t xml:space="preserve"> </w:t>
      </w:r>
      <w:r>
        <w:rPr>
          <w:w w:val="105"/>
        </w:rPr>
        <w:t>EndorseRank</w:t>
      </w:r>
      <w:r>
        <w:rPr>
          <w:spacing w:val="-4"/>
          <w:w w:val="105"/>
        </w:rPr>
        <w:t xml:space="preserve"> </w:t>
      </w:r>
      <w:r>
        <w:rPr>
          <w:w w:val="105"/>
        </w:rPr>
        <w:t>on</w:t>
      </w:r>
      <w:r>
        <w:rPr>
          <w:spacing w:val="-5"/>
          <w:w w:val="105"/>
        </w:rPr>
        <w:t xml:space="preserve"> </w:t>
      </w:r>
      <w:r>
        <w:rPr>
          <w:w w:val="105"/>
        </w:rPr>
        <w:t>transfer</w:t>
      </w:r>
      <w:r>
        <w:rPr>
          <w:spacing w:val="-4"/>
          <w:w w:val="105"/>
        </w:rPr>
        <w:t xml:space="preserve"> </w:t>
      </w:r>
      <w:r>
        <w:rPr>
          <w:w w:val="105"/>
        </w:rPr>
        <w:t>(</w:t>
      </w:r>
      <w:r>
        <w:rPr>
          <w:i/>
          <w:w w:val="105"/>
        </w:rPr>
        <w:t>τ</w:t>
      </w:r>
      <w:r>
        <w:rPr>
          <w:i/>
          <w:spacing w:val="38"/>
          <w:w w:val="105"/>
        </w:rPr>
        <w:t xml:space="preserve"> </w:t>
      </w:r>
      <w:r>
        <w:rPr>
          <w:w w:val="105"/>
        </w:rPr>
        <w:t>= 0</w:t>
      </w:r>
      <w:r>
        <w:rPr>
          <w:i/>
          <w:w w:val="105"/>
        </w:rPr>
        <w:t>.</w:t>
      </w:r>
      <w:r>
        <w:rPr>
          <w:w w:val="105"/>
        </w:rPr>
        <w:t>534</w:t>
      </w:r>
      <w:r>
        <w:rPr>
          <w:spacing w:val="-4"/>
          <w:w w:val="105"/>
        </w:rPr>
        <w:t xml:space="preserve"> </w:t>
      </w:r>
      <w:r>
        <w:rPr>
          <w:w w:val="105"/>
        </w:rPr>
        <w:t>vs.</w:t>
      </w:r>
      <w:r>
        <w:rPr>
          <w:spacing w:val="-4"/>
          <w:w w:val="105"/>
        </w:rPr>
        <w:t xml:space="preserve"> </w:t>
      </w:r>
      <w:r>
        <w:rPr>
          <w:w w:val="105"/>
        </w:rPr>
        <w:t>0</w:t>
      </w:r>
      <w:r>
        <w:rPr>
          <w:i/>
          <w:w w:val="105"/>
        </w:rPr>
        <w:t>.</w:t>
      </w:r>
      <w:r>
        <w:rPr>
          <w:w w:val="105"/>
        </w:rPr>
        <w:t>333)</w:t>
      </w:r>
      <w:r>
        <w:rPr>
          <w:spacing w:val="-5"/>
          <w:w w:val="105"/>
        </w:rPr>
        <w:t xml:space="preserve"> </w:t>
      </w:r>
      <w:r>
        <w:rPr>
          <w:w w:val="105"/>
        </w:rPr>
        <w:t>and</w:t>
      </w:r>
      <w:r>
        <w:rPr>
          <w:spacing w:val="-4"/>
          <w:w w:val="105"/>
        </w:rPr>
        <w:t xml:space="preserve"> </w:t>
      </w:r>
      <w:r>
        <w:rPr>
          <w:w w:val="105"/>
        </w:rPr>
        <w:t xml:space="preserve">on </w:t>
      </w:r>
      <w:r>
        <w:t>most</w:t>
      </w:r>
      <w:r>
        <w:rPr>
          <w:spacing w:val="17"/>
        </w:rPr>
        <w:t xml:space="preserve"> </w:t>
      </w:r>
      <w:r>
        <w:t>outcome-based</w:t>
      </w:r>
      <w:r>
        <w:rPr>
          <w:spacing w:val="18"/>
        </w:rPr>
        <w:t xml:space="preserve"> </w:t>
      </w:r>
      <w:r>
        <w:t>families</w:t>
      </w:r>
      <w:r>
        <w:rPr>
          <w:spacing w:val="17"/>
        </w:rPr>
        <w:t xml:space="preserve"> </w:t>
      </w:r>
      <w:r>
        <w:t>among</w:t>
      </w:r>
      <w:r>
        <w:rPr>
          <w:spacing w:val="18"/>
        </w:rPr>
        <w:t xml:space="preserve"> </w:t>
      </w:r>
      <w:r>
        <w:t>social</w:t>
      </w:r>
      <w:r>
        <w:rPr>
          <w:spacing w:val="17"/>
        </w:rPr>
        <w:t xml:space="preserve"> </w:t>
      </w:r>
      <w:r>
        <w:t>methods,</w:t>
      </w:r>
      <w:r>
        <w:rPr>
          <w:spacing w:val="24"/>
        </w:rPr>
        <w:t xml:space="preserve"> </w:t>
      </w:r>
      <w:r>
        <w:t>including</w:t>
      </w:r>
      <w:r>
        <w:rPr>
          <w:spacing w:val="18"/>
        </w:rPr>
        <w:t xml:space="preserve"> </w:t>
      </w:r>
      <w:r>
        <w:t>trading</w:t>
      </w:r>
      <w:r>
        <w:rPr>
          <w:spacing w:val="17"/>
        </w:rPr>
        <w:t xml:space="preserve"> </w:t>
      </w:r>
      <w:r>
        <w:t>success</w:t>
      </w:r>
      <w:r>
        <w:rPr>
          <w:spacing w:val="18"/>
        </w:rPr>
        <w:t xml:space="preserve"> </w:t>
      </w:r>
      <w:r>
        <w:t>(0</w:t>
      </w:r>
      <w:r>
        <w:rPr>
          <w:i/>
        </w:rPr>
        <w:t>.</w:t>
      </w:r>
      <w:r>
        <w:t>179</w:t>
      </w:r>
      <w:r>
        <w:rPr>
          <w:spacing w:val="18"/>
        </w:rPr>
        <w:t xml:space="preserve"> </w:t>
      </w:r>
      <w:r>
        <w:rPr>
          <w:spacing w:val="-5"/>
        </w:rPr>
        <w:t>vs.</w:t>
      </w:r>
    </w:p>
    <w:p w14:paraId="00DC22F3" w14:textId="77777777" w:rsidR="00350CFB" w:rsidRDefault="00283FFF">
      <w:pPr>
        <w:pStyle w:val="a3"/>
        <w:spacing w:before="89"/>
        <w:ind w:left="856"/>
        <w:jc w:val="both"/>
      </w:pPr>
      <w:r>
        <w:t>0</w:t>
      </w:r>
      <w:r>
        <w:rPr>
          <w:i/>
        </w:rPr>
        <w:t>.</w:t>
      </w:r>
      <w:r>
        <w:t>096)</w:t>
      </w:r>
      <w:r>
        <w:rPr>
          <w:spacing w:val="9"/>
        </w:rPr>
        <w:t xml:space="preserve"> </w:t>
      </w:r>
      <w:r>
        <w:t>(Table</w:t>
      </w:r>
      <w:r>
        <w:rPr>
          <w:spacing w:val="9"/>
        </w:rPr>
        <w:t xml:space="preserve"> </w:t>
      </w:r>
      <w:hyperlink w:anchor="_bookmark101" w:history="1">
        <w:r>
          <w:t>4.7</w:t>
        </w:r>
      </w:hyperlink>
      <w:r>
        <w:t>).</w:t>
      </w:r>
      <w:r>
        <w:rPr>
          <w:spacing w:val="53"/>
        </w:rPr>
        <w:t xml:space="preserve"> </w:t>
      </w:r>
      <w:r>
        <w:t>Inter-method</w:t>
      </w:r>
      <w:r>
        <w:rPr>
          <w:spacing w:val="10"/>
        </w:rPr>
        <w:t xml:space="preserve"> </w:t>
      </w:r>
      <w:r>
        <w:t>rank</w:t>
      </w:r>
      <w:r>
        <w:rPr>
          <w:spacing w:val="9"/>
        </w:rPr>
        <w:t xml:space="preserve"> </w:t>
      </w:r>
      <w:r>
        <w:t>agreement</w:t>
      </w:r>
      <w:r>
        <w:rPr>
          <w:spacing w:val="9"/>
        </w:rPr>
        <w:t xml:space="preserve"> </w:t>
      </w:r>
      <w:r>
        <w:t>is</w:t>
      </w:r>
      <w:r>
        <w:rPr>
          <w:spacing w:val="9"/>
        </w:rPr>
        <w:t xml:space="preserve"> </w:t>
      </w:r>
      <w:r>
        <w:t>only</w:t>
      </w:r>
      <w:r>
        <w:rPr>
          <w:spacing w:val="9"/>
        </w:rPr>
        <w:t xml:space="preserve"> </w:t>
      </w:r>
      <w:r>
        <w:t>moderate</w:t>
      </w:r>
      <w:r>
        <w:rPr>
          <w:spacing w:val="10"/>
        </w:rPr>
        <w:t xml:space="preserve"> </w:t>
      </w:r>
      <w:r>
        <w:t>(</w:t>
      </w:r>
      <w:r>
        <w:rPr>
          <w:i/>
        </w:rPr>
        <w:t>τ</w:t>
      </w:r>
      <w:r>
        <w:rPr>
          <w:i/>
          <w:spacing w:val="57"/>
        </w:rPr>
        <w:t xml:space="preserve"> </w:t>
      </w:r>
      <w:r>
        <w:t>=</w:t>
      </w:r>
      <w:r>
        <w:rPr>
          <w:spacing w:val="31"/>
        </w:rPr>
        <w:t xml:space="preserve"> </w:t>
      </w:r>
      <w:r>
        <w:t>0</w:t>
      </w:r>
      <w:r>
        <w:rPr>
          <w:i/>
        </w:rPr>
        <w:t>.</w:t>
      </w:r>
      <w:r>
        <w:t>316),</w:t>
      </w:r>
      <w:r>
        <w:rPr>
          <w:spacing w:val="12"/>
        </w:rPr>
        <w:t xml:space="preserve"> </w:t>
      </w:r>
      <w:r>
        <w:rPr>
          <w:spacing w:val="-2"/>
        </w:rPr>
        <w:t>consistent</w:t>
      </w:r>
    </w:p>
    <w:p w14:paraId="00DC22F4" w14:textId="77777777" w:rsidR="00350CFB" w:rsidRDefault="00350CFB">
      <w:pPr>
        <w:pStyle w:val="a3"/>
        <w:jc w:val="both"/>
        <w:sectPr w:rsidR="00350CFB">
          <w:pgSz w:w="11910" w:h="16840"/>
          <w:pgMar w:top="1840" w:right="708" w:bottom="2300" w:left="992" w:header="0" w:footer="2115" w:gutter="0"/>
          <w:cols w:space="720"/>
        </w:sectPr>
      </w:pPr>
    </w:p>
    <w:p w14:paraId="00DC22F5" w14:textId="77777777" w:rsidR="00350CFB" w:rsidRDefault="00283FFF">
      <w:pPr>
        <w:pStyle w:val="a3"/>
        <w:spacing w:before="72"/>
        <w:ind w:left="847"/>
        <w:jc w:val="both"/>
      </w:pPr>
      <w:r>
        <w:t>with</w:t>
      </w:r>
      <w:r>
        <w:rPr>
          <w:spacing w:val="-13"/>
        </w:rPr>
        <w:t xml:space="preserve"> </w:t>
      </w:r>
      <w:r>
        <w:t>construct-distinct</w:t>
      </w:r>
      <w:r>
        <w:rPr>
          <w:spacing w:val="-12"/>
        </w:rPr>
        <w:t xml:space="preserve"> </w:t>
      </w:r>
      <w:r>
        <w:t>orderings</w:t>
      </w:r>
      <w:r>
        <w:rPr>
          <w:spacing w:val="-13"/>
        </w:rPr>
        <w:t xml:space="preserve"> </w:t>
      </w:r>
      <w:r>
        <w:t>(Section</w:t>
      </w:r>
      <w:r>
        <w:rPr>
          <w:spacing w:val="-12"/>
        </w:rPr>
        <w:t xml:space="preserve"> </w:t>
      </w:r>
      <w:hyperlink w:anchor="_bookmark109" w:history="1">
        <w:r>
          <w:rPr>
            <w:spacing w:val="-2"/>
          </w:rPr>
          <w:t>4.6</w:t>
        </w:r>
      </w:hyperlink>
      <w:r>
        <w:rPr>
          <w:spacing w:val="-2"/>
        </w:rPr>
        <w:t>).</w:t>
      </w:r>
    </w:p>
    <w:p w14:paraId="00DC22F6" w14:textId="77777777" w:rsidR="00350CFB" w:rsidRDefault="00283FFF">
      <w:pPr>
        <w:pStyle w:val="a3"/>
        <w:spacing w:before="76" w:line="456" w:lineRule="exact"/>
        <w:ind w:left="847" w:right="524" w:hanging="475"/>
        <w:jc w:val="both"/>
      </w:pPr>
      <w:r>
        <w:rPr>
          <w:b/>
          <w:w w:val="105"/>
        </w:rPr>
        <w:t>C4. Efficiency–alignment</w:t>
      </w:r>
      <w:r>
        <w:rPr>
          <w:b/>
          <w:spacing w:val="-2"/>
          <w:w w:val="105"/>
        </w:rPr>
        <w:t xml:space="preserve"> </w:t>
      </w:r>
      <w:r>
        <w:rPr>
          <w:b/>
          <w:w w:val="105"/>
        </w:rPr>
        <w:t>trade-off:</w:t>
      </w:r>
      <w:r>
        <w:rPr>
          <w:b/>
          <w:spacing w:val="35"/>
          <w:w w:val="105"/>
        </w:rPr>
        <w:t xml:space="preserve"> </w:t>
      </w:r>
      <w:r>
        <w:rPr>
          <w:w w:val="105"/>
        </w:rPr>
        <w:t>EndorseRank</w:t>
      </w:r>
      <w:r>
        <w:rPr>
          <w:spacing w:val="-2"/>
          <w:w w:val="105"/>
        </w:rPr>
        <w:t xml:space="preserve"> </w:t>
      </w:r>
      <w:r>
        <w:rPr>
          <w:w w:val="105"/>
        </w:rPr>
        <w:t>offers</w:t>
      </w:r>
      <w:r>
        <w:rPr>
          <w:spacing w:val="-1"/>
          <w:w w:val="105"/>
        </w:rPr>
        <w:t xml:space="preserve"> </w:t>
      </w:r>
      <w:r>
        <w:rPr>
          <w:rFonts w:ascii="Arial Unicode MS" w:hAnsi="Arial Unicode MS"/>
          <w:w w:val="105"/>
        </w:rPr>
        <w:t xml:space="preserve">≈ </w:t>
      </w:r>
      <w:r>
        <w:rPr>
          <w:w w:val="105"/>
        </w:rPr>
        <w:t>8</w:t>
      </w:r>
      <w:r>
        <w:rPr>
          <w:i/>
          <w:w w:val="105"/>
        </w:rPr>
        <w:t>.</w:t>
      </w:r>
      <w:r>
        <w:rPr>
          <w:w w:val="105"/>
        </w:rPr>
        <w:t>9</w:t>
      </w:r>
      <w:r>
        <w:rPr>
          <w:rFonts w:ascii="Arial Unicode MS" w:hAnsi="Arial Unicode MS"/>
          <w:w w:val="105"/>
        </w:rPr>
        <w:t>×</w:t>
      </w:r>
      <w:r>
        <w:rPr>
          <w:rFonts w:ascii="Arial Unicode MS" w:hAnsi="Arial Unicode MS"/>
          <w:spacing w:val="-8"/>
          <w:w w:val="105"/>
        </w:rPr>
        <w:t xml:space="preserve"> </w:t>
      </w:r>
      <w:r>
        <w:rPr>
          <w:w w:val="105"/>
        </w:rPr>
        <w:t>lower</w:t>
      </w:r>
      <w:r>
        <w:rPr>
          <w:spacing w:val="-2"/>
          <w:w w:val="105"/>
        </w:rPr>
        <w:t xml:space="preserve"> </w:t>
      </w:r>
      <w:r>
        <w:rPr>
          <w:w w:val="105"/>
        </w:rPr>
        <w:t>PageRank</w:t>
      </w:r>
      <w:r>
        <w:rPr>
          <w:spacing w:val="-1"/>
          <w:w w:val="105"/>
        </w:rPr>
        <w:t xml:space="preserve"> </w:t>
      </w:r>
      <w:r>
        <w:rPr>
          <w:w w:val="105"/>
        </w:rPr>
        <w:t xml:space="preserve">runtime </w:t>
      </w:r>
      <w:r>
        <w:t xml:space="preserve">than AWP on the matched cohort and </w:t>
      </w:r>
      <w:r>
        <w:rPr>
          <w:rFonts w:ascii="Arial Unicode MS" w:hAnsi="Arial Unicode MS"/>
        </w:rPr>
        <w:t xml:space="preserve">≈ </w:t>
      </w:r>
      <w:r>
        <w:t>9–10</w:t>
      </w:r>
      <w:r>
        <w:rPr>
          <w:rFonts w:ascii="Arial Unicode MS" w:hAnsi="Arial Unicode MS"/>
        </w:rPr>
        <w:t xml:space="preserve">× </w:t>
      </w:r>
      <w:r>
        <w:t xml:space="preserve">on expanded-pool scaling (Tables </w:t>
      </w:r>
      <w:hyperlink w:anchor="_bookmark91" w:history="1">
        <w:r>
          <w:t>4.2</w:t>
        </w:r>
      </w:hyperlink>
      <w:r>
        <w:t xml:space="preserve">, </w:t>
      </w:r>
      <w:hyperlink w:anchor="_bookmark93" w:history="1">
        <w:r>
          <w:t>4.3</w:t>
        </w:r>
      </w:hyperlink>
      <w:r>
        <w:t xml:space="preserve">) </w:t>
      </w:r>
      <w:r>
        <w:rPr>
          <w:w w:val="105"/>
        </w:rPr>
        <w:t>while</w:t>
      </w:r>
      <w:r>
        <w:rPr>
          <w:spacing w:val="-9"/>
          <w:w w:val="105"/>
        </w:rPr>
        <w:t xml:space="preserve"> </w:t>
      </w:r>
      <w:r>
        <w:rPr>
          <w:w w:val="105"/>
        </w:rPr>
        <w:t>maintaining</w:t>
      </w:r>
      <w:r>
        <w:rPr>
          <w:spacing w:val="-8"/>
          <w:w w:val="105"/>
        </w:rPr>
        <w:t xml:space="preserve"> </w:t>
      </w:r>
      <w:r>
        <w:rPr>
          <w:w w:val="105"/>
        </w:rPr>
        <w:t>moderate</w:t>
      </w:r>
      <w:r>
        <w:rPr>
          <w:spacing w:val="-8"/>
          <w:w w:val="105"/>
        </w:rPr>
        <w:t xml:space="preserve"> </w:t>
      </w:r>
      <w:r>
        <w:rPr>
          <w:w w:val="105"/>
        </w:rPr>
        <w:t>transfer</w:t>
      </w:r>
      <w:r>
        <w:rPr>
          <w:spacing w:val="-8"/>
          <w:w w:val="105"/>
        </w:rPr>
        <w:t xml:space="preserve"> </w:t>
      </w:r>
      <w:r>
        <w:rPr>
          <w:w w:val="105"/>
        </w:rPr>
        <w:t>alignment</w:t>
      </w:r>
      <w:r>
        <w:rPr>
          <w:spacing w:val="-8"/>
          <w:w w:val="105"/>
        </w:rPr>
        <w:t xml:space="preserve"> </w:t>
      </w:r>
      <w:r>
        <w:rPr>
          <w:w w:val="105"/>
        </w:rPr>
        <w:t>(</w:t>
      </w:r>
      <w:r>
        <w:rPr>
          <w:i/>
          <w:w w:val="105"/>
        </w:rPr>
        <w:t>τ</w:t>
      </w:r>
      <w:r>
        <w:rPr>
          <w:i/>
          <w:spacing w:val="34"/>
          <w:w w:val="105"/>
        </w:rPr>
        <w:t xml:space="preserve"> </w:t>
      </w:r>
      <w:r>
        <w:rPr>
          <w:rFonts w:ascii="Arial Unicode MS" w:hAnsi="Arial Unicode MS"/>
          <w:w w:val="105"/>
        </w:rPr>
        <w:t xml:space="preserve">≈ </w:t>
      </w:r>
      <w:r>
        <w:rPr>
          <w:w w:val="105"/>
        </w:rPr>
        <w:t>0</w:t>
      </w:r>
      <w:r>
        <w:rPr>
          <w:i/>
          <w:w w:val="105"/>
        </w:rPr>
        <w:t>.</w:t>
      </w:r>
      <w:r>
        <w:rPr>
          <w:w w:val="105"/>
        </w:rPr>
        <w:t>33)</w:t>
      </w:r>
      <w:r>
        <w:rPr>
          <w:spacing w:val="-9"/>
          <w:w w:val="105"/>
        </w:rPr>
        <w:t xml:space="preserve"> </w:t>
      </w:r>
      <w:r>
        <w:rPr>
          <w:w w:val="105"/>
        </w:rPr>
        <w:t>and</w:t>
      </w:r>
      <w:r>
        <w:rPr>
          <w:spacing w:val="-8"/>
          <w:w w:val="105"/>
        </w:rPr>
        <w:t xml:space="preserve"> </w:t>
      </w:r>
      <w:r>
        <w:rPr>
          <w:w w:val="105"/>
        </w:rPr>
        <w:t>stronger</w:t>
      </w:r>
      <w:r>
        <w:rPr>
          <w:spacing w:val="-8"/>
          <w:w w:val="105"/>
        </w:rPr>
        <w:t xml:space="preserve"> </w:t>
      </w:r>
      <w:r>
        <w:rPr>
          <w:w w:val="105"/>
        </w:rPr>
        <w:t>allowance</w:t>
      </w:r>
      <w:r>
        <w:rPr>
          <w:spacing w:val="-8"/>
          <w:w w:val="105"/>
        </w:rPr>
        <w:t xml:space="preserve"> </w:t>
      </w:r>
      <w:r>
        <w:rPr>
          <w:w w:val="105"/>
        </w:rPr>
        <w:t>align-ment</w:t>
      </w:r>
      <w:r>
        <w:rPr>
          <w:spacing w:val="-6"/>
          <w:w w:val="105"/>
        </w:rPr>
        <w:t xml:space="preserve"> </w:t>
      </w:r>
      <w:r>
        <w:rPr>
          <w:w w:val="105"/>
        </w:rPr>
        <w:t>(</w:t>
      </w:r>
      <w:r>
        <w:rPr>
          <w:i/>
          <w:w w:val="105"/>
        </w:rPr>
        <w:t>τ</w:t>
      </w:r>
      <w:r>
        <w:rPr>
          <w:i/>
          <w:spacing w:val="36"/>
          <w:w w:val="105"/>
        </w:rPr>
        <w:t xml:space="preserve"> </w:t>
      </w:r>
      <w:r>
        <w:rPr>
          <w:rFonts w:ascii="Arial Unicode MS" w:hAnsi="Arial Unicode MS"/>
          <w:w w:val="105"/>
        </w:rPr>
        <w:t xml:space="preserve">≈ </w:t>
      </w:r>
      <w:r>
        <w:rPr>
          <w:w w:val="105"/>
        </w:rPr>
        <w:t>0</w:t>
      </w:r>
      <w:r>
        <w:rPr>
          <w:i/>
          <w:w w:val="105"/>
        </w:rPr>
        <w:t>.</w:t>
      </w:r>
      <w:r>
        <w:rPr>
          <w:w w:val="105"/>
        </w:rPr>
        <w:t>35).</w:t>
      </w:r>
      <w:r>
        <w:rPr>
          <w:spacing w:val="37"/>
          <w:w w:val="105"/>
        </w:rPr>
        <w:t xml:space="preserve"> </w:t>
      </w:r>
      <w:r>
        <w:rPr>
          <w:w w:val="105"/>
        </w:rPr>
        <w:t>Damping</w:t>
      </w:r>
      <w:r>
        <w:rPr>
          <w:spacing w:val="-6"/>
          <w:w w:val="105"/>
        </w:rPr>
        <w:t xml:space="preserve"> </w:t>
      </w:r>
      <w:r>
        <w:rPr>
          <w:w w:val="105"/>
        </w:rPr>
        <w:t>sweeps</w:t>
      </w:r>
      <w:r>
        <w:rPr>
          <w:spacing w:val="-6"/>
          <w:w w:val="105"/>
        </w:rPr>
        <w:t xml:space="preserve"> </w:t>
      </w:r>
      <w:r>
        <w:rPr>
          <w:w w:val="105"/>
        </w:rPr>
        <w:t>confirm</w:t>
      </w:r>
      <w:r>
        <w:rPr>
          <w:spacing w:val="-6"/>
          <w:w w:val="105"/>
        </w:rPr>
        <w:t xml:space="preserve"> </w:t>
      </w:r>
      <w:r>
        <w:rPr>
          <w:w w:val="105"/>
        </w:rPr>
        <w:t>allowance-family</w:t>
      </w:r>
      <w:r>
        <w:rPr>
          <w:spacing w:val="-6"/>
          <w:w w:val="105"/>
        </w:rPr>
        <w:t xml:space="preserve"> </w:t>
      </w:r>
      <w:r>
        <w:rPr>
          <w:w w:val="105"/>
        </w:rPr>
        <w:t>stability</w:t>
      </w:r>
      <w:r>
        <w:rPr>
          <w:spacing w:val="-6"/>
          <w:w w:val="105"/>
        </w:rPr>
        <w:t xml:space="preserve"> </w:t>
      </w:r>
      <w:r>
        <w:rPr>
          <w:w w:val="105"/>
        </w:rPr>
        <w:t>at</w:t>
      </w:r>
      <w:r>
        <w:rPr>
          <w:spacing w:val="-6"/>
          <w:w w:val="105"/>
        </w:rPr>
        <w:t xml:space="preserve"> </w:t>
      </w:r>
      <w:r>
        <w:rPr>
          <w:rFonts w:ascii="Arial Unicode MS" w:hAnsi="Arial Unicode MS"/>
          <w:w w:val="105"/>
        </w:rPr>
        <w:t xml:space="preserve">≈ </w:t>
      </w:r>
      <w:r>
        <w:rPr>
          <w:w w:val="105"/>
        </w:rPr>
        <w:t>0</w:t>
      </w:r>
      <w:r>
        <w:rPr>
          <w:i/>
          <w:w w:val="105"/>
        </w:rPr>
        <w:t>.</w:t>
      </w:r>
      <w:r>
        <w:rPr>
          <w:w w:val="105"/>
        </w:rPr>
        <w:t>355</w:t>
      </w:r>
      <w:r>
        <w:rPr>
          <w:spacing w:val="-6"/>
          <w:w w:val="105"/>
        </w:rPr>
        <w:t xml:space="preserve"> </w:t>
      </w:r>
      <w:r>
        <w:rPr>
          <w:w w:val="105"/>
        </w:rPr>
        <w:t xml:space="preserve">across </w:t>
      </w:r>
      <w:r>
        <w:rPr>
          <w:i/>
        </w:rPr>
        <w:t xml:space="preserve">d </w:t>
      </w:r>
      <w:r>
        <w:rPr>
          <w:rFonts w:ascii="Arial Unicode MS" w:hAnsi="Arial Unicode MS"/>
        </w:rPr>
        <w:t>∈ {</w:t>
      </w:r>
      <w:r>
        <w:t>0</w:t>
      </w:r>
      <w:r>
        <w:rPr>
          <w:i/>
        </w:rPr>
        <w:t>.</w:t>
      </w:r>
      <w:r>
        <w:t>75</w:t>
      </w:r>
      <w:r>
        <w:rPr>
          <w:i/>
        </w:rPr>
        <w:t>,</w:t>
      </w:r>
      <w:r>
        <w:rPr>
          <w:i/>
          <w:spacing w:val="-15"/>
        </w:rPr>
        <w:t xml:space="preserve"> </w:t>
      </w:r>
      <w:r>
        <w:t>0</w:t>
      </w:r>
      <w:r>
        <w:rPr>
          <w:i/>
        </w:rPr>
        <w:t>.</w:t>
      </w:r>
      <w:r>
        <w:t>85</w:t>
      </w:r>
      <w:r>
        <w:rPr>
          <w:i/>
        </w:rPr>
        <w:t>,</w:t>
      </w:r>
      <w:r>
        <w:rPr>
          <w:i/>
          <w:spacing w:val="-15"/>
        </w:rPr>
        <w:t xml:space="preserve"> </w:t>
      </w:r>
      <w:r>
        <w:t>0</w:t>
      </w:r>
      <w:r>
        <w:rPr>
          <w:i/>
        </w:rPr>
        <w:t>.</w:t>
      </w:r>
      <w:r>
        <w:t>95</w:t>
      </w:r>
      <w:r>
        <w:rPr>
          <w:rFonts w:ascii="Arial Unicode MS" w:hAnsi="Arial Unicode MS"/>
        </w:rPr>
        <w:t>}</w:t>
      </w:r>
      <w:r>
        <w:rPr>
          <w:rFonts w:ascii="Arial Unicode MS" w:hAnsi="Arial Unicode MS"/>
          <w:spacing w:val="-3"/>
        </w:rPr>
        <w:t xml:space="preserve"> </w:t>
      </w:r>
      <w:r>
        <w:t xml:space="preserve">(Table </w:t>
      </w:r>
      <w:hyperlink w:anchor="_bookmark96" w:history="1">
        <w:r>
          <w:t>4.4</w:t>
        </w:r>
      </w:hyperlink>
      <w:r>
        <w:t>); top-token and sample-size checks preserve the construct-</w:t>
      </w:r>
      <w:r>
        <w:rPr>
          <w:w w:val="105"/>
        </w:rPr>
        <w:t>specific</w:t>
      </w:r>
      <w:r>
        <w:rPr>
          <w:spacing w:val="-9"/>
          <w:w w:val="105"/>
        </w:rPr>
        <w:t xml:space="preserve"> </w:t>
      </w:r>
      <w:r>
        <w:rPr>
          <w:w w:val="105"/>
        </w:rPr>
        <w:t>pattern</w:t>
      </w:r>
      <w:r>
        <w:rPr>
          <w:spacing w:val="-9"/>
          <w:w w:val="105"/>
        </w:rPr>
        <w:t xml:space="preserve"> </w:t>
      </w:r>
      <w:r>
        <w:rPr>
          <w:w w:val="105"/>
        </w:rPr>
        <w:t>(Tables</w:t>
      </w:r>
      <w:r>
        <w:rPr>
          <w:spacing w:val="-9"/>
          <w:w w:val="105"/>
        </w:rPr>
        <w:t xml:space="preserve"> </w:t>
      </w:r>
      <w:hyperlink w:anchor="_bookmark98" w:history="1">
        <w:r>
          <w:rPr>
            <w:w w:val="105"/>
          </w:rPr>
          <w:t>4.5</w:t>
        </w:r>
      </w:hyperlink>
      <w:r>
        <w:rPr>
          <w:w w:val="105"/>
        </w:rPr>
        <w:t>,</w:t>
      </w:r>
      <w:r>
        <w:rPr>
          <w:spacing w:val="-9"/>
          <w:w w:val="105"/>
        </w:rPr>
        <w:t xml:space="preserve"> </w:t>
      </w:r>
      <w:hyperlink w:anchor="_bookmark99" w:history="1">
        <w:r>
          <w:rPr>
            <w:w w:val="105"/>
          </w:rPr>
          <w:t>4.6</w:t>
        </w:r>
      </w:hyperlink>
      <w:r>
        <w:rPr>
          <w:w w:val="105"/>
        </w:rPr>
        <w:t>).</w:t>
      </w:r>
    </w:p>
    <w:p w14:paraId="00DC22F7" w14:textId="77777777" w:rsidR="00350CFB" w:rsidRDefault="00283FFF">
      <w:pPr>
        <w:pStyle w:val="3"/>
        <w:spacing w:before="263"/>
        <w:ind w:left="282" w:firstLine="0"/>
        <w:jc w:val="both"/>
      </w:pPr>
      <w:r>
        <w:rPr>
          <w:spacing w:val="-2"/>
        </w:rPr>
        <w:t>Supplementary</w:t>
      </w:r>
      <w:r>
        <w:rPr>
          <w:spacing w:val="9"/>
        </w:rPr>
        <w:t xml:space="preserve"> </w:t>
      </w:r>
      <w:r>
        <w:rPr>
          <w:spacing w:val="-2"/>
        </w:rPr>
        <w:t>claim:</w:t>
      </w:r>
    </w:p>
    <w:p w14:paraId="00DC22F8" w14:textId="77777777" w:rsidR="00350CFB" w:rsidRDefault="00350CFB">
      <w:pPr>
        <w:pStyle w:val="a3"/>
        <w:spacing w:before="24"/>
        <w:rPr>
          <w:b/>
        </w:rPr>
      </w:pPr>
    </w:p>
    <w:p w14:paraId="00DC22F9" w14:textId="77777777" w:rsidR="00350CFB" w:rsidRDefault="00283FFF">
      <w:pPr>
        <w:pStyle w:val="a3"/>
        <w:spacing w:line="396" w:lineRule="auto"/>
        <w:ind w:left="856" w:right="521" w:hanging="617"/>
        <w:jc w:val="both"/>
      </w:pPr>
      <w:r>
        <w:rPr>
          <w:color w:val="FF0000"/>
        </w:rPr>
        <w:t xml:space="preserve">C4. On t1 inbound spenders (n = 1,335), EndorseRank predicts t2 new owner–spender approvals at Kendall tau = 0.479 (bootstrap 95% CI 0.426–0.529). AWP is 0.044. That holdout is the external check. </w:t>
      </w:r>
    </w:p>
    <w:p w14:paraId="00DC22FA" w14:textId="77777777" w:rsidR="00350CFB" w:rsidRDefault="00283FFF">
      <w:pPr>
        <w:pStyle w:val="a3"/>
        <w:spacing w:before="124" w:line="396" w:lineRule="auto"/>
        <w:ind w:left="282" w:right="521"/>
        <w:jc w:val="both"/>
      </w:pPr>
      <w:r>
        <w:rPr>
          <w:color w:val="FF0000"/>
        </w:rPr>
        <w:t>In summary, the matched-cohort evaluation supports a coherent empirical narrative. EndorseRank is substantially faster than AWP because Gapprove is an order of magnitude sparser than Gtransfer. The two methods produce related but distinct rankings (inter-method τ = 0.316) and win on different checks: EndorseRank on allowance, AWP on transfer. Robustness checks do not overturn these patterns.</w:t>
      </w:r>
    </w:p>
    <w:p w14:paraId="00DC22FB" w14:textId="77777777" w:rsidR="00350CFB" w:rsidRDefault="00283FFF">
      <w:pPr>
        <w:pStyle w:val="a3"/>
        <w:spacing w:before="20" w:line="396" w:lineRule="auto"/>
        <w:ind w:left="282" w:right="522" w:hanging="8"/>
        <w:jc w:val="both"/>
      </w:pPr>
      <w:r>
        <w:rPr>
          <w:spacing w:val="-2"/>
        </w:rPr>
        <w:t>The</w:t>
      </w:r>
      <w:r>
        <w:rPr>
          <w:spacing w:val="-11"/>
        </w:rPr>
        <w:t xml:space="preserve"> </w:t>
      </w:r>
      <w:r>
        <w:rPr>
          <w:spacing w:val="-2"/>
        </w:rPr>
        <w:t>claims</w:t>
      </w:r>
      <w:r>
        <w:rPr>
          <w:spacing w:val="-11"/>
        </w:rPr>
        <w:t xml:space="preserve"> </w:t>
      </w:r>
      <w:r>
        <w:rPr>
          <w:spacing w:val="-2"/>
        </w:rPr>
        <w:t>can</w:t>
      </w:r>
      <w:r>
        <w:rPr>
          <w:spacing w:val="-11"/>
        </w:rPr>
        <w:t xml:space="preserve"> </w:t>
      </w:r>
      <w:r>
        <w:rPr>
          <w:spacing w:val="-2"/>
        </w:rPr>
        <w:t>also</w:t>
      </w:r>
      <w:r>
        <w:rPr>
          <w:spacing w:val="-11"/>
        </w:rPr>
        <w:t xml:space="preserve"> </w:t>
      </w:r>
      <w:r>
        <w:rPr>
          <w:spacing w:val="-2"/>
        </w:rPr>
        <w:t>be</w:t>
      </w:r>
      <w:r>
        <w:rPr>
          <w:spacing w:val="-11"/>
        </w:rPr>
        <w:t xml:space="preserve"> </w:t>
      </w:r>
      <w:r>
        <w:rPr>
          <w:spacing w:val="-2"/>
        </w:rPr>
        <w:t>read</w:t>
      </w:r>
      <w:r>
        <w:rPr>
          <w:spacing w:val="-11"/>
        </w:rPr>
        <w:t xml:space="preserve"> </w:t>
      </w:r>
      <w:r>
        <w:rPr>
          <w:spacing w:val="-2"/>
        </w:rPr>
        <w:t>as</w:t>
      </w:r>
      <w:r>
        <w:rPr>
          <w:spacing w:val="-11"/>
        </w:rPr>
        <w:t xml:space="preserve"> </w:t>
      </w:r>
      <w:r>
        <w:rPr>
          <w:spacing w:val="-2"/>
        </w:rPr>
        <w:t>answers</w:t>
      </w:r>
      <w:r>
        <w:rPr>
          <w:spacing w:val="-11"/>
        </w:rPr>
        <w:t xml:space="preserve"> </w:t>
      </w:r>
      <w:r>
        <w:rPr>
          <w:spacing w:val="-2"/>
        </w:rPr>
        <w:t>to</w:t>
      </w:r>
      <w:r>
        <w:rPr>
          <w:spacing w:val="-11"/>
        </w:rPr>
        <w:t xml:space="preserve"> </w:t>
      </w:r>
      <w:r>
        <w:rPr>
          <w:spacing w:val="-2"/>
        </w:rPr>
        <w:t>the</w:t>
      </w:r>
      <w:r>
        <w:rPr>
          <w:spacing w:val="-11"/>
        </w:rPr>
        <w:t xml:space="preserve"> </w:t>
      </w:r>
      <w:r>
        <w:rPr>
          <w:spacing w:val="-2"/>
        </w:rPr>
        <w:t>primary</w:t>
      </w:r>
      <w:r>
        <w:rPr>
          <w:spacing w:val="-11"/>
        </w:rPr>
        <w:t xml:space="preserve"> </w:t>
      </w:r>
      <w:r>
        <w:rPr>
          <w:spacing w:val="-2"/>
        </w:rPr>
        <w:t>research</w:t>
      </w:r>
      <w:r>
        <w:rPr>
          <w:spacing w:val="-11"/>
        </w:rPr>
        <w:t xml:space="preserve"> </w:t>
      </w:r>
      <w:r>
        <w:rPr>
          <w:spacing w:val="-2"/>
        </w:rPr>
        <w:t>questions.</w:t>
      </w:r>
      <w:r>
        <w:rPr>
          <w:spacing w:val="23"/>
        </w:rPr>
        <w:t xml:space="preserve"> </w:t>
      </w:r>
      <w:r>
        <w:rPr>
          <w:spacing w:val="-2"/>
        </w:rPr>
        <w:t>RQ1</w:t>
      </w:r>
      <w:r>
        <w:rPr>
          <w:spacing w:val="-11"/>
        </w:rPr>
        <w:t xml:space="preserve"> </w:t>
      </w:r>
      <w:r>
        <w:rPr>
          <w:spacing w:val="-2"/>
        </w:rPr>
        <w:t>is</w:t>
      </w:r>
      <w:r>
        <w:rPr>
          <w:spacing w:val="-11"/>
        </w:rPr>
        <w:t xml:space="preserve"> </w:t>
      </w:r>
      <w:r>
        <w:rPr>
          <w:spacing w:val="-2"/>
        </w:rPr>
        <w:t>addressed</w:t>
      </w:r>
      <w:r>
        <w:rPr>
          <w:spacing w:val="-11"/>
        </w:rPr>
        <w:t xml:space="preserve"> </w:t>
      </w:r>
      <w:r>
        <w:rPr>
          <w:spacing w:val="-2"/>
        </w:rPr>
        <w:t>by</w:t>
      </w:r>
      <w:r>
        <w:rPr>
          <w:spacing w:val="-11"/>
        </w:rPr>
        <w:t xml:space="preserve"> </w:t>
      </w:r>
      <w:r>
        <w:rPr>
          <w:spacing w:val="-2"/>
        </w:rPr>
        <w:t>inter-</w:t>
      </w:r>
      <w:r>
        <w:t>method</w:t>
      </w:r>
      <w:r>
        <w:rPr>
          <w:spacing w:val="-15"/>
        </w:rPr>
        <w:t xml:space="preserve"> </w:t>
      </w:r>
      <w:r>
        <w:rPr>
          <w:i/>
        </w:rPr>
        <w:t>τ</w:t>
      </w:r>
      <w:r>
        <w:rPr>
          <w:i/>
          <w:spacing w:val="22"/>
        </w:rPr>
        <w:t xml:space="preserve"> </w:t>
      </w:r>
      <w:r>
        <w:t>= 0</w:t>
      </w:r>
      <w:r>
        <w:rPr>
          <w:i/>
        </w:rPr>
        <w:t>.</w:t>
      </w:r>
      <w:r>
        <w:t>316</w:t>
      </w:r>
      <w:r>
        <w:rPr>
          <w:spacing w:val="-15"/>
        </w:rPr>
        <w:t xml:space="preserve"> </w:t>
      </w:r>
      <w:r>
        <w:t>and</w:t>
      </w:r>
      <w:r>
        <w:rPr>
          <w:spacing w:val="-15"/>
        </w:rPr>
        <w:t xml:space="preserve"> </w:t>
      </w:r>
      <w:r>
        <w:t>Figures</w:t>
      </w:r>
      <w:r>
        <w:rPr>
          <w:spacing w:val="-15"/>
        </w:rPr>
        <w:t xml:space="preserve"> </w:t>
      </w:r>
      <w:hyperlink w:anchor="_bookmark110" w:history="1">
        <w:r>
          <w:t>4.7</w:t>
        </w:r>
      </w:hyperlink>
      <w:r>
        <w:t>–</w:t>
      </w:r>
      <w:hyperlink w:anchor="_bookmark111" w:history="1">
        <w:r>
          <w:t>4.8</w:t>
        </w:r>
      </w:hyperlink>
      <w:r>
        <w:t>:</w:t>
      </w:r>
      <w:r>
        <w:rPr>
          <w:spacing w:val="12"/>
        </w:rPr>
        <w:t xml:space="preserve"> </w:t>
      </w:r>
      <w:r>
        <w:t>orderings</w:t>
      </w:r>
      <w:r>
        <w:rPr>
          <w:spacing w:val="-15"/>
        </w:rPr>
        <w:t xml:space="preserve"> </w:t>
      </w:r>
      <w:r>
        <w:t>diverge</w:t>
      </w:r>
      <w:r>
        <w:rPr>
          <w:spacing w:val="-15"/>
        </w:rPr>
        <w:t xml:space="preserve"> </w:t>
      </w:r>
      <w:r>
        <w:t>enough</w:t>
      </w:r>
      <w:r>
        <w:rPr>
          <w:spacing w:val="-15"/>
        </w:rPr>
        <w:t xml:space="preserve"> </w:t>
      </w:r>
      <w:r>
        <w:t>to</w:t>
      </w:r>
      <w:r>
        <w:rPr>
          <w:spacing w:val="-15"/>
        </w:rPr>
        <w:t xml:space="preserve"> </w:t>
      </w:r>
      <w:r>
        <w:t>treat</w:t>
      </w:r>
      <w:r>
        <w:rPr>
          <w:spacing w:val="-15"/>
        </w:rPr>
        <w:t xml:space="preserve"> </w:t>
      </w:r>
      <w:r>
        <w:t>the</w:t>
      </w:r>
      <w:r>
        <w:rPr>
          <w:spacing w:val="-15"/>
        </w:rPr>
        <w:t xml:space="preserve"> </w:t>
      </w:r>
      <w:r>
        <w:t>methods</w:t>
      </w:r>
      <w:r>
        <w:rPr>
          <w:spacing w:val="-15"/>
        </w:rPr>
        <w:t xml:space="preserve"> </w:t>
      </w:r>
      <w:r>
        <w:t>as</w:t>
      </w:r>
      <w:r>
        <w:rPr>
          <w:spacing w:val="-15"/>
        </w:rPr>
        <w:t xml:space="preserve"> </w:t>
      </w:r>
      <w:r>
        <w:t>distinct</w:t>
      </w:r>
      <w:r>
        <w:rPr>
          <w:spacing w:val="-15"/>
        </w:rPr>
        <w:t xml:space="preserve"> </w:t>
      </w:r>
      <w:r>
        <w:t>in-struments.</w:t>
      </w:r>
      <w:r>
        <w:rPr>
          <w:spacing w:val="-11"/>
        </w:rPr>
        <w:t xml:space="preserve"> </w:t>
      </w:r>
      <w:r>
        <w:t>RQ2</w:t>
      </w:r>
      <w:r>
        <w:rPr>
          <w:spacing w:val="-15"/>
        </w:rPr>
        <w:t xml:space="preserve"> </w:t>
      </w:r>
      <w:r>
        <w:t>is</w:t>
      </w:r>
      <w:r>
        <w:rPr>
          <w:spacing w:val="-15"/>
        </w:rPr>
        <w:t xml:space="preserve"> </w:t>
      </w:r>
      <w:r>
        <w:t>addressed</w:t>
      </w:r>
      <w:r>
        <w:rPr>
          <w:spacing w:val="-15"/>
        </w:rPr>
        <w:t xml:space="preserve"> </w:t>
      </w:r>
      <w:r>
        <w:t>by</w:t>
      </w:r>
      <w:r>
        <w:rPr>
          <w:spacing w:val="-15"/>
        </w:rPr>
        <w:t xml:space="preserve"> </w:t>
      </w:r>
      <w:r>
        <w:t>Table</w:t>
      </w:r>
      <w:r>
        <w:rPr>
          <w:spacing w:val="-15"/>
        </w:rPr>
        <w:t xml:space="preserve"> </w:t>
      </w:r>
      <w:hyperlink w:anchor="_bookmark101" w:history="1">
        <w:r>
          <w:t>4.7</w:t>
        </w:r>
      </w:hyperlink>
      <w:r>
        <w:rPr>
          <w:spacing w:val="-15"/>
        </w:rPr>
        <w:t xml:space="preserve"> </w:t>
      </w:r>
      <w:r>
        <w:t>and</w:t>
      </w:r>
      <w:r>
        <w:rPr>
          <w:spacing w:val="-15"/>
        </w:rPr>
        <w:t xml:space="preserve"> </w:t>
      </w:r>
      <w:r>
        <w:t>the</w:t>
      </w:r>
      <w:r>
        <w:rPr>
          <w:spacing w:val="-15"/>
        </w:rPr>
        <w:t xml:space="preserve"> </w:t>
      </w:r>
      <w:r>
        <w:t>per-family</w:t>
      </w:r>
      <w:r>
        <w:rPr>
          <w:spacing w:val="-15"/>
        </w:rPr>
        <w:t xml:space="preserve"> </w:t>
      </w:r>
      <w:r>
        <w:t>tables:</w:t>
      </w:r>
      <w:r>
        <w:rPr>
          <w:spacing w:val="-3"/>
        </w:rPr>
        <w:t xml:space="preserve"> </w:t>
      </w:r>
      <w:r>
        <w:t>winners</w:t>
      </w:r>
      <w:r>
        <w:rPr>
          <w:spacing w:val="-15"/>
        </w:rPr>
        <w:t xml:space="preserve"> </w:t>
      </w:r>
      <w:r>
        <w:t>are</w:t>
      </w:r>
      <w:r>
        <w:rPr>
          <w:spacing w:val="-15"/>
        </w:rPr>
        <w:t xml:space="preserve"> </w:t>
      </w:r>
      <w:r>
        <w:t>construct-</w:t>
      </w:r>
      <w:r>
        <w:rPr>
          <w:spacing w:val="-2"/>
        </w:rPr>
        <w:t>specific.</w:t>
      </w:r>
    </w:p>
    <w:p w14:paraId="00DC22FC" w14:textId="77777777" w:rsidR="00350CFB" w:rsidRDefault="00283FFF">
      <w:pPr>
        <w:pStyle w:val="a3"/>
        <w:spacing w:line="341" w:lineRule="exact"/>
        <w:ind w:left="282"/>
        <w:jc w:val="both"/>
        <w:rPr>
          <w:rFonts w:ascii="Arial Unicode MS" w:hAnsi="Arial Unicode MS"/>
        </w:rPr>
      </w:pPr>
      <w:r>
        <w:t>RQ3</w:t>
      </w:r>
      <w:r>
        <w:rPr>
          <w:spacing w:val="3"/>
        </w:rPr>
        <w:t xml:space="preserve"> </w:t>
      </w:r>
      <w:r>
        <w:t>is</w:t>
      </w:r>
      <w:r>
        <w:rPr>
          <w:spacing w:val="4"/>
        </w:rPr>
        <w:t xml:space="preserve"> </w:t>
      </w:r>
      <w:r>
        <w:t>addressed</w:t>
      </w:r>
      <w:r>
        <w:rPr>
          <w:spacing w:val="3"/>
        </w:rPr>
        <w:t xml:space="preserve"> </w:t>
      </w:r>
      <w:r>
        <w:t>by</w:t>
      </w:r>
      <w:r>
        <w:rPr>
          <w:spacing w:val="4"/>
        </w:rPr>
        <w:t xml:space="preserve"> </w:t>
      </w:r>
      <w:r>
        <w:t>Tables</w:t>
      </w:r>
      <w:r>
        <w:rPr>
          <w:spacing w:val="3"/>
        </w:rPr>
        <w:t xml:space="preserve"> </w:t>
      </w:r>
      <w:hyperlink w:anchor="_bookmark91" w:history="1">
        <w:r>
          <w:t>4.2</w:t>
        </w:r>
      </w:hyperlink>
      <w:r>
        <w:t>–</w:t>
      </w:r>
      <w:hyperlink w:anchor="_bookmark93" w:history="1">
        <w:r>
          <w:t>4.3</w:t>
        </w:r>
      </w:hyperlink>
      <w:r>
        <w:rPr>
          <w:spacing w:val="4"/>
        </w:rPr>
        <w:t xml:space="preserve"> </w:t>
      </w:r>
      <w:r>
        <w:t>and</w:t>
      </w:r>
      <w:r>
        <w:rPr>
          <w:spacing w:val="3"/>
        </w:rPr>
        <w:t xml:space="preserve"> </w:t>
      </w:r>
      <w:r>
        <w:t>Figure</w:t>
      </w:r>
      <w:r>
        <w:rPr>
          <w:spacing w:val="4"/>
        </w:rPr>
        <w:t xml:space="preserve"> </w:t>
      </w:r>
      <w:hyperlink w:anchor="_bookmark94" w:history="1">
        <w:r>
          <w:t>4.4</w:t>
        </w:r>
      </w:hyperlink>
      <w:r>
        <w:t>:</w:t>
      </w:r>
      <w:r>
        <w:rPr>
          <w:spacing w:val="30"/>
        </w:rPr>
        <w:t xml:space="preserve"> </w:t>
      </w:r>
      <w:r>
        <w:t>EndorseRank</w:t>
      </w:r>
      <w:r>
        <w:rPr>
          <w:spacing w:val="4"/>
        </w:rPr>
        <w:t xml:space="preserve"> </w:t>
      </w:r>
      <w:r>
        <w:t>is</w:t>
      </w:r>
      <w:r>
        <w:rPr>
          <w:spacing w:val="3"/>
        </w:rPr>
        <w:t xml:space="preserve"> </w:t>
      </w:r>
      <w:r>
        <w:t>approximately</w:t>
      </w:r>
      <w:r>
        <w:rPr>
          <w:spacing w:val="4"/>
        </w:rPr>
        <w:t xml:space="preserve"> </w:t>
      </w:r>
      <w:r>
        <w:t>8</w:t>
      </w:r>
      <w:r>
        <w:rPr>
          <w:i/>
        </w:rPr>
        <w:t>.</w:t>
      </w:r>
      <w:r>
        <w:t>9</w:t>
      </w:r>
      <w:r>
        <w:rPr>
          <w:rFonts w:ascii="Arial Unicode MS" w:hAnsi="Arial Unicode MS"/>
        </w:rPr>
        <w:t>×</w:t>
      </w:r>
      <w:r>
        <w:t>–</w:t>
      </w:r>
      <w:r>
        <w:rPr>
          <w:spacing w:val="-2"/>
        </w:rPr>
        <w:t>10</w:t>
      </w:r>
      <w:r>
        <w:rPr>
          <w:i/>
          <w:spacing w:val="-2"/>
        </w:rPr>
        <w:t>.</w:t>
      </w:r>
      <w:r>
        <w:rPr>
          <w:spacing w:val="-2"/>
        </w:rPr>
        <w:t>4</w:t>
      </w:r>
      <w:r>
        <w:rPr>
          <w:rFonts w:ascii="Arial Unicode MS" w:hAnsi="Arial Unicode MS"/>
          <w:spacing w:val="-2"/>
        </w:rPr>
        <w:t>×</w:t>
      </w:r>
    </w:p>
    <w:p w14:paraId="00DC22FD" w14:textId="77777777" w:rsidR="00350CFB" w:rsidRDefault="00283FFF">
      <w:pPr>
        <w:pStyle w:val="a3"/>
        <w:spacing w:before="119" w:line="396" w:lineRule="auto"/>
        <w:ind w:left="282" w:right="524"/>
        <w:jc w:val="both"/>
      </w:pPr>
      <w:r>
        <w:rPr>
          <w:color w:val="FF0000"/>
        </w:rPr>
        <w:t>faster depending on sample definition. RQ4 is addressed by the spender holdout (EndorseRank tau = 0.479, CI 0.426–0.529; AWP 0.044). SRQ1 and SC1 are withdrawn.</w:t>
      </w:r>
    </w:p>
    <w:p w14:paraId="00DC22FE" w14:textId="77777777" w:rsidR="00350CFB" w:rsidRDefault="00350CFB">
      <w:pPr>
        <w:pStyle w:val="a3"/>
        <w:spacing w:line="396" w:lineRule="auto"/>
        <w:jc w:val="both"/>
        <w:sectPr w:rsidR="00350CFB">
          <w:pgSz w:w="11910" w:h="16840"/>
          <w:pgMar w:top="1840" w:right="708" w:bottom="2300" w:left="992" w:header="0" w:footer="2115" w:gutter="0"/>
          <w:cols w:space="720"/>
        </w:sectPr>
      </w:pPr>
    </w:p>
    <w:p w14:paraId="00DC22FF" w14:textId="77777777" w:rsidR="00350CFB" w:rsidRDefault="00283FFF">
      <w:pPr>
        <w:pStyle w:val="a3"/>
        <w:spacing w:before="72" w:line="396" w:lineRule="auto"/>
        <w:ind w:left="282" w:right="524" w:hanging="12"/>
        <w:jc w:val="both"/>
      </w:pPr>
      <w:r>
        <w:rPr>
          <w:color w:val="FF0000"/>
        </w:rPr>
        <w:t>The contribution is a construct-aware comparison: EndorseRank offers a sparse, authorization-native ranking that is much cheaper to compute, aligns with allowance checks (τ = 0.355), diverges moderately from AWP, and predicts later new approvals on the spender holdout.</w:t>
      </w:r>
    </w:p>
    <w:p w14:paraId="00DC2300" w14:textId="77777777" w:rsidR="00350CFB" w:rsidRDefault="00283FFF">
      <w:pPr>
        <w:pStyle w:val="a3"/>
        <w:spacing w:before="23" w:line="396" w:lineRule="auto"/>
        <w:ind w:left="282" w:right="565"/>
        <w:jc w:val="both"/>
      </w:pPr>
      <w:r>
        <w:rPr>
          <w:color w:val="FF0000"/>
        </w:rPr>
        <w:t>Chapter 5 interprets these findings against RQ1–RQ4 and discusses implications, threats to validity, and limitations.</w:t>
      </w:r>
    </w:p>
    <w:p w14:paraId="00DC2301" w14:textId="77777777" w:rsidR="00350CFB" w:rsidRDefault="00350CFB">
      <w:pPr>
        <w:pStyle w:val="a3"/>
        <w:spacing w:line="396" w:lineRule="auto"/>
        <w:jc w:val="both"/>
        <w:sectPr w:rsidR="00350CFB">
          <w:pgSz w:w="11910" w:h="16840"/>
          <w:pgMar w:top="1840" w:right="708" w:bottom="2300" w:left="992" w:header="0" w:footer="2115" w:gutter="0"/>
          <w:cols w:space="720"/>
        </w:sectPr>
      </w:pPr>
    </w:p>
    <w:p w14:paraId="00DC2302" w14:textId="77777777" w:rsidR="00350CFB" w:rsidRDefault="00350CFB">
      <w:pPr>
        <w:pStyle w:val="a3"/>
        <w:rPr>
          <w:sz w:val="34"/>
        </w:rPr>
      </w:pPr>
    </w:p>
    <w:p w14:paraId="00DC2303" w14:textId="77777777" w:rsidR="00350CFB" w:rsidRDefault="00350CFB">
      <w:pPr>
        <w:pStyle w:val="a3"/>
        <w:spacing w:before="197"/>
        <w:rPr>
          <w:sz w:val="34"/>
        </w:rPr>
      </w:pPr>
    </w:p>
    <w:p w14:paraId="00DC2304" w14:textId="77777777" w:rsidR="00350CFB" w:rsidRDefault="00283FFF">
      <w:pPr>
        <w:pStyle w:val="1"/>
        <w:numPr>
          <w:ilvl w:val="0"/>
          <w:numId w:val="26"/>
        </w:numPr>
        <w:tabs>
          <w:tab w:val="left" w:pos="625"/>
        </w:tabs>
        <w:ind w:left="625" w:hanging="343"/>
        <w:jc w:val="both"/>
      </w:pPr>
      <w:bookmarkStart w:id="336" w:name="Discussion"/>
      <w:bookmarkStart w:id="337" w:name="_bookmark114"/>
      <w:bookmarkEnd w:id="336"/>
      <w:bookmarkEnd w:id="337"/>
      <w:r>
        <w:rPr>
          <w:spacing w:val="-2"/>
        </w:rPr>
        <w:t>Discussion</w:t>
      </w:r>
    </w:p>
    <w:p w14:paraId="00DC2305" w14:textId="77777777" w:rsidR="00350CFB" w:rsidRDefault="00283FFF">
      <w:pPr>
        <w:pStyle w:val="a3"/>
        <w:spacing w:before="278" w:line="456" w:lineRule="exact"/>
        <w:ind w:left="282" w:right="524" w:hanging="8"/>
        <w:jc w:val="both"/>
      </w:pPr>
      <w:r>
        <w:rPr>
          <w:color w:val="FF0000"/>
        </w:rPr>
        <w:t xml:space="preserve">This chapter interprets the Chapter 4 findings against RQ1–RQ4, discusses implications for DeFi screening, addresses threats to validity, and states limitations of the EndorseRank–AWP comparison. Headline quantities are inter-method Kendall tau = 0.316, EndorseRank allowance tau = 0.355, AWP transfer tau = 0.534, holdout future-new-approvers tau = 0.479 (CI 0.426–0.529) versus AWP 0.044, and PageRank runtimes of 2.105 s versus 18.711 s. </w:t>
      </w:r>
    </w:p>
    <w:p w14:paraId="00DC2306" w14:textId="77777777" w:rsidR="00350CFB" w:rsidRDefault="00283FFF">
      <w:pPr>
        <w:pStyle w:val="a3"/>
        <w:spacing w:before="65"/>
        <w:ind w:left="282"/>
        <w:jc w:val="both"/>
      </w:pPr>
      <w:bookmarkStart w:id="338" w:name="Findings_by_research_question"/>
      <w:bookmarkStart w:id="339" w:name="_bookmark115"/>
      <w:bookmarkEnd w:id="338"/>
      <w:bookmarkEnd w:id="339"/>
      <w:r>
        <w:rPr>
          <w:rFonts w:ascii="Arial Unicode MS" w:hAnsi="Arial Unicode MS"/>
          <w:w w:val="110"/>
        </w:rPr>
        <w:t>≈</w:t>
      </w:r>
      <w:r>
        <w:rPr>
          <w:rFonts w:ascii="Arial Unicode MS" w:hAnsi="Arial Unicode MS"/>
          <w:spacing w:val="-11"/>
          <w:w w:val="110"/>
        </w:rPr>
        <w:t xml:space="preserve"> </w:t>
      </w:r>
      <w:r>
        <w:rPr>
          <w:w w:val="110"/>
        </w:rPr>
        <w:t>10</w:t>
      </w:r>
      <w:r>
        <w:rPr>
          <w:i/>
          <w:w w:val="110"/>
        </w:rPr>
        <w:t>.</w:t>
      </w:r>
      <w:r>
        <w:rPr>
          <w:w w:val="110"/>
        </w:rPr>
        <w:t>4</w:t>
      </w:r>
      <w:r>
        <w:rPr>
          <w:rFonts w:ascii="Arial Unicode MS" w:hAnsi="Arial Unicode MS"/>
          <w:w w:val="110"/>
        </w:rPr>
        <w:t>×</w:t>
      </w:r>
      <w:r>
        <w:rPr>
          <w:rFonts w:ascii="Arial Unicode MS" w:hAnsi="Arial Unicode MS"/>
          <w:spacing w:val="-16"/>
          <w:w w:val="110"/>
        </w:rPr>
        <w:t xml:space="preserve"> </w:t>
      </w:r>
      <w:r>
        <w:rPr>
          <w:w w:val="110"/>
        </w:rPr>
        <w:t>at</w:t>
      </w:r>
      <w:r>
        <w:rPr>
          <w:spacing w:val="-9"/>
          <w:w w:val="110"/>
        </w:rPr>
        <w:t xml:space="preserve"> </w:t>
      </w:r>
      <w:r>
        <w:rPr>
          <w:i/>
          <w:w w:val="110"/>
        </w:rPr>
        <w:t>n</w:t>
      </w:r>
      <w:r>
        <w:rPr>
          <w:i/>
          <w:spacing w:val="-3"/>
          <w:w w:val="110"/>
        </w:rPr>
        <w:t xml:space="preserve"> </w:t>
      </w:r>
      <w:r>
        <w:rPr>
          <w:w w:val="110"/>
        </w:rPr>
        <w:t>=</w:t>
      </w:r>
      <w:r>
        <w:rPr>
          <w:spacing w:val="-2"/>
          <w:w w:val="110"/>
        </w:rPr>
        <w:t xml:space="preserve"> </w:t>
      </w:r>
      <w:r>
        <w:rPr>
          <w:w w:val="110"/>
        </w:rPr>
        <w:t>10</w:t>
      </w:r>
      <w:r>
        <w:rPr>
          <w:i/>
          <w:w w:val="110"/>
        </w:rPr>
        <w:t>,</w:t>
      </w:r>
      <w:r>
        <w:rPr>
          <w:w w:val="110"/>
        </w:rPr>
        <w:t>000</w:t>
      </w:r>
      <w:r>
        <w:rPr>
          <w:spacing w:val="-9"/>
          <w:w w:val="110"/>
        </w:rPr>
        <w:t xml:space="preserve"> </w:t>
      </w:r>
      <w:r>
        <w:rPr>
          <w:w w:val="110"/>
        </w:rPr>
        <w:t>and</w:t>
      </w:r>
      <w:r>
        <w:rPr>
          <w:spacing w:val="-9"/>
          <w:w w:val="110"/>
        </w:rPr>
        <w:t xml:space="preserve"> </w:t>
      </w:r>
      <w:r>
        <w:rPr>
          <w:rFonts w:ascii="Arial Unicode MS" w:hAnsi="Arial Unicode MS"/>
          <w:w w:val="110"/>
        </w:rPr>
        <w:t>≈</w:t>
      </w:r>
      <w:r>
        <w:rPr>
          <w:rFonts w:ascii="Arial Unicode MS" w:hAnsi="Arial Unicode MS"/>
          <w:spacing w:val="-10"/>
          <w:w w:val="110"/>
        </w:rPr>
        <w:t xml:space="preserve"> </w:t>
      </w:r>
      <w:r>
        <w:rPr>
          <w:w w:val="110"/>
        </w:rPr>
        <w:t>9</w:t>
      </w:r>
      <w:r>
        <w:rPr>
          <w:i/>
          <w:w w:val="110"/>
        </w:rPr>
        <w:t>.</w:t>
      </w:r>
      <w:r>
        <w:rPr>
          <w:w w:val="110"/>
        </w:rPr>
        <w:t>4</w:t>
      </w:r>
      <w:r>
        <w:rPr>
          <w:rFonts w:ascii="Arial Unicode MS" w:hAnsi="Arial Unicode MS"/>
          <w:w w:val="110"/>
        </w:rPr>
        <w:t>×</w:t>
      </w:r>
      <w:r>
        <w:rPr>
          <w:rFonts w:ascii="Arial Unicode MS" w:hAnsi="Arial Unicode MS"/>
          <w:spacing w:val="-16"/>
          <w:w w:val="110"/>
        </w:rPr>
        <w:t xml:space="preserve"> </w:t>
      </w:r>
      <w:r>
        <w:rPr>
          <w:w w:val="110"/>
        </w:rPr>
        <w:t>at</w:t>
      </w:r>
      <w:r>
        <w:rPr>
          <w:spacing w:val="-10"/>
          <w:w w:val="110"/>
        </w:rPr>
        <w:t xml:space="preserve"> </w:t>
      </w:r>
      <w:r>
        <w:rPr>
          <w:i/>
          <w:w w:val="110"/>
        </w:rPr>
        <w:t>N</w:t>
      </w:r>
      <w:r>
        <w:rPr>
          <w:i/>
          <w:spacing w:val="22"/>
          <w:w w:val="110"/>
        </w:rPr>
        <w:t xml:space="preserve"> </w:t>
      </w:r>
      <w:r>
        <w:rPr>
          <w:w w:val="110"/>
        </w:rPr>
        <w:t>=</w:t>
      </w:r>
      <w:r>
        <w:rPr>
          <w:spacing w:val="-3"/>
          <w:w w:val="110"/>
        </w:rPr>
        <w:t xml:space="preserve"> </w:t>
      </w:r>
      <w:r>
        <w:rPr>
          <w:spacing w:val="-2"/>
          <w:w w:val="110"/>
        </w:rPr>
        <w:t>31</w:t>
      </w:r>
      <w:r>
        <w:rPr>
          <w:i/>
          <w:spacing w:val="-2"/>
          <w:w w:val="110"/>
        </w:rPr>
        <w:t>,</w:t>
      </w:r>
      <w:r>
        <w:rPr>
          <w:spacing w:val="-2"/>
          <w:w w:val="110"/>
        </w:rPr>
        <w:t>612.</w:t>
      </w:r>
    </w:p>
    <w:p w14:paraId="00DC2307" w14:textId="77777777" w:rsidR="00350CFB" w:rsidRDefault="00350CFB">
      <w:pPr>
        <w:pStyle w:val="a3"/>
      </w:pPr>
    </w:p>
    <w:p w14:paraId="00DC2308" w14:textId="77777777" w:rsidR="00350CFB" w:rsidRDefault="00350CFB">
      <w:pPr>
        <w:pStyle w:val="a3"/>
      </w:pPr>
    </w:p>
    <w:p w14:paraId="00DC2309" w14:textId="77777777" w:rsidR="00350CFB" w:rsidRDefault="00283FFF">
      <w:pPr>
        <w:pStyle w:val="2"/>
        <w:numPr>
          <w:ilvl w:val="1"/>
          <w:numId w:val="26"/>
        </w:numPr>
        <w:tabs>
          <w:tab w:val="left" w:pos="783"/>
        </w:tabs>
        <w:ind w:left="783" w:hanging="501"/>
      </w:pPr>
      <w:r>
        <w:t>Findings</w:t>
      </w:r>
      <w:r>
        <w:rPr>
          <w:spacing w:val="10"/>
        </w:rPr>
        <w:t xml:space="preserve"> </w:t>
      </w:r>
      <w:r>
        <w:t>by</w:t>
      </w:r>
      <w:r>
        <w:rPr>
          <w:spacing w:val="10"/>
        </w:rPr>
        <w:t xml:space="preserve"> </w:t>
      </w:r>
      <w:r>
        <w:t>research</w:t>
      </w:r>
      <w:r>
        <w:rPr>
          <w:spacing w:val="10"/>
        </w:rPr>
        <w:t xml:space="preserve"> </w:t>
      </w:r>
      <w:r>
        <w:rPr>
          <w:spacing w:val="-2"/>
        </w:rPr>
        <w:t>question</w:t>
      </w:r>
    </w:p>
    <w:p w14:paraId="00DC230A" w14:textId="77777777" w:rsidR="00350CFB" w:rsidRDefault="00350CFB">
      <w:pPr>
        <w:pStyle w:val="a3"/>
        <w:spacing w:before="24"/>
        <w:rPr>
          <w:b/>
          <w:sz w:val="28"/>
        </w:rPr>
      </w:pPr>
    </w:p>
    <w:p w14:paraId="00DC230B" w14:textId="77777777" w:rsidR="00350CFB" w:rsidRDefault="00283FFF">
      <w:pPr>
        <w:pStyle w:val="a3"/>
        <w:spacing w:line="396" w:lineRule="auto"/>
        <w:ind w:left="282" w:right="563" w:hanging="8"/>
        <w:jc w:val="both"/>
      </w:pPr>
      <w:bookmarkStart w:id="340" w:name="RQ1:_Reputation_structure_and_rank_diver"/>
      <w:r>
        <w:rPr>
          <w:color w:val="FF0000"/>
        </w:rPr>
        <w:t>The primary empirical comparison concerns EndorseRank and AWP as social reputation methods on wallet-to-wallet graphs. The following subsections interpret each research question in light of same-window allowance and transfer checks, the computational benchmarks, and the temporal holdout.</w:t>
      </w:r>
      <w:bookmarkEnd w:id="340"/>
    </w:p>
    <w:p w14:paraId="00DC230C" w14:textId="77777777" w:rsidR="00350CFB" w:rsidRDefault="00350CFB">
      <w:pPr>
        <w:pStyle w:val="a3"/>
        <w:spacing w:before="9"/>
      </w:pPr>
    </w:p>
    <w:p w14:paraId="00DC230D" w14:textId="77777777" w:rsidR="00350CFB" w:rsidRDefault="00283FFF">
      <w:pPr>
        <w:pStyle w:val="3"/>
        <w:numPr>
          <w:ilvl w:val="2"/>
          <w:numId w:val="26"/>
        </w:numPr>
        <w:tabs>
          <w:tab w:val="left" w:pos="879"/>
        </w:tabs>
        <w:ind w:left="879" w:hanging="597"/>
      </w:pPr>
      <w:r>
        <w:t>RQ1:</w:t>
      </w:r>
      <w:r>
        <w:rPr>
          <w:spacing w:val="5"/>
        </w:rPr>
        <w:t xml:space="preserve"> </w:t>
      </w:r>
      <w:r>
        <w:t>Reputation</w:t>
      </w:r>
      <w:r>
        <w:rPr>
          <w:spacing w:val="-11"/>
        </w:rPr>
        <w:t xml:space="preserve"> </w:t>
      </w:r>
      <w:r>
        <w:t>structure</w:t>
      </w:r>
      <w:r>
        <w:rPr>
          <w:spacing w:val="-11"/>
        </w:rPr>
        <w:t xml:space="preserve"> </w:t>
      </w:r>
      <w:r>
        <w:t>and</w:t>
      </w:r>
      <w:r>
        <w:rPr>
          <w:spacing w:val="-12"/>
        </w:rPr>
        <w:t xml:space="preserve"> </w:t>
      </w:r>
      <w:r>
        <w:t>rank</w:t>
      </w:r>
      <w:r>
        <w:rPr>
          <w:spacing w:val="-11"/>
        </w:rPr>
        <w:t xml:space="preserve"> </w:t>
      </w:r>
      <w:r>
        <w:rPr>
          <w:spacing w:val="-2"/>
        </w:rPr>
        <w:t>divergence</w:t>
      </w:r>
    </w:p>
    <w:p w14:paraId="00DC230E" w14:textId="77777777" w:rsidR="00350CFB" w:rsidRDefault="00350CFB">
      <w:pPr>
        <w:pStyle w:val="a3"/>
        <w:spacing w:before="46"/>
        <w:rPr>
          <w:b/>
        </w:rPr>
      </w:pPr>
    </w:p>
    <w:p w14:paraId="00DC230F" w14:textId="77777777" w:rsidR="00350CFB" w:rsidRDefault="00283FFF">
      <w:pPr>
        <w:pStyle w:val="a3"/>
        <w:spacing w:line="396" w:lineRule="auto"/>
        <w:ind w:left="276" w:right="522" w:firstLine="5"/>
        <w:jc w:val="both"/>
      </w:pPr>
      <w:r>
        <w:t>RQ1</w:t>
      </w:r>
      <w:r>
        <w:rPr>
          <w:spacing w:val="-1"/>
        </w:rPr>
        <w:t xml:space="preserve"> </w:t>
      </w:r>
      <w:r>
        <w:t>asks</w:t>
      </w:r>
      <w:r>
        <w:rPr>
          <w:spacing w:val="-1"/>
        </w:rPr>
        <w:t xml:space="preserve"> </w:t>
      </w:r>
      <w:r>
        <w:t>whether</w:t>
      </w:r>
      <w:r>
        <w:rPr>
          <w:spacing w:val="-1"/>
        </w:rPr>
        <w:t xml:space="preserve"> </w:t>
      </w:r>
      <w:r>
        <w:t>EndorseRank</w:t>
      </w:r>
      <w:r>
        <w:rPr>
          <w:spacing w:val="-1"/>
        </w:rPr>
        <w:t xml:space="preserve"> </w:t>
      </w:r>
      <w:r>
        <w:t>and</w:t>
      </w:r>
      <w:r>
        <w:rPr>
          <w:spacing w:val="-1"/>
        </w:rPr>
        <w:t xml:space="preserve"> </w:t>
      </w:r>
      <w:r>
        <w:t>AWP</w:t>
      </w:r>
      <w:r>
        <w:rPr>
          <w:spacing w:val="-1"/>
        </w:rPr>
        <w:t xml:space="preserve"> </w:t>
      </w:r>
      <w:r>
        <w:t>produce</w:t>
      </w:r>
      <w:r>
        <w:rPr>
          <w:spacing w:val="-1"/>
        </w:rPr>
        <w:t xml:space="preserve"> </w:t>
      </w:r>
      <w:r>
        <w:t>meaningfully</w:t>
      </w:r>
      <w:r>
        <w:rPr>
          <w:spacing w:val="-1"/>
        </w:rPr>
        <w:t xml:space="preserve"> </w:t>
      </w:r>
      <w:r>
        <w:t>different</w:t>
      </w:r>
      <w:r>
        <w:rPr>
          <w:spacing w:val="-1"/>
        </w:rPr>
        <w:t xml:space="preserve"> </w:t>
      </w:r>
      <w:r>
        <w:t>wallet</w:t>
      </w:r>
      <w:r>
        <w:rPr>
          <w:spacing w:val="-1"/>
        </w:rPr>
        <w:t xml:space="preserve"> </w:t>
      </w:r>
      <w:r>
        <w:t>orderings</w:t>
      </w:r>
      <w:r>
        <w:rPr>
          <w:spacing w:val="-1"/>
        </w:rPr>
        <w:t xml:space="preserve"> </w:t>
      </w:r>
      <w:r>
        <w:t>on</w:t>
      </w:r>
      <w:r>
        <w:rPr>
          <w:spacing w:val="-1"/>
        </w:rPr>
        <w:t xml:space="preserve"> </w:t>
      </w:r>
      <w:r>
        <w:t>an identical Arbitrum sample.</w:t>
      </w:r>
      <w:r>
        <w:rPr>
          <w:spacing w:val="29"/>
        </w:rPr>
        <w:t xml:space="preserve"> </w:t>
      </w:r>
      <w:r>
        <w:t xml:space="preserve">Inter-method Kendall </w:t>
      </w:r>
      <w:r>
        <w:rPr>
          <w:i/>
        </w:rPr>
        <w:t>τ</w:t>
      </w:r>
      <w:r>
        <w:rPr>
          <w:i/>
          <w:spacing w:val="28"/>
        </w:rPr>
        <w:t xml:space="preserve"> </w:t>
      </w:r>
      <w:r>
        <w:t>between the two score vectors is 0</w:t>
      </w:r>
      <w:r>
        <w:rPr>
          <w:i/>
        </w:rPr>
        <w:t>.</w:t>
      </w:r>
      <w:r>
        <w:t xml:space="preserve">316 on the </w:t>
      </w:r>
      <w:r>
        <w:rPr>
          <w:w w:val="105"/>
        </w:rPr>
        <w:t>matched</w:t>
      </w:r>
      <w:r>
        <w:rPr>
          <w:spacing w:val="-16"/>
          <w:w w:val="105"/>
        </w:rPr>
        <w:t xml:space="preserve"> </w:t>
      </w:r>
      <w:r>
        <w:rPr>
          <w:w w:val="105"/>
        </w:rPr>
        <w:t>cohort</w:t>
      </w:r>
      <w:r>
        <w:rPr>
          <w:spacing w:val="-16"/>
          <w:w w:val="105"/>
        </w:rPr>
        <w:t xml:space="preserve"> </w:t>
      </w:r>
      <w:r>
        <w:rPr>
          <w:w w:val="105"/>
        </w:rPr>
        <w:t>(</w:t>
      </w:r>
      <w:r>
        <w:rPr>
          <w:i/>
          <w:w w:val="105"/>
        </w:rPr>
        <w:t>n</w:t>
      </w:r>
      <w:r>
        <w:rPr>
          <w:i/>
          <w:spacing w:val="-16"/>
          <w:w w:val="105"/>
        </w:rPr>
        <w:t xml:space="preserve"> </w:t>
      </w:r>
      <w:r>
        <w:rPr>
          <w:w w:val="105"/>
        </w:rPr>
        <w:t>=</w:t>
      </w:r>
      <w:r>
        <w:rPr>
          <w:spacing w:val="-15"/>
          <w:w w:val="105"/>
        </w:rPr>
        <w:t xml:space="preserve"> </w:t>
      </w:r>
      <w:r>
        <w:rPr>
          <w:w w:val="105"/>
        </w:rPr>
        <w:t>5</w:t>
      </w:r>
      <w:r>
        <w:rPr>
          <w:i/>
          <w:w w:val="105"/>
        </w:rPr>
        <w:t>,</w:t>
      </w:r>
      <w:r>
        <w:rPr>
          <w:w w:val="105"/>
        </w:rPr>
        <w:t>521),</w:t>
      </w:r>
      <w:r>
        <w:rPr>
          <w:spacing w:val="-16"/>
          <w:w w:val="105"/>
        </w:rPr>
        <w:t xml:space="preserve"> </w:t>
      </w:r>
      <w:r>
        <w:rPr>
          <w:w w:val="105"/>
        </w:rPr>
        <w:t>within</w:t>
      </w:r>
      <w:r>
        <w:rPr>
          <w:spacing w:val="-16"/>
          <w:w w:val="105"/>
        </w:rPr>
        <w:t xml:space="preserve"> </w:t>
      </w:r>
      <w:r>
        <w:rPr>
          <w:w w:val="105"/>
        </w:rPr>
        <w:t>the</w:t>
      </w:r>
      <w:r>
        <w:rPr>
          <w:spacing w:val="-16"/>
          <w:w w:val="105"/>
        </w:rPr>
        <w:t xml:space="preserve"> </w:t>
      </w:r>
      <w:r>
        <w:rPr>
          <w:w w:val="105"/>
        </w:rPr>
        <w:t>weak-to-moderate</w:t>
      </w:r>
      <w:r>
        <w:rPr>
          <w:spacing w:val="-15"/>
          <w:w w:val="105"/>
        </w:rPr>
        <w:t xml:space="preserve"> </w:t>
      </w:r>
      <w:r>
        <w:rPr>
          <w:w w:val="105"/>
        </w:rPr>
        <w:t>alignment</w:t>
      </w:r>
      <w:r>
        <w:rPr>
          <w:spacing w:val="-16"/>
          <w:w w:val="105"/>
        </w:rPr>
        <w:t xml:space="preserve"> </w:t>
      </w:r>
      <w:r>
        <w:rPr>
          <w:w w:val="105"/>
        </w:rPr>
        <w:t>band</w:t>
      </w:r>
      <w:r>
        <w:rPr>
          <w:spacing w:val="-16"/>
          <w:w w:val="105"/>
        </w:rPr>
        <w:t xml:space="preserve"> </w:t>
      </w:r>
      <w:r>
        <w:rPr>
          <w:w w:val="105"/>
        </w:rPr>
        <w:t>defined</w:t>
      </w:r>
      <w:r>
        <w:rPr>
          <w:spacing w:val="-16"/>
          <w:w w:val="105"/>
        </w:rPr>
        <w:t xml:space="preserve"> </w:t>
      </w:r>
      <w:r>
        <w:rPr>
          <w:w w:val="105"/>
        </w:rPr>
        <w:t>in</w:t>
      </w:r>
      <w:r>
        <w:rPr>
          <w:spacing w:val="-15"/>
          <w:w w:val="105"/>
        </w:rPr>
        <w:t xml:space="preserve"> </w:t>
      </w:r>
      <w:r>
        <w:rPr>
          <w:w w:val="105"/>
        </w:rPr>
        <w:t>Chapter</w:t>
      </w:r>
      <w:r>
        <w:rPr>
          <w:spacing w:val="-16"/>
          <w:w w:val="105"/>
        </w:rPr>
        <w:t xml:space="preserve"> </w:t>
      </w:r>
      <w:hyperlink w:anchor="_bookmark17" w:history="1">
        <w:r>
          <w:rPr>
            <w:w w:val="105"/>
          </w:rPr>
          <w:t>2</w:t>
        </w:r>
      </w:hyperlink>
      <w:r>
        <w:rPr>
          <w:w w:val="105"/>
        </w:rPr>
        <w:t>. Correlation</w:t>
      </w:r>
      <w:r>
        <w:rPr>
          <w:spacing w:val="-16"/>
          <w:w w:val="105"/>
        </w:rPr>
        <w:t xml:space="preserve"> </w:t>
      </w:r>
      <w:r>
        <w:rPr>
          <w:w w:val="105"/>
        </w:rPr>
        <w:t>is</w:t>
      </w:r>
      <w:r>
        <w:rPr>
          <w:spacing w:val="-16"/>
          <w:w w:val="105"/>
        </w:rPr>
        <w:t xml:space="preserve"> </w:t>
      </w:r>
      <w:r>
        <w:rPr>
          <w:w w:val="105"/>
        </w:rPr>
        <w:t>present—both</w:t>
      </w:r>
      <w:r>
        <w:rPr>
          <w:spacing w:val="-16"/>
          <w:w w:val="105"/>
        </w:rPr>
        <w:t xml:space="preserve"> </w:t>
      </w:r>
      <w:r>
        <w:rPr>
          <w:w w:val="105"/>
        </w:rPr>
        <w:t>methods</w:t>
      </w:r>
      <w:r>
        <w:rPr>
          <w:spacing w:val="-15"/>
          <w:w w:val="105"/>
        </w:rPr>
        <w:t xml:space="preserve"> </w:t>
      </w:r>
      <w:r>
        <w:rPr>
          <w:w w:val="105"/>
        </w:rPr>
        <w:t>operate</w:t>
      </w:r>
      <w:r>
        <w:rPr>
          <w:spacing w:val="-16"/>
          <w:w w:val="105"/>
        </w:rPr>
        <w:t xml:space="preserve"> </w:t>
      </w:r>
      <w:r>
        <w:rPr>
          <w:w w:val="105"/>
        </w:rPr>
        <w:t>on</w:t>
      </w:r>
      <w:r>
        <w:rPr>
          <w:spacing w:val="-16"/>
          <w:w w:val="105"/>
        </w:rPr>
        <w:t xml:space="preserve"> </w:t>
      </w:r>
      <w:r>
        <w:rPr>
          <w:w w:val="105"/>
        </w:rPr>
        <w:t>overlapping</w:t>
      </w:r>
      <w:r>
        <w:rPr>
          <w:spacing w:val="-16"/>
          <w:w w:val="105"/>
        </w:rPr>
        <w:t xml:space="preserve"> </w:t>
      </w:r>
      <w:r>
        <w:rPr>
          <w:w w:val="105"/>
        </w:rPr>
        <w:t>wallet</w:t>
      </w:r>
      <w:r>
        <w:rPr>
          <w:spacing w:val="-15"/>
          <w:w w:val="105"/>
        </w:rPr>
        <w:t xml:space="preserve"> </w:t>
      </w:r>
      <w:r>
        <w:rPr>
          <w:w w:val="105"/>
        </w:rPr>
        <w:t>activity</w:t>
      </w:r>
      <w:r>
        <w:rPr>
          <w:spacing w:val="-16"/>
          <w:w w:val="105"/>
        </w:rPr>
        <w:t xml:space="preserve"> </w:t>
      </w:r>
      <w:r>
        <w:rPr>
          <w:w w:val="105"/>
        </w:rPr>
        <w:t>in</w:t>
      </w:r>
      <w:r>
        <w:rPr>
          <w:spacing w:val="-16"/>
          <w:w w:val="105"/>
        </w:rPr>
        <w:t xml:space="preserve"> </w:t>
      </w:r>
      <w:r>
        <w:rPr>
          <w:w w:val="105"/>
        </w:rPr>
        <w:t>the</w:t>
      </w:r>
      <w:r>
        <w:rPr>
          <w:spacing w:val="-16"/>
          <w:w w:val="105"/>
        </w:rPr>
        <w:t xml:space="preserve"> </w:t>
      </w:r>
      <w:r>
        <w:rPr>
          <w:w w:val="105"/>
        </w:rPr>
        <w:t>same</w:t>
      </w:r>
      <w:r>
        <w:rPr>
          <w:spacing w:val="-15"/>
          <w:w w:val="105"/>
        </w:rPr>
        <w:t xml:space="preserve"> </w:t>
      </w:r>
      <w:r>
        <w:rPr>
          <w:w w:val="105"/>
        </w:rPr>
        <w:t>obser-vation</w:t>
      </w:r>
      <w:r>
        <w:rPr>
          <w:spacing w:val="-12"/>
          <w:w w:val="105"/>
        </w:rPr>
        <w:t xml:space="preserve"> </w:t>
      </w:r>
      <w:r>
        <w:rPr>
          <w:w w:val="105"/>
        </w:rPr>
        <w:t>window—but</w:t>
      </w:r>
      <w:r>
        <w:rPr>
          <w:spacing w:val="-12"/>
          <w:w w:val="105"/>
        </w:rPr>
        <w:t xml:space="preserve"> </w:t>
      </w:r>
      <w:r>
        <w:rPr>
          <w:w w:val="105"/>
        </w:rPr>
        <w:t>the</w:t>
      </w:r>
      <w:r>
        <w:rPr>
          <w:spacing w:val="-12"/>
          <w:w w:val="105"/>
        </w:rPr>
        <w:t xml:space="preserve"> </w:t>
      </w:r>
      <w:r>
        <w:rPr>
          <w:w w:val="105"/>
        </w:rPr>
        <w:t>magnitude</w:t>
      </w:r>
      <w:r>
        <w:rPr>
          <w:spacing w:val="-12"/>
          <w:w w:val="105"/>
        </w:rPr>
        <w:t xml:space="preserve"> </w:t>
      </w:r>
      <w:r>
        <w:rPr>
          <w:w w:val="105"/>
        </w:rPr>
        <w:t>is</w:t>
      </w:r>
      <w:r>
        <w:rPr>
          <w:spacing w:val="-12"/>
          <w:w w:val="105"/>
        </w:rPr>
        <w:t xml:space="preserve"> </w:t>
      </w:r>
      <w:r>
        <w:rPr>
          <w:w w:val="105"/>
        </w:rPr>
        <w:t>far</w:t>
      </w:r>
      <w:r>
        <w:rPr>
          <w:spacing w:val="-12"/>
          <w:w w:val="105"/>
        </w:rPr>
        <w:t xml:space="preserve"> </w:t>
      </w:r>
      <w:r>
        <w:rPr>
          <w:w w:val="105"/>
        </w:rPr>
        <w:t>from</w:t>
      </w:r>
      <w:r>
        <w:rPr>
          <w:spacing w:val="-12"/>
          <w:w w:val="105"/>
        </w:rPr>
        <w:t xml:space="preserve"> </w:t>
      </w:r>
      <w:r>
        <w:rPr>
          <w:w w:val="105"/>
        </w:rPr>
        <w:t>unity.</w:t>
      </w:r>
      <w:r>
        <w:rPr>
          <w:spacing w:val="31"/>
          <w:w w:val="105"/>
        </w:rPr>
        <w:t xml:space="preserve"> </w:t>
      </w:r>
      <w:r>
        <w:rPr>
          <w:w w:val="105"/>
        </w:rPr>
        <w:t>Allowance</w:t>
      </w:r>
      <w:r>
        <w:rPr>
          <w:spacing w:val="-12"/>
          <w:w w:val="105"/>
        </w:rPr>
        <w:t xml:space="preserve"> </w:t>
      </w:r>
      <w:r>
        <w:rPr>
          <w:w w:val="105"/>
        </w:rPr>
        <w:t>and</w:t>
      </w:r>
      <w:r>
        <w:rPr>
          <w:spacing w:val="-12"/>
          <w:w w:val="105"/>
        </w:rPr>
        <w:t xml:space="preserve"> </w:t>
      </w:r>
      <w:r>
        <w:rPr>
          <w:w w:val="105"/>
        </w:rPr>
        <w:t>transfer</w:t>
      </w:r>
      <w:r>
        <w:rPr>
          <w:spacing w:val="-12"/>
          <w:w w:val="105"/>
        </w:rPr>
        <w:t xml:space="preserve"> </w:t>
      </w:r>
      <w:r>
        <w:rPr>
          <w:w w:val="105"/>
        </w:rPr>
        <w:t>graphs</w:t>
      </w:r>
      <w:r>
        <w:rPr>
          <w:spacing w:val="-12"/>
          <w:w w:val="105"/>
        </w:rPr>
        <w:t xml:space="preserve"> </w:t>
      </w:r>
      <w:r>
        <w:rPr>
          <w:w w:val="105"/>
        </w:rPr>
        <w:t>therefore emphasize</w:t>
      </w:r>
      <w:r>
        <w:rPr>
          <w:spacing w:val="-16"/>
          <w:w w:val="105"/>
        </w:rPr>
        <w:t xml:space="preserve"> </w:t>
      </w:r>
      <w:r>
        <w:rPr>
          <w:w w:val="105"/>
        </w:rPr>
        <w:t>different</w:t>
      </w:r>
      <w:r>
        <w:rPr>
          <w:spacing w:val="-16"/>
          <w:w w:val="105"/>
        </w:rPr>
        <w:t xml:space="preserve"> </w:t>
      </w:r>
      <w:r>
        <w:rPr>
          <w:w w:val="105"/>
        </w:rPr>
        <w:t>wallet</w:t>
      </w:r>
      <w:r>
        <w:rPr>
          <w:spacing w:val="-16"/>
          <w:w w:val="105"/>
        </w:rPr>
        <w:t xml:space="preserve"> </w:t>
      </w:r>
      <w:r>
        <w:rPr>
          <w:w w:val="105"/>
        </w:rPr>
        <w:t>relationships.</w:t>
      </w:r>
    </w:p>
    <w:p w14:paraId="00DC2310" w14:textId="77777777" w:rsidR="00350CFB" w:rsidRDefault="00350CFB">
      <w:pPr>
        <w:pStyle w:val="a3"/>
        <w:spacing w:line="396" w:lineRule="auto"/>
        <w:jc w:val="both"/>
        <w:sectPr w:rsidR="00350CFB">
          <w:pgSz w:w="11910" w:h="16840"/>
          <w:pgMar w:top="1920" w:right="708" w:bottom="2300" w:left="992" w:header="0" w:footer="2115" w:gutter="0"/>
          <w:cols w:space="720"/>
        </w:sectPr>
      </w:pPr>
    </w:p>
    <w:p w14:paraId="00DC2311" w14:textId="77777777" w:rsidR="00350CFB" w:rsidRDefault="00283FFF">
      <w:pPr>
        <w:pStyle w:val="a3"/>
        <w:spacing w:before="72" w:line="396" w:lineRule="auto"/>
        <w:ind w:left="273" w:right="524" w:firstLine="1"/>
        <w:jc w:val="both"/>
      </w:pPr>
      <w:r>
        <w:t>This divergence is structurally expected.</w:t>
      </w:r>
      <w:r>
        <w:rPr>
          <w:spacing w:val="40"/>
        </w:rPr>
        <w:t xml:space="preserve"> </w:t>
      </w:r>
      <w:r>
        <w:t xml:space="preserve">The endorsement graph </w:t>
      </w:r>
      <w:r>
        <w:rPr>
          <w:i/>
        </w:rPr>
        <w:t>G</w:t>
      </w:r>
      <w:r>
        <w:rPr>
          <w:vertAlign w:val="subscript"/>
        </w:rPr>
        <w:t>approve</w:t>
      </w:r>
      <w:r>
        <w:t xml:space="preserve"> contains 14</w:t>
      </w:r>
      <w:r>
        <w:rPr>
          <w:i/>
        </w:rPr>
        <w:t>,</w:t>
      </w:r>
      <w:r>
        <w:t>727 edges encoding</w:t>
      </w:r>
      <w:r>
        <w:rPr>
          <w:spacing w:val="-7"/>
        </w:rPr>
        <w:t xml:space="preserve"> </w:t>
      </w:r>
      <w:r>
        <w:t>current</w:t>
      </w:r>
      <w:r>
        <w:rPr>
          <w:spacing w:val="-7"/>
        </w:rPr>
        <w:t xml:space="preserve"> </w:t>
      </w:r>
      <w:r>
        <w:t>spending</w:t>
      </w:r>
      <w:r>
        <w:rPr>
          <w:spacing w:val="-7"/>
        </w:rPr>
        <w:t xml:space="preserve"> </w:t>
      </w:r>
      <w:r>
        <w:t>authorization;</w:t>
      </w:r>
      <w:r>
        <w:rPr>
          <w:spacing w:val="-6"/>
        </w:rPr>
        <w:t xml:space="preserve"> </w:t>
      </w:r>
      <w:r>
        <w:t>the</w:t>
      </w:r>
      <w:r>
        <w:rPr>
          <w:spacing w:val="-7"/>
        </w:rPr>
        <w:t xml:space="preserve"> </w:t>
      </w:r>
      <w:r>
        <w:t>transfer</w:t>
      </w:r>
      <w:r>
        <w:rPr>
          <w:spacing w:val="-7"/>
        </w:rPr>
        <w:t xml:space="preserve"> </w:t>
      </w:r>
      <w:r>
        <w:t>graph</w:t>
      </w:r>
      <w:r>
        <w:rPr>
          <w:spacing w:val="-8"/>
        </w:rPr>
        <w:t xml:space="preserve"> </w:t>
      </w:r>
      <w:r>
        <w:rPr>
          <w:i/>
        </w:rPr>
        <w:t>G</w:t>
      </w:r>
      <w:r>
        <w:rPr>
          <w:vertAlign w:val="subscript"/>
        </w:rPr>
        <w:t>transfer</w:t>
      </w:r>
      <w:r>
        <w:t xml:space="preserve"> contains</w:t>
      </w:r>
      <w:r>
        <w:rPr>
          <w:spacing w:val="-7"/>
        </w:rPr>
        <w:t xml:space="preserve"> </w:t>
      </w:r>
      <w:r>
        <w:t>137</w:t>
      </w:r>
      <w:r>
        <w:rPr>
          <w:i/>
        </w:rPr>
        <w:t>,</w:t>
      </w:r>
      <w:r>
        <w:t>087</w:t>
      </w:r>
      <w:r>
        <w:rPr>
          <w:spacing w:val="-7"/>
        </w:rPr>
        <w:t xml:space="preserve"> </w:t>
      </w:r>
      <w:r>
        <w:t>edges</w:t>
      </w:r>
      <w:r>
        <w:rPr>
          <w:spacing w:val="-7"/>
        </w:rPr>
        <w:t xml:space="preserve"> </w:t>
      </w:r>
      <w:r>
        <w:t xml:space="preserve">encod-ing time-decayed economic flow </w:t>
      </w:r>
      <w:hyperlink w:anchor="_bookmark149" w:history="1">
        <w:r>
          <w:rPr>
            <w:vertAlign w:val="superscript"/>
          </w:rPr>
          <w:t>[16]</w:t>
        </w:r>
      </w:hyperlink>
      <w:r>
        <w:t>.</w:t>
      </w:r>
      <w:r>
        <w:rPr>
          <w:spacing w:val="24"/>
        </w:rPr>
        <w:t xml:space="preserve"> </w:t>
      </w:r>
      <w:r>
        <w:t xml:space="preserve">PageRank propagates influence along these edges under the same damping convention </w:t>
      </w:r>
      <w:hyperlink w:anchor="_bookmark173" w:history="1">
        <w:r>
          <w:rPr>
            <w:vertAlign w:val="superscript"/>
          </w:rPr>
          <w:t>[40]</w:t>
        </w:r>
      </w:hyperlink>
      <w:r>
        <w:rPr>
          <w:vertAlign w:val="superscript"/>
        </w:rPr>
        <w:t>,</w:t>
      </w:r>
      <w:hyperlink w:anchor="_bookmark182" w:history="1">
        <w:r>
          <w:rPr>
            <w:vertAlign w:val="superscript"/>
          </w:rPr>
          <w:t>[49]</w:t>
        </w:r>
      </w:hyperlink>
      <w:r>
        <w:t>, so differences in edge sets and weights produce differences in stationary mass. Allowances encode authorization intent; transfers encode movement of value. A wallet that receives large transfers without granting allowances can rank highly under AWP and modestly under EndorseRank, and conversely for a wallet that authorizes spenders without being a transfer hub.</w:t>
      </w:r>
    </w:p>
    <w:p w14:paraId="00DC2312" w14:textId="77777777" w:rsidR="00350CFB" w:rsidRDefault="00283FFF">
      <w:pPr>
        <w:pStyle w:val="a3"/>
        <w:spacing w:before="23" w:line="396" w:lineRule="auto"/>
        <w:ind w:left="282" w:right="523"/>
        <w:jc w:val="both"/>
      </w:pPr>
      <w:r>
        <w:t>H1</w:t>
      </w:r>
      <w:r>
        <w:rPr>
          <w:spacing w:val="-15"/>
        </w:rPr>
        <w:t xml:space="preserve"> </w:t>
      </w:r>
      <w:r>
        <w:t>is</w:t>
      </w:r>
      <w:r>
        <w:rPr>
          <w:spacing w:val="-15"/>
        </w:rPr>
        <w:t xml:space="preserve"> </w:t>
      </w:r>
      <w:r>
        <w:t>therefore</w:t>
      </w:r>
      <w:r>
        <w:rPr>
          <w:spacing w:val="-15"/>
        </w:rPr>
        <w:t xml:space="preserve"> </w:t>
      </w:r>
      <w:r>
        <w:t>supported:</w:t>
      </w:r>
      <w:r>
        <w:rPr>
          <w:spacing w:val="-15"/>
        </w:rPr>
        <w:t xml:space="preserve"> </w:t>
      </w:r>
      <w:r>
        <w:t>EndorseRank</w:t>
      </w:r>
      <w:r>
        <w:rPr>
          <w:spacing w:val="-15"/>
        </w:rPr>
        <w:t xml:space="preserve"> </w:t>
      </w:r>
      <w:r>
        <w:t>and</w:t>
      </w:r>
      <w:r>
        <w:rPr>
          <w:spacing w:val="-15"/>
        </w:rPr>
        <w:t xml:space="preserve"> </w:t>
      </w:r>
      <w:r>
        <w:t>AWP</w:t>
      </w:r>
      <w:r>
        <w:rPr>
          <w:spacing w:val="-15"/>
        </w:rPr>
        <w:t xml:space="preserve"> </w:t>
      </w:r>
      <w:r>
        <w:t>yield</w:t>
      </w:r>
      <w:r>
        <w:rPr>
          <w:spacing w:val="-15"/>
        </w:rPr>
        <w:t xml:space="preserve"> </w:t>
      </w:r>
      <w:r>
        <w:t>partially</w:t>
      </w:r>
      <w:r>
        <w:rPr>
          <w:spacing w:val="-15"/>
        </w:rPr>
        <w:t xml:space="preserve"> </w:t>
      </w:r>
      <w:r>
        <w:t>overlapping</w:t>
      </w:r>
      <w:r>
        <w:rPr>
          <w:spacing w:val="-15"/>
        </w:rPr>
        <w:t xml:space="preserve"> </w:t>
      </w:r>
      <w:r>
        <w:t>yet</w:t>
      </w:r>
      <w:r>
        <w:rPr>
          <w:spacing w:val="-15"/>
        </w:rPr>
        <w:t xml:space="preserve"> </w:t>
      </w:r>
      <w:r>
        <w:t>construct-distinct orderings. The</w:t>
      </w:r>
      <w:r>
        <w:rPr>
          <w:spacing w:val="-4"/>
        </w:rPr>
        <w:t xml:space="preserve"> </w:t>
      </w:r>
      <w:r>
        <w:t>practical</w:t>
      </w:r>
      <w:r>
        <w:rPr>
          <w:spacing w:val="-4"/>
        </w:rPr>
        <w:t xml:space="preserve"> </w:t>
      </w:r>
      <w:r>
        <w:t>implication</w:t>
      </w:r>
      <w:r>
        <w:rPr>
          <w:spacing w:val="-4"/>
        </w:rPr>
        <w:t xml:space="preserve"> </w:t>
      </w:r>
      <w:r>
        <w:t>is</w:t>
      </w:r>
      <w:r>
        <w:rPr>
          <w:spacing w:val="-4"/>
        </w:rPr>
        <w:t xml:space="preserve"> </w:t>
      </w:r>
      <w:r>
        <w:t>that</w:t>
      </w:r>
      <w:r>
        <w:rPr>
          <w:spacing w:val="-4"/>
        </w:rPr>
        <w:t xml:space="preserve"> </w:t>
      </w:r>
      <w:r>
        <w:t>the</w:t>
      </w:r>
      <w:r>
        <w:rPr>
          <w:spacing w:val="-4"/>
        </w:rPr>
        <w:t xml:space="preserve"> </w:t>
      </w:r>
      <w:r>
        <w:t>two</w:t>
      </w:r>
      <w:r>
        <w:rPr>
          <w:spacing w:val="-4"/>
        </w:rPr>
        <w:t xml:space="preserve"> </w:t>
      </w:r>
      <w:r>
        <w:t>scores</w:t>
      </w:r>
      <w:r>
        <w:rPr>
          <w:spacing w:val="-4"/>
        </w:rPr>
        <w:t xml:space="preserve"> </w:t>
      </w:r>
      <w:r>
        <w:t>are</w:t>
      </w:r>
      <w:r>
        <w:rPr>
          <w:spacing w:val="-4"/>
        </w:rPr>
        <w:t xml:space="preserve"> </w:t>
      </w:r>
      <w:r>
        <w:t>not</w:t>
      </w:r>
      <w:r>
        <w:rPr>
          <w:spacing w:val="-4"/>
        </w:rPr>
        <w:t xml:space="preserve"> </w:t>
      </w:r>
      <w:r>
        <w:t>interchangeable</w:t>
      </w:r>
      <w:r>
        <w:rPr>
          <w:spacing w:val="-4"/>
        </w:rPr>
        <w:t xml:space="preserve"> </w:t>
      </w:r>
      <w:r>
        <w:t xml:space="preserve">substitutes. De-ployments that adopt EndorseRank for efficiency must accept a different ranking geometry, not </w:t>
      </w:r>
      <w:bookmarkStart w:id="341" w:name="RQ2:_Construct-specific_social-method_al"/>
      <w:bookmarkEnd w:id="341"/>
      <w:r>
        <w:t>merely a faster approximation of AWP.</w:t>
      </w:r>
    </w:p>
    <w:p w14:paraId="00DC2313" w14:textId="77777777" w:rsidR="00350CFB" w:rsidRDefault="00350CFB">
      <w:pPr>
        <w:pStyle w:val="a3"/>
        <w:spacing w:before="9"/>
      </w:pPr>
    </w:p>
    <w:p w14:paraId="00DC2314" w14:textId="77777777" w:rsidR="00350CFB" w:rsidRDefault="00283FFF">
      <w:pPr>
        <w:pStyle w:val="3"/>
        <w:numPr>
          <w:ilvl w:val="2"/>
          <w:numId w:val="26"/>
        </w:numPr>
        <w:tabs>
          <w:tab w:val="left" w:pos="879"/>
        </w:tabs>
        <w:ind w:left="879" w:hanging="597"/>
      </w:pPr>
      <w:r>
        <w:t>RQ2:</w:t>
      </w:r>
      <w:r>
        <w:rPr>
          <w:spacing w:val="-4"/>
        </w:rPr>
        <w:t xml:space="preserve"> </w:t>
      </w:r>
      <w:r>
        <w:t>Construct-specific</w:t>
      </w:r>
      <w:r>
        <w:rPr>
          <w:spacing w:val="-15"/>
        </w:rPr>
        <w:t xml:space="preserve"> </w:t>
      </w:r>
      <w:r>
        <w:t>social-method</w:t>
      </w:r>
      <w:r>
        <w:rPr>
          <w:spacing w:val="-15"/>
        </w:rPr>
        <w:t xml:space="preserve"> </w:t>
      </w:r>
      <w:r>
        <w:rPr>
          <w:spacing w:val="-2"/>
        </w:rPr>
        <w:t>alignment</w:t>
      </w:r>
    </w:p>
    <w:p w14:paraId="00DC2315" w14:textId="77777777" w:rsidR="00350CFB" w:rsidRDefault="00350CFB">
      <w:pPr>
        <w:pStyle w:val="a3"/>
        <w:spacing w:before="47"/>
        <w:rPr>
          <w:b/>
        </w:rPr>
      </w:pPr>
    </w:p>
    <w:p w14:paraId="00DC2316" w14:textId="77777777" w:rsidR="00350CFB" w:rsidRDefault="00283FFF">
      <w:pPr>
        <w:pStyle w:val="a3"/>
        <w:spacing w:line="396" w:lineRule="auto"/>
        <w:ind w:left="282" w:right="564"/>
        <w:jc w:val="both"/>
      </w:pPr>
      <w:r>
        <w:rPr>
          <w:color w:val="FF0000"/>
        </w:rPr>
        <w:t>RQ2 asks which social method aligns more strongly with contemporaneous allowance checks and with transfer checks. EndorseRank wins on allowance (tau = 0.355); AWP wins on transfer (tau = 0.534). Trading-success and inverse-risk families are not used to answer RQ2.</w:t>
      </w:r>
    </w:p>
    <w:p w14:paraId="00DC2317" w14:textId="77777777" w:rsidR="00350CFB" w:rsidRDefault="00283FFF">
      <w:pPr>
        <w:pStyle w:val="a3"/>
        <w:spacing w:before="17" w:line="316" w:lineRule="auto"/>
        <w:ind w:left="282" w:right="523"/>
        <w:jc w:val="both"/>
      </w:pPr>
      <w:r>
        <w:t xml:space="preserve">On the </w:t>
      </w:r>
      <w:r>
        <w:rPr>
          <w:b/>
        </w:rPr>
        <w:t xml:space="preserve">allowance </w:t>
      </w:r>
      <w:r>
        <w:t xml:space="preserve">family, EndorseRank achieves mean Kendall </w:t>
      </w:r>
      <w:r>
        <w:rPr>
          <w:i/>
        </w:rPr>
        <w:t>τ</w:t>
      </w:r>
      <w:r>
        <w:rPr>
          <w:i/>
          <w:spacing w:val="40"/>
        </w:rPr>
        <w:t xml:space="preserve"> </w:t>
      </w:r>
      <w:r>
        <w:t>= 0</w:t>
      </w:r>
      <w:r>
        <w:rPr>
          <w:i/>
        </w:rPr>
        <w:t>.</w:t>
      </w:r>
      <w:r>
        <w:t>355, whereas AWP is near zero</w:t>
      </w:r>
      <w:r>
        <w:rPr>
          <w:spacing w:val="-4"/>
        </w:rPr>
        <w:t xml:space="preserve"> </w:t>
      </w:r>
      <w:r>
        <w:t>(</w:t>
      </w:r>
      <w:r>
        <w:rPr>
          <w:rFonts w:ascii="Arial Unicode MS" w:hAnsi="Arial Unicode MS"/>
        </w:rPr>
        <w:t>−</w:t>
      </w:r>
      <w:r>
        <w:t>0</w:t>
      </w:r>
      <w:r>
        <w:rPr>
          <w:i/>
        </w:rPr>
        <w:t>.</w:t>
      </w:r>
      <w:r>
        <w:t>030). This</w:t>
      </w:r>
      <w:r>
        <w:rPr>
          <w:spacing w:val="-4"/>
        </w:rPr>
        <w:t xml:space="preserve"> </w:t>
      </w:r>
      <w:r>
        <w:t>pattern</w:t>
      </w:r>
      <w:r>
        <w:rPr>
          <w:spacing w:val="-4"/>
        </w:rPr>
        <w:t xml:space="preserve"> </w:t>
      </w:r>
      <w:r>
        <w:t>is</w:t>
      </w:r>
      <w:r>
        <w:rPr>
          <w:spacing w:val="-4"/>
        </w:rPr>
        <w:t xml:space="preserve"> </w:t>
      </w:r>
      <w:r>
        <w:t>the</w:t>
      </w:r>
      <w:r>
        <w:rPr>
          <w:spacing w:val="-4"/>
        </w:rPr>
        <w:t xml:space="preserve"> </w:t>
      </w:r>
      <w:r>
        <w:t>strongest</w:t>
      </w:r>
      <w:r>
        <w:rPr>
          <w:spacing w:val="-4"/>
        </w:rPr>
        <w:t xml:space="preserve"> </w:t>
      </w:r>
      <w:r>
        <w:t>evidence</w:t>
      </w:r>
      <w:r>
        <w:rPr>
          <w:spacing w:val="-4"/>
        </w:rPr>
        <w:t xml:space="preserve"> </w:t>
      </w:r>
      <w:r>
        <w:t>that</w:t>
      </w:r>
      <w:r>
        <w:rPr>
          <w:spacing w:val="-4"/>
        </w:rPr>
        <w:t xml:space="preserve"> </w:t>
      </w:r>
      <w:r>
        <w:t>EndorseRank</w:t>
      </w:r>
      <w:r>
        <w:rPr>
          <w:spacing w:val="-4"/>
        </w:rPr>
        <w:t xml:space="preserve"> </w:t>
      </w:r>
      <w:r>
        <w:t>measures</w:t>
      </w:r>
      <w:r>
        <w:rPr>
          <w:spacing w:val="-4"/>
        </w:rPr>
        <w:t xml:space="preserve"> </w:t>
      </w:r>
      <w:r>
        <w:t>its</w:t>
      </w:r>
      <w:r>
        <w:rPr>
          <w:spacing w:val="-4"/>
        </w:rPr>
        <w:t xml:space="preserve"> </w:t>
      </w:r>
      <w:r>
        <w:t>intended</w:t>
      </w:r>
      <w:r>
        <w:rPr>
          <w:spacing w:val="-4"/>
        </w:rPr>
        <w:t xml:space="preserve"> </w:t>
      </w:r>
      <w:r>
        <w:t>con-</w:t>
      </w:r>
      <w:r>
        <w:rPr>
          <w:spacing w:val="-2"/>
        </w:rPr>
        <w:t>struct:</w:t>
      </w:r>
      <w:r>
        <w:rPr>
          <w:spacing w:val="23"/>
        </w:rPr>
        <w:t xml:space="preserve"> </w:t>
      </w:r>
      <w:r>
        <w:rPr>
          <w:spacing w:val="-2"/>
        </w:rPr>
        <w:t>latest-allowance</w:t>
      </w:r>
      <w:r>
        <w:rPr>
          <w:spacing w:val="-11"/>
        </w:rPr>
        <w:t xml:space="preserve"> </w:t>
      </w:r>
      <w:r>
        <w:rPr>
          <w:spacing w:val="-2"/>
        </w:rPr>
        <w:t>centrality</w:t>
      </w:r>
      <w:r>
        <w:rPr>
          <w:spacing w:val="-11"/>
        </w:rPr>
        <w:t xml:space="preserve"> </w:t>
      </w:r>
      <w:r>
        <w:rPr>
          <w:spacing w:val="-2"/>
        </w:rPr>
        <w:t>aligns</w:t>
      </w:r>
      <w:r>
        <w:rPr>
          <w:spacing w:val="-12"/>
        </w:rPr>
        <w:t xml:space="preserve"> </w:t>
      </w:r>
      <w:r>
        <w:rPr>
          <w:spacing w:val="-2"/>
        </w:rPr>
        <w:t>with</w:t>
      </w:r>
      <w:r>
        <w:rPr>
          <w:spacing w:val="-11"/>
        </w:rPr>
        <w:t xml:space="preserve"> </w:t>
      </w:r>
      <w:r>
        <w:rPr>
          <w:spacing w:val="-2"/>
        </w:rPr>
        <w:t>allowance-based</w:t>
      </w:r>
      <w:r>
        <w:rPr>
          <w:spacing w:val="-11"/>
        </w:rPr>
        <w:t xml:space="preserve"> </w:t>
      </w:r>
      <w:r>
        <w:rPr>
          <w:spacing w:val="-2"/>
        </w:rPr>
        <w:t>proxies,</w:t>
      </w:r>
      <w:r>
        <w:rPr>
          <w:spacing w:val="-7"/>
        </w:rPr>
        <w:t xml:space="preserve"> </w:t>
      </w:r>
      <w:r>
        <w:rPr>
          <w:spacing w:val="-2"/>
        </w:rPr>
        <w:t>while</w:t>
      </w:r>
      <w:r>
        <w:rPr>
          <w:spacing w:val="-12"/>
        </w:rPr>
        <w:t xml:space="preserve"> </w:t>
      </w:r>
      <w:r>
        <w:rPr>
          <w:spacing w:val="-2"/>
        </w:rPr>
        <w:t>transfer-graph</w:t>
      </w:r>
      <w:r>
        <w:rPr>
          <w:spacing w:val="-11"/>
        </w:rPr>
        <w:t xml:space="preserve"> </w:t>
      </w:r>
      <w:r>
        <w:rPr>
          <w:spacing w:val="-2"/>
        </w:rPr>
        <w:t>PageR-</w:t>
      </w:r>
    </w:p>
    <w:p w14:paraId="00DC2318" w14:textId="77777777" w:rsidR="00350CFB" w:rsidRDefault="00283FFF">
      <w:pPr>
        <w:pStyle w:val="a3"/>
        <w:spacing w:before="89"/>
        <w:ind w:left="282"/>
        <w:jc w:val="both"/>
      </w:pPr>
      <w:r>
        <w:t>ank</w:t>
      </w:r>
      <w:r>
        <w:rPr>
          <w:spacing w:val="-12"/>
        </w:rPr>
        <w:t xml:space="preserve"> </w:t>
      </w:r>
      <w:r>
        <w:t>does</w:t>
      </w:r>
      <w:r>
        <w:rPr>
          <w:spacing w:val="-12"/>
        </w:rPr>
        <w:t xml:space="preserve"> </w:t>
      </w:r>
      <w:r>
        <w:t>not.</w:t>
      </w:r>
      <w:r>
        <w:rPr>
          <w:spacing w:val="9"/>
        </w:rPr>
        <w:t xml:space="preserve"> </w:t>
      </w:r>
      <w:r>
        <w:t>In</w:t>
      </w:r>
      <w:r>
        <w:rPr>
          <w:spacing w:val="-11"/>
        </w:rPr>
        <w:t xml:space="preserve"> </w:t>
      </w:r>
      <w:r>
        <w:t>measurement</w:t>
      </w:r>
      <w:r>
        <w:rPr>
          <w:spacing w:val="-12"/>
        </w:rPr>
        <w:t xml:space="preserve"> </w:t>
      </w:r>
      <w:r>
        <w:t>terms,</w:t>
      </w:r>
      <w:r>
        <w:rPr>
          <w:spacing w:val="-11"/>
        </w:rPr>
        <w:t xml:space="preserve"> </w:t>
      </w:r>
      <w:r>
        <w:t>the</w:t>
      </w:r>
      <w:r>
        <w:rPr>
          <w:spacing w:val="-11"/>
        </w:rPr>
        <w:t xml:space="preserve"> </w:t>
      </w:r>
      <w:r>
        <w:t>indicator</w:t>
      </w:r>
      <w:r>
        <w:rPr>
          <w:spacing w:val="-12"/>
        </w:rPr>
        <w:t xml:space="preserve"> </w:t>
      </w:r>
      <w:r>
        <w:t>tracks</w:t>
      </w:r>
      <w:r>
        <w:rPr>
          <w:spacing w:val="-11"/>
        </w:rPr>
        <w:t xml:space="preserve"> </w:t>
      </w:r>
      <w:r>
        <w:t>the</w:t>
      </w:r>
      <w:r>
        <w:rPr>
          <w:spacing w:val="-12"/>
        </w:rPr>
        <w:t xml:space="preserve"> </w:t>
      </w:r>
      <w:r>
        <w:t>construct</w:t>
      </w:r>
      <w:r>
        <w:rPr>
          <w:spacing w:val="-12"/>
        </w:rPr>
        <w:t xml:space="preserve"> </w:t>
      </w:r>
      <w:r>
        <w:t>it</w:t>
      </w:r>
      <w:r>
        <w:rPr>
          <w:spacing w:val="-11"/>
        </w:rPr>
        <w:t xml:space="preserve"> </w:t>
      </w:r>
      <w:r>
        <w:t>was</w:t>
      </w:r>
      <w:r>
        <w:rPr>
          <w:spacing w:val="-12"/>
        </w:rPr>
        <w:t xml:space="preserve"> </w:t>
      </w:r>
      <w:r>
        <w:t>designed</w:t>
      </w:r>
      <w:r>
        <w:rPr>
          <w:spacing w:val="-12"/>
        </w:rPr>
        <w:t xml:space="preserve"> </w:t>
      </w:r>
      <w:r>
        <w:t>to</w:t>
      </w:r>
      <w:r>
        <w:rPr>
          <w:spacing w:val="-11"/>
        </w:rPr>
        <w:t xml:space="preserve"> </w:t>
      </w:r>
      <w:r>
        <w:rPr>
          <w:spacing w:val="-2"/>
        </w:rPr>
        <w:t>represent</w:t>
      </w:r>
    </w:p>
    <w:p w14:paraId="00DC2319" w14:textId="77777777" w:rsidR="00350CFB" w:rsidRDefault="0071403D">
      <w:pPr>
        <w:spacing w:before="169"/>
        <w:ind w:left="282"/>
        <w:rPr>
          <w:position w:val="-8"/>
          <w:sz w:val="24"/>
        </w:rPr>
      </w:pPr>
      <w:hyperlink w:anchor="_bookmark147" w:history="1">
        <w:r>
          <w:rPr>
            <w:spacing w:val="-2"/>
            <w:sz w:val="16"/>
          </w:rPr>
          <w:t>[14]</w:t>
        </w:r>
      </w:hyperlink>
      <w:r>
        <w:rPr>
          <w:spacing w:val="-2"/>
          <w:position w:val="-8"/>
          <w:sz w:val="24"/>
        </w:rPr>
        <w:t>.</w:t>
      </w:r>
    </w:p>
    <w:p w14:paraId="00DC231A" w14:textId="77777777" w:rsidR="00350CFB" w:rsidRDefault="00350CFB">
      <w:pPr>
        <w:pStyle w:val="a3"/>
        <w:spacing w:before="6"/>
        <w:rPr>
          <w:sz w:val="16"/>
        </w:rPr>
      </w:pPr>
    </w:p>
    <w:p w14:paraId="00DC231B" w14:textId="77777777" w:rsidR="00350CFB" w:rsidRDefault="00283FFF">
      <w:pPr>
        <w:pStyle w:val="a3"/>
        <w:spacing w:before="1" w:line="396" w:lineRule="auto"/>
        <w:ind w:left="282" w:right="524"/>
        <w:jc w:val="both"/>
      </w:pPr>
      <w:r>
        <w:rPr>
          <w:w w:val="105"/>
        </w:rPr>
        <w:t>On</w:t>
      </w:r>
      <w:r>
        <w:rPr>
          <w:spacing w:val="-16"/>
          <w:w w:val="105"/>
        </w:rPr>
        <w:t xml:space="preserve"> </w:t>
      </w:r>
      <w:r>
        <w:rPr>
          <w:w w:val="105"/>
        </w:rPr>
        <w:t>the</w:t>
      </w:r>
      <w:r>
        <w:rPr>
          <w:spacing w:val="-16"/>
          <w:w w:val="105"/>
        </w:rPr>
        <w:t xml:space="preserve"> </w:t>
      </w:r>
      <w:r>
        <w:rPr>
          <w:b/>
          <w:w w:val="105"/>
        </w:rPr>
        <w:t>transfer</w:t>
      </w:r>
      <w:r>
        <w:rPr>
          <w:b/>
          <w:spacing w:val="-16"/>
          <w:w w:val="105"/>
        </w:rPr>
        <w:t xml:space="preserve"> </w:t>
      </w:r>
      <w:r>
        <w:rPr>
          <w:w w:val="105"/>
        </w:rPr>
        <w:t>family,</w:t>
      </w:r>
      <w:r>
        <w:rPr>
          <w:spacing w:val="-15"/>
          <w:w w:val="105"/>
        </w:rPr>
        <w:t xml:space="preserve"> </w:t>
      </w:r>
      <w:r>
        <w:rPr>
          <w:w w:val="105"/>
        </w:rPr>
        <w:t>AWP</w:t>
      </w:r>
      <w:r>
        <w:rPr>
          <w:spacing w:val="-16"/>
          <w:w w:val="105"/>
        </w:rPr>
        <w:t xml:space="preserve"> </w:t>
      </w:r>
      <w:r>
        <w:rPr>
          <w:w w:val="105"/>
        </w:rPr>
        <w:t>achieves</w:t>
      </w:r>
      <w:r>
        <w:rPr>
          <w:spacing w:val="-16"/>
          <w:w w:val="105"/>
        </w:rPr>
        <w:t xml:space="preserve"> </w:t>
      </w:r>
      <w:r>
        <w:rPr>
          <w:i/>
          <w:w w:val="105"/>
        </w:rPr>
        <w:t>τ</w:t>
      </w:r>
      <w:r>
        <w:rPr>
          <w:i/>
          <w:spacing w:val="6"/>
          <w:w w:val="105"/>
        </w:rPr>
        <w:t xml:space="preserve"> </w:t>
      </w:r>
      <w:r>
        <w:rPr>
          <w:w w:val="105"/>
        </w:rPr>
        <w:t>=</w:t>
      </w:r>
      <w:r>
        <w:rPr>
          <w:spacing w:val="-1"/>
          <w:w w:val="105"/>
        </w:rPr>
        <w:t xml:space="preserve"> </w:t>
      </w:r>
      <w:r>
        <w:rPr>
          <w:w w:val="105"/>
        </w:rPr>
        <w:t>0</w:t>
      </w:r>
      <w:r>
        <w:rPr>
          <w:i/>
          <w:w w:val="105"/>
        </w:rPr>
        <w:t>.</w:t>
      </w:r>
      <w:r>
        <w:rPr>
          <w:w w:val="105"/>
        </w:rPr>
        <w:t>534</w:t>
      </w:r>
      <w:r>
        <w:rPr>
          <w:spacing w:val="-16"/>
          <w:w w:val="105"/>
        </w:rPr>
        <w:t xml:space="preserve"> </w:t>
      </w:r>
      <w:r>
        <w:rPr>
          <w:w w:val="105"/>
        </w:rPr>
        <w:t>and</w:t>
      </w:r>
      <w:r>
        <w:rPr>
          <w:spacing w:val="-16"/>
          <w:w w:val="105"/>
        </w:rPr>
        <w:t xml:space="preserve"> </w:t>
      </w:r>
      <w:r>
        <w:rPr>
          <w:w w:val="105"/>
        </w:rPr>
        <w:t>EndorseRank</w:t>
      </w:r>
      <w:r>
        <w:rPr>
          <w:spacing w:val="-16"/>
          <w:w w:val="105"/>
        </w:rPr>
        <w:t xml:space="preserve"> </w:t>
      </w:r>
      <w:r>
        <w:rPr>
          <w:w w:val="105"/>
        </w:rPr>
        <w:t>a</w:t>
      </w:r>
      <w:r>
        <w:rPr>
          <w:spacing w:val="-15"/>
          <w:w w:val="105"/>
        </w:rPr>
        <w:t xml:space="preserve"> </w:t>
      </w:r>
      <w:r>
        <w:rPr>
          <w:w w:val="105"/>
        </w:rPr>
        <w:t>moderate</w:t>
      </w:r>
      <w:r>
        <w:rPr>
          <w:spacing w:val="-16"/>
          <w:w w:val="105"/>
        </w:rPr>
        <w:t xml:space="preserve"> </w:t>
      </w:r>
      <w:r>
        <w:rPr>
          <w:w w:val="105"/>
        </w:rPr>
        <w:t xml:space="preserve">secondary-axis </w:t>
      </w:r>
      <w:r>
        <w:rPr>
          <w:i/>
          <w:w w:val="105"/>
        </w:rPr>
        <w:t>τ</w:t>
      </w:r>
      <w:r>
        <w:rPr>
          <w:i/>
          <w:spacing w:val="23"/>
          <w:w w:val="105"/>
        </w:rPr>
        <w:t xml:space="preserve"> </w:t>
      </w:r>
      <w:r>
        <w:rPr>
          <w:w w:val="105"/>
        </w:rPr>
        <w:t>= 0</w:t>
      </w:r>
      <w:r>
        <w:rPr>
          <w:i/>
          <w:w w:val="105"/>
        </w:rPr>
        <w:t>.</w:t>
      </w:r>
      <w:r>
        <w:rPr>
          <w:w w:val="105"/>
        </w:rPr>
        <w:t>333.</w:t>
      </w:r>
      <w:r>
        <w:rPr>
          <w:spacing w:val="24"/>
          <w:w w:val="105"/>
        </w:rPr>
        <w:t xml:space="preserve"> </w:t>
      </w:r>
      <w:r>
        <w:rPr>
          <w:w w:val="105"/>
        </w:rPr>
        <w:t>AWP’s</w:t>
      </w:r>
      <w:r>
        <w:rPr>
          <w:spacing w:val="-13"/>
          <w:w w:val="105"/>
        </w:rPr>
        <w:t xml:space="preserve"> </w:t>
      </w:r>
      <w:r>
        <w:rPr>
          <w:w w:val="105"/>
        </w:rPr>
        <w:t>advantage</w:t>
      </w:r>
      <w:r>
        <w:rPr>
          <w:spacing w:val="-13"/>
          <w:w w:val="105"/>
        </w:rPr>
        <w:t xml:space="preserve"> </w:t>
      </w:r>
      <w:r>
        <w:rPr>
          <w:w w:val="105"/>
        </w:rPr>
        <w:t>is</w:t>
      </w:r>
      <w:r>
        <w:rPr>
          <w:spacing w:val="-13"/>
          <w:w w:val="105"/>
        </w:rPr>
        <w:t xml:space="preserve"> </w:t>
      </w:r>
      <w:r>
        <w:rPr>
          <w:w w:val="105"/>
        </w:rPr>
        <w:t>expected</w:t>
      </w:r>
      <w:r>
        <w:rPr>
          <w:spacing w:val="-13"/>
          <w:w w:val="105"/>
        </w:rPr>
        <w:t xml:space="preserve"> </w:t>
      </w:r>
      <w:r>
        <w:rPr>
          <w:w w:val="105"/>
        </w:rPr>
        <w:t>because</w:t>
      </w:r>
      <w:r>
        <w:rPr>
          <w:spacing w:val="-13"/>
          <w:w w:val="105"/>
        </w:rPr>
        <w:t xml:space="preserve"> </w:t>
      </w:r>
      <w:r>
        <w:rPr>
          <w:w w:val="105"/>
        </w:rPr>
        <w:t>transfer</w:t>
      </w:r>
      <w:r>
        <w:rPr>
          <w:spacing w:val="-13"/>
          <w:w w:val="105"/>
        </w:rPr>
        <w:t xml:space="preserve"> </w:t>
      </w:r>
      <w:r>
        <w:rPr>
          <w:w w:val="105"/>
        </w:rPr>
        <w:t>proxies</w:t>
      </w:r>
      <w:r>
        <w:rPr>
          <w:spacing w:val="-13"/>
          <w:w w:val="105"/>
        </w:rPr>
        <w:t xml:space="preserve"> </w:t>
      </w:r>
      <w:r>
        <w:rPr>
          <w:w w:val="105"/>
        </w:rPr>
        <w:t>(in-degree</w:t>
      </w:r>
      <w:r>
        <w:rPr>
          <w:spacing w:val="-13"/>
          <w:w w:val="105"/>
        </w:rPr>
        <w:t xml:space="preserve"> </w:t>
      </w:r>
      <w:r>
        <w:rPr>
          <w:w w:val="105"/>
        </w:rPr>
        <w:t>and</w:t>
      </w:r>
      <w:r>
        <w:rPr>
          <w:spacing w:val="-13"/>
          <w:w w:val="105"/>
        </w:rPr>
        <w:t xml:space="preserve"> </w:t>
      </w:r>
      <w:r>
        <w:rPr>
          <w:w w:val="105"/>
        </w:rPr>
        <w:t>in-value)</w:t>
      </w:r>
      <w:r>
        <w:rPr>
          <w:spacing w:val="-13"/>
          <w:w w:val="105"/>
        </w:rPr>
        <w:t xml:space="preserve"> </w:t>
      </w:r>
      <w:r>
        <w:rPr>
          <w:w w:val="105"/>
        </w:rPr>
        <w:t xml:space="preserve">are </w:t>
      </w:r>
      <w:r>
        <w:t>the validation frame of Do et al.</w:t>
      </w:r>
      <w:hyperlink w:anchor="_bookmark149" w:history="1">
        <w:r>
          <w:rPr>
            <w:vertAlign w:val="superscript"/>
          </w:rPr>
          <w:t>[16]</w:t>
        </w:r>
      </w:hyperlink>
      <w:r>
        <w:t xml:space="preserve"> and share input semantics with </w:t>
      </w:r>
      <w:r>
        <w:rPr>
          <w:i/>
        </w:rPr>
        <w:t>G</w:t>
      </w:r>
      <w:r>
        <w:rPr>
          <w:vertAlign w:val="subscript"/>
        </w:rPr>
        <w:t>transfer</w:t>
      </w:r>
      <w:r>
        <w:t>.</w:t>
      </w:r>
      <w:r>
        <w:rPr>
          <w:spacing w:val="40"/>
        </w:rPr>
        <w:t xml:space="preserve"> </w:t>
      </w:r>
      <w:r>
        <w:t xml:space="preserve">EndorseRank’s mod-erate transfer alignment indicates partial overlap—wallets active in approvals often participate in </w:t>
      </w:r>
      <w:r>
        <w:rPr>
          <w:w w:val="105"/>
        </w:rPr>
        <w:t>transfers—but</w:t>
      </w:r>
      <w:r>
        <w:rPr>
          <w:spacing w:val="-2"/>
          <w:w w:val="105"/>
        </w:rPr>
        <w:t xml:space="preserve"> </w:t>
      </w:r>
      <w:r>
        <w:rPr>
          <w:w w:val="105"/>
        </w:rPr>
        <w:t>not</w:t>
      </w:r>
      <w:r>
        <w:rPr>
          <w:spacing w:val="-2"/>
          <w:w w:val="105"/>
        </w:rPr>
        <w:t xml:space="preserve"> </w:t>
      </w:r>
      <w:r>
        <w:rPr>
          <w:w w:val="105"/>
        </w:rPr>
        <w:t>equivalence.</w:t>
      </w:r>
    </w:p>
    <w:p w14:paraId="00DC231C" w14:textId="77777777" w:rsidR="00350CFB" w:rsidRDefault="00350CFB">
      <w:pPr>
        <w:pStyle w:val="a3"/>
        <w:spacing w:line="396" w:lineRule="auto"/>
        <w:jc w:val="both"/>
        <w:sectPr w:rsidR="00350CFB">
          <w:pgSz w:w="11910" w:h="16840"/>
          <w:pgMar w:top="1840" w:right="708" w:bottom="2300" w:left="992" w:header="0" w:footer="2115" w:gutter="0"/>
          <w:cols w:space="720"/>
        </w:sectPr>
      </w:pPr>
    </w:p>
    <w:p w14:paraId="00DC231D" w14:textId="77777777" w:rsidR="00350CFB" w:rsidRDefault="00283FFF">
      <w:pPr>
        <w:pStyle w:val="a3"/>
        <w:spacing w:before="72" w:line="396" w:lineRule="auto"/>
        <w:ind w:left="282" w:right="558"/>
        <w:jc w:val="both"/>
      </w:pPr>
      <w:r>
        <w:rPr>
          <w:color w:val="FF0000"/>
        </w:rPr>
        <w:t>Same-window findings use allowance and transfer checks. The out-of-window check is the temporal holdout of future new approvals.</w:t>
      </w:r>
    </w:p>
    <w:p w14:paraId="00DC231E" w14:textId="77777777" w:rsidR="00350CFB" w:rsidRDefault="00283FFF">
      <w:pPr>
        <w:pStyle w:val="a3"/>
        <w:spacing w:before="4" w:line="396" w:lineRule="auto"/>
        <w:ind w:left="282" w:right="543"/>
        <w:jc w:val="both"/>
      </w:pPr>
      <w:r>
        <w:rPr>
          <w:color w:val="FF0000"/>
          <w:w w:val="105"/>
        </w:rPr>
        <w:t>Those families remain in the evaluation artifact. They are not used as evidence of trading skill, credit risk, or malicious spenders.</w:t>
      </w:r>
    </w:p>
    <w:p w14:paraId="00DC231F" w14:textId="77777777" w:rsidR="00350CFB" w:rsidRDefault="00283FFF">
      <w:pPr>
        <w:pStyle w:val="a3"/>
        <w:spacing w:before="20" w:line="396" w:lineRule="auto"/>
        <w:ind w:left="282" w:right="563"/>
        <w:jc w:val="both"/>
      </w:pPr>
      <w:r>
        <w:t>H2 is supported in its construct-specific form:</w:t>
      </w:r>
      <w:r>
        <w:rPr>
          <w:spacing w:val="40"/>
        </w:rPr>
        <w:t xml:space="preserve"> </w:t>
      </w:r>
      <w:r>
        <w:t>EndorseRank wins on allowance; AWP wins on transfer</w:t>
      </w:r>
      <w:r>
        <w:rPr>
          <w:spacing w:val="-10"/>
        </w:rPr>
        <w:t xml:space="preserve"> </w:t>
      </w:r>
      <w:r>
        <w:t>and</w:t>
      </w:r>
      <w:r>
        <w:rPr>
          <w:spacing w:val="-10"/>
        </w:rPr>
        <w:t xml:space="preserve"> </w:t>
      </w:r>
      <w:r>
        <w:t>most</w:t>
      </w:r>
      <w:r>
        <w:rPr>
          <w:spacing w:val="-9"/>
        </w:rPr>
        <w:t xml:space="preserve"> </w:t>
      </w:r>
      <w:r>
        <w:t>social-outcome</w:t>
      </w:r>
      <w:r>
        <w:rPr>
          <w:spacing w:val="-10"/>
        </w:rPr>
        <w:t xml:space="preserve"> </w:t>
      </w:r>
      <w:r>
        <w:t>families.</w:t>
      </w:r>
      <w:r>
        <w:rPr>
          <w:spacing w:val="11"/>
        </w:rPr>
        <w:t xml:space="preserve"> </w:t>
      </w:r>
      <w:r>
        <w:t>The</w:t>
      </w:r>
      <w:r>
        <w:rPr>
          <w:spacing w:val="-10"/>
        </w:rPr>
        <w:t xml:space="preserve"> </w:t>
      </w:r>
      <w:r>
        <w:t>result</w:t>
      </w:r>
      <w:r>
        <w:rPr>
          <w:spacing w:val="-9"/>
        </w:rPr>
        <w:t xml:space="preserve"> </w:t>
      </w:r>
      <w:r>
        <w:t>argues</w:t>
      </w:r>
      <w:r>
        <w:rPr>
          <w:spacing w:val="-10"/>
        </w:rPr>
        <w:t xml:space="preserve"> </w:t>
      </w:r>
      <w:r>
        <w:t>against</w:t>
      </w:r>
      <w:r>
        <w:rPr>
          <w:spacing w:val="-9"/>
        </w:rPr>
        <w:t xml:space="preserve"> </w:t>
      </w:r>
      <w:r>
        <w:t>treating</w:t>
      </w:r>
      <w:r>
        <w:rPr>
          <w:spacing w:val="-10"/>
        </w:rPr>
        <w:t xml:space="preserve"> </w:t>
      </w:r>
      <w:r>
        <w:t>reputation</w:t>
      </w:r>
      <w:r>
        <w:rPr>
          <w:spacing w:val="-10"/>
        </w:rPr>
        <w:t xml:space="preserve"> </w:t>
      </w:r>
      <w:r>
        <w:t>as</w:t>
      </w:r>
      <w:r>
        <w:rPr>
          <w:spacing w:val="-10"/>
        </w:rPr>
        <w:t xml:space="preserve"> </w:t>
      </w:r>
      <w:r>
        <w:t>a</w:t>
      </w:r>
      <w:r>
        <w:rPr>
          <w:spacing w:val="-10"/>
        </w:rPr>
        <w:t xml:space="preserve"> </w:t>
      </w:r>
      <w:r>
        <w:t>single latent</w:t>
      </w:r>
      <w:r>
        <w:rPr>
          <w:spacing w:val="-15"/>
        </w:rPr>
        <w:t xml:space="preserve"> </w:t>
      </w:r>
      <w:r>
        <w:t>trait</w:t>
      </w:r>
      <w:r>
        <w:rPr>
          <w:spacing w:val="-15"/>
        </w:rPr>
        <w:t xml:space="preserve"> </w:t>
      </w:r>
      <w:r>
        <w:t>measured</w:t>
      </w:r>
      <w:r>
        <w:rPr>
          <w:spacing w:val="-15"/>
        </w:rPr>
        <w:t xml:space="preserve"> </w:t>
      </w:r>
      <w:r>
        <w:t>equally</w:t>
      </w:r>
      <w:r>
        <w:rPr>
          <w:spacing w:val="-15"/>
        </w:rPr>
        <w:t xml:space="preserve"> </w:t>
      </w:r>
      <w:r>
        <w:t>well</w:t>
      </w:r>
      <w:r>
        <w:rPr>
          <w:spacing w:val="-15"/>
        </w:rPr>
        <w:t xml:space="preserve"> </w:t>
      </w:r>
      <w:r>
        <w:t>by</w:t>
      </w:r>
      <w:r>
        <w:rPr>
          <w:spacing w:val="-15"/>
        </w:rPr>
        <w:t xml:space="preserve"> </w:t>
      </w:r>
      <w:r>
        <w:t>any</w:t>
      </w:r>
      <w:r>
        <w:rPr>
          <w:spacing w:val="-15"/>
        </w:rPr>
        <w:t xml:space="preserve"> </w:t>
      </w:r>
      <w:r>
        <w:t>graph.</w:t>
      </w:r>
      <w:r>
        <w:rPr>
          <w:spacing w:val="6"/>
        </w:rPr>
        <w:t xml:space="preserve"> </w:t>
      </w:r>
      <w:r>
        <w:t>Instead,</w:t>
      </w:r>
      <w:r>
        <w:rPr>
          <w:spacing w:val="-13"/>
        </w:rPr>
        <w:t xml:space="preserve"> </w:t>
      </w:r>
      <w:r>
        <w:t>graph</w:t>
      </w:r>
      <w:r>
        <w:rPr>
          <w:spacing w:val="-15"/>
        </w:rPr>
        <w:t xml:space="preserve"> </w:t>
      </w:r>
      <w:r>
        <w:t>semantics</w:t>
      </w:r>
      <w:r>
        <w:rPr>
          <w:spacing w:val="-15"/>
        </w:rPr>
        <w:t xml:space="preserve"> </w:t>
      </w:r>
      <w:r>
        <w:t>determine</w:t>
      </w:r>
      <w:r>
        <w:rPr>
          <w:spacing w:val="-15"/>
        </w:rPr>
        <w:t xml:space="preserve"> </w:t>
      </w:r>
      <w:r>
        <w:t>which</w:t>
      </w:r>
      <w:r>
        <w:rPr>
          <w:spacing w:val="-15"/>
        </w:rPr>
        <w:t xml:space="preserve"> </w:t>
      </w:r>
      <w:r>
        <w:t xml:space="preserve">external </w:t>
      </w:r>
      <w:bookmarkStart w:id="342" w:name="RQ3:_Computational_efficiency"/>
      <w:bookmarkEnd w:id="342"/>
      <w:r>
        <w:t>proxies a score can credibly track.</w:t>
      </w:r>
    </w:p>
    <w:p w14:paraId="00DC2320" w14:textId="77777777" w:rsidR="00350CFB" w:rsidRDefault="00350CFB">
      <w:pPr>
        <w:pStyle w:val="a3"/>
        <w:spacing w:before="9"/>
      </w:pPr>
    </w:p>
    <w:p w14:paraId="00DC2321" w14:textId="77777777" w:rsidR="00350CFB" w:rsidRDefault="00283FFF">
      <w:pPr>
        <w:pStyle w:val="3"/>
        <w:numPr>
          <w:ilvl w:val="2"/>
          <w:numId w:val="26"/>
        </w:numPr>
        <w:tabs>
          <w:tab w:val="left" w:pos="879"/>
        </w:tabs>
        <w:spacing w:before="1"/>
        <w:ind w:left="879" w:hanging="597"/>
        <w:jc w:val="both"/>
      </w:pPr>
      <w:r>
        <w:t>RQ3:</w:t>
      </w:r>
      <w:r>
        <w:rPr>
          <w:spacing w:val="6"/>
        </w:rPr>
        <w:t xml:space="preserve"> </w:t>
      </w:r>
      <w:r>
        <w:t>Computational</w:t>
      </w:r>
      <w:r>
        <w:rPr>
          <w:spacing w:val="-10"/>
        </w:rPr>
        <w:t xml:space="preserve"> </w:t>
      </w:r>
      <w:r>
        <w:rPr>
          <w:spacing w:val="-2"/>
        </w:rPr>
        <w:t>efficiency</w:t>
      </w:r>
    </w:p>
    <w:p w14:paraId="00DC2322" w14:textId="77777777" w:rsidR="00350CFB" w:rsidRDefault="00283FFF">
      <w:pPr>
        <w:pStyle w:val="a3"/>
        <w:spacing w:before="181" w:line="456" w:lineRule="exact"/>
        <w:ind w:left="270" w:right="522" w:firstLine="11"/>
        <w:jc w:val="both"/>
      </w:pPr>
      <w:r>
        <w:t>RQ3</w:t>
      </w:r>
      <w:r>
        <w:rPr>
          <w:spacing w:val="-12"/>
        </w:rPr>
        <w:t xml:space="preserve"> </w:t>
      </w:r>
      <w:r>
        <w:t>asks</w:t>
      </w:r>
      <w:r>
        <w:rPr>
          <w:spacing w:val="-12"/>
        </w:rPr>
        <w:t xml:space="preserve"> </w:t>
      </w:r>
      <w:r>
        <w:t>whether</w:t>
      </w:r>
      <w:r>
        <w:rPr>
          <w:spacing w:val="-12"/>
        </w:rPr>
        <w:t xml:space="preserve"> </w:t>
      </w:r>
      <w:r>
        <w:t>EndorseRank</w:t>
      </w:r>
      <w:r>
        <w:rPr>
          <w:spacing w:val="-12"/>
        </w:rPr>
        <w:t xml:space="preserve"> </w:t>
      </w:r>
      <w:r>
        <w:t>is</w:t>
      </w:r>
      <w:r>
        <w:rPr>
          <w:spacing w:val="-12"/>
        </w:rPr>
        <w:t xml:space="preserve"> </w:t>
      </w:r>
      <w:r>
        <w:t>computationally</w:t>
      </w:r>
      <w:r>
        <w:rPr>
          <w:spacing w:val="-12"/>
        </w:rPr>
        <w:t xml:space="preserve"> </w:t>
      </w:r>
      <w:r>
        <w:t>more</w:t>
      </w:r>
      <w:r>
        <w:rPr>
          <w:spacing w:val="-12"/>
        </w:rPr>
        <w:t xml:space="preserve"> </w:t>
      </w:r>
      <w:r>
        <w:t>efficient</w:t>
      </w:r>
      <w:r>
        <w:rPr>
          <w:spacing w:val="-12"/>
        </w:rPr>
        <w:t xml:space="preserve"> </w:t>
      </w:r>
      <w:r>
        <w:t>than</w:t>
      </w:r>
      <w:r>
        <w:rPr>
          <w:spacing w:val="-12"/>
        </w:rPr>
        <w:t xml:space="preserve"> </w:t>
      </w:r>
      <w:r>
        <w:t>AWP</w:t>
      </w:r>
      <w:r>
        <w:rPr>
          <w:spacing w:val="-12"/>
        </w:rPr>
        <w:t xml:space="preserve"> </w:t>
      </w:r>
      <w:r>
        <w:t>on</w:t>
      </w:r>
      <w:r>
        <w:rPr>
          <w:spacing w:val="-12"/>
        </w:rPr>
        <w:t xml:space="preserve"> </w:t>
      </w:r>
      <w:r>
        <w:t>the</w:t>
      </w:r>
      <w:r>
        <w:rPr>
          <w:spacing w:val="-12"/>
        </w:rPr>
        <w:t xml:space="preserve"> </w:t>
      </w:r>
      <w:r>
        <w:t>same</w:t>
      </w:r>
      <w:r>
        <w:rPr>
          <w:spacing w:val="-12"/>
        </w:rPr>
        <w:t xml:space="preserve"> </w:t>
      </w:r>
      <w:r>
        <w:t>matched sample.</w:t>
      </w:r>
      <w:r>
        <w:rPr>
          <w:spacing w:val="40"/>
        </w:rPr>
        <w:t xml:space="preserve"> </w:t>
      </w:r>
      <w:r>
        <w:t>On the full cohort (</w:t>
      </w:r>
      <w:r>
        <w:rPr>
          <w:i/>
        </w:rPr>
        <w:t>n</w:t>
      </w:r>
      <w:r>
        <w:rPr>
          <w:i/>
          <w:spacing w:val="40"/>
        </w:rPr>
        <w:t xml:space="preserve"> </w:t>
      </w:r>
      <w:r>
        <w:t>=</w:t>
      </w:r>
      <w:r>
        <w:rPr>
          <w:spacing w:val="40"/>
        </w:rPr>
        <w:t xml:space="preserve"> </w:t>
      </w:r>
      <w:r>
        <w:t>5</w:t>
      </w:r>
      <w:r>
        <w:rPr>
          <w:i/>
        </w:rPr>
        <w:t>,</w:t>
      </w:r>
      <w:r>
        <w:t>521), EndorseRank completes PageRank in 2</w:t>
      </w:r>
      <w:r>
        <w:rPr>
          <w:i/>
        </w:rPr>
        <w:t>.</w:t>
      </w:r>
      <w:r>
        <w:t>105</w:t>
      </w:r>
      <w:r>
        <w:rPr>
          <w:spacing w:val="-15"/>
        </w:rPr>
        <w:t xml:space="preserve"> </w:t>
      </w:r>
      <w:r>
        <w:t>s versus 18</w:t>
      </w:r>
      <w:r>
        <w:rPr>
          <w:i/>
        </w:rPr>
        <w:t>.</w:t>
      </w:r>
      <w:r>
        <w:t>711</w:t>
      </w:r>
      <w:r>
        <w:rPr>
          <w:spacing w:val="-15"/>
        </w:rPr>
        <w:t xml:space="preserve"> </w:t>
      </w:r>
      <w:r>
        <w:t>s</w:t>
      </w:r>
      <w:r>
        <w:rPr>
          <w:spacing w:val="-5"/>
        </w:rPr>
        <w:t xml:space="preserve"> </w:t>
      </w:r>
      <w:r>
        <w:t>for AWP—approximately 8</w:t>
      </w:r>
      <w:r>
        <w:rPr>
          <w:i/>
        </w:rPr>
        <w:t>.</w:t>
      </w:r>
      <w:r>
        <w:t>9</w:t>
      </w:r>
      <w:r>
        <w:rPr>
          <w:rFonts w:ascii="Arial Unicode MS" w:hAnsi="Arial Unicode MS"/>
        </w:rPr>
        <w:t>×</w:t>
      </w:r>
      <w:r>
        <w:rPr>
          <w:rFonts w:ascii="Arial Unicode MS" w:hAnsi="Arial Unicode MS"/>
          <w:spacing w:val="-4"/>
        </w:rPr>
        <w:t xml:space="preserve"> </w:t>
      </w:r>
      <w:r>
        <w:t>faster—with a sparser graph (14</w:t>
      </w:r>
      <w:r>
        <w:rPr>
          <w:i/>
        </w:rPr>
        <w:t>,</w:t>
      </w:r>
      <w:r>
        <w:t>727 vs. 137</w:t>
      </w:r>
      <w:r>
        <w:rPr>
          <w:i/>
        </w:rPr>
        <w:t>,</w:t>
      </w:r>
      <w:r>
        <w:t>087 edges). Both methods converge within tolerance 10</w:t>
      </w:r>
      <w:r>
        <w:rPr>
          <w:rFonts w:ascii="Apple Symbols" w:hAnsi="Apple Symbols"/>
          <w:vertAlign w:val="superscript"/>
        </w:rPr>
        <w:t>−</w:t>
      </w:r>
      <w:r>
        <w:rPr>
          <w:vertAlign w:val="superscript"/>
        </w:rPr>
        <w:t>8</w:t>
      </w:r>
      <w:r>
        <w:t xml:space="preserve">; EndorseRank requires fewer iterations on average, consistent with a smaller effective edge set </w:t>
      </w:r>
      <w:hyperlink w:anchor="_bookmark182" w:history="1">
        <w:r>
          <w:rPr>
            <w:vertAlign w:val="superscript"/>
          </w:rPr>
          <w:t>[49]</w:t>
        </w:r>
      </w:hyperlink>
      <w:r>
        <w:t>.</w:t>
      </w:r>
    </w:p>
    <w:p w14:paraId="00DC2323" w14:textId="77777777" w:rsidR="00350CFB" w:rsidRDefault="00283FFF">
      <w:pPr>
        <w:pStyle w:val="a3"/>
        <w:spacing w:before="77" w:line="285" w:lineRule="auto"/>
        <w:ind w:left="270" w:right="560" w:firstLine="11"/>
        <w:jc w:val="both"/>
      </w:pPr>
      <w:r>
        <w:rPr>
          <w:w w:val="105"/>
        </w:rPr>
        <w:t>Scaling on the expanded wallet pool (</w:t>
      </w:r>
      <w:r>
        <w:rPr>
          <w:i/>
          <w:w w:val="105"/>
        </w:rPr>
        <w:t>N</w:t>
      </w:r>
      <w:r>
        <w:rPr>
          <w:i/>
          <w:spacing w:val="40"/>
          <w:w w:val="105"/>
        </w:rPr>
        <w:t xml:space="preserve"> </w:t>
      </w:r>
      <w:r>
        <w:rPr>
          <w:w w:val="105"/>
        </w:rPr>
        <w:t>= 31</w:t>
      </w:r>
      <w:r>
        <w:rPr>
          <w:i/>
          <w:w w:val="105"/>
        </w:rPr>
        <w:t>,</w:t>
      </w:r>
      <w:r>
        <w:rPr>
          <w:w w:val="105"/>
        </w:rPr>
        <w:t xml:space="preserve">612) preserves the advantage: </w:t>
      </w:r>
      <w:r>
        <w:rPr>
          <w:rFonts w:ascii="Arial Unicode MS" w:hAnsi="Arial Unicode MS"/>
          <w:w w:val="105"/>
        </w:rPr>
        <w:t xml:space="preserve">≈ </w:t>
      </w:r>
      <w:r>
        <w:rPr>
          <w:w w:val="105"/>
        </w:rPr>
        <w:t>10</w:t>
      </w:r>
      <w:r>
        <w:rPr>
          <w:i/>
          <w:w w:val="105"/>
        </w:rPr>
        <w:t>.</w:t>
      </w:r>
      <w:r>
        <w:rPr>
          <w:w w:val="105"/>
        </w:rPr>
        <w:t>4</w:t>
      </w:r>
      <w:r>
        <w:rPr>
          <w:rFonts w:ascii="Arial Unicode MS" w:hAnsi="Arial Unicode MS"/>
          <w:w w:val="105"/>
        </w:rPr>
        <w:t>×</w:t>
      </w:r>
      <w:r>
        <w:rPr>
          <w:rFonts w:ascii="Arial Unicode MS" w:hAnsi="Arial Unicode MS"/>
          <w:spacing w:val="-1"/>
          <w:w w:val="105"/>
        </w:rPr>
        <w:t xml:space="preserve"> </w:t>
      </w:r>
      <w:r>
        <w:rPr>
          <w:w w:val="105"/>
        </w:rPr>
        <w:t xml:space="preserve">at </w:t>
      </w:r>
      <w:r>
        <w:rPr>
          <w:i/>
          <w:w w:val="105"/>
        </w:rPr>
        <w:t xml:space="preserve">n </w:t>
      </w:r>
      <w:r>
        <w:rPr>
          <w:w w:val="105"/>
        </w:rPr>
        <w:t xml:space="preserve">= </w:t>
      </w:r>
      <w:r>
        <w:rPr>
          <w:spacing w:val="-2"/>
          <w:w w:val="105"/>
        </w:rPr>
        <w:t>10</w:t>
      </w:r>
      <w:r>
        <w:rPr>
          <w:i/>
          <w:spacing w:val="-2"/>
          <w:w w:val="105"/>
        </w:rPr>
        <w:t>,</w:t>
      </w:r>
      <w:r>
        <w:rPr>
          <w:spacing w:val="-2"/>
          <w:w w:val="105"/>
        </w:rPr>
        <w:t>000</w:t>
      </w:r>
      <w:r>
        <w:rPr>
          <w:spacing w:val="-13"/>
          <w:w w:val="105"/>
        </w:rPr>
        <w:t xml:space="preserve"> </w:t>
      </w:r>
      <w:r>
        <w:rPr>
          <w:spacing w:val="-2"/>
          <w:w w:val="105"/>
        </w:rPr>
        <w:t>and</w:t>
      </w:r>
      <w:r>
        <w:rPr>
          <w:spacing w:val="-11"/>
          <w:w w:val="105"/>
        </w:rPr>
        <w:t xml:space="preserve"> </w:t>
      </w:r>
      <w:r>
        <w:rPr>
          <w:rFonts w:ascii="Arial Unicode MS" w:hAnsi="Arial Unicode MS"/>
          <w:spacing w:val="-2"/>
          <w:w w:val="105"/>
        </w:rPr>
        <w:t>≈</w:t>
      </w:r>
      <w:r>
        <w:rPr>
          <w:rFonts w:ascii="Arial Unicode MS" w:hAnsi="Arial Unicode MS"/>
          <w:spacing w:val="-6"/>
          <w:w w:val="105"/>
        </w:rPr>
        <w:t xml:space="preserve"> </w:t>
      </w:r>
      <w:r>
        <w:rPr>
          <w:spacing w:val="-2"/>
          <w:w w:val="105"/>
        </w:rPr>
        <w:t>9</w:t>
      </w:r>
      <w:r>
        <w:rPr>
          <w:i/>
          <w:spacing w:val="-2"/>
          <w:w w:val="105"/>
        </w:rPr>
        <w:t>.</w:t>
      </w:r>
      <w:r>
        <w:rPr>
          <w:spacing w:val="-2"/>
          <w:w w:val="105"/>
        </w:rPr>
        <w:t>4</w:t>
      </w:r>
      <w:r>
        <w:rPr>
          <w:rFonts w:ascii="Arial Unicode MS" w:hAnsi="Arial Unicode MS"/>
          <w:spacing w:val="-2"/>
          <w:w w:val="105"/>
        </w:rPr>
        <w:t>×</w:t>
      </w:r>
      <w:r>
        <w:rPr>
          <w:rFonts w:ascii="Arial Unicode MS" w:hAnsi="Arial Unicode MS"/>
          <w:spacing w:val="-16"/>
          <w:w w:val="105"/>
        </w:rPr>
        <w:t xml:space="preserve"> </w:t>
      </w:r>
      <w:r>
        <w:rPr>
          <w:spacing w:val="-2"/>
          <w:w w:val="105"/>
        </w:rPr>
        <w:t>at</w:t>
      </w:r>
      <w:r>
        <w:rPr>
          <w:spacing w:val="-11"/>
          <w:w w:val="105"/>
        </w:rPr>
        <w:t xml:space="preserve"> </w:t>
      </w:r>
      <w:r>
        <w:rPr>
          <w:spacing w:val="-2"/>
          <w:w w:val="105"/>
        </w:rPr>
        <w:t>full</w:t>
      </w:r>
      <w:r>
        <w:rPr>
          <w:spacing w:val="-12"/>
          <w:w w:val="105"/>
        </w:rPr>
        <w:t xml:space="preserve"> </w:t>
      </w:r>
      <w:r>
        <w:rPr>
          <w:spacing w:val="-2"/>
          <w:w w:val="105"/>
        </w:rPr>
        <w:t>pool</w:t>
      </w:r>
      <w:r>
        <w:rPr>
          <w:spacing w:val="-12"/>
          <w:w w:val="105"/>
        </w:rPr>
        <w:t xml:space="preserve"> </w:t>
      </w:r>
      <w:r>
        <w:rPr>
          <w:spacing w:val="-2"/>
          <w:w w:val="105"/>
        </w:rPr>
        <w:t>size.</w:t>
      </w:r>
      <w:r>
        <w:rPr>
          <w:spacing w:val="16"/>
          <w:w w:val="105"/>
        </w:rPr>
        <w:t xml:space="preserve"> </w:t>
      </w:r>
      <w:r>
        <w:rPr>
          <w:spacing w:val="-2"/>
          <w:w w:val="105"/>
        </w:rPr>
        <w:t>Robustness</w:t>
      </w:r>
      <w:r>
        <w:rPr>
          <w:spacing w:val="-12"/>
          <w:w w:val="105"/>
        </w:rPr>
        <w:t xml:space="preserve"> </w:t>
      </w:r>
      <w:r>
        <w:rPr>
          <w:spacing w:val="-2"/>
          <w:w w:val="105"/>
        </w:rPr>
        <w:t>checks</w:t>
      </w:r>
      <w:r>
        <w:rPr>
          <w:spacing w:val="-12"/>
          <w:w w:val="105"/>
        </w:rPr>
        <w:t xml:space="preserve"> </w:t>
      </w:r>
      <w:r>
        <w:rPr>
          <w:spacing w:val="-2"/>
          <w:w w:val="105"/>
        </w:rPr>
        <w:t>on</w:t>
      </w:r>
      <w:r>
        <w:rPr>
          <w:spacing w:val="-12"/>
          <w:w w:val="105"/>
        </w:rPr>
        <w:t xml:space="preserve"> </w:t>
      </w:r>
      <w:r>
        <w:rPr>
          <w:spacing w:val="-2"/>
          <w:w w:val="105"/>
        </w:rPr>
        <w:t>damping</w:t>
      </w:r>
      <w:r>
        <w:rPr>
          <w:spacing w:val="-12"/>
          <w:w w:val="105"/>
        </w:rPr>
        <w:t xml:space="preserve"> </w:t>
      </w:r>
      <w:r>
        <w:rPr>
          <w:spacing w:val="-2"/>
          <w:w w:val="105"/>
        </w:rPr>
        <w:t>and</w:t>
      </w:r>
      <w:r>
        <w:rPr>
          <w:spacing w:val="-12"/>
          <w:w w:val="105"/>
        </w:rPr>
        <w:t xml:space="preserve"> </w:t>
      </w:r>
      <w:r>
        <w:rPr>
          <w:spacing w:val="-2"/>
          <w:w w:val="105"/>
        </w:rPr>
        <w:t>top-token</w:t>
      </w:r>
      <w:r>
        <w:rPr>
          <w:spacing w:val="-11"/>
          <w:w w:val="105"/>
        </w:rPr>
        <w:t xml:space="preserve"> </w:t>
      </w:r>
      <w:r>
        <w:rPr>
          <w:spacing w:val="-2"/>
          <w:w w:val="105"/>
        </w:rPr>
        <w:t>subgraphs</w:t>
      </w:r>
      <w:r>
        <w:rPr>
          <w:spacing w:val="-12"/>
          <w:w w:val="105"/>
        </w:rPr>
        <w:t xml:space="preserve"> </w:t>
      </w:r>
      <w:r>
        <w:rPr>
          <w:spacing w:val="-2"/>
          <w:w w:val="105"/>
        </w:rPr>
        <w:t xml:space="preserve">do </w:t>
      </w:r>
      <w:r>
        <w:t>not</w:t>
      </w:r>
      <w:r>
        <w:rPr>
          <w:spacing w:val="-8"/>
        </w:rPr>
        <w:t xml:space="preserve"> </w:t>
      </w:r>
      <w:r>
        <w:t>alter</w:t>
      </w:r>
      <w:r>
        <w:rPr>
          <w:spacing w:val="-8"/>
        </w:rPr>
        <w:t xml:space="preserve"> </w:t>
      </w:r>
      <w:r>
        <w:t>the</w:t>
      </w:r>
      <w:r>
        <w:rPr>
          <w:spacing w:val="-7"/>
        </w:rPr>
        <w:t xml:space="preserve"> </w:t>
      </w:r>
      <w:r>
        <w:t>allowance–transfer</w:t>
      </w:r>
      <w:r>
        <w:rPr>
          <w:spacing w:val="-8"/>
        </w:rPr>
        <w:t xml:space="preserve"> </w:t>
      </w:r>
      <w:r>
        <w:t>trade-off</w:t>
      </w:r>
      <w:r>
        <w:rPr>
          <w:spacing w:val="-8"/>
        </w:rPr>
        <w:t xml:space="preserve"> </w:t>
      </w:r>
      <w:r>
        <w:t>pattern:</w:t>
      </w:r>
      <w:r>
        <w:rPr>
          <w:spacing w:val="11"/>
        </w:rPr>
        <w:t xml:space="preserve"> </w:t>
      </w:r>
      <w:r>
        <w:t>EndorseRank’s</w:t>
      </w:r>
      <w:r>
        <w:rPr>
          <w:spacing w:val="-8"/>
        </w:rPr>
        <w:t xml:space="preserve"> </w:t>
      </w:r>
      <w:r>
        <w:t>allowance</w:t>
      </w:r>
      <w:r>
        <w:rPr>
          <w:spacing w:val="-8"/>
        </w:rPr>
        <w:t xml:space="preserve"> </w:t>
      </w:r>
      <w:r>
        <w:rPr>
          <w:i/>
        </w:rPr>
        <w:t>τ</w:t>
      </w:r>
      <w:r>
        <w:rPr>
          <w:i/>
          <w:spacing w:val="15"/>
        </w:rPr>
        <w:t xml:space="preserve"> </w:t>
      </w:r>
      <w:r>
        <w:t>remains</w:t>
      </w:r>
      <w:r>
        <w:rPr>
          <w:spacing w:val="-7"/>
        </w:rPr>
        <w:t xml:space="preserve"> </w:t>
      </w:r>
      <w:r>
        <w:t>stable</w:t>
      </w:r>
      <w:r>
        <w:rPr>
          <w:spacing w:val="-8"/>
        </w:rPr>
        <w:t xml:space="preserve"> </w:t>
      </w:r>
      <w:r>
        <w:rPr>
          <w:spacing w:val="-4"/>
        </w:rPr>
        <w:t>near</w:t>
      </w:r>
    </w:p>
    <w:p w14:paraId="00DC2324" w14:textId="77777777" w:rsidR="00350CFB" w:rsidRDefault="00283FFF">
      <w:pPr>
        <w:pStyle w:val="a3"/>
        <w:spacing w:before="46" w:line="307" w:lineRule="auto"/>
        <w:ind w:left="282" w:right="559"/>
        <w:jc w:val="both"/>
      </w:pPr>
      <w:r>
        <w:t>0</w:t>
      </w:r>
      <w:r>
        <w:rPr>
          <w:i/>
        </w:rPr>
        <w:t>.</w:t>
      </w:r>
      <w:r>
        <w:t xml:space="preserve">355 across damping </w:t>
      </w:r>
      <w:r>
        <w:rPr>
          <w:i/>
        </w:rPr>
        <w:t>d</w:t>
      </w:r>
      <w:r>
        <w:rPr>
          <w:i/>
          <w:spacing w:val="33"/>
        </w:rPr>
        <w:t xml:space="preserve"> </w:t>
      </w:r>
      <w:r>
        <w:rPr>
          <w:rFonts w:ascii="Arial Unicode MS" w:hAnsi="Arial Unicode MS"/>
        </w:rPr>
        <w:t>∈</w:t>
      </w:r>
      <w:r>
        <w:rPr>
          <w:rFonts w:ascii="Arial Unicode MS" w:hAnsi="Arial Unicode MS"/>
          <w:spacing w:val="26"/>
        </w:rPr>
        <w:t xml:space="preserve"> </w:t>
      </w:r>
      <w:r>
        <w:rPr>
          <w:rFonts w:ascii="Arial Unicode MS" w:hAnsi="Arial Unicode MS"/>
        </w:rPr>
        <w:t>{</w:t>
      </w:r>
      <w:r>
        <w:t>0</w:t>
      </w:r>
      <w:r>
        <w:rPr>
          <w:i/>
        </w:rPr>
        <w:t>.</w:t>
      </w:r>
      <w:r>
        <w:t>75</w:t>
      </w:r>
      <w:r>
        <w:rPr>
          <w:i/>
        </w:rPr>
        <w:t>,</w:t>
      </w:r>
      <w:r>
        <w:rPr>
          <w:i/>
          <w:spacing w:val="-15"/>
        </w:rPr>
        <w:t xml:space="preserve"> </w:t>
      </w:r>
      <w:r>
        <w:t>0</w:t>
      </w:r>
      <w:r>
        <w:rPr>
          <w:i/>
        </w:rPr>
        <w:t>.</w:t>
      </w:r>
      <w:r>
        <w:t>85</w:t>
      </w:r>
      <w:r>
        <w:rPr>
          <w:i/>
        </w:rPr>
        <w:t>,</w:t>
      </w:r>
      <w:r>
        <w:rPr>
          <w:i/>
          <w:spacing w:val="-15"/>
        </w:rPr>
        <w:t xml:space="preserve"> </w:t>
      </w:r>
      <w:r>
        <w:t>0</w:t>
      </w:r>
      <w:r>
        <w:rPr>
          <w:i/>
        </w:rPr>
        <w:t>.</w:t>
      </w:r>
      <w:r>
        <w:t>95</w:t>
      </w:r>
      <w:r>
        <w:rPr>
          <w:rFonts w:ascii="Arial Unicode MS" w:hAnsi="Arial Unicode MS"/>
        </w:rPr>
        <w:t>}</w:t>
      </w:r>
      <w:r>
        <w:t xml:space="preserve">, while transfer-family </w:t>
      </w:r>
      <w:r>
        <w:rPr>
          <w:i/>
        </w:rPr>
        <w:t>τ</w:t>
      </w:r>
      <w:r>
        <w:rPr>
          <w:i/>
          <w:spacing w:val="40"/>
        </w:rPr>
        <w:t xml:space="preserve"> </w:t>
      </w:r>
      <w:r>
        <w:t>for both methods varies by at most approximately 0</w:t>
      </w:r>
      <w:r>
        <w:rPr>
          <w:i/>
        </w:rPr>
        <w:t>.</w:t>
      </w:r>
      <w:r>
        <w:t>005.</w:t>
      </w:r>
    </w:p>
    <w:p w14:paraId="00DC2325" w14:textId="77777777" w:rsidR="00350CFB" w:rsidRDefault="00283FFF">
      <w:pPr>
        <w:pStyle w:val="a3"/>
        <w:spacing w:before="119" w:line="396" w:lineRule="auto"/>
        <w:ind w:left="282" w:right="524"/>
        <w:jc w:val="both"/>
      </w:pPr>
      <w:r>
        <w:t>H3</w:t>
      </w:r>
      <w:r>
        <w:rPr>
          <w:spacing w:val="-5"/>
        </w:rPr>
        <w:t xml:space="preserve"> </w:t>
      </w:r>
      <w:r>
        <w:t>is</w:t>
      </w:r>
      <w:r>
        <w:rPr>
          <w:spacing w:val="-5"/>
        </w:rPr>
        <w:t xml:space="preserve"> </w:t>
      </w:r>
      <w:r>
        <w:t>supported.</w:t>
      </w:r>
      <w:r>
        <w:rPr>
          <w:spacing w:val="17"/>
        </w:rPr>
        <w:t xml:space="preserve"> </w:t>
      </w:r>
      <w:r>
        <w:t>The</w:t>
      </w:r>
      <w:r>
        <w:rPr>
          <w:spacing w:val="-5"/>
        </w:rPr>
        <w:t xml:space="preserve"> </w:t>
      </w:r>
      <w:r>
        <w:t>efficiency</w:t>
      </w:r>
      <w:r>
        <w:rPr>
          <w:spacing w:val="-5"/>
        </w:rPr>
        <w:t xml:space="preserve"> </w:t>
      </w:r>
      <w:r>
        <w:t>gain</w:t>
      </w:r>
      <w:r>
        <w:rPr>
          <w:spacing w:val="-5"/>
        </w:rPr>
        <w:t xml:space="preserve"> </w:t>
      </w:r>
      <w:r>
        <w:t>follows</w:t>
      </w:r>
      <w:r>
        <w:rPr>
          <w:spacing w:val="-5"/>
        </w:rPr>
        <w:t xml:space="preserve"> </w:t>
      </w:r>
      <w:r>
        <w:t>from</w:t>
      </w:r>
      <w:r>
        <w:rPr>
          <w:spacing w:val="-5"/>
        </w:rPr>
        <w:t xml:space="preserve"> </w:t>
      </w:r>
      <w:r>
        <w:t>latest-allowance</w:t>
      </w:r>
      <w:r>
        <w:rPr>
          <w:spacing w:val="-5"/>
        </w:rPr>
        <w:t xml:space="preserve"> </w:t>
      </w:r>
      <w:r>
        <w:t>snapshots</w:t>
      </w:r>
      <w:r>
        <w:rPr>
          <w:spacing w:val="-5"/>
        </w:rPr>
        <w:t xml:space="preserve"> </w:t>
      </w:r>
      <w:r>
        <w:t>instead</w:t>
      </w:r>
      <w:r>
        <w:rPr>
          <w:spacing w:val="-5"/>
        </w:rPr>
        <w:t xml:space="preserve"> </w:t>
      </w:r>
      <w:r>
        <w:t>of</w:t>
      </w:r>
      <w:r>
        <w:rPr>
          <w:spacing w:val="-5"/>
        </w:rPr>
        <w:t xml:space="preserve"> </w:t>
      </w:r>
      <w:r>
        <w:t>aggregat-</w:t>
      </w:r>
      <w:r>
        <w:rPr>
          <w:spacing w:val="-2"/>
        </w:rPr>
        <w:t>ing</w:t>
      </w:r>
      <w:r>
        <w:rPr>
          <w:spacing w:val="-13"/>
        </w:rPr>
        <w:t xml:space="preserve"> </w:t>
      </w:r>
      <w:r>
        <w:rPr>
          <w:spacing w:val="-2"/>
        </w:rPr>
        <w:t>full</w:t>
      </w:r>
      <w:r>
        <w:rPr>
          <w:spacing w:val="-12"/>
        </w:rPr>
        <w:t xml:space="preserve"> </w:t>
      </w:r>
      <w:r>
        <w:rPr>
          <w:spacing w:val="-2"/>
        </w:rPr>
        <w:t>transfer</w:t>
      </w:r>
      <w:r>
        <w:rPr>
          <w:spacing w:val="-12"/>
        </w:rPr>
        <w:t xml:space="preserve"> </w:t>
      </w:r>
      <w:r>
        <w:rPr>
          <w:spacing w:val="-2"/>
        </w:rPr>
        <w:t>history</w:t>
      </w:r>
      <w:r>
        <w:rPr>
          <w:spacing w:val="-12"/>
        </w:rPr>
        <w:t xml:space="preserve"> </w:t>
      </w:r>
      <w:r>
        <w:rPr>
          <w:spacing w:val="-2"/>
        </w:rPr>
        <w:t>with</w:t>
      </w:r>
      <w:r>
        <w:rPr>
          <w:spacing w:val="-12"/>
        </w:rPr>
        <w:t xml:space="preserve"> </w:t>
      </w:r>
      <w:r>
        <w:rPr>
          <w:spacing w:val="-2"/>
        </w:rPr>
        <w:t>logistic</w:t>
      </w:r>
      <w:r>
        <w:rPr>
          <w:spacing w:val="-13"/>
        </w:rPr>
        <w:t xml:space="preserve"> </w:t>
      </w:r>
      <w:r>
        <w:rPr>
          <w:spacing w:val="-2"/>
        </w:rPr>
        <w:t>decay</w:t>
      </w:r>
      <w:r>
        <w:rPr>
          <w:spacing w:val="-12"/>
        </w:rPr>
        <w:t xml:space="preserve"> </w:t>
      </w:r>
      <w:hyperlink w:anchor="_bookmark149" w:history="1">
        <w:r>
          <w:rPr>
            <w:spacing w:val="-2"/>
            <w:vertAlign w:val="superscript"/>
          </w:rPr>
          <w:t>[16]</w:t>
        </w:r>
      </w:hyperlink>
      <w:r>
        <w:rPr>
          <w:spacing w:val="-2"/>
        </w:rPr>
        <w:t>.</w:t>
      </w:r>
      <w:r>
        <w:rPr>
          <w:spacing w:val="23"/>
        </w:rPr>
        <w:t xml:space="preserve"> </w:t>
      </w:r>
      <w:r>
        <w:rPr>
          <w:spacing w:val="-2"/>
        </w:rPr>
        <w:t>For</w:t>
      </w:r>
      <w:r>
        <w:rPr>
          <w:spacing w:val="-12"/>
        </w:rPr>
        <w:t xml:space="preserve"> </w:t>
      </w:r>
      <w:r>
        <w:rPr>
          <w:spacing w:val="-2"/>
        </w:rPr>
        <w:t>protocols</w:t>
      </w:r>
      <w:r>
        <w:rPr>
          <w:spacing w:val="-12"/>
        </w:rPr>
        <w:t xml:space="preserve"> </w:t>
      </w:r>
      <w:r>
        <w:rPr>
          <w:spacing w:val="-2"/>
        </w:rPr>
        <w:t>that</w:t>
      </w:r>
      <w:r>
        <w:rPr>
          <w:spacing w:val="-12"/>
        </w:rPr>
        <w:t xml:space="preserve"> </w:t>
      </w:r>
      <w:r>
        <w:rPr>
          <w:spacing w:val="-2"/>
        </w:rPr>
        <w:t>must</w:t>
      </w:r>
      <w:r>
        <w:rPr>
          <w:spacing w:val="-13"/>
        </w:rPr>
        <w:t xml:space="preserve"> </w:t>
      </w:r>
      <w:r>
        <w:rPr>
          <w:spacing w:val="-2"/>
        </w:rPr>
        <w:t>refresh</w:t>
      </w:r>
      <w:r>
        <w:rPr>
          <w:spacing w:val="-12"/>
        </w:rPr>
        <w:t xml:space="preserve"> </w:t>
      </w:r>
      <w:r>
        <w:rPr>
          <w:spacing w:val="-2"/>
        </w:rPr>
        <w:t>reputation</w:t>
      </w:r>
      <w:r>
        <w:rPr>
          <w:spacing w:val="-12"/>
        </w:rPr>
        <w:t xml:space="preserve"> </w:t>
      </w:r>
      <w:r>
        <w:rPr>
          <w:spacing w:val="-2"/>
        </w:rPr>
        <w:t>frequently,</w:t>
      </w:r>
    </w:p>
    <w:p w14:paraId="00DC2326" w14:textId="77777777" w:rsidR="00350CFB" w:rsidRDefault="00350CFB">
      <w:pPr>
        <w:pStyle w:val="a3"/>
        <w:spacing w:line="396" w:lineRule="auto"/>
        <w:jc w:val="both"/>
        <w:sectPr w:rsidR="00350CFB">
          <w:pgSz w:w="11910" w:h="16840"/>
          <w:pgMar w:top="1840" w:right="708" w:bottom="2300" w:left="992" w:header="0" w:footer="2115" w:gutter="0"/>
          <w:cols w:space="720"/>
        </w:sectPr>
      </w:pPr>
    </w:p>
    <w:p w14:paraId="00DC2327" w14:textId="77777777" w:rsidR="00350CFB" w:rsidRDefault="00283FFF">
      <w:pPr>
        <w:pStyle w:val="a3"/>
        <w:spacing w:before="72" w:line="396" w:lineRule="auto"/>
        <w:ind w:left="282" w:right="563"/>
        <w:jc w:val="both"/>
      </w:pPr>
      <w:r>
        <w:t>this difference is operationally material:</w:t>
      </w:r>
      <w:r>
        <w:rPr>
          <w:spacing w:val="29"/>
        </w:rPr>
        <w:t xml:space="preserve"> </w:t>
      </w:r>
      <w:r>
        <w:t xml:space="preserve">an order-of-magnitude reduction in PageRank wall time </w:t>
      </w:r>
      <w:bookmarkStart w:id="343" w:name="RQ4:_Transfer_versus_trading-success_val"/>
      <w:bookmarkEnd w:id="343"/>
      <w:r>
        <w:t>enables tighter update loops without proportional infrastructure cost.</w:t>
      </w:r>
    </w:p>
    <w:p w14:paraId="00DC2328" w14:textId="77777777" w:rsidR="00350CFB" w:rsidRDefault="00350CFB">
      <w:pPr>
        <w:pStyle w:val="a3"/>
        <w:spacing w:before="7"/>
      </w:pPr>
    </w:p>
    <w:p w14:paraId="00DC2329" w14:textId="77777777" w:rsidR="00350CFB" w:rsidRDefault="00283FFF">
      <w:pPr>
        <w:pStyle w:val="3"/>
        <w:numPr>
          <w:ilvl w:val="2"/>
          <w:numId w:val="26"/>
        </w:numPr>
        <w:tabs>
          <w:tab w:val="left" w:pos="879"/>
        </w:tabs>
        <w:ind w:left="879" w:hanging="597"/>
      </w:pPr>
      <w:r>
        <w:rPr>
          <w:spacing w:val="-2"/>
          <w:color w:val="FF0000"/>
        </w:rPr>
        <w:t>RQ4: Temporal holdout of future new approvals</w:t>
      </w:r>
    </w:p>
    <w:p w14:paraId="00DC232A" w14:textId="77777777" w:rsidR="00350CFB" w:rsidRDefault="00350CFB">
      <w:pPr>
        <w:pStyle w:val="a3"/>
        <w:spacing w:before="47"/>
        <w:rPr>
          <w:b/>
        </w:rPr>
      </w:pPr>
    </w:p>
    <w:p w14:paraId="00DC232B" w14:textId="77777777" w:rsidR="00350CFB" w:rsidRDefault="00283FFF">
      <w:pPr>
        <w:pStyle w:val="a3"/>
        <w:spacing w:line="396" w:lineRule="auto"/>
        <w:ind w:left="282" w:right="559"/>
        <w:jc w:val="both"/>
      </w:pPr>
      <w:r>
        <w:rPr>
          <w:color w:val="FF0000"/>
        </w:rPr>
        <w:t>RQ4 asks whether t1 scores predict t2 new owner–spender approvals on inbound spenders. On the spender cohort (n = 1,335), EndorseRank Kendall tau = 0.479 (bootstrap 95% CI 0.426–0.529); AWP is 0.044.</w:t>
      </w:r>
    </w:p>
    <w:p w14:paraId="00DC232C" w14:textId="77777777" w:rsidR="00350CFB" w:rsidRDefault="00283FFF">
      <w:pPr>
        <w:pStyle w:val="a3"/>
        <w:spacing w:before="19" w:line="396" w:lineRule="auto"/>
        <w:ind w:left="282" w:right="524" w:hanging="8"/>
        <w:jc w:val="both"/>
      </w:pPr>
      <w:r>
        <w:t>Two</w:t>
      </w:r>
      <w:r>
        <w:rPr>
          <w:spacing w:val="-5"/>
        </w:rPr>
        <w:t xml:space="preserve"> </w:t>
      </w:r>
      <w:r>
        <w:t>interpretations</w:t>
      </w:r>
      <w:r>
        <w:rPr>
          <w:spacing w:val="-5"/>
        </w:rPr>
        <w:t xml:space="preserve"> </w:t>
      </w:r>
      <w:r>
        <w:t>follow. First,</w:t>
      </w:r>
      <w:r>
        <w:rPr>
          <w:spacing w:val="-5"/>
        </w:rPr>
        <w:t xml:space="preserve"> </w:t>
      </w:r>
      <w:r>
        <w:t>social</w:t>
      </w:r>
      <w:r>
        <w:rPr>
          <w:spacing w:val="-5"/>
        </w:rPr>
        <w:t xml:space="preserve"> </w:t>
      </w:r>
      <w:r>
        <w:t>graphs</w:t>
      </w:r>
      <w:r>
        <w:rPr>
          <w:spacing w:val="-5"/>
        </w:rPr>
        <w:t xml:space="preserve"> </w:t>
      </w:r>
      <w:r>
        <w:t>built</w:t>
      </w:r>
      <w:r>
        <w:rPr>
          <w:spacing w:val="-5"/>
        </w:rPr>
        <w:t xml:space="preserve"> </w:t>
      </w:r>
      <w:r>
        <w:t>from</w:t>
      </w:r>
      <w:r>
        <w:rPr>
          <w:spacing w:val="-5"/>
        </w:rPr>
        <w:t xml:space="preserve"> </w:t>
      </w:r>
      <w:r>
        <w:t>wallet-to-wallet</w:t>
      </w:r>
      <w:r>
        <w:rPr>
          <w:spacing w:val="-5"/>
        </w:rPr>
        <w:t xml:space="preserve"> </w:t>
      </w:r>
      <w:r>
        <w:t>economic</w:t>
      </w:r>
      <w:r>
        <w:rPr>
          <w:spacing w:val="-5"/>
        </w:rPr>
        <w:t xml:space="preserve"> </w:t>
      </w:r>
      <w:r>
        <w:t>relationships are more tightly coupled to transfer centrality than to perpetual trading profitability.</w:t>
      </w:r>
      <w:r>
        <w:rPr>
          <w:spacing w:val="33"/>
        </w:rPr>
        <w:t xml:space="preserve"> </w:t>
      </w:r>
      <w:r>
        <w:t>Trading suc-cess depends on market timing, leverage choice, and liquidation dynamics that are only partially reflected</w:t>
      </w:r>
      <w:r>
        <w:rPr>
          <w:spacing w:val="28"/>
        </w:rPr>
        <w:t xml:space="preserve"> </w:t>
      </w:r>
      <w:r>
        <w:t>in</w:t>
      </w:r>
      <w:r>
        <w:rPr>
          <w:spacing w:val="28"/>
        </w:rPr>
        <w:t xml:space="preserve"> </w:t>
      </w:r>
      <w:r>
        <w:t>approval</w:t>
      </w:r>
      <w:r>
        <w:rPr>
          <w:spacing w:val="28"/>
        </w:rPr>
        <w:t xml:space="preserve"> </w:t>
      </w:r>
      <w:r>
        <w:t>or</w:t>
      </w:r>
      <w:r>
        <w:rPr>
          <w:spacing w:val="28"/>
        </w:rPr>
        <w:t xml:space="preserve"> </w:t>
      </w:r>
      <w:r>
        <w:t>transfer</w:t>
      </w:r>
      <w:r>
        <w:rPr>
          <w:spacing w:val="28"/>
        </w:rPr>
        <w:t xml:space="preserve"> </w:t>
      </w:r>
      <w:r>
        <w:t>topology</w:t>
      </w:r>
      <w:r>
        <w:rPr>
          <w:spacing w:val="28"/>
        </w:rPr>
        <w:t xml:space="preserve"> </w:t>
      </w:r>
      <w:hyperlink w:anchor="_bookmark156" w:history="1">
        <w:r>
          <w:rPr>
            <w:vertAlign w:val="superscript"/>
          </w:rPr>
          <w:t>[23]</w:t>
        </w:r>
      </w:hyperlink>
      <w:r>
        <w:rPr>
          <w:vertAlign w:val="superscript"/>
        </w:rPr>
        <w:t>,</w:t>
      </w:r>
      <w:hyperlink w:anchor="_bookmark177" w:history="1">
        <w:r>
          <w:rPr>
            <w:vertAlign w:val="superscript"/>
          </w:rPr>
          <w:t>[44]</w:t>
        </w:r>
      </w:hyperlink>
      <w:r>
        <w:t>.</w:t>
      </w:r>
      <w:r>
        <w:rPr>
          <w:spacing w:val="80"/>
        </w:rPr>
        <w:t xml:space="preserve"> </w:t>
      </w:r>
      <w:r>
        <w:t>Second,</w:t>
      </w:r>
      <w:r>
        <w:rPr>
          <w:spacing w:val="36"/>
        </w:rPr>
        <w:t xml:space="preserve"> </w:t>
      </w:r>
      <w:r>
        <w:t>outcome-based</w:t>
      </w:r>
      <w:r>
        <w:rPr>
          <w:spacing w:val="28"/>
        </w:rPr>
        <w:t xml:space="preserve"> </w:t>
      </w:r>
      <w:r>
        <w:t>proxies</w:t>
      </w:r>
      <w:r>
        <w:rPr>
          <w:spacing w:val="28"/>
        </w:rPr>
        <w:t xml:space="preserve"> </w:t>
      </w:r>
      <w:r>
        <w:t>show</w:t>
      </w:r>
      <w:r>
        <w:rPr>
          <w:spacing w:val="28"/>
        </w:rPr>
        <w:t xml:space="preserve"> </w:t>
      </w:r>
      <w:r>
        <w:t>weak-to-modest alignment overall for social graphs, suggesting that no single proxy family fully cap-tures “reputation” on this sample.</w:t>
      </w:r>
      <w:r>
        <w:rPr>
          <w:spacing w:val="39"/>
        </w:rPr>
        <w:t xml:space="preserve"> </w:t>
      </w:r>
      <w:r>
        <w:t xml:space="preserve">Domain alignment remains a relative, multi-construct exercise </w:t>
      </w:r>
      <w:hyperlink w:anchor="_bookmark147" w:history="1">
        <w:r>
          <w:rPr>
            <w:vertAlign w:val="superscript"/>
          </w:rPr>
          <w:t>[14]</w:t>
        </w:r>
      </w:hyperlink>
      <w:r>
        <w:rPr>
          <w:vertAlign w:val="superscript"/>
        </w:rPr>
        <w:t>,</w:t>
      </w:r>
      <w:hyperlink w:anchor="_bookmark169" w:history="1">
        <w:r>
          <w:rPr>
            <w:vertAlign w:val="superscript"/>
          </w:rPr>
          <w:t>[36]</w:t>
        </w:r>
      </w:hyperlink>
      <w:r>
        <w:rPr>
          <w:vertAlign w:val="superscript"/>
        </w:rPr>
        <w:t>,</w:t>
      </w:r>
      <w:hyperlink w:anchor="_bookmark187" w:history="1">
        <w:r>
          <w:rPr>
            <w:vertAlign w:val="superscript"/>
          </w:rPr>
          <w:t>[54]</w:t>
        </w:r>
      </w:hyperlink>
      <w:r>
        <w:t>, not a search for one ground-truth ranking.</w:t>
      </w:r>
    </w:p>
    <w:p w14:paraId="00DC232D" w14:textId="77777777" w:rsidR="00350CFB" w:rsidRDefault="00283FFF">
      <w:pPr>
        <w:pStyle w:val="a3"/>
        <w:spacing w:before="22" w:line="396" w:lineRule="auto"/>
        <w:ind w:left="282" w:right="524"/>
        <w:jc w:val="both"/>
      </w:pPr>
      <w:bookmarkStart w:id="344" w:name="Supplementary_finding_(SRQ1)"/>
      <w:bookmarkStart w:id="345" w:name="_bookmark116"/>
      <w:r>
        <w:rPr>
          <w:color w:val="FF0000"/>
        </w:rPr>
        <w:t>RQ4 therefore favors the temporal holdout as the out-of-window check. Same-window transfer alignment remains a construct check for AWP, not a substitute for the holdout.</w:t>
      </w:r>
      <w:bookmarkEnd w:id="344"/>
      <w:bookmarkEnd w:id="345"/>
    </w:p>
    <w:p w14:paraId="00DC232E" w14:textId="77777777" w:rsidR="00350CFB" w:rsidRDefault="00350CFB">
      <w:pPr>
        <w:pStyle w:val="a3"/>
        <w:spacing w:before="162"/>
      </w:pPr>
    </w:p>
    <w:p w14:paraId="00DC232F" w14:textId="77777777" w:rsidR="00350CFB" w:rsidRDefault="00283FFF">
      <w:pPr>
        <w:pStyle w:val="2"/>
        <w:numPr>
          <w:ilvl w:val="1"/>
          <w:numId w:val="26"/>
        </w:numPr>
        <w:tabs>
          <w:tab w:val="left" w:pos="783"/>
        </w:tabs>
        <w:spacing w:before="1"/>
        <w:ind w:left="783" w:hanging="501"/>
      </w:pPr>
      <w:r>
        <w:rPr>
          <w:color w:val="FF0000"/>
        </w:rPr>
        <w:t>Non-claims (withdrawn SRQ1 / SC1)</w:t>
      </w:r>
    </w:p>
    <w:p w14:paraId="00DC2330" w14:textId="77777777" w:rsidR="00350CFB" w:rsidRDefault="00350CFB">
      <w:pPr>
        <w:pStyle w:val="a3"/>
        <w:spacing w:before="23"/>
        <w:rPr>
          <w:b/>
          <w:sz w:val="28"/>
        </w:rPr>
      </w:pPr>
    </w:p>
    <w:p w14:paraId="00DC2331" w14:textId="77777777" w:rsidR="00350CFB" w:rsidRDefault="00283FFF">
      <w:pPr>
        <w:pStyle w:val="a3"/>
        <w:spacing w:before="1" w:line="396" w:lineRule="auto"/>
        <w:ind w:left="282" w:right="524"/>
        <w:jc w:val="both"/>
      </w:pPr>
      <w:r>
        <w:rPr>
          <w:color w:val="FF0000"/>
        </w:rPr>
        <w:t>The external check is the temporal holdout of future new approvals, not an outcome-native ceiling.</w:t>
      </w:r>
    </w:p>
    <w:p w14:paraId="00DC2332" w14:textId="77777777" w:rsidR="00350CFB" w:rsidRDefault="00350CFB">
      <w:pPr>
        <w:pStyle w:val="a3"/>
        <w:spacing w:line="396" w:lineRule="auto"/>
        <w:jc w:val="both"/>
        <w:sectPr w:rsidR="00350CFB">
          <w:pgSz w:w="11910" w:h="16840"/>
          <w:pgMar w:top="1840" w:right="708" w:bottom="2300" w:left="992" w:header="0" w:footer="2115" w:gutter="0"/>
          <w:cols w:space="720"/>
        </w:sectPr>
      </w:pPr>
    </w:p>
    <w:p w14:paraId="00DC2333" w14:textId="77777777" w:rsidR="00350CFB" w:rsidRDefault="00283FFF">
      <w:pPr>
        <w:pStyle w:val="a3"/>
        <w:spacing w:before="92" w:line="408" w:lineRule="auto"/>
        <w:ind w:left="274" w:right="564" w:firstLine="7"/>
        <w:jc w:val="both"/>
      </w:pPr>
      <w:r>
        <w:rPr>
          <w:color w:val="FF0000"/>
        </w:rPr>
        <w:t>The external check that remains is the spender holdout.</w:t>
      </w:r>
    </w:p>
    <w:p w14:paraId="00DC2334" w14:textId="77777777" w:rsidR="00350CFB" w:rsidRDefault="00283FFF">
      <w:pPr>
        <w:pStyle w:val="a3"/>
        <w:spacing w:line="396" w:lineRule="auto"/>
        <w:ind w:left="282" w:right="525"/>
        <w:jc w:val="both"/>
      </w:pPr>
      <w:bookmarkStart w:id="346" w:name="Theoretical_implications"/>
      <w:bookmarkStart w:id="347" w:name="_bookmark117"/>
      <w:r>
        <w:rPr>
          <w:color w:val="FF0000"/>
        </w:rPr>
        <w:t>The external check that remains is the spender holdout.</w:t>
      </w:r>
      <w:bookmarkEnd w:id="346"/>
      <w:bookmarkEnd w:id="347"/>
    </w:p>
    <w:p w14:paraId="00DC2335" w14:textId="77777777" w:rsidR="00350CFB" w:rsidRDefault="00350CFB">
      <w:pPr>
        <w:pStyle w:val="a3"/>
        <w:spacing w:before="153"/>
      </w:pPr>
    </w:p>
    <w:p w14:paraId="00DC2336" w14:textId="77777777" w:rsidR="00350CFB" w:rsidRDefault="00283FFF">
      <w:pPr>
        <w:pStyle w:val="2"/>
        <w:numPr>
          <w:ilvl w:val="1"/>
          <w:numId w:val="26"/>
        </w:numPr>
        <w:tabs>
          <w:tab w:val="left" w:pos="783"/>
        </w:tabs>
        <w:ind w:left="783" w:hanging="501"/>
        <w:jc w:val="both"/>
      </w:pPr>
      <w:r>
        <w:t>Theoretical</w:t>
      </w:r>
      <w:r>
        <w:rPr>
          <w:spacing w:val="22"/>
        </w:rPr>
        <w:t xml:space="preserve"> </w:t>
      </w:r>
      <w:r>
        <w:rPr>
          <w:spacing w:val="-2"/>
        </w:rPr>
        <w:t>implications</w:t>
      </w:r>
    </w:p>
    <w:p w14:paraId="00DC2337" w14:textId="77777777" w:rsidR="00350CFB" w:rsidRDefault="00350CFB">
      <w:pPr>
        <w:pStyle w:val="a3"/>
        <w:spacing w:before="24"/>
        <w:rPr>
          <w:b/>
          <w:sz w:val="28"/>
        </w:rPr>
      </w:pPr>
    </w:p>
    <w:p w14:paraId="00DC2338" w14:textId="77777777" w:rsidR="00350CFB" w:rsidRDefault="00283FFF">
      <w:pPr>
        <w:pStyle w:val="a3"/>
        <w:spacing w:line="396" w:lineRule="auto"/>
        <w:ind w:left="282" w:right="523" w:hanging="8"/>
        <w:jc w:val="both"/>
      </w:pPr>
      <w:r>
        <w:t>The</w:t>
      </w:r>
      <w:r>
        <w:rPr>
          <w:spacing w:val="-2"/>
        </w:rPr>
        <w:t xml:space="preserve"> </w:t>
      </w:r>
      <w:r>
        <w:t>findings</w:t>
      </w:r>
      <w:r>
        <w:rPr>
          <w:spacing w:val="-2"/>
        </w:rPr>
        <w:t xml:space="preserve"> </w:t>
      </w:r>
      <w:r>
        <w:t>extend</w:t>
      </w:r>
      <w:r>
        <w:rPr>
          <w:spacing w:val="-1"/>
        </w:rPr>
        <w:t xml:space="preserve"> </w:t>
      </w:r>
      <w:r>
        <w:t>three</w:t>
      </w:r>
      <w:r>
        <w:rPr>
          <w:spacing w:val="-2"/>
        </w:rPr>
        <w:t xml:space="preserve"> </w:t>
      </w:r>
      <w:r>
        <w:t>strands</w:t>
      </w:r>
      <w:r>
        <w:rPr>
          <w:spacing w:val="-1"/>
        </w:rPr>
        <w:t xml:space="preserve"> </w:t>
      </w:r>
      <w:r>
        <w:t>of</w:t>
      </w:r>
      <w:r>
        <w:rPr>
          <w:spacing w:val="-2"/>
        </w:rPr>
        <w:t xml:space="preserve"> </w:t>
      </w:r>
      <w:r>
        <w:t>theory:</w:t>
      </w:r>
      <w:r>
        <w:rPr>
          <w:spacing w:val="21"/>
        </w:rPr>
        <w:t xml:space="preserve"> </w:t>
      </w:r>
      <w:r>
        <w:t>hyperlink-style</w:t>
      </w:r>
      <w:r>
        <w:rPr>
          <w:spacing w:val="-2"/>
        </w:rPr>
        <w:t xml:space="preserve"> </w:t>
      </w:r>
      <w:r>
        <w:t>propagation</w:t>
      </w:r>
      <w:r>
        <w:rPr>
          <w:spacing w:val="-1"/>
        </w:rPr>
        <w:t xml:space="preserve"> </w:t>
      </w:r>
      <w:r>
        <w:t>on</w:t>
      </w:r>
      <w:r>
        <w:rPr>
          <w:spacing w:val="-2"/>
        </w:rPr>
        <w:t xml:space="preserve"> </w:t>
      </w:r>
      <w:r>
        <w:t>financial</w:t>
      </w:r>
      <w:r>
        <w:rPr>
          <w:spacing w:val="-1"/>
        </w:rPr>
        <w:t xml:space="preserve"> </w:t>
      </w:r>
      <w:r>
        <w:t>graphs,</w:t>
      </w:r>
      <w:r>
        <w:rPr>
          <w:spacing w:val="-1"/>
        </w:rPr>
        <w:t xml:space="preserve"> </w:t>
      </w:r>
      <w:r>
        <w:t>con-</w:t>
      </w:r>
      <w:bookmarkStart w:id="348" w:name="Propagation_semantics_beyond_transfers"/>
      <w:bookmarkEnd w:id="348"/>
      <w:r>
        <w:t>struct validity for on-chain scores, and the economics of trust under pseudonymity.</w:t>
      </w:r>
    </w:p>
    <w:p w14:paraId="00DC2339" w14:textId="77777777" w:rsidR="00350CFB" w:rsidRDefault="00350CFB">
      <w:pPr>
        <w:pStyle w:val="a3"/>
        <w:spacing w:before="8"/>
      </w:pPr>
    </w:p>
    <w:p w14:paraId="00DC233A" w14:textId="77777777" w:rsidR="00350CFB" w:rsidRDefault="00283FFF">
      <w:pPr>
        <w:pStyle w:val="3"/>
        <w:numPr>
          <w:ilvl w:val="2"/>
          <w:numId w:val="26"/>
        </w:numPr>
        <w:tabs>
          <w:tab w:val="left" w:pos="879"/>
        </w:tabs>
        <w:ind w:left="879" w:hanging="597"/>
        <w:jc w:val="both"/>
      </w:pPr>
      <w:r>
        <w:rPr>
          <w:spacing w:val="-2"/>
        </w:rPr>
        <w:t>Propagation</w:t>
      </w:r>
      <w:r>
        <w:rPr>
          <w:spacing w:val="-3"/>
        </w:rPr>
        <w:t xml:space="preserve"> </w:t>
      </w:r>
      <w:r>
        <w:rPr>
          <w:spacing w:val="-2"/>
        </w:rPr>
        <w:t>semantics beyond</w:t>
      </w:r>
      <w:r>
        <w:rPr>
          <w:spacing w:val="-3"/>
        </w:rPr>
        <w:t xml:space="preserve"> </w:t>
      </w:r>
      <w:r>
        <w:rPr>
          <w:spacing w:val="-2"/>
        </w:rPr>
        <w:t>transfers</w:t>
      </w:r>
    </w:p>
    <w:p w14:paraId="00DC233B" w14:textId="77777777" w:rsidR="00350CFB" w:rsidRDefault="00350CFB">
      <w:pPr>
        <w:pStyle w:val="a3"/>
        <w:spacing w:before="46"/>
        <w:rPr>
          <w:b/>
        </w:rPr>
      </w:pPr>
    </w:p>
    <w:p w14:paraId="00DC233C" w14:textId="77777777" w:rsidR="00350CFB" w:rsidRDefault="00283FFF">
      <w:pPr>
        <w:pStyle w:val="a3"/>
        <w:spacing w:line="396" w:lineRule="auto"/>
        <w:ind w:left="273" w:right="563" w:firstLine="8"/>
        <w:jc w:val="both"/>
      </w:pPr>
      <w:r>
        <w:rPr>
          <w:w w:val="105"/>
        </w:rPr>
        <w:t>PageRank’s</w:t>
      </w:r>
      <w:r>
        <w:rPr>
          <w:spacing w:val="-16"/>
          <w:w w:val="105"/>
        </w:rPr>
        <w:t xml:space="preserve"> </w:t>
      </w:r>
      <w:r>
        <w:rPr>
          <w:w w:val="105"/>
        </w:rPr>
        <w:t>original</w:t>
      </w:r>
      <w:r>
        <w:rPr>
          <w:spacing w:val="-15"/>
          <w:w w:val="105"/>
        </w:rPr>
        <w:t xml:space="preserve"> </w:t>
      </w:r>
      <w:r>
        <w:rPr>
          <w:w w:val="105"/>
        </w:rPr>
        <w:t>formulation</w:t>
      </w:r>
      <w:r>
        <w:rPr>
          <w:spacing w:val="-16"/>
          <w:w w:val="105"/>
        </w:rPr>
        <w:t xml:space="preserve"> </w:t>
      </w:r>
      <w:r>
        <w:rPr>
          <w:w w:val="105"/>
        </w:rPr>
        <w:t>treats</w:t>
      </w:r>
      <w:r>
        <w:rPr>
          <w:spacing w:val="-15"/>
          <w:w w:val="105"/>
        </w:rPr>
        <w:t xml:space="preserve"> </w:t>
      </w:r>
      <w:r>
        <w:rPr>
          <w:w w:val="105"/>
        </w:rPr>
        <w:t>inbound</w:t>
      </w:r>
      <w:r>
        <w:rPr>
          <w:spacing w:val="-16"/>
          <w:w w:val="105"/>
        </w:rPr>
        <w:t xml:space="preserve"> </w:t>
      </w:r>
      <w:r>
        <w:rPr>
          <w:w w:val="105"/>
        </w:rPr>
        <w:t>hyperlinks</w:t>
      </w:r>
      <w:r>
        <w:rPr>
          <w:spacing w:val="-15"/>
          <w:w w:val="105"/>
        </w:rPr>
        <w:t xml:space="preserve"> </w:t>
      </w:r>
      <w:r>
        <w:rPr>
          <w:w w:val="105"/>
        </w:rPr>
        <w:t>as</w:t>
      </w:r>
      <w:r>
        <w:rPr>
          <w:spacing w:val="-16"/>
          <w:w w:val="105"/>
        </w:rPr>
        <w:t xml:space="preserve"> </w:t>
      </w:r>
      <w:r>
        <w:rPr>
          <w:w w:val="105"/>
        </w:rPr>
        <w:t>citations</w:t>
      </w:r>
      <w:r>
        <w:rPr>
          <w:spacing w:val="-15"/>
          <w:w w:val="105"/>
        </w:rPr>
        <w:t xml:space="preserve"> </w:t>
      </w:r>
      <w:hyperlink w:anchor="_bookmark141" w:history="1">
        <w:r>
          <w:rPr>
            <w:w w:val="105"/>
            <w:vertAlign w:val="superscript"/>
          </w:rPr>
          <w:t>[8]</w:t>
        </w:r>
      </w:hyperlink>
      <w:r>
        <w:rPr>
          <w:w w:val="105"/>
          <w:vertAlign w:val="superscript"/>
        </w:rPr>
        <w:t>,</w:t>
      </w:r>
      <w:hyperlink w:anchor="_bookmark182" w:history="1">
        <w:r>
          <w:rPr>
            <w:w w:val="105"/>
            <w:vertAlign w:val="superscript"/>
          </w:rPr>
          <w:t>[49]</w:t>
        </w:r>
      </w:hyperlink>
      <w:r>
        <w:rPr>
          <w:w w:val="105"/>
        </w:rPr>
        <w:t>.</w:t>
      </w:r>
      <w:r>
        <w:rPr>
          <w:spacing w:val="23"/>
          <w:w w:val="105"/>
        </w:rPr>
        <w:t xml:space="preserve"> </w:t>
      </w:r>
      <w:r>
        <w:rPr>
          <w:w w:val="105"/>
        </w:rPr>
        <w:t>Do</w:t>
      </w:r>
      <w:r>
        <w:rPr>
          <w:spacing w:val="-16"/>
          <w:w w:val="105"/>
        </w:rPr>
        <w:t xml:space="preserve"> </w:t>
      </w:r>
      <w:r>
        <w:rPr>
          <w:w w:val="105"/>
        </w:rPr>
        <w:t>et</w:t>
      </w:r>
      <w:r>
        <w:rPr>
          <w:spacing w:val="-15"/>
          <w:w w:val="105"/>
        </w:rPr>
        <w:t xml:space="preserve"> </w:t>
      </w:r>
      <w:r>
        <w:rPr>
          <w:w w:val="105"/>
        </w:rPr>
        <w:t>al.</w:t>
      </w:r>
      <w:hyperlink w:anchor="_bookmark149" w:history="1">
        <w:r>
          <w:rPr>
            <w:w w:val="105"/>
            <w:vertAlign w:val="superscript"/>
          </w:rPr>
          <w:t>[16]</w:t>
        </w:r>
      </w:hyperlink>
      <w:r>
        <w:rPr>
          <w:spacing w:val="-10"/>
          <w:w w:val="105"/>
        </w:rPr>
        <w:t xml:space="preserve"> </w:t>
      </w:r>
      <w:r>
        <w:rPr>
          <w:w w:val="105"/>
        </w:rPr>
        <w:t xml:space="preserve">map </w:t>
      </w:r>
      <w:r>
        <w:t>that</w:t>
      </w:r>
      <w:r>
        <w:rPr>
          <w:spacing w:val="-3"/>
        </w:rPr>
        <w:t xml:space="preserve"> </w:t>
      </w:r>
      <w:r>
        <w:t>metaphor</w:t>
      </w:r>
      <w:r>
        <w:rPr>
          <w:spacing w:val="-4"/>
        </w:rPr>
        <w:t xml:space="preserve"> </w:t>
      </w:r>
      <w:r>
        <w:t>to</w:t>
      </w:r>
      <w:r>
        <w:rPr>
          <w:spacing w:val="-3"/>
        </w:rPr>
        <w:t xml:space="preserve"> </w:t>
      </w:r>
      <w:r>
        <w:t>Ethereum</w:t>
      </w:r>
      <w:r>
        <w:rPr>
          <w:spacing w:val="-3"/>
        </w:rPr>
        <w:t xml:space="preserve"> </w:t>
      </w:r>
      <w:r>
        <w:t>transfers. EndorseRank</w:t>
      </w:r>
      <w:r>
        <w:rPr>
          <w:spacing w:val="-4"/>
        </w:rPr>
        <w:t xml:space="preserve"> </w:t>
      </w:r>
      <w:r>
        <w:t>maps</w:t>
      </w:r>
      <w:r>
        <w:rPr>
          <w:spacing w:val="-3"/>
        </w:rPr>
        <w:t xml:space="preserve"> </w:t>
      </w:r>
      <w:r>
        <w:t>it</w:t>
      </w:r>
      <w:r>
        <w:rPr>
          <w:spacing w:val="-3"/>
        </w:rPr>
        <w:t xml:space="preserve"> </w:t>
      </w:r>
      <w:r>
        <w:t>to</w:t>
      </w:r>
      <w:r>
        <w:rPr>
          <w:spacing w:val="-3"/>
        </w:rPr>
        <w:t xml:space="preserve"> </w:t>
      </w:r>
      <w:r>
        <w:t>ERC-20</w:t>
      </w:r>
      <w:r>
        <w:rPr>
          <w:spacing w:val="-4"/>
        </w:rPr>
        <w:t xml:space="preserve"> </w:t>
      </w:r>
      <w:r>
        <w:t>allowances: an</w:t>
      </w:r>
      <w:r>
        <w:rPr>
          <w:spacing w:val="-3"/>
        </w:rPr>
        <w:t xml:space="preserve"> </w:t>
      </w:r>
      <w:r>
        <w:t>owner</w:t>
      </w:r>
      <w:r>
        <w:rPr>
          <w:spacing w:val="-4"/>
        </w:rPr>
        <w:t xml:space="preserve"> </w:t>
      </w:r>
      <w:r>
        <w:t>who authorizes</w:t>
      </w:r>
      <w:r>
        <w:rPr>
          <w:spacing w:val="-9"/>
        </w:rPr>
        <w:t xml:space="preserve"> </w:t>
      </w:r>
      <w:r>
        <w:t>a</w:t>
      </w:r>
      <w:r>
        <w:rPr>
          <w:spacing w:val="-9"/>
        </w:rPr>
        <w:t xml:space="preserve"> </w:t>
      </w:r>
      <w:r>
        <w:t>spender</w:t>
      </w:r>
      <w:r>
        <w:rPr>
          <w:spacing w:val="-9"/>
        </w:rPr>
        <w:t xml:space="preserve"> </w:t>
      </w:r>
      <w:r>
        <w:t>issues</w:t>
      </w:r>
      <w:r>
        <w:rPr>
          <w:spacing w:val="-9"/>
        </w:rPr>
        <w:t xml:space="preserve"> </w:t>
      </w:r>
      <w:r>
        <w:t>a</w:t>
      </w:r>
      <w:r>
        <w:rPr>
          <w:spacing w:val="-9"/>
        </w:rPr>
        <w:t xml:space="preserve"> </w:t>
      </w:r>
      <w:r>
        <w:t>directed</w:t>
      </w:r>
      <w:r>
        <w:rPr>
          <w:spacing w:val="-9"/>
        </w:rPr>
        <w:t xml:space="preserve"> </w:t>
      </w:r>
      <w:r>
        <w:t>endorsement</w:t>
      </w:r>
      <w:r>
        <w:rPr>
          <w:spacing w:val="-9"/>
        </w:rPr>
        <w:t xml:space="preserve"> </w:t>
      </w:r>
      <w:r>
        <w:t>of</w:t>
      </w:r>
      <w:r>
        <w:rPr>
          <w:spacing w:val="-9"/>
        </w:rPr>
        <w:t xml:space="preserve"> </w:t>
      </w:r>
      <w:r>
        <w:t>spending</w:t>
      </w:r>
      <w:r>
        <w:rPr>
          <w:spacing w:val="-9"/>
        </w:rPr>
        <w:t xml:space="preserve"> </w:t>
      </w:r>
      <w:r>
        <w:t>authority</w:t>
      </w:r>
      <w:r>
        <w:rPr>
          <w:spacing w:val="-9"/>
        </w:rPr>
        <w:t xml:space="preserve"> </w:t>
      </w:r>
      <w:hyperlink w:anchor="_bookmark151" w:history="1">
        <w:r>
          <w:rPr>
            <w:vertAlign w:val="superscript"/>
          </w:rPr>
          <w:t>[18]</w:t>
        </w:r>
      </w:hyperlink>
      <w:r>
        <w:rPr>
          <w:vertAlign w:val="superscript"/>
        </w:rPr>
        <w:t>,</w:t>
      </w:r>
      <w:hyperlink w:anchor="_bookmark152" w:history="1">
        <w:r>
          <w:rPr>
            <w:vertAlign w:val="superscript"/>
          </w:rPr>
          <w:t>[19]</w:t>
        </w:r>
      </w:hyperlink>
      <w:r>
        <w:t>.</w:t>
      </w:r>
      <w:r>
        <w:rPr>
          <w:spacing w:val="14"/>
        </w:rPr>
        <w:t xml:space="preserve"> </w:t>
      </w:r>
      <w:r>
        <w:t>The</w:t>
      </w:r>
      <w:r>
        <w:rPr>
          <w:spacing w:val="-9"/>
        </w:rPr>
        <w:t xml:space="preserve"> </w:t>
      </w:r>
      <w:r>
        <w:t xml:space="preserve">inter-method </w:t>
      </w:r>
      <w:r>
        <w:rPr>
          <w:i/>
          <w:w w:val="105"/>
        </w:rPr>
        <w:t>τ</w:t>
      </w:r>
      <w:r>
        <w:rPr>
          <w:i/>
          <w:spacing w:val="37"/>
          <w:w w:val="105"/>
        </w:rPr>
        <w:t xml:space="preserve"> </w:t>
      </w:r>
      <w:r>
        <w:rPr>
          <w:w w:val="105"/>
        </w:rPr>
        <w:t>= 0</w:t>
      </w:r>
      <w:r>
        <w:rPr>
          <w:i/>
          <w:w w:val="105"/>
        </w:rPr>
        <w:t>.</w:t>
      </w:r>
      <w:r>
        <w:rPr>
          <w:w w:val="105"/>
        </w:rPr>
        <w:t>316</w:t>
      </w:r>
      <w:r>
        <w:rPr>
          <w:spacing w:val="-6"/>
          <w:w w:val="105"/>
        </w:rPr>
        <w:t xml:space="preserve"> </w:t>
      </w:r>
      <w:r>
        <w:rPr>
          <w:w w:val="105"/>
        </w:rPr>
        <w:t>demonstrates</w:t>
      </w:r>
      <w:r>
        <w:rPr>
          <w:spacing w:val="-6"/>
          <w:w w:val="105"/>
        </w:rPr>
        <w:t xml:space="preserve"> </w:t>
      </w:r>
      <w:r>
        <w:rPr>
          <w:w w:val="105"/>
        </w:rPr>
        <w:t>that</w:t>
      </w:r>
      <w:r>
        <w:rPr>
          <w:spacing w:val="-6"/>
          <w:w w:val="105"/>
        </w:rPr>
        <w:t xml:space="preserve"> </w:t>
      </w:r>
      <w:r>
        <w:rPr>
          <w:w w:val="105"/>
        </w:rPr>
        <w:t>changing</w:t>
      </w:r>
      <w:r>
        <w:rPr>
          <w:spacing w:val="-6"/>
          <w:w w:val="105"/>
        </w:rPr>
        <w:t xml:space="preserve"> </w:t>
      </w:r>
      <w:r>
        <w:rPr>
          <w:w w:val="105"/>
        </w:rPr>
        <w:t>the</w:t>
      </w:r>
      <w:r>
        <w:rPr>
          <w:spacing w:val="-6"/>
          <w:w w:val="105"/>
        </w:rPr>
        <w:t xml:space="preserve"> </w:t>
      </w:r>
      <w:r>
        <w:rPr>
          <w:w w:val="105"/>
        </w:rPr>
        <w:t>edge</w:t>
      </w:r>
      <w:r>
        <w:rPr>
          <w:spacing w:val="-6"/>
          <w:w w:val="105"/>
        </w:rPr>
        <w:t xml:space="preserve"> </w:t>
      </w:r>
      <w:r>
        <w:rPr>
          <w:w w:val="105"/>
        </w:rPr>
        <w:t>semantics</w:t>
      </w:r>
      <w:r>
        <w:rPr>
          <w:spacing w:val="-6"/>
          <w:w w:val="105"/>
        </w:rPr>
        <w:t xml:space="preserve"> </w:t>
      </w:r>
      <w:r>
        <w:rPr>
          <w:w w:val="105"/>
        </w:rPr>
        <w:t>changes</w:t>
      </w:r>
      <w:r>
        <w:rPr>
          <w:spacing w:val="-6"/>
          <w:w w:val="105"/>
        </w:rPr>
        <w:t xml:space="preserve"> </w:t>
      </w:r>
      <w:r>
        <w:rPr>
          <w:w w:val="105"/>
        </w:rPr>
        <w:t>the</w:t>
      </w:r>
      <w:r>
        <w:rPr>
          <w:spacing w:val="-6"/>
          <w:w w:val="105"/>
        </w:rPr>
        <w:t xml:space="preserve"> </w:t>
      </w:r>
      <w:r>
        <w:rPr>
          <w:w w:val="105"/>
        </w:rPr>
        <w:t>ranking</w:t>
      </w:r>
      <w:r>
        <w:rPr>
          <w:spacing w:val="-6"/>
          <w:w w:val="105"/>
        </w:rPr>
        <w:t xml:space="preserve"> </w:t>
      </w:r>
      <w:r>
        <w:rPr>
          <w:w w:val="105"/>
        </w:rPr>
        <w:t>geometry</w:t>
      </w:r>
      <w:r>
        <w:rPr>
          <w:spacing w:val="-6"/>
          <w:w w:val="105"/>
        </w:rPr>
        <w:t xml:space="preserve"> </w:t>
      </w:r>
      <w:r>
        <w:rPr>
          <w:w w:val="105"/>
        </w:rPr>
        <w:t xml:space="preserve">even </w:t>
      </w:r>
      <w:r>
        <w:t>when</w:t>
      </w:r>
      <w:r>
        <w:rPr>
          <w:spacing w:val="-8"/>
        </w:rPr>
        <w:t xml:space="preserve"> </w:t>
      </w:r>
      <w:r>
        <w:t>the</w:t>
      </w:r>
      <w:r>
        <w:rPr>
          <w:spacing w:val="-8"/>
        </w:rPr>
        <w:t xml:space="preserve"> </w:t>
      </w:r>
      <w:r>
        <w:t>node</w:t>
      </w:r>
      <w:r>
        <w:rPr>
          <w:spacing w:val="-8"/>
        </w:rPr>
        <w:t xml:space="preserve"> </w:t>
      </w:r>
      <w:r>
        <w:t>set</w:t>
      </w:r>
      <w:r>
        <w:rPr>
          <w:spacing w:val="-8"/>
        </w:rPr>
        <w:t xml:space="preserve"> </w:t>
      </w:r>
      <w:r>
        <w:t>is</w:t>
      </w:r>
      <w:r>
        <w:rPr>
          <w:spacing w:val="-8"/>
        </w:rPr>
        <w:t xml:space="preserve"> </w:t>
      </w:r>
      <w:r>
        <w:t>held</w:t>
      </w:r>
      <w:r>
        <w:rPr>
          <w:spacing w:val="-8"/>
        </w:rPr>
        <w:t xml:space="preserve"> </w:t>
      </w:r>
      <w:r>
        <w:t>fixed.</w:t>
      </w:r>
      <w:r>
        <w:rPr>
          <w:spacing w:val="13"/>
        </w:rPr>
        <w:t xml:space="preserve"> </w:t>
      </w:r>
      <w:r>
        <w:t>Graph-based</w:t>
      </w:r>
      <w:r>
        <w:rPr>
          <w:spacing w:val="-8"/>
        </w:rPr>
        <w:t xml:space="preserve"> </w:t>
      </w:r>
      <w:r>
        <w:t>reputation</w:t>
      </w:r>
      <w:r>
        <w:rPr>
          <w:spacing w:val="-8"/>
        </w:rPr>
        <w:t xml:space="preserve"> </w:t>
      </w:r>
      <w:r>
        <w:t>is</w:t>
      </w:r>
      <w:r>
        <w:rPr>
          <w:spacing w:val="-8"/>
        </w:rPr>
        <w:t xml:space="preserve"> </w:t>
      </w:r>
      <w:r>
        <w:t>therefore</w:t>
      </w:r>
      <w:r>
        <w:rPr>
          <w:spacing w:val="-8"/>
        </w:rPr>
        <w:t xml:space="preserve"> </w:t>
      </w:r>
      <w:r>
        <w:t>not</w:t>
      </w:r>
      <w:r>
        <w:rPr>
          <w:spacing w:val="-8"/>
        </w:rPr>
        <w:t xml:space="preserve"> </w:t>
      </w:r>
      <w:r>
        <w:t>a</w:t>
      </w:r>
      <w:r>
        <w:rPr>
          <w:spacing w:val="-8"/>
        </w:rPr>
        <w:t xml:space="preserve"> </w:t>
      </w:r>
      <w:r>
        <w:t>single</w:t>
      </w:r>
      <w:r>
        <w:rPr>
          <w:spacing w:val="-8"/>
        </w:rPr>
        <w:t xml:space="preserve"> </w:t>
      </w:r>
      <w:r>
        <w:t>algorithm</w:t>
      </w:r>
      <w:r>
        <w:rPr>
          <w:spacing w:val="-8"/>
        </w:rPr>
        <w:t xml:space="preserve"> </w:t>
      </w:r>
      <w:r>
        <w:t>applied to</w:t>
      </w:r>
      <w:r>
        <w:rPr>
          <w:spacing w:val="-11"/>
        </w:rPr>
        <w:t xml:space="preserve"> </w:t>
      </w:r>
      <w:r>
        <w:t>“the”</w:t>
      </w:r>
      <w:r>
        <w:rPr>
          <w:spacing w:val="-11"/>
        </w:rPr>
        <w:t xml:space="preserve"> </w:t>
      </w:r>
      <w:r>
        <w:t>transaction</w:t>
      </w:r>
      <w:r>
        <w:rPr>
          <w:spacing w:val="-11"/>
        </w:rPr>
        <w:t xml:space="preserve"> </w:t>
      </w:r>
      <w:r>
        <w:t>graph;</w:t>
      </w:r>
      <w:r>
        <w:rPr>
          <w:spacing w:val="-9"/>
        </w:rPr>
        <w:t xml:space="preserve"> </w:t>
      </w:r>
      <w:r>
        <w:t>it</w:t>
      </w:r>
      <w:r>
        <w:rPr>
          <w:spacing w:val="-11"/>
        </w:rPr>
        <w:t xml:space="preserve"> </w:t>
      </w:r>
      <w:r>
        <w:t>is</w:t>
      </w:r>
      <w:r>
        <w:rPr>
          <w:spacing w:val="-11"/>
        </w:rPr>
        <w:t xml:space="preserve"> </w:t>
      </w:r>
      <w:r>
        <w:t>a</w:t>
      </w:r>
      <w:r>
        <w:rPr>
          <w:spacing w:val="-11"/>
        </w:rPr>
        <w:t xml:space="preserve"> </w:t>
      </w:r>
      <w:r>
        <w:t>family</w:t>
      </w:r>
      <w:r>
        <w:rPr>
          <w:spacing w:val="-11"/>
        </w:rPr>
        <w:t xml:space="preserve"> </w:t>
      </w:r>
      <w:r>
        <w:t>of</w:t>
      </w:r>
      <w:r>
        <w:rPr>
          <w:spacing w:val="-11"/>
        </w:rPr>
        <w:t xml:space="preserve"> </w:t>
      </w:r>
      <w:r>
        <w:t>methods</w:t>
      </w:r>
      <w:r>
        <w:rPr>
          <w:spacing w:val="-11"/>
        </w:rPr>
        <w:t xml:space="preserve"> </w:t>
      </w:r>
      <w:r>
        <w:t>whose</w:t>
      </w:r>
      <w:r>
        <w:rPr>
          <w:spacing w:val="-11"/>
        </w:rPr>
        <w:t xml:space="preserve"> </w:t>
      </w:r>
      <w:r>
        <w:t>validity</w:t>
      </w:r>
      <w:r>
        <w:rPr>
          <w:spacing w:val="-11"/>
        </w:rPr>
        <w:t xml:space="preserve"> </w:t>
      </w:r>
      <w:r>
        <w:t>depends</w:t>
      </w:r>
      <w:r>
        <w:rPr>
          <w:spacing w:val="-11"/>
        </w:rPr>
        <w:t xml:space="preserve"> </w:t>
      </w:r>
      <w:r>
        <w:t>on</w:t>
      </w:r>
      <w:r>
        <w:rPr>
          <w:spacing w:val="-11"/>
        </w:rPr>
        <w:t xml:space="preserve"> </w:t>
      </w:r>
      <w:r>
        <w:t>which</w:t>
      </w:r>
      <w:r>
        <w:rPr>
          <w:spacing w:val="-11"/>
        </w:rPr>
        <w:t xml:space="preserve"> </w:t>
      </w:r>
      <w:r>
        <w:t xml:space="preserve">relationships </w:t>
      </w:r>
      <w:r>
        <w:rPr>
          <w:w w:val="105"/>
        </w:rPr>
        <w:t xml:space="preserve">are encoded as edges </w:t>
      </w:r>
      <w:hyperlink w:anchor="_bookmark173" w:history="1">
        <w:r>
          <w:rPr>
            <w:w w:val="105"/>
            <w:vertAlign w:val="superscript"/>
          </w:rPr>
          <w:t>[40]</w:t>
        </w:r>
      </w:hyperlink>
      <w:r>
        <w:rPr>
          <w:w w:val="105"/>
          <w:vertAlign w:val="superscript"/>
        </w:rPr>
        <w:t>,</w:t>
      </w:r>
      <w:hyperlink w:anchor="_bookmark177" w:history="1">
        <w:r>
          <w:rPr>
            <w:w w:val="105"/>
            <w:vertAlign w:val="superscript"/>
          </w:rPr>
          <w:t>[44]</w:t>
        </w:r>
      </w:hyperlink>
      <w:r>
        <w:rPr>
          <w:w w:val="105"/>
        </w:rPr>
        <w:t>.</w:t>
      </w:r>
    </w:p>
    <w:p w14:paraId="00DC233D" w14:textId="77777777" w:rsidR="00350CFB" w:rsidRDefault="00283FFF">
      <w:pPr>
        <w:pStyle w:val="a3"/>
        <w:spacing w:before="22" w:line="396" w:lineRule="auto"/>
        <w:ind w:left="282" w:right="524"/>
        <w:jc w:val="both"/>
      </w:pPr>
      <w:r>
        <w:t>Related</w:t>
      </w:r>
      <w:r>
        <w:rPr>
          <w:spacing w:val="-8"/>
        </w:rPr>
        <w:t xml:space="preserve"> </w:t>
      </w:r>
      <w:r>
        <w:t>trust-propagation</w:t>
      </w:r>
      <w:r>
        <w:rPr>
          <w:spacing w:val="-8"/>
        </w:rPr>
        <w:t xml:space="preserve"> </w:t>
      </w:r>
      <w:r>
        <w:t>systems</w:t>
      </w:r>
      <w:r>
        <w:rPr>
          <w:spacing w:val="-8"/>
        </w:rPr>
        <w:t xml:space="preserve"> </w:t>
      </w:r>
      <w:r>
        <w:t>in</w:t>
      </w:r>
      <w:r>
        <w:rPr>
          <w:spacing w:val="-8"/>
        </w:rPr>
        <w:t xml:space="preserve"> </w:t>
      </w:r>
      <w:r>
        <w:t>peer-to-peer</w:t>
      </w:r>
      <w:r>
        <w:rPr>
          <w:spacing w:val="-8"/>
        </w:rPr>
        <w:t xml:space="preserve"> </w:t>
      </w:r>
      <w:r>
        <w:t>and</w:t>
      </w:r>
      <w:r>
        <w:rPr>
          <w:spacing w:val="-8"/>
        </w:rPr>
        <w:t xml:space="preserve"> </w:t>
      </w:r>
      <w:r>
        <w:t>web</w:t>
      </w:r>
      <w:r>
        <w:rPr>
          <w:spacing w:val="-8"/>
        </w:rPr>
        <w:t xml:space="preserve"> </w:t>
      </w:r>
      <w:r>
        <w:t>settings—EigenTrust</w:t>
      </w:r>
      <w:r>
        <w:rPr>
          <w:spacing w:val="-8"/>
        </w:rPr>
        <w:t xml:space="preserve"> </w:t>
      </w:r>
      <w:r>
        <w:t>and</w:t>
      </w:r>
      <w:r>
        <w:rPr>
          <w:spacing w:val="-8"/>
        </w:rPr>
        <w:t xml:space="preserve"> </w:t>
      </w:r>
      <w:r>
        <w:t xml:space="preserve">TrustRank—similarly show that seed sets and edge definitions dominate outcomes </w:t>
      </w:r>
      <w:hyperlink w:anchor="_bookmark160" w:history="1">
        <w:r>
          <w:rPr>
            <w:vertAlign w:val="superscript"/>
          </w:rPr>
          <w:t>[27]</w:t>
        </w:r>
      </w:hyperlink>
      <w:r>
        <w:rPr>
          <w:vertAlign w:val="superscript"/>
        </w:rPr>
        <w:t>,</w:t>
      </w:r>
      <w:hyperlink w:anchor="_bookmark168" w:history="1">
        <w:r>
          <w:rPr>
            <w:vertAlign w:val="superscript"/>
          </w:rPr>
          <w:t>[35]</w:t>
        </w:r>
      </w:hyperlink>
      <w:r>
        <w:t>.</w:t>
      </w:r>
      <w:r>
        <w:rPr>
          <w:spacing w:val="40"/>
        </w:rPr>
        <w:t xml:space="preserve"> </w:t>
      </w:r>
      <w:r>
        <w:t xml:space="preserve">EndorseRank con-tributes an edge definition native to token standards rather than to message-passing overlays or </w:t>
      </w:r>
      <w:bookmarkStart w:id="349" w:name="Multi-construct_domain_alignment"/>
      <w:bookmarkEnd w:id="349"/>
      <w:r>
        <w:t>hyperlink graphs.</w:t>
      </w:r>
    </w:p>
    <w:p w14:paraId="00DC233E" w14:textId="77777777" w:rsidR="00350CFB" w:rsidRDefault="00350CFB">
      <w:pPr>
        <w:pStyle w:val="a3"/>
        <w:spacing w:line="396" w:lineRule="auto"/>
        <w:jc w:val="both"/>
        <w:sectPr w:rsidR="00350CFB">
          <w:pgSz w:w="11910" w:h="16840"/>
          <w:pgMar w:top="1820" w:right="708" w:bottom="2300" w:left="992" w:header="0" w:footer="2115" w:gutter="0"/>
          <w:cols w:space="720"/>
        </w:sectPr>
      </w:pPr>
    </w:p>
    <w:p w14:paraId="00DC233F" w14:textId="77777777" w:rsidR="00350CFB" w:rsidRDefault="00283FFF">
      <w:pPr>
        <w:pStyle w:val="3"/>
        <w:numPr>
          <w:ilvl w:val="2"/>
          <w:numId w:val="26"/>
        </w:numPr>
        <w:tabs>
          <w:tab w:val="left" w:pos="879"/>
        </w:tabs>
        <w:spacing w:before="73"/>
        <w:ind w:left="879" w:hanging="597"/>
      </w:pPr>
      <w:r>
        <w:rPr>
          <w:spacing w:val="-2"/>
        </w:rPr>
        <w:t>Multi-construct</w:t>
      </w:r>
      <w:r>
        <w:rPr>
          <w:spacing w:val="5"/>
        </w:rPr>
        <w:t xml:space="preserve"> </w:t>
      </w:r>
      <w:r>
        <w:rPr>
          <w:spacing w:val="-2"/>
        </w:rPr>
        <w:t>domain</w:t>
      </w:r>
      <w:r>
        <w:rPr>
          <w:spacing w:val="6"/>
        </w:rPr>
        <w:t xml:space="preserve"> </w:t>
      </w:r>
      <w:r>
        <w:rPr>
          <w:spacing w:val="-2"/>
        </w:rPr>
        <w:t>alignment</w:t>
      </w:r>
    </w:p>
    <w:p w14:paraId="00DC2340" w14:textId="77777777" w:rsidR="00350CFB" w:rsidRDefault="00350CFB">
      <w:pPr>
        <w:pStyle w:val="a3"/>
        <w:spacing w:before="46"/>
        <w:rPr>
          <w:b/>
        </w:rPr>
      </w:pPr>
    </w:p>
    <w:p w14:paraId="00DC2341" w14:textId="77777777" w:rsidR="00350CFB" w:rsidRDefault="00283FFF">
      <w:pPr>
        <w:pStyle w:val="a3"/>
        <w:spacing w:line="396" w:lineRule="auto"/>
        <w:ind w:left="273" w:right="523" w:firstLine="1"/>
        <w:jc w:val="both"/>
      </w:pPr>
      <w:r>
        <w:rPr>
          <w:color w:val="FF0000"/>
        </w:rPr>
        <w:t>The remaining validation logic separates same-window allowance and transfer checks from the temporal holdout. EndorseRank aligns with its primary allowance construct (tau = 0.355) and predicts later new approvals on spenders (tau = 0.479). AWP aligns with transfer (tau = 0.534) and is near zero on the holdout (tau = 0.044).</w:t>
      </w:r>
    </w:p>
    <w:p w14:paraId="00DC2342" w14:textId="77777777" w:rsidR="00350CFB" w:rsidRDefault="00283FFF">
      <w:pPr>
        <w:pStyle w:val="a3"/>
        <w:spacing w:before="22" w:line="396" w:lineRule="auto"/>
        <w:ind w:left="273" w:right="558" w:firstLine="1"/>
        <w:jc w:val="both"/>
      </w:pPr>
      <w:r>
        <w:t>This pattern is consistent with classical construct-validity reasoning:</w:t>
      </w:r>
      <w:r>
        <w:rPr>
          <w:spacing w:val="40"/>
        </w:rPr>
        <w:t xml:space="preserve"> </w:t>
      </w:r>
      <w:r>
        <w:t xml:space="preserve">indicators should correlate with measures of the same construct and diverge from measures of different constructs </w:t>
      </w:r>
      <w:hyperlink w:anchor="_bookmark147" w:history="1">
        <w:r>
          <w:rPr>
            <w:vertAlign w:val="superscript"/>
          </w:rPr>
          <w:t>[14]</w:t>
        </w:r>
      </w:hyperlink>
      <w:r>
        <w:t>.</w:t>
      </w:r>
      <w:r>
        <w:rPr>
          <w:spacing w:val="31"/>
        </w:rPr>
        <w:t xml:space="preserve"> </w:t>
      </w:r>
      <w:r>
        <w:t xml:space="preserve">Rank correlations </w:t>
      </w:r>
      <w:hyperlink w:anchor="_bookmark169" w:history="1">
        <w:r>
          <w:rPr>
            <w:vertAlign w:val="superscript"/>
          </w:rPr>
          <w:t>[36]</w:t>
        </w:r>
      </w:hyperlink>
      <w:r>
        <w:rPr>
          <w:vertAlign w:val="superscript"/>
        </w:rPr>
        <w:t>,</w:t>
      </w:r>
      <w:hyperlink w:anchor="_bookmark187" w:history="1">
        <w:r>
          <w:rPr>
            <w:vertAlign w:val="superscript"/>
          </w:rPr>
          <w:t>[54]</w:t>
        </w:r>
      </w:hyperlink>
      <w:r>
        <w:t xml:space="preserve"> operationalize that reasoning for ordinal reputation scores without imposing </w:t>
      </w:r>
      <w:bookmarkStart w:id="350" w:name="Reputation_under_cheap_pseudonyms"/>
      <w:bookmarkEnd w:id="350"/>
      <w:r>
        <w:t>classification thresholds.</w:t>
      </w:r>
    </w:p>
    <w:p w14:paraId="00DC2343" w14:textId="77777777" w:rsidR="00350CFB" w:rsidRDefault="00350CFB">
      <w:pPr>
        <w:pStyle w:val="a3"/>
        <w:spacing w:before="9"/>
      </w:pPr>
    </w:p>
    <w:p w14:paraId="00DC2344" w14:textId="77777777" w:rsidR="00350CFB" w:rsidRDefault="00283FFF">
      <w:pPr>
        <w:pStyle w:val="3"/>
        <w:numPr>
          <w:ilvl w:val="2"/>
          <w:numId w:val="26"/>
        </w:numPr>
        <w:tabs>
          <w:tab w:val="left" w:pos="879"/>
        </w:tabs>
        <w:ind w:left="879" w:hanging="597"/>
      </w:pPr>
      <w:r>
        <w:t>Reputation</w:t>
      </w:r>
      <w:r>
        <w:rPr>
          <w:spacing w:val="-14"/>
        </w:rPr>
        <w:t xml:space="preserve"> </w:t>
      </w:r>
      <w:r>
        <w:t>under</w:t>
      </w:r>
      <w:r>
        <w:rPr>
          <w:spacing w:val="-13"/>
        </w:rPr>
        <w:t xml:space="preserve"> </w:t>
      </w:r>
      <w:r>
        <w:t>cheap</w:t>
      </w:r>
      <w:r>
        <w:rPr>
          <w:spacing w:val="-13"/>
        </w:rPr>
        <w:t xml:space="preserve"> </w:t>
      </w:r>
      <w:r>
        <w:rPr>
          <w:spacing w:val="-2"/>
        </w:rPr>
        <w:t>pseudonyms</w:t>
      </w:r>
    </w:p>
    <w:p w14:paraId="00DC2345" w14:textId="77777777" w:rsidR="00350CFB" w:rsidRDefault="00350CFB">
      <w:pPr>
        <w:pStyle w:val="a3"/>
        <w:spacing w:before="47"/>
        <w:rPr>
          <w:b/>
        </w:rPr>
      </w:pPr>
    </w:p>
    <w:p w14:paraId="00DC2346" w14:textId="77777777" w:rsidR="00350CFB" w:rsidRDefault="00283FFF">
      <w:pPr>
        <w:pStyle w:val="a3"/>
        <w:spacing w:line="396" w:lineRule="auto"/>
        <w:ind w:left="273" w:right="524" w:firstLine="8"/>
        <w:jc w:val="both"/>
      </w:pPr>
      <w:r>
        <w:t xml:space="preserve">Public ledgers permit cheap identity creation </w:t>
      </w:r>
      <w:hyperlink w:anchor="_bookmark150" w:history="1">
        <w:r>
          <w:rPr>
            <w:vertAlign w:val="superscript"/>
          </w:rPr>
          <w:t>[17]</w:t>
        </w:r>
      </w:hyperlink>
      <w:r>
        <w:rPr>
          <w:vertAlign w:val="superscript"/>
        </w:rPr>
        <w:t>,</w:t>
      </w:r>
      <w:hyperlink w:anchor="_bookmark179" w:history="1">
        <w:r>
          <w:rPr>
            <w:vertAlign w:val="superscript"/>
          </w:rPr>
          <w:t>[46]</w:t>
        </w:r>
      </w:hyperlink>
      <w:r>
        <w:rPr>
          <w:vertAlign w:val="superscript"/>
        </w:rPr>
        <w:t>,</w:t>
      </w:r>
      <w:hyperlink w:anchor="_bookmark193" w:history="1">
        <w:r>
          <w:rPr>
            <w:vertAlign w:val="superscript"/>
          </w:rPr>
          <w:t>[60]</w:t>
        </w:r>
      </w:hyperlink>
      <w:r>
        <w:t>.</w:t>
      </w:r>
      <w:r>
        <w:rPr>
          <w:spacing w:val="40"/>
        </w:rPr>
        <w:t xml:space="preserve"> </w:t>
      </w:r>
      <w:r>
        <w:t>Reputation systems that reward inbound transfers</w:t>
      </w:r>
      <w:r>
        <w:rPr>
          <w:spacing w:val="-8"/>
        </w:rPr>
        <w:t xml:space="preserve"> </w:t>
      </w:r>
      <w:r>
        <w:t>or</w:t>
      </w:r>
      <w:r>
        <w:rPr>
          <w:spacing w:val="-8"/>
        </w:rPr>
        <w:t xml:space="preserve"> </w:t>
      </w:r>
      <w:r>
        <w:t>allowances</w:t>
      </w:r>
      <w:r>
        <w:rPr>
          <w:spacing w:val="-8"/>
        </w:rPr>
        <w:t xml:space="preserve"> </w:t>
      </w:r>
      <w:r>
        <w:t>are</w:t>
      </w:r>
      <w:r>
        <w:rPr>
          <w:spacing w:val="-8"/>
        </w:rPr>
        <w:t xml:space="preserve"> </w:t>
      </w:r>
      <w:r>
        <w:t>therefore</w:t>
      </w:r>
      <w:r>
        <w:rPr>
          <w:spacing w:val="-8"/>
        </w:rPr>
        <w:t xml:space="preserve"> </w:t>
      </w:r>
      <w:r>
        <w:t>exposed</w:t>
      </w:r>
      <w:r>
        <w:rPr>
          <w:spacing w:val="-8"/>
        </w:rPr>
        <w:t xml:space="preserve"> </w:t>
      </w:r>
      <w:r>
        <w:t>to</w:t>
      </w:r>
      <w:r>
        <w:rPr>
          <w:spacing w:val="-8"/>
        </w:rPr>
        <w:t xml:space="preserve"> </w:t>
      </w:r>
      <w:r>
        <w:t>Sybil</w:t>
      </w:r>
      <w:r>
        <w:rPr>
          <w:spacing w:val="-8"/>
        </w:rPr>
        <w:t xml:space="preserve"> </w:t>
      </w:r>
      <w:r>
        <w:t>strategies</w:t>
      </w:r>
      <w:r>
        <w:rPr>
          <w:spacing w:val="-7"/>
        </w:rPr>
        <w:t xml:space="preserve"> </w:t>
      </w:r>
      <w:r>
        <w:t>in</w:t>
      </w:r>
      <w:r>
        <w:rPr>
          <w:spacing w:val="-8"/>
        </w:rPr>
        <w:t xml:space="preserve"> </w:t>
      </w:r>
      <w:r>
        <w:t>which</w:t>
      </w:r>
      <w:r>
        <w:rPr>
          <w:spacing w:val="-8"/>
        </w:rPr>
        <w:t xml:space="preserve"> </w:t>
      </w:r>
      <w:r>
        <w:t>an</w:t>
      </w:r>
      <w:r>
        <w:rPr>
          <w:spacing w:val="-8"/>
        </w:rPr>
        <w:t xml:space="preserve"> </w:t>
      </w:r>
      <w:r>
        <w:t>attacker</w:t>
      </w:r>
      <w:r>
        <w:rPr>
          <w:spacing w:val="-8"/>
        </w:rPr>
        <w:t xml:space="preserve"> </w:t>
      </w:r>
      <w:r>
        <w:t>manufactures edges among controlled addresses.</w:t>
      </w:r>
      <w:r>
        <w:rPr>
          <w:spacing w:val="40"/>
        </w:rPr>
        <w:t xml:space="preserve"> </w:t>
      </w:r>
      <w:r>
        <w:t>The empirical results do not eliminate that threat; they show that</w:t>
      </w:r>
      <w:r>
        <w:rPr>
          <w:spacing w:val="-2"/>
        </w:rPr>
        <w:t xml:space="preserve"> </w:t>
      </w:r>
      <w:r>
        <w:t>allowance</w:t>
      </w:r>
      <w:r>
        <w:rPr>
          <w:spacing w:val="-2"/>
        </w:rPr>
        <w:t xml:space="preserve"> </w:t>
      </w:r>
      <w:r>
        <w:t>and</w:t>
      </w:r>
      <w:r>
        <w:rPr>
          <w:spacing w:val="-2"/>
        </w:rPr>
        <w:t xml:space="preserve"> </w:t>
      </w:r>
      <w:r>
        <w:t>transfer</w:t>
      </w:r>
      <w:r>
        <w:rPr>
          <w:spacing w:val="-2"/>
        </w:rPr>
        <w:t xml:space="preserve"> </w:t>
      </w:r>
      <w:r>
        <w:t>graphs</w:t>
      </w:r>
      <w:r>
        <w:rPr>
          <w:spacing w:val="-2"/>
        </w:rPr>
        <w:t xml:space="preserve"> </w:t>
      </w:r>
      <w:r>
        <w:t>respond</w:t>
      </w:r>
      <w:r>
        <w:rPr>
          <w:spacing w:val="-1"/>
        </w:rPr>
        <w:t xml:space="preserve"> </w:t>
      </w:r>
      <w:r>
        <w:t>differently</w:t>
      </w:r>
      <w:r>
        <w:rPr>
          <w:spacing w:val="-2"/>
        </w:rPr>
        <w:t xml:space="preserve"> </w:t>
      </w:r>
      <w:r>
        <w:t>to</w:t>
      </w:r>
      <w:r>
        <w:rPr>
          <w:spacing w:val="-2"/>
        </w:rPr>
        <w:t xml:space="preserve"> </w:t>
      </w:r>
      <w:r>
        <w:t>the</w:t>
      </w:r>
      <w:r>
        <w:rPr>
          <w:spacing w:val="-2"/>
        </w:rPr>
        <w:t xml:space="preserve"> </w:t>
      </w:r>
      <w:r>
        <w:t>activity</w:t>
      </w:r>
      <w:r>
        <w:rPr>
          <w:spacing w:val="-2"/>
        </w:rPr>
        <w:t xml:space="preserve"> </w:t>
      </w:r>
      <w:r>
        <w:t>patterns</w:t>
      </w:r>
      <w:r>
        <w:rPr>
          <w:spacing w:val="-1"/>
        </w:rPr>
        <w:t xml:space="preserve"> </w:t>
      </w:r>
      <w:r>
        <w:t>present</w:t>
      </w:r>
      <w:r>
        <w:rPr>
          <w:spacing w:val="-2"/>
        </w:rPr>
        <w:t xml:space="preserve"> </w:t>
      </w:r>
      <w:r>
        <w:t>in</w:t>
      </w:r>
      <w:r>
        <w:rPr>
          <w:spacing w:val="-2"/>
        </w:rPr>
        <w:t xml:space="preserve"> </w:t>
      </w:r>
      <w:r>
        <w:t>the</w:t>
      </w:r>
      <w:r>
        <w:rPr>
          <w:spacing w:val="-2"/>
        </w:rPr>
        <w:t xml:space="preserve"> </w:t>
      </w:r>
      <w:r>
        <w:t>obser-vational sample.</w:t>
      </w:r>
      <w:r>
        <w:rPr>
          <w:spacing w:val="40"/>
        </w:rPr>
        <w:t xml:space="preserve"> </w:t>
      </w:r>
      <w:r>
        <w:t xml:space="preserve">Section </w:t>
      </w:r>
      <w:hyperlink w:anchor="_bookmark121" w:history="1">
        <w:r>
          <w:t>5.5</w:t>
        </w:r>
      </w:hyperlink>
      <w:r>
        <w:t xml:space="preserve"> formalizes attack cost on allowance graphs, arguing that non-zero allowances to external spenders can impose opportunity and revocation costs that pure transfer </w:t>
      </w:r>
      <w:bookmarkStart w:id="351" w:name="Practical_implications_and_deployment_sc"/>
      <w:bookmarkStart w:id="352" w:name="_bookmark118"/>
      <w:bookmarkEnd w:id="351"/>
      <w:bookmarkEnd w:id="352"/>
      <w:r>
        <w:t>wash trading does not.</w:t>
      </w:r>
    </w:p>
    <w:p w14:paraId="00DC2347" w14:textId="77777777" w:rsidR="00350CFB" w:rsidRDefault="00350CFB">
      <w:pPr>
        <w:pStyle w:val="a3"/>
        <w:spacing w:before="166"/>
      </w:pPr>
    </w:p>
    <w:p w14:paraId="00DC2348" w14:textId="77777777" w:rsidR="00350CFB" w:rsidRDefault="00283FFF">
      <w:pPr>
        <w:pStyle w:val="2"/>
        <w:numPr>
          <w:ilvl w:val="1"/>
          <w:numId w:val="26"/>
        </w:numPr>
        <w:tabs>
          <w:tab w:val="left" w:pos="783"/>
        </w:tabs>
        <w:ind w:left="783" w:hanging="501"/>
      </w:pPr>
      <w:r>
        <w:t>Practical</w:t>
      </w:r>
      <w:r>
        <w:rPr>
          <w:spacing w:val="19"/>
        </w:rPr>
        <w:t xml:space="preserve"> </w:t>
      </w:r>
      <w:r>
        <w:t>implications</w:t>
      </w:r>
      <w:r>
        <w:rPr>
          <w:spacing w:val="20"/>
        </w:rPr>
        <w:t xml:space="preserve"> </w:t>
      </w:r>
      <w:r>
        <w:t>and</w:t>
      </w:r>
      <w:r>
        <w:rPr>
          <w:spacing w:val="20"/>
        </w:rPr>
        <w:t xml:space="preserve"> </w:t>
      </w:r>
      <w:r>
        <w:t>deployment</w:t>
      </w:r>
      <w:r>
        <w:rPr>
          <w:spacing w:val="19"/>
        </w:rPr>
        <w:t xml:space="preserve"> </w:t>
      </w:r>
      <w:r>
        <w:rPr>
          <w:spacing w:val="-2"/>
        </w:rPr>
        <w:t>scenarios</w:t>
      </w:r>
    </w:p>
    <w:p w14:paraId="00DC2349" w14:textId="77777777" w:rsidR="00350CFB" w:rsidRDefault="00350CFB">
      <w:pPr>
        <w:pStyle w:val="a3"/>
        <w:spacing w:before="24"/>
        <w:rPr>
          <w:b/>
          <w:sz w:val="28"/>
        </w:rPr>
      </w:pPr>
    </w:p>
    <w:p w14:paraId="00DC234A" w14:textId="77777777" w:rsidR="00350CFB" w:rsidRDefault="00283FFF">
      <w:pPr>
        <w:pStyle w:val="a3"/>
        <w:spacing w:line="396" w:lineRule="auto"/>
        <w:ind w:left="282" w:right="562"/>
        <w:jc w:val="both"/>
      </w:pPr>
      <w:r>
        <w:t>Protocols and infrastructure providers face a design choice between transfer-hub detection and authorization-aware reputation.</w:t>
      </w:r>
      <w:r>
        <w:rPr>
          <w:spacing w:val="40"/>
        </w:rPr>
        <w:t xml:space="preserve"> </w:t>
      </w:r>
      <w:r>
        <w:t xml:space="preserve">The empirical trade-off supports scenario-dependent adoption </w:t>
      </w:r>
      <w:bookmarkStart w:id="353" w:name="Transfer-hub_and_flow_monitoring"/>
      <w:bookmarkEnd w:id="353"/>
      <w:r>
        <w:t>rather than a single recommended score.</w:t>
      </w:r>
    </w:p>
    <w:p w14:paraId="00DC234B" w14:textId="77777777" w:rsidR="00350CFB" w:rsidRDefault="00350CFB">
      <w:pPr>
        <w:pStyle w:val="a3"/>
        <w:spacing w:line="396" w:lineRule="auto"/>
        <w:jc w:val="both"/>
        <w:sectPr w:rsidR="00350CFB">
          <w:pgSz w:w="11910" w:h="16840"/>
          <w:pgMar w:top="1920" w:right="708" w:bottom="2300" w:left="992" w:header="0" w:footer="2115" w:gutter="0"/>
          <w:cols w:space="720"/>
        </w:sectPr>
      </w:pPr>
    </w:p>
    <w:p w14:paraId="00DC234C" w14:textId="77777777" w:rsidR="00350CFB" w:rsidRDefault="00283FFF">
      <w:pPr>
        <w:pStyle w:val="3"/>
        <w:numPr>
          <w:ilvl w:val="2"/>
          <w:numId w:val="26"/>
        </w:numPr>
        <w:tabs>
          <w:tab w:val="left" w:pos="879"/>
        </w:tabs>
        <w:spacing w:before="73"/>
        <w:ind w:left="879" w:hanging="597"/>
        <w:jc w:val="both"/>
      </w:pPr>
      <w:r>
        <w:rPr>
          <w:spacing w:val="-2"/>
        </w:rPr>
        <w:t>Transfer-hub</w:t>
      </w:r>
      <w:r>
        <w:rPr>
          <w:spacing w:val="-8"/>
        </w:rPr>
        <w:t xml:space="preserve"> </w:t>
      </w:r>
      <w:r>
        <w:rPr>
          <w:spacing w:val="-2"/>
        </w:rPr>
        <w:t>and</w:t>
      </w:r>
      <w:r>
        <w:rPr>
          <w:spacing w:val="-7"/>
        </w:rPr>
        <w:t xml:space="preserve"> </w:t>
      </w:r>
      <w:r>
        <w:rPr>
          <w:spacing w:val="-2"/>
        </w:rPr>
        <w:t>flow</w:t>
      </w:r>
      <w:r>
        <w:rPr>
          <w:spacing w:val="-8"/>
        </w:rPr>
        <w:t xml:space="preserve"> </w:t>
      </w:r>
      <w:r>
        <w:rPr>
          <w:spacing w:val="-2"/>
        </w:rPr>
        <w:t>monitoring</w:t>
      </w:r>
    </w:p>
    <w:p w14:paraId="00DC234D" w14:textId="77777777" w:rsidR="00350CFB" w:rsidRDefault="00350CFB">
      <w:pPr>
        <w:pStyle w:val="a3"/>
        <w:spacing w:before="46"/>
        <w:rPr>
          <w:b/>
        </w:rPr>
      </w:pPr>
    </w:p>
    <w:p w14:paraId="00DC234E" w14:textId="77777777" w:rsidR="00350CFB" w:rsidRDefault="00283FFF">
      <w:pPr>
        <w:pStyle w:val="a3"/>
        <w:spacing w:line="396" w:lineRule="auto"/>
        <w:ind w:left="273" w:right="521" w:firstLine="8"/>
        <w:jc w:val="both"/>
      </w:pPr>
      <w:r>
        <w:t>Protocols that prioritize detection of high-flow wallets—for example, for market-maker identifi-cation,</w:t>
      </w:r>
      <w:r>
        <w:rPr>
          <w:spacing w:val="-4"/>
        </w:rPr>
        <w:t xml:space="preserve"> </w:t>
      </w:r>
      <w:r>
        <w:t>routing</w:t>
      </w:r>
      <w:r>
        <w:rPr>
          <w:spacing w:val="-4"/>
        </w:rPr>
        <w:t xml:space="preserve"> </w:t>
      </w:r>
      <w:r>
        <w:t>analysis,</w:t>
      </w:r>
      <w:r>
        <w:rPr>
          <w:spacing w:val="-4"/>
        </w:rPr>
        <w:t xml:space="preserve"> </w:t>
      </w:r>
      <w:r>
        <w:t>or</w:t>
      </w:r>
      <w:r>
        <w:rPr>
          <w:spacing w:val="-4"/>
        </w:rPr>
        <w:t xml:space="preserve"> </w:t>
      </w:r>
      <w:r>
        <w:t>transfer-based</w:t>
      </w:r>
      <w:r>
        <w:rPr>
          <w:spacing w:val="-4"/>
        </w:rPr>
        <w:t xml:space="preserve"> </w:t>
      </w:r>
      <w:r>
        <w:t>compliance</w:t>
      </w:r>
      <w:r>
        <w:rPr>
          <w:spacing w:val="-4"/>
        </w:rPr>
        <w:t xml:space="preserve"> </w:t>
      </w:r>
      <w:r>
        <w:t>heuristics—may</w:t>
      </w:r>
      <w:r>
        <w:rPr>
          <w:spacing w:val="-4"/>
        </w:rPr>
        <w:t xml:space="preserve"> </w:t>
      </w:r>
      <w:r>
        <w:t>prefer</w:t>
      </w:r>
      <w:r>
        <w:rPr>
          <w:spacing w:val="-4"/>
        </w:rPr>
        <w:t xml:space="preserve"> </w:t>
      </w:r>
      <w:r>
        <w:t>AWP</w:t>
      </w:r>
      <w:r>
        <w:rPr>
          <w:spacing w:val="-4"/>
        </w:rPr>
        <w:t xml:space="preserve"> </w:t>
      </w:r>
      <w:r>
        <w:t>despite</w:t>
      </w:r>
      <w:r>
        <w:rPr>
          <w:spacing w:val="-4"/>
        </w:rPr>
        <w:t xml:space="preserve"> </w:t>
      </w:r>
      <w:r>
        <w:t xml:space="preserve">higher </w:t>
      </w:r>
      <w:r>
        <w:rPr>
          <w:w w:val="105"/>
        </w:rPr>
        <w:t>cost.</w:t>
      </w:r>
      <w:r>
        <w:rPr>
          <w:spacing w:val="-16"/>
          <w:w w:val="105"/>
        </w:rPr>
        <w:t xml:space="preserve"> </w:t>
      </w:r>
      <w:r>
        <w:rPr>
          <w:w w:val="105"/>
        </w:rPr>
        <w:t>AWP’s</w:t>
      </w:r>
      <w:r>
        <w:rPr>
          <w:spacing w:val="-16"/>
          <w:w w:val="105"/>
        </w:rPr>
        <w:t xml:space="preserve"> </w:t>
      </w:r>
      <w:r>
        <w:rPr>
          <w:w w:val="105"/>
        </w:rPr>
        <w:t>transfer</w:t>
      </w:r>
      <w:r>
        <w:rPr>
          <w:spacing w:val="-16"/>
          <w:w w:val="105"/>
        </w:rPr>
        <w:t xml:space="preserve"> </w:t>
      </w:r>
      <w:r>
        <w:rPr>
          <w:i/>
          <w:w w:val="105"/>
        </w:rPr>
        <w:t>τ</w:t>
      </w:r>
      <w:r>
        <w:rPr>
          <w:i/>
          <w:spacing w:val="-9"/>
          <w:w w:val="105"/>
        </w:rPr>
        <w:t xml:space="preserve"> </w:t>
      </w:r>
      <w:r>
        <w:rPr>
          <w:w w:val="105"/>
        </w:rPr>
        <w:t>=</w:t>
      </w:r>
      <w:r>
        <w:rPr>
          <w:spacing w:val="-7"/>
          <w:w w:val="105"/>
        </w:rPr>
        <w:t xml:space="preserve"> </w:t>
      </w:r>
      <w:r>
        <w:rPr>
          <w:w w:val="105"/>
        </w:rPr>
        <w:t>0</w:t>
      </w:r>
      <w:r>
        <w:rPr>
          <w:i/>
          <w:w w:val="105"/>
        </w:rPr>
        <w:t>.</w:t>
      </w:r>
      <w:r>
        <w:rPr>
          <w:w w:val="105"/>
        </w:rPr>
        <w:t>534</w:t>
      </w:r>
      <w:r>
        <w:rPr>
          <w:spacing w:val="-16"/>
          <w:w w:val="105"/>
        </w:rPr>
        <w:t xml:space="preserve"> </w:t>
      </w:r>
      <w:r>
        <w:rPr>
          <w:w w:val="105"/>
        </w:rPr>
        <w:t>and</w:t>
      </w:r>
      <w:r>
        <w:rPr>
          <w:spacing w:val="-16"/>
          <w:w w:val="105"/>
        </w:rPr>
        <w:t xml:space="preserve"> </w:t>
      </w:r>
      <w:r>
        <w:rPr>
          <w:w w:val="105"/>
        </w:rPr>
        <w:t>stronger</w:t>
      </w:r>
      <w:r>
        <w:rPr>
          <w:spacing w:val="-16"/>
          <w:w w:val="105"/>
        </w:rPr>
        <w:t xml:space="preserve"> </w:t>
      </w:r>
      <w:r>
        <w:rPr>
          <w:w w:val="105"/>
        </w:rPr>
        <w:t>social-outcome</w:t>
      </w:r>
      <w:r>
        <w:rPr>
          <w:spacing w:val="-15"/>
          <w:w w:val="105"/>
        </w:rPr>
        <w:t xml:space="preserve"> </w:t>
      </w:r>
      <w:r>
        <w:rPr>
          <w:w w:val="105"/>
        </w:rPr>
        <w:t>alignment</w:t>
      </w:r>
      <w:r>
        <w:rPr>
          <w:spacing w:val="-16"/>
          <w:w w:val="105"/>
        </w:rPr>
        <w:t xml:space="preserve"> </w:t>
      </w:r>
      <w:r>
        <w:rPr>
          <w:w w:val="105"/>
        </w:rPr>
        <w:t>make</w:t>
      </w:r>
      <w:r>
        <w:rPr>
          <w:spacing w:val="-16"/>
          <w:w w:val="105"/>
        </w:rPr>
        <w:t xml:space="preserve"> </w:t>
      </w:r>
      <w:r>
        <w:rPr>
          <w:w w:val="105"/>
        </w:rPr>
        <w:t>it</w:t>
      </w:r>
      <w:r>
        <w:rPr>
          <w:spacing w:val="-16"/>
          <w:w w:val="105"/>
        </w:rPr>
        <w:t xml:space="preserve"> </w:t>
      </w:r>
      <w:r>
        <w:rPr>
          <w:w w:val="105"/>
        </w:rPr>
        <w:t>the</w:t>
      </w:r>
      <w:r>
        <w:rPr>
          <w:spacing w:val="-15"/>
          <w:w w:val="105"/>
        </w:rPr>
        <w:t xml:space="preserve"> </w:t>
      </w:r>
      <w:r>
        <w:rPr>
          <w:w w:val="105"/>
        </w:rPr>
        <w:t>better</w:t>
      </w:r>
      <w:r>
        <w:rPr>
          <w:spacing w:val="-16"/>
          <w:w w:val="105"/>
        </w:rPr>
        <w:t xml:space="preserve"> </w:t>
      </w:r>
      <w:r>
        <w:rPr>
          <w:w w:val="105"/>
        </w:rPr>
        <w:t xml:space="preserve">match </w:t>
      </w:r>
      <w:r>
        <w:t>when</w:t>
      </w:r>
      <w:r>
        <w:rPr>
          <w:spacing w:val="-3"/>
        </w:rPr>
        <w:t xml:space="preserve"> </w:t>
      </w:r>
      <w:r>
        <w:t xml:space="preserve">the operational target is economic flow centrality </w:t>
      </w:r>
      <w:hyperlink w:anchor="_bookmark149" w:history="1">
        <w:r>
          <w:rPr>
            <w:vertAlign w:val="superscript"/>
          </w:rPr>
          <w:t>[16]</w:t>
        </w:r>
      </w:hyperlink>
      <w:r>
        <w:t>.</w:t>
      </w:r>
      <w:r>
        <w:rPr>
          <w:spacing w:val="24"/>
        </w:rPr>
        <w:t xml:space="preserve"> </w:t>
      </w:r>
      <w:r>
        <w:t>The runtime of 18</w:t>
      </w:r>
      <w:r>
        <w:rPr>
          <w:i/>
        </w:rPr>
        <w:t>.</w:t>
      </w:r>
      <w:r>
        <w:t>711</w:t>
      </w:r>
      <w:r>
        <w:rPr>
          <w:spacing w:val="-15"/>
        </w:rPr>
        <w:t xml:space="preserve"> </w:t>
      </w:r>
      <w:r>
        <w:t xml:space="preserve">s on </w:t>
      </w:r>
      <w:r>
        <w:rPr>
          <w:i/>
        </w:rPr>
        <w:t xml:space="preserve">n </w:t>
      </w:r>
      <w:r>
        <w:t>= 5</w:t>
      </w:r>
      <w:r>
        <w:rPr>
          <w:i/>
        </w:rPr>
        <w:t>,</w:t>
      </w:r>
      <w:r>
        <w:t xml:space="preserve">521 </w:t>
      </w:r>
      <w:bookmarkStart w:id="354" w:name="Authorization-aware_and_low-latency_refr"/>
      <w:bookmarkEnd w:id="354"/>
      <w:r>
        <w:rPr>
          <w:spacing w:val="-2"/>
        </w:rPr>
        <w:t>wallets</w:t>
      </w:r>
      <w:r>
        <w:rPr>
          <w:spacing w:val="-7"/>
        </w:rPr>
        <w:t xml:space="preserve"> </w:t>
      </w:r>
      <w:r>
        <w:rPr>
          <w:spacing w:val="-2"/>
        </w:rPr>
        <w:t>is</w:t>
      </w:r>
      <w:r>
        <w:rPr>
          <w:spacing w:val="-7"/>
        </w:rPr>
        <w:t xml:space="preserve"> </w:t>
      </w:r>
      <w:r>
        <w:rPr>
          <w:spacing w:val="-2"/>
        </w:rPr>
        <w:t>acceptable</w:t>
      </w:r>
      <w:r>
        <w:rPr>
          <w:spacing w:val="-7"/>
        </w:rPr>
        <w:t xml:space="preserve"> </w:t>
      </w:r>
      <w:r>
        <w:rPr>
          <w:spacing w:val="-2"/>
        </w:rPr>
        <w:t>for</w:t>
      </w:r>
      <w:r>
        <w:rPr>
          <w:spacing w:val="-7"/>
        </w:rPr>
        <w:t xml:space="preserve"> </w:t>
      </w:r>
      <w:r>
        <w:rPr>
          <w:spacing w:val="-2"/>
        </w:rPr>
        <w:t>batch</w:t>
      </w:r>
      <w:r>
        <w:rPr>
          <w:spacing w:val="-7"/>
        </w:rPr>
        <w:t xml:space="preserve"> </w:t>
      </w:r>
      <w:r>
        <w:rPr>
          <w:spacing w:val="-2"/>
        </w:rPr>
        <w:t>analytics;</w:t>
      </w:r>
      <w:r>
        <w:rPr>
          <w:spacing w:val="-3"/>
        </w:rPr>
        <w:t xml:space="preserve"> </w:t>
      </w:r>
      <w:r>
        <w:rPr>
          <w:spacing w:val="-2"/>
        </w:rPr>
        <w:t>it</w:t>
      </w:r>
      <w:r>
        <w:rPr>
          <w:spacing w:val="-6"/>
        </w:rPr>
        <w:t xml:space="preserve"> </w:t>
      </w:r>
      <w:r>
        <w:rPr>
          <w:spacing w:val="-2"/>
        </w:rPr>
        <w:t>is</w:t>
      </w:r>
      <w:r>
        <w:rPr>
          <w:spacing w:val="-7"/>
        </w:rPr>
        <w:t xml:space="preserve"> </w:t>
      </w:r>
      <w:r>
        <w:rPr>
          <w:spacing w:val="-2"/>
        </w:rPr>
        <w:t>less</w:t>
      </w:r>
      <w:r>
        <w:rPr>
          <w:spacing w:val="-7"/>
        </w:rPr>
        <w:t xml:space="preserve"> </w:t>
      </w:r>
      <w:r>
        <w:rPr>
          <w:spacing w:val="-2"/>
        </w:rPr>
        <w:t>attractive</w:t>
      </w:r>
      <w:r>
        <w:rPr>
          <w:spacing w:val="-7"/>
        </w:rPr>
        <w:t xml:space="preserve"> </w:t>
      </w:r>
      <w:r>
        <w:rPr>
          <w:spacing w:val="-2"/>
        </w:rPr>
        <w:t>for</w:t>
      </w:r>
      <w:r>
        <w:rPr>
          <w:spacing w:val="-7"/>
        </w:rPr>
        <w:t xml:space="preserve"> </w:t>
      </w:r>
      <w:r>
        <w:rPr>
          <w:spacing w:val="-2"/>
        </w:rPr>
        <w:t>sub-second</w:t>
      </w:r>
      <w:r>
        <w:rPr>
          <w:spacing w:val="-7"/>
        </w:rPr>
        <w:t xml:space="preserve"> </w:t>
      </w:r>
      <w:r>
        <w:rPr>
          <w:spacing w:val="-2"/>
        </w:rPr>
        <w:t>or</w:t>
      </w:r>
      <w:r>
        <w:rPr>
          <w:spacing w:val="-7"/>
        </w:rPr>
        <w:t xml:space="preserve"> </w:t>
      </w:r>
      <w:r>
        <w:rPr>
          <w:spacing w:val="-2"/>
        </w:rPr>
        <w:t>near-real-time</w:t>
      </w:r>
      <w:r>
        <w:rPr>
          <w:spacing w:val="-7"/>
        </w:rPr>
        <w:t xml:space="preserve"> </w:t>
      </w:r>
      <w:r>
        <w:rPr>
          <w:spacing w:val="-2"/>
        </w:rPr>
        <w:t>refresh.</w:t>
      </w:r>
    </w:p>
    <w:p w14:paraId="00DC234F" w14:textId="77777777" w:rsidR="00350CFB" w:rsidRDefault="00350CFB">
      <w:pPr>
        <w:pStyle w:val="a3"/>
        <w:spacing w:before="11"/>
      </w:pPr>
    </w:p>
    <w:p w14:paraId="00DC2350" w14:textId="77777777" w:rsidR="00350CFB" w:rsidRDefault="00283FFF">
      <w:pPr>
        <w:pStyle w:val="3"/>
        <w:numPr>
          <w:ilvl w:val="2"/>
          <w:numId w:val="26"/>
        </w:numPr>
        <w:tabs>
          <w:tab w:val="left" w:pos="879"/>
        </w:tabs>
        <w:ind w:left="879" w:hanging="597"/>
        <w:jc w:val="both"/>
      </w:pPr>
      <w:r>
        <w:rPr>
          <w:spacing w:val="-2"/>
        </w:rPr>
        <w:t>Authorization-aware</w:t>
      </w:r>
      <w:r>
        <w:rPr>
          <w:spacing w:val="6"/>
        </w:rPr>
        <w:t xml:space="preserve"> </w:t>
      </w:r>
      <w:r>
        <w:rPr>
          <w:spacing w:val="-2"/>
        </w:rPr>
        <w:t>and</w:t>
      </w:r>
      <w:r>
        <w:rPr>
          <w:spacing w:val="6"/>
        </w:rPr>
        <w:t xml:space="preserve"> </w:t>
      </w:r>
      <w:r>
        <w:rPr>
          <w:spacing w:val="-2"/>
        </w:rPr>
        <w:t>low-latency</w:t>
      </w:r>
      <w:r>
        <w:rPr>
          <w:spacing w:val="6"/>
        </w:rPr>
        <w:t xml:space="preserve"> </w:t>
      </w:r>
      <w:r>
        <w:rPr>
          <w:spacing w:val="-2"/>
        </w:rPr>
        <w:t>refresh</w:t>
      </w:r>
    </w:p>
    <w:p w14:paraId="00DC2351" w14:textId="77777777" w:rsidR="00350CFB" w:rsidRDefault="00283FFF">
      <w:pPr>
        <w:pStyle w:val="a3"/>
        <w:spacing w:before="182" w:line="456" w:lineRule="exact"/>
        <w:ind w:left="282" w:right="524"/>
        <w:jc w:val="both"/>
      </w:pPr>
      <w:bookmarkStart w:id="355" w:name="Evaluation_design_and_hybrid_use"/>
      <w:r>
        <w:rPr>
          <w:color w:val="FF0000"/>
        </w:rPr>
        <w:t>Protocols that emphasize explicit spending authorization—token vaults, allowance-gated integrations, or risk engines that treat approvals as trust acts—may prefer EndorseRank. The method’s allowance τ = 0.355, sparse graph (14,727 edges), and 2.105 s PageRank time support frequent recomputation. Pool scaling (≈ 10.4× at n = 10,000; ≈ 9.4× at N = 31,612) indicates that the efficiency advantage persists beyond the matched cohort.</w:t>
      </w:r>
      <w:bookmarkEnd w:id="355"/>
    </w:p>
    <w:p w14:paraId="00DC2352" w14:textId="77777777" w:rsidR="00350CFB" w:rsidRDefault="00350CFB">
      <w:pPr>
        <w:pStyle w:val="a3"/>
        <w:spacing w:before="149"/>
      </w:pPr>
    </w:p>
    <w:p w14:paraId="00DC2353" w14:textId="77777777" w:rsidR="00350CFB" w:rsidRDefault="00283FFF">
      <w:pPr>
        <w:pStyle w:val="3"/>
        <w:numPr>
          <w:ilvl w:val="2"/>
          <w:numId w:val="26"/>
        </w:numPr>
        <w:tabs>
          <w:tab w:val="left" w:pos="879"/>
        </w:tabs>
        <w:ind w:left="879" w:hanging="597"/>
        <w:jc w:val="both"/>
      </w:pPr>
      <w:r>
        <w:t>Evaluation</w:t>
      </w:r>
      <w:r>
        <w:rPr>
          <w:spacing w:val="-14"/>
        </w:rPr>
        <w:t xml:space="preserve"> </w:t>
      </w:r>
      <w:r>
        <w:t>design</w:t>
      </w:r>
      <w:r>
        <w:rPr>
          <w:spacing w:val="-13"/>
        </w:rPr>
        <w:t xml:space="preserve"> </w:t>
      </w:r>
      <w:r>
        <w:t>and</w:t>
      </w:r>
      <w:r>
        <w:rPr>
          <w:spacing w:val="-14"/>
        </w:rPr>
        <w:t xml:space="preserve"> </w:t>
      </w:r>
      <w:r>
        <w:t>hybrid</w:t>
      </w:r>
      <w:r>
        <w:rPr>
          <w:spacing w:val="-13"/>
        </w:rPr>
        <w:t xml:space="preserve"> </w:t>
      </w:r>
      <w:r>
        <w:rPr>
          <w:spacing w:val="-5"/>
        </w:rPr>
        <w:t>use</w:t>
      </w:r>
    </w:p>
    <w:p w14:paraId="00DC2354" w14:textId="77777777" w:rsidR="00350CFB" w:rsidRDefault="00350CFB">
      <w:pPr>
        <w:pStyle w:val="a3"/>
        <w:spacing w:before="46"/>
        <w:rPr>
          <w:b/>
        </w:rPr>
      </w:pPr>
    </w:p>
    <w:p w14:paraId="00DC2355" w14:textId="77777777" w:rsidR="00350CFB" w:rsidRDefault="00283FFF">
      <w:pPr>
        <w:pStyle w:val="a3"/>
        <w:spacing w:line="396" w:lineRule="auto"/>
        <w:ind w:left="282" w:right="534"/>
        <w:jc w:val="both"/>
      </w:pPr>
      <w:r>
        <w:rPr>
          <w:color w:val="FF0000"/>
        </w:rPr>
        <w:t>The remaining validation logic separates same-window allowance and transfer checks from the temporal holdout.</w:t>
      </w:r>
    </w:p>
    <w:p w14:paraId="00DC2356" w14:textId="77777777" w:rsidR="00350CFB" w:rsidRDefault="00283FFF">
      <w:pPr>
        <w:pStyle w:val="a3"/>
        <w:spacing w:before="19" w:line="396" w:lineRule="auto"/>
        <w:ind w:left="273" w:right="524" w:firstLine="8"/>
        <w:jc w:val="both"/>
      </w:pPr>
      <w:r>
        <w:rPr>
          <w:color w:val="FF0000"/>
        </w:rPr>
        <w:t>Hybrid deployments are feasible: EndorseRank for continuous authorization-aware monitoring and AWP for periodic transfer-hub audits [23],[53]. The open pipeline enables cross-protocol replication on any ERC-20 chain with allowance logs (Appendix 8.1). Integration with live risk oracles and governance tooling remains future work (Chapter 6), but the efficiency profile of En-</w:t>
      </w:r>
    </w:p>
    <w:p w14:paraId="00DC2357" w14:textId="77777777" w:rsidR="00350CFB" w:rsidRDefault="00350CFB">
      <w:pPr>
        <w:pStyle w:val="a3"/>
        <w:spacing w:line="396" w:lineRule="auto"/>
        <w:jc w:val="both"/>
        <w:sectPr w:rsidR="00350CFB">
          <w:pgSz w:w="11910" w:h="16840"/>
          <w:pgMar w:top="1920" w:right="708" w:bottom="2300" w:left="992" w:header="0" w:footer="2115" w:gutter="0"/>
          <w:cols w:space="720"/>
        </w:sectPr>
      </w:pPr>
    </w:p>
    <w:p w14:paraId="00DC2358" w14:textId="77777777" w:rsidR="00350CFB" w:rsidRDefault="00283FFF">
      <w:pPr>
        <w:pStyle w:val="a3"/>
        <w:spacing w:before="72" w:line="396" w:lineRule="auto"/>
        <w:ind w:left="282" w:right="563"/>
        <w:jc w:val="both"/>
      </w:pPr>
      <w:r>
        <w:t>dorseRank</w:t>
      </w:r>
      <w:r>
        <w:rPr>
          <w:spacing w:val="-3"/>
        </w:rPr>
        <w:t xml:space="preserve"> </w:t>
      </w:r>
      <w:r>
        <w:t>is</w:t>
      </w:r>
      <w:r>
        <w:rPr>
          <w:spacing w:val="-3"/>
        </w:rPr>
        <w:t xml:space="preserve"> </w:t>
      </w:r>
      <w:r>
        <w:t>compatible</w:t>
      </w:r>
      <w:r>
        <w:rPr>
          <w:spacing w:val="-3"/>
        </w:rPr>
        <w:t xml:space="preserve"> </w:t>
      </w:r>
      <w:r>
        <w:t>with</w:t>
      </w:r>
      <w:r>
        <w:rPr>
          <w:spacing w:val="-3"/>
        </w:rPr>
        <w:t xml:space="preserve"> </w:t>
      </w:r>
      <w:r>
        <w:t>oracle</w:t>
      </w:r>
      <w:r>
        <w:rPr>
          <w:spacing w:val="-3"/>
        </w:rPr>
        <w:t xml:space="preserve"> </w:t>
      </w:r>
      <w:r>
        <w:t>update</w:t>
      </w:r>
      <w:r>
        <w:rPr>
          <w:spacing w:val="-3"/>
        </w:rPr>
        <w:t xml:space="preserve"> </w:t>
      </w:r>
      <w:r>
        <w:t>cadences</w:t>
      </w:r>
      <w:r>
        <w:rPr>
          <w:spacing w:val="-3"/>
        </w:rPr>
        <w:t xml:space="preserve"> </w:t>
      </w:r>
      <w:r>
        <w:t>that</w:t>
      </w:r>
      <w:r>
        <w:rPr>
          <w:spacing w:val="-3"/>
        </w:rPr>
        <w:t xml:space="preserve"> </w:t>
      </w:r>
      <w:r>
        <w:t>transfer-graph</w:t>
      </w:r>
      <w:r>
        <w:rPr>
          <w:spacing w:val="-3"/>
        </w:rPr>
        <w:t xml:space="preserve"> </w:t>
      </w:r>
      <w:r>
        <w:t>AWP</w:t>
      </w:r>
      <w:r>
        <w:rPr>
          <w:spacing w:val="-3"/>
        </w:rPr>
        <w:t xml:space="preserve"> </w:t>
      </w:r>
      <w:r>
        <w:t>may</w:t>
      </w:r>
      <w:r>
        <w:rPr>
          <w:spacing w:val="-3"/>
        </w:rPr>
        <w:t xml:space="preserve"> </w:t>
      </w:r>
      <w:r>
        <w:t>not</w:t>
      </w:r>
      <w:r>
        <w:rPr>
          <w:spacing w:val="-3"/>
        </w:rPr>
        <w:t xml:space="preserve"> </w:t>
      </w:r>
      <w:r>
        <w:t>sustain</w:t>
      </w:r>
      <w:r>
        <w:rPr>
          <w:spacing w:val="-3"/>
        </w:rPr>
        <w:t xml:space="preserve"> </w:t>
      </w:r>
      <w:r>
        <w:t xml:space="preserve">at </w:t>
      </w:r>
      <w:bookmarkStart w:id="356" w:name="Industry_adoption_scenarios"/>
      <w:bookmarkStart w:id="357" w:name="_bookmark119"/>
      <w:bookmarkEnd w:id="356"/>
      <w:bookmarkEnd w:id="357"/>
      <w:r>
        <w:t>equal cost.</w:t>
      </w:r>
    </w:p>
    <w:p w14:paraId="00DC2359" w14:textId="77777777" w:rsidR="00350CFB" w:rsidRDefault="00350CFB">
      <w:pPr>
        <w:pStyle w:val="a3"/>
        <w:spacing w:before="5"/>
      </w:pPr>
    </w:p>
    <w:p w14:paraId="00DC235A" w14:textId="77777777" w:rsidR="00350CFB" w:rsidRDefault="00283FFF">
      <w:pPr>
        <w:pStyle w:val="3"/>
        <w:numPr>
          <w:ilvl w:val="2"/>
          <w:numId w:val="26"/>
        </w:numPr>
        <w:tabs>
          <w:tab w:val="left" w:pos="879"/>
        </w:tabs>
        <w:ind w:left="879" w:hanging="597"/>
      </w:pPr>
      <w:r>
        <w:t>Industry</w:t>
      </w:r>
      <w:r>
        <w:rPr>
          <w:spacing w:val="-16"/>
        </w:rPr>
        <w:t xml:space="preserve"> </w:t>
      </w:r>
      <w:r>
        <w:t>adoption</w:t>
      </w:r>
      <w:r>
        <w:rPr>
          <w:spacing w:val="-13"/>
        </w:rPr>
        <w:t xml:space="preserve"> </w:t>
      </w:r>
      <w:r>
        <w:rPr>
          <w:spacing w:val="-2"/>
        </w:rPr>
        <w:t>scenarios</w:t>
      </w:r>
    </w:p>
    <w:p w14:paraId="00DC235B" w14:textId="77777777" w:rsidR="00350CFB" w:rsidRDefault="00350CFB">
      <w:pPr>
        <w:pStyle w:val="a3"/>
        <w:spacing w:before="46"/>
        <w:rPr>
          <w:b/>
        </w:rPr>
      </w:pPr>
    </w:p>
    <w:p w14:paraId="00DC235C" w14:textId="77777777" w:rsidR="00350CFB" w:rsidRDefault="00283FFF">
      <w:pPr>
        <w:pStyle w:val="a3"/>
        <w:spacing w:line="396" w:lineRule="auto"/>
        <w:ind w:left="282" w:right="523" w:hanging="8"/>
        <w:jc w:val="both"/>
      </w:pPr>
      <w:r>
        <w:rPr>
          <w:w w:val="105"/>
          <w:color w:val="FF0000"/>
        </w:rPr>
        <w:t>The practical value of EndorseRank and AWP is that both supply a cheap, standardized, and independently recomputable ordinal signal that protocols can plug into operational decisions. Value capture is hypothesized to run through fees, utilization, and monitoring cost, rather than through reducing collateral.</w:t>
      </w:r>
    </w:p>
    <w:p w14:paraId="00DC235D" w14:textId="77777777" w:rsidR="00350CFB" w:rsidRDefault="00283FFF">
      <w:pPr>
        <w:pStyle w:val="a4"/>
        <w:numPr>
          <w:ilvl w:val="3"/>
          <w:numId w:val="26"/>
        </w:numPr>
        <w:tabs>
          <w:tab w:val="left" w:pos="799"/>
          <w:tab w:val="left" w:pos="806"/>
        </w:tabs>
        <w:spacing w:before="124" w:line="396" w:lineRule="auto"/>
        <w:ind w:right="524" w:hanging="207"/>
        <w:jc w:val="both"/>
        <w:rPr>
          <w:sz w:val="24"/>
        </w:rPr>
      </w:pPr>
      <w:r>
        <w:rPr>
          <w:sz w:val="24"/>
          <w:color w:val="FF0000"/>
        </w:rPr>
        <w:t>Protocol operators: Operators face a continuous decision problem: which wallets to prioritize for monitoring or feature access when reputation must be refreshed frequently. EndorseRank fits this loop because allowance τ = 0.355 aligns the score with authorization activity and PageRank completes in 2.105 s on the matched cohort, enabling frequent updates without transfer-history aggregation.</w:t>
      </w:r>
    </w:p>
    <w:p w14:paraId="00DC235E" w14:textId="77777777" w:rsidR="00350CFB" w:rsidRDefault="00283FFF">
      <w:pPr>
        <w:pStyle w:val="a4"/>
        <w:numPr>
          <w:ilvl w:val="3"/>
          <w:numId w:val="26"/>
        </w:numPr>
        <w:tabs>
          <w:tab w:val="left" w:pos="806"/>
          <w:tab w:val="left" w:pos="808"/>
        </w:tabs>
        <w:spacing w:before="46" w:line="396" w:lineRule="auto"/>
        <w:ind w:left="808" w:right="524"/>
        <w:jc w:val="both"/>
        <w:rPr>
          <w:sz w:val="24"/>
        </w:rPr>
      </w:pPr>
      <w:r>
        <w:rPr>
          <w:sz w:val="24"/>
          <w:color w:val="FF0000"/>
        </w:rPr>
        <w:t>Lending protocols: Lending markets seek higher capital utilization without abandoning collateralization [5],[26]. Reputation can enter as an auxiliary signal for interest-rate or fee tiers and review cadence on already-collateralized positions, not as a substitute for collateral. EndorseRank is the natural social input when the protocol already relies on ERC-20 approvals for deposits and borrows (Section 2.7).</w:t>
      </w:r>
    </w:p>
    <w:p w14:paraId="00DC235F" w14:textId="77777777" w:rsidR="00350CFB" w:rsidRDefault="00350CFB">
      <w:pPr>
        <w:pStyle w:val="a4"/>
        <w:spacing w:line="396" w:lineRule="auto"/>
        <w:jc w:val="both"/>
        <w:rPr>
          <w:sz w:val="24"/>
        </w:rPr>
        <w:sectPr w:rsidR="00350CFB">
          <w:pgSz w:w="11910" w:h="16840"/>
          <w:pgMar w:top="1840" w:right="708" w:bottom="2300" w:left="992" w:header="0" w:footer="2115" w:gutter="0"/>
          <w:cols w:space="720"/>
        </w:sectPr>
      </w:pPr>
    </w:p>
    <w:p w14:paraId="00DC2360" w14:textId="77777777" w:rsidR="00350CFB" w:rsidRDefault="00283FFF">
      <w:pPr>
        <w:pStyle w:val="a3"/>
        <w:spacing w:before="72"/>
        <w:ind w:left="808"/>
        <w:jc w:val="both"/>
      </w:pPr>
      <w:r>
        <w:t>predictor.</w:t>
      </w:r>
      <w:r>
        <w:rPr>
          <w:spacing w:val="3"/>
        </w:rPr>
        <w:t xml:space="preserve"> </w:t>
      </w:r>
      <w:r>
        <w:t>Any</w:t>
      </w:r>
      <w:r>
        <w:rPr>
          <w:spacing w:val="-13"/>
        </w:rPr>
        <w:t xml:space="preserve"> </w:t>
      </w:r>
      <w:r>
        <w:t>collateral-differentiation</w:t>
      </w:r>
      <w:r>
        <w:rPr>
          <w:spacing w:val="-13"/>
        </w:rPr>
        <w:t xml:space="preserve"> </w:t>
      </w:r>
      <w:r>
        <w:t>experiment</w:t>
      </w:r>
      <w:r>
        <w:rPr>
          <w:spacing w:val="-13"/>
        </w:rPr>
        <w:t xml:space="preserve"> </w:t>
      </w:r>
      <w:r>
        <w:t>remains</w:t>
      </w:r>
      <w:r>
        <w:rPr>
          <w:spacing w:val="-13"/>
        </w:rPr>
        <w:t xml:space="preserve"> </w:t>
      </w:r>
      <w:r>
        <w:t>future</w:t>
      </w:r>
      <w:r>
        <w:rPr>
          <w:spacing w:val="-13"/>
        </w:rPr>
        <w:t xml:space="preserve"> </w:t>
      </w:r>
      <w:r>
        <w:t>work</w:t>
      </w:r>
      <w:r>
        <w:rPr>
          <w:spacing w:val="-13"/>
        </w:rPr>
        <w:t xml:space="preserve"> </w:t>
      </w:r>
      <w:r>
        <w:t>(Chapter</w:t>
      </w:r>
      <w:r>
        <w:rPr>
          <w:spacing w:val="-13"/>
        </w:rPr>
        <w:t xml:space="preserve"> </w:t>
      </w:r>
      <w:hyperlink w:anchor="_bookmark128" w:history="1">
        <w:r>
          <w:rPr>
            <w:spacing w:val="-5"/>
          </w:rPr>
          <w:t>6</w:t>
        </w:r>
      </w:hyperlink>
      <w:r>
        <w:rPr>
          <w:spacing w:val="-5"/>
        </w:rPr>
        <w:t>).</w:t>
      </w:r>
    </w:p>
    <w:p w14:paraId="00DC2361" w14:textId="77777777" w:rsidR="00350CFB" w:rsidRDefault="00283FFF">
      <w:pPr>
        <w:pStyle w:val="a4"/>
        <w:numPr>
          <w:ilvl w:val="3"/>
          <w:numId w:val="26"/>
        </w:numPr>
        <w:tabs>
          <w:tab w:val="left" w:pos="794"/>
          <w:tab w:val="left" w:pos="808"/>
        </w:tabs>
        <w:spacing w:before="217" w:line="396" w:lineRule="auto"/>
        <w:ind w:left="808" w:right="524"/>
        <w:jc w:val="both"/>
        <w:rPr>
          <w:sz w:val="24"/>
        </w:rPr>
      </w:pPr>
      <w:r>
        <w:rPr>
          <w:b/>
          <w:sz w:val="24"/>
        </w:rPr>
        <w:t>Wallet and security tooling:</w:t>
      </w:r>
      <w:r>
        <w:rPr>
          <w:b/>
          <w:spacing w:val="26"/>
          <w:sz w:val="24"/>
        </w:rPr>
        <w:t xml:space="preserve"> </w:t>
      </w:r>
      <w:r>
        <w:rPr>
          <w:sz w:val="24"/>
        </w:rPr>
        <w:t>Users and integrators must decide whether a spender contract is</w:t>
      </w:r>
      <w:r>
        <w:rPr>
          <w:spacing w:val="-6"/>
          <w:sz w:val="24"/>
        </w:rPr>
        <w:t xml:space="preserve"> </w:t>
      </w:r>
      <w:r>
        <w:rPr>
          <w:sz w:val="24"/>
        </w:rPr>
        <w:t>widely</w:t>
      </w:r>
      <w:r>
        <w:rPr>
          <w:spacing w:val="-6"/>
          <w:sz w:val="24"/>
        </w:rPr>
        <w:t xml:space="preserve"> </w:t>
      </w:r>
      <w:r>
        <w:rPr>
          <w:sz w:val="24"/>
        </w:rPr>
        <w:t>authorized. Displaying</w:t>
      </w:r>
      <w:r>
        <w:rPr>
          <w:spacing w:val="-6"/>
          <w:sz w:val="24"/>
        </w:rPr>
        <w:t xml:space="preserve"> </w:t>
      </w:r>
      <w:r>
        <w:rPr>
          <w:sz w:val="24"/>
        </w:rPr>
        <w:t>the</w:t>
      </w:r>
      <w:r>
        <w:rPr>
          <w:spacing w:val="-6"/>
          <w:sz w:val="24"/>
        </w:rPr>
        <w:t xml:space="preserve"> </w:t>
      </w:r>
      <w:r>
        <w:rPr>
          <w:sz w:val="24"/>
        </w:rPr>
        <w:t>spender’s</w:t>
      </w:r>
      <w:r>
        <w:rPr>
          <w:spacing w:val="-7"/>
          <w:sz w:val="24"/>
        </w:rPr>
        <w:t xml:space="preserve"> </w:t>
      </w:r>
      <w:r>
        <w:rPr>
          <w:sz w:val="24"/>
        </w:rPr>
        <w:t>EndorseRank—or</w:t>
      </w:r>
      <w:r>
        <w:rPr>
          <w:spacing w:val="-6"/>
          <w:sz w:val="24"/>
        </w:rPr>
        <w:t xml:space="preserve"> </w:t>
      </w:r>
      <w:r>
        <w:rPr>
          <w:sz w:val="24"/>
        </w:rPr>
        <w:t>the</w:t>
      </w:r>
      <w:r>
        <w:rPr>
          <w:spacing w:val="-6"/>
          <w:sz w:val="24"/>
        </w:rPr>
        <w:t xml:space="preserve"> </w:t>
      </w:r>
      <w:r>
        <w:rPr>
          <w:sz w:val="24"/>
        </w:rPr>
        <w:t>distribution</w:t>
      </w:r>
      <w:r>
        <w:rPr>
          <w:spacing w:val="-6"/>
          <w:sz w:val="24"/>
        </w:rPr>
        <w:t xml:space="preserve"> </w:t>
      </w:r>
      <w:r>
        <w:rPr>
          <w:sz w:val="24"/>
        </w:rPr>
        <w:t>of</w:t>
      </w:r>
      <w:r>
        <w:rPr>
          <w:spacing w:val="-6"/>
          <w:sz w:val="24"/>
        </w:rPr>
        <w:t xml:space="preserve"> </w:t>
      </w:r>
      <w:r>
        <w:rPr>
          <w:sz w:val="24"/>
        </w:rPr>
        <w:t>inbound endorsement</w:t>
      </w:r>
      <w:r>
        <w:rPr>
          <w:spacing w:val="-2"/>
          <w:sz w:val="24"/>
        </w:rPr>
        <w:t xml:space="preserve"> </w:t>
      </w:r>
      <w:r>
        <w:rPr>
          <w:sz w:val="24"/>
        </w:rPr>
        <w:t>mass—as</w:t>
      </w:r>
      <w:r>
        <w:rPr>
          <w:spacing w:val="-2"/>
          <w:sz w:val="24"/>
        </w:rPr>
        <w:t xml:space="preserve"> </w:t>
      </w:r>
      <w:r>
        <w:rPr>
          <w:sz w:val="24"/>
        </w:rPr>
        <w:t>a</w:t>
      </w:r>
      <w:r>
        <w:rPr>
          <w:spacing w:val="-2"/>
          <w:sz w:val="24"/>
        </w:rPr>
        <w:t xml:space="preserve"> </w:t>
      </w:r>
      <w:r>
        <w:rPr>
          <w:sz w:val="24"/>
        </w:rPr>
        <w:t>trust</w:t>
      </w:r>
      <w:r>
        <w:rPr>
          <w:spacing w:val="-2"/>
          <w:sz w:val="24"/>
        </w:rPr>
        <w:t xml:space="preserve"> </w:t>
      </w:r>
      <w:r>
        <w:rPr>
          <w:sz w:val="24"/>
        </w:rPr>
        <w:t>badge</w:t>
      </w:r>
      <w:r>
        <w:rPr>
          <w:spacing w:val="-2"/>
          <w:sz w:val="24"/>
        </w:rPr>
        <w:t xml:space="preserve"> </w:t>
      </w:r>
      <w:r>
        <w:rPr>
          <w:sz w:val="24"/>
        </w:rPr>
        <w:t>operationalizes</w:t>
      </w:r>
      <w:r>
        <w:rPr>
          <w:spacing w:val="-2"/>
          <w:sz w:val="24"/>
        </w:rPr>
        <w:t xml:space="preserve"> </w:t>
      </w:r>
      <w:r>
        <w:rPr>
          <w:sz w:val="24"/>
        </w:rPr>
        <w:t>allowance</w:t>
      </w:r>
      <w:r>
        <w:rPr>
          <w:spacing w:val="-2"/>
          <w:sz w:val="24"/>
        </w:rPr>
        <w:t xml:space="preserve"> </w:t>
      </w:r>
      <w:r>
        <w:rPr>
          <w:sz w:val="24"/>
        </w:rPr>
        <w:t>semantics</w:t>
      </w:r>
      <w:r>
        <w:rPr>
          <w:spacing w:val="-2"/>
          <w:sz w:val="24"/>
        </w:rPr>
        <w:t xml:space="preserve"> </w:t>
      </w:r>
      <w:r>
        <w:rPr>
          <w:sz w:val="24"/>
        </w:rPr>
        <w:t>as</w:t>
      </w:r>
      <w:r>
        <w:rPr>
          <w:spacing w:val="-2"/>
          <w:sz w:val="24"/>
        </w:rPr>
        <w:t xml:space="preserve"> </w:t>
      </w:r>
      <w:r>
        <w:rPr>
          <w:sz w:val="24"/>
        </w:rPr>
        <w:t>explicit</w:t>
      </w:r>
      <w:r>
        <w:rPr>
          <w:spacing w:val="-2"/>
          <w:sz w:val="24"/>
        </w:rPr>
        <w:t xml:space="preserve"> </w:t>
      </w:r>
      <w:r>
        <w:rPr>
          <w:sz w:val="24"/>
        </w:rPr>
        <w:t xml:space="preserve">delega-tion of spending authority </w:t>
      </w:r>
      <w:hyperlink w:anchor="_bookmark151" w:history="1">
        <w:r>
          <w:rPr>
            <w:sz w:val="24"/>
            <w:vertAlign w:val="superscript"/>
          </w:rPr>
          <w:t>[18]</w:t>
        </w:r>
      </w:hyperlink>
      <w:r>
        <w:rPr>
          <w:sz w:val="24"/>
          <w:vertAlign w:val="superscript"/>
        </w:rPr>
        <w:t>,</w:t>
      </w:r>
      <w:hyperlink w:anchor="_bookmark152" w:history="1">
        <w:r>
          <w:rPr>
            <w:sz w:val="24"/>
            <w:vertAlign w:val="superscript"/>
          </w:rPr>
          <w:t>[19]</w:t>
        </w:r>
      </w:hyperlink>
      <w:r>
        <w:rPr>
          <w:sz w:val="24"/>
        </w:rPr>
        <w:t>.</w:t>
      </w:r>
      <w:r>
        <w:rPr>
          <w:spacing w:val="40"/>
          <w:sz w:val="24"/>
        </w:rPr>
        <w:t xml:space="preserve"> </w:t>
      </w:r>
      <w:r>
        <w:rPr>
          <w:sz w:val="24"/>
        </w:rPr>
        <w:t>Vendors may monetize through premium alerts and API subscriptions;</w:t>
      </w:r>
      <w:r>
        <w:rPr>
          <w:spacing w:val="-7"/>
          <w:sz w:val="24"/>
        </w:rPr>
        <w:t xml:space="preserve"> </w:t>
      </w:r>
      <w:r>
        <w:rPr>
          <w:sz w:val="24"/>
        </w:rPr>
        <w:t>this</w:t>
      </w:r>
      <w:r>
        <w:rPr>
          <w:spacing w:val="-7"/>
          <w:sz w:val="24"/>
        </w:rPr>
        <w:t xml:space="preserve"> </w:t>
      </w:r>
      <w:r>
        <w:rPr>
          <w:sz w:val="24"/>
        </w:rPr>
        <w:t>is</w:t>
      </w:r>
      <w:r>
        <w:rPr>
          <w:spacing w:val="-7"/>
          <w:sz w:val="24"/>
        </w:rPr>
        <w:t xml:space="preserve"> </w:t>
      </w:r>
      <w:r>
        <w:rPr>
          <w:sz w:val="24"/>
        </w:rPr>
        <w:t>subscription</w:t>
      </w:r>
      <w:r>
        <w:rPr>
          <w:spacing w:val="-7"/>
          <w:sz w:val="24"/>
        </w:rPr>
        <w:t xml:space="preserve"> </w:t>
      </w:r>
      <w:r>
        <w:rPr>
          <w:sz w:val="24"/>
        </w:rPr>
        <w:t>revenue</w:t>
      </w:r>
      <w:r>
        <w:rPr>
          <w:spacing w:val="-7"/>
          <w:sz w:val="24"/>
        </w:rPr>
        <w:t xml:space="preserve"> </w:t>
      </w:r>
      <w:r>
        <w:rPr>
          <w:sz w:val="24"/>
        </w:rPr>
        <w:t>for</w:t>
      </w:r>
      <w:r>
        <w:rPr>
          <w:spacing w:val="-7"/>
          <w:sz w:val="24"/>
        </w:rPr>
        <w:t xml:space="preserve"> </w:t>
      </w:r>
      <w:r>
        <w:rPr>
          <w:sz w:val="24"/>
        </w:rPr>
        <w:t>tooling,</w:t>
      </w:r>
      <w:r>
        <w:rPr>
          <w:spacing w:val="-7"/>
          <w:sz w:val="24"/>
        </w:rPr>
        <w:t xml:space="preserve"> </w:t>
      </w:r>
      <w:r>
        <w:rPr>
          <w:sz w:val="24"/>
        </w:rPr>
        <w:t>distinct</w:t>
      </w:r>
      <w:r>
        <w:rPr>
          <w:spacing w:val="-7"/>
          <w:sz w:val="24"/>
        </w:rPr>
        <w:t xml:space="preserve"> </w:t>
      </w:r>
      <w:r>
        <w:rPr>
          <w:sz w:val="24"/>
        </w:rPr>
        <w:t>from</w:t>
      </w:r>
      <w:r>
        <w:rPr>
          <w:spacing w:val="-7"/>
          <w:sz w:val="24"/>
        </w:rPr>
        <w:t xml:space="preserve"> </w:t>
      </w:r>
      <w:r>
        <w:rPr>
          <w:sz w:val="24"/>
        </w:rPr>
        <w:t>protocol</w:t>
      </w:r>
      <w:r>
        <w:rPr>
          <w:spacing w:val="-7"/>
          <w:sz w:val="24"/>
        </w:rPr>
        <w:t xml:space="preserve"> </w:t>
      </w:r>
      <w:r>
        <w:rPr>
          <w:sz w:val="24"/>
        </w:rPr>
        <w:t>fees,</w:t>
      </w:r>
      <w:r>
        <w:rPr>
          <w:spacing w:val="-6"/>
          <w:sz w:val="24"/>
        </w:rPr>
        <w:t xml:space="preserve"> </w:t>
      </w:r>
      <w:r>
        <w:rPr>
          <w:sz w:val="24"/>
        </w:rPr>
        <w:t>utilization, monitoring-cost savings, or Sybil-filter reward-leakage reduction.</w:t>
      </w:r>
      <w:r>
        <w:rPr>
          <w:spacing w:val="40"/>
          <w:sz w:val="24"/>
        </w:rPr>
        <w:t xml:space="preserve"> </w:t>
      </w:r>
      <w:r>
        <w:rPr>
          <w:sz w:val="24"/>
        </w:rPr>
        <w:t>The badge reports graph position under published edge definitions; it is not a security audit or a guarantee against malicious contracts.</w:t>
      </w:r>
    </w:p>
    <w:p w14:paraId="00DC2362" w14:textId="77777777" w:rsidR="00350CFB" w:rsidRDefault="00283FFF">
      <w:pPr>
        <w:pStyle w:val="a4"/>
        <w:numPr>
          <w:ilvl w:val="3"/>
          <w:numId w:val="26"/>
        </w:numPr>
        <w:tabs>
          <w:tab w:val="left" w:pos="806"/>
          <w:tab w:val="left" w:pos="808"/>
        </w:tabs>
        <w:spacing w:before="46" w:line="396" w:lineRule="auto"/>
        <w:ind w:left="808" w:right="524"/>
        <w:jc w:val="both"/>
        <w:rPr>
          <w:sz w:val="24"/>
        </w:rPr>
      </w:pPr>
      <w:r>
        <w:rPr>
          <w:b/>
          <w:spacing w:val="-2"/>
          <w:w w:val="105"/>
          <w:sz w:val="24"/>
        </w:rPr>
        <w:t>Liquidity</w:t>
      </w:r>
      <w:r>
        <w:rPr>
          <w:b/>
          <w:spacing w:val="-11"/>
          <w:w w:val="105"/>
          <w:sz w:val="24"/>
        </w:rPr>
        <w:t xml:space="preserve"> </w:t>
      </w:r>
      <w:r>
        <w:rPr>
          <w:b/>
          <w:spacing w:val="-2"/>
          <w:w w:val="105"/>
          <w:sz w:val="24"/>
        </w:rPr>
        <w:t>providers</w:t>
      </w:r>
      <w:r>
        <w:rPr>
          <w:b/>
          <w:spacing w:val="-11"/>
          <w:w w:val="105"/>
          <w:sz w:val="24"/>
        </w:rPr>
        <w:t xml:space="preserve"> </w:t>
      </w:r>
      <w:r>
        <w:rPr>
          <w:b/>
          <w:spacing w:val="-2"/>
          <w:w w:val="105"/>
          <w:sz w:val="24"/>
        </w:rPr>
        <w:t>and</w:t>
      </w:r>
      <w:r>
        <w:rPr>
          <w:b/>
          <w:spacing w:val="-11"/>
          <w:w w:val="105"/>
          <w:sz w:val="24"/>
        </w:rPr>
        <w:t xml:space="preserve"> </w:t>
      </w:r>
      <w:r>
        <w:rPr>
          <w:b/>
          <w:spacing w:val="-2"/>
          <w:w w:val="105"/>
          <w:sz w:val="24"/>
        </w:rPr>
        <w:t>market</w:t>
      </w:r>
      <w:r>
        <w:rPr>
          <w:b/>
          <w:spacing w:val="-11"/>
          <w:w w:val="105"/>
          <w:sz w:val="24"/>
        </w:rPr>
        <w:t xml:space="preserve"> </w:t>
      </w:r>
      <w:r>
        <w:rPr>
          <w:b/>
          <w:spacing w:val="-2"/>
          <w:w w:val="105"/>
          <w:sz w:val="24"/>
        </w:rPr>
        <w:t>makers:</w:t>
      </w:r>
      <w:r>
        <w:rPr>
          <w:b/>
          <w:spacing w:val="15"/>
          <w:w w:val="105"/>
          <w:sz w:val="24"/>
        </w:rPr>
        <w:t xml:space="preserve"> </w:t>
      </w:r>
      <w:r>
        <w:rPr>
          <w:spacing w:val="-2"/>
          <w:w w:val="105"/>
          <w:sz w:val="24"/>
        </w:rPr>
        <w:t>LPs</w:t>
      </w:r>
      <w:r>
        <w:rPr>
          <w:spacing w:val="-11"/>
          <w:w w:val="105"/>
          <w:sz w:val="24"/>
        </w:rPr>
        <w:t xml:space="preserve"> </w:t>
      </w:r>
      <w:r>
        <w:rPr>
          <w:spacing w:val="-2"/>
          <w:w w:val="105"/>
          <w:sz w:val="24"/>
        </w:rPr>
        <w:t>and</w:t>
      </w:r>
      <w:r>
        <w:rPr>
          <w:spacing w:val="-11"/>
          <w:w w:val="105"/>
          <w:sz w:val="24"/>
        </w:rPr>
        <w:t xml:space="preserve"> </w:t>
      </w:r>
      <w:r>
        <w:rPr>
          <w:spacing w:val="-2"/>
          <w:w w:val="105"/>
          <w:sz w:val="24"/>
        </w:rPr>
        <w:t>market</w:t>
      </w:r>
      <w:r>
        <w:rPr>
          <w:spacing w:val="-11"/>
          <w:w w:val="105"/>
          <w:sz w:val="24"/>
        </w:rPr>
        <w:t xml:space="preserve"> </w:t>
      </w:r>
      <w:r>
        <w:rPr>
          <w:spacing w:val="-2"/>
          <w:w w:val="105"/>
          <w:sz w:val="24"/>
        </w:rPr>
        <w:t>makers</w:t>
      </w:r>
      <w:r>
        <w:rPr>
          <w:spacing w:val="-11"/>
          <w:w w:val="105"/>
          <w:sz w:val="24"/>
        </w:rPr>
        <w:t xml:space="preserve"> </w:t>
      </w:r>
      <w:r>
        <w:rPr>
          <w:spacing w:val="-2"/>
          <w:w w:val="105"/>
          <w:sz w:val="24"/>
        </w:rPr>
        <w:t>need</w:t>
      </w:r>
      <w:r>
        <w:rPr>
          <w:spacing w:val="-11"/>
          <w:w w:val="105"/>
          <w:sz w:val="24"/>
        </w:rPr>
        <w:t xml:space="preserve"> </w:t>
      </w:r>
      <w:r>
        <w:rPr>
          <w:spacing w:val="-2"/>
          <w:w w:val="105"/>
          <w:sz w:val="24"/>
        </w:rPr>
        <w:t>to</w:t>
      </w:r>
      <w:r>
        <w:rPr>
          <w:spacing w:val="-11"/>
          <w:w w:val="105"/>
          <w:sz w:val="24"/>
        </w:rPr>
        <w:t xml:space="preserve"> </w:t>
      </w:r>
      <w:r>
        <w:rPr>
          <w:spacing w:val="-2"/>
          <w:w w:val="105"/>
          <w:sz w:val="24"/>
        </w:rPr>
        <w:t>identify</w:t>
      </w:r>
      <w:r>
        <w:rPr>
          <w:spacing w:val="-11"/>
          <w:w w:val="105"/>
          <w:sz w:val="24"/>
        </w:rPr>
        <w:t xml:space="preserve"> </w:t>
      </w:r>
      <w:r>
        <w:rPr>
          <w:spacing w:val="-2"/>
          <w:w w:val="105"/>
          <w:sz w:val="24"/>
        </w:rPr>
        <w:t>trans-</w:t>
      </w:r>
      <w:r>
        <w:rPr>
          <w:w w:val="105"/>
          <w:sz w:val="24"/>
        </w:rPr>
        <w:t>fer</w:t>
      </w:r>
      <w:r>
        <w:rPr>
          <w:spacing w:val="-8"/>
          <w:w w:val="105"/>
          <w:sz w:val="24"/>
        </w:rPr>
        <w:t xml:space="preserve"> </w:t>
      </w:r>
      <w:r>
        <w:rPr>
          <w:w w:val="105"/>
          <w:sz w:val="24"/>
        </w:rPr>
        <w:t>hubs</w:t>
      </w:r>
      <w:r>
        <w:rPr>
          <w:spacing w:val="-8"/>
          <w:w w:val="105"/>
          <w:sz w:val="24"/>
        </w:rPr>
        <w:t xml:space="preserve"> </w:t>
      </w:r>
      <w:r>
        <w:rPr>
          <w:w w:val="105"/>
          <w:sz w:val="24"/>
        </w:rPr>
        <w:t>and</w:t>
      </w:r>
      <w:r>
        <w:rPr>
          <w:spacing w:val="-8"/>
          <w:w w:val="105"/>
          <w:sz w:val="24"/>
        </w:rPr>
        <w:t xml:space="preserve"> </w:t>
      </w:r>
      <w:r>
        <w:rPr>
          <w:w w:val="105"/>
          <w:sz w:val="24"/>
        </w:rPr>
        <w:t>flow</w:t>
      </w:r>
      <w:r>
        <w:rPr>
          <w:spacing w:val="-8"/>
          <w:w w:val="105"/>
          <w:sz w:val="24"/>
        </w:rPr>
        <w:t xml:space="preserve"> </w:t>
      </w:r>
      <w:r>
        <w:rPr>
          <w:w w:val="105"/>
          <w:sz w:val="24"/>
        </w:rPr>
        <w:t>structure</w:t>
      </w:r>
      <w:r>
        <w:rPr>
          <w:spacing w:val="-8"/>
          <w:w w:val="105"/>
          <w:sz w:val="24"/>
        </w:rPr>
        <w:t xml:space="preserve"> </w:t>
      </w:r>
      <w:r>
        <w:rPr>
          <w:w w:val="105"/>
          <w:sz w:val="24"/>
        </w:rPr>
        <w:t>for</w:t>
      </w:r>
      <w:r>
        <w:rPr>
          <w:spacing w:val="-8"/>
          <w:w w:val="105"/>
          <w:sz w:val="24"/>
        </w:rPr>
        <w:t xml:space="preserve"> </w:t>
      </w:r>
      <w:r>
        <w:rPr>
          <w:w w:val="105"/>
          <w:sz w:val="24"/>
        </w:rPr>
        <w:t>inventory</w:t>
      </w:r>
      <w:r>
        <w:rPr>
          <w:spacing w:val="-8"/>
          <w:w w:val="105"/>
          <w:sz w:val="24"/>
        </w:rPr>
        <w:t xml:space="preserve"> </w:t>
      </w:r>
      <w:r>
        <w:rPr>
          <w:w w:val="105"/>
          <w:sz w:val="24"/>
        </w:rPr>
        <w:t>and</w:t>
      </w:r>
      <w:r>
        <w:rPr>
          <w:spacing w:val="-8"/>
          <w:w w:val="105"/>
          <w:sz w:val="24"/>
        </w:rPr>
        <w:t xml:space="preserve"> </w:t>
      </w:r>
      <w:r>
        <w:rPr>
          <w:w w:val="105"/>
          <w:sz w:val="24"/>
        </w:rPr>
        <w:t>spread</w:t>
      </w:r>
      <w:r>
        <w:rPr>
          <w:spacing w:val="-8"/>
          <w:w w:val="105"/>
          <w:sz w:val="24"/>
        </w:rPr>
        <w:t xml:space="preserve"> </w:t>
      </w:r>
      <w:r>
        <w:rPr>
          <w:w w:val="105"/>
          <w:sz w:val="24"/>
        </w:rPr>
        <w:t>management.</w:t>
      </w:r>
      <w:r>
        <w:rPr>
          <w:spacing w:val="40"/>
          <w:w w:val="105"/>
          <w:sz w:val="24"/>
        </w:rPr>
        <w:t xml:space="preserve"> </w:t>
      </w:r>
      <w:r>
        <w:rPr>
          <w:w w:val="105"/>
          <w:sz w:val="24"/>
        </w:rPr>
        <w:t>AWP</w:t>
      </w:r>
      <w:r>
        <w:rPr>
          <w:spacing w:val="-8"/>
          <w:w w:val="105"/>
          <w:sz w:val="24"/>
        </w:rPr>
        <w:t xml:space="preserve"> </w:t>
      </w:r>
      <w:r>
        <w:rPr>
          <w:w w:val="105"/>
          <w:sz w:val="24"/>
        </w:rPr>
        <w:t>is</w:t>
      </w:r>
      <w:r>
        <w:rPr>
          <w:spacing w:val="-8"/>
          <w:w w:val="105"/>
          <w:sz w:val="24"/>
        </w:rPr>
        <w:t xml:space="preserve"> </w:t>
      </w:r>
      <w:r>
        <w:rPr>
          <w:w w:val="105"/>
          <w:sz w:val="24"/>
        </w:rPr>
        <w:t>the</w:t>
      </w:r>
      <w:r>
        <w:rPr>
          <w:spacing w:val="-8"/>
          <w:w w:val="105"/>
          <w:sz w:val="24"/>
        </w:rPr>
        <w:t xml:space="preserve"> </w:t>
      </w:r>
      <w:r>
        <w:rPr>
          <w:w w:val="105"/>
          <w:sz w:val="24"/>
        </w:rPr>
        <w:t>better</w:t>
      </w:r>
      <w:r>
        <w:rPr>
          <w:spacing w:val="-8"/>
          <w:w w:val="105"/>
          <w:sz w:val="24"/>
        </w:rPr>
        <w:t xml:space="preserve"> </w:t>
      </w:r>
      <w:r>
        <w:rPr>
          <w:w w:val="105"/>
          <w:sz w:val="24"/>
        </w:rPr>
        <w:t>so-cial</w:t>
      </w:r>
      <w:r>
        <w:rPr>
          <w:spacing w:val="-16"/>
          <w:w w:val="105"/>
          <w:sz w:val="24"/>
        </w:rPr>
        <w:t xml:space="preserve"> </w:t>
      </w:r>
      <w:r>
        <w:rPr>
          <w:w w:val="105"/>
          <w:sz w:val="24"/>
        </w:rPr>
        <w:t>method</w:t>
      </w:r>
      <w:r>
        <w:rPr>
          <w:spacing w:val="-16"/>
          <w:w w:val="105"/>
          <w:sz w:val="24"/>
        </w:rPr>
        <w:t xml:space="preserve"> </w:t>
      </w:r>
      <w:r>
        <w:rPr>
          <w:w w:val="105"/>
          <w:sz w:val="24"/>
        </w:rPr>
        <w:t>for</w:t>
      </w:r>
      <w:r>
        <w:rPr>
          <w:spacing w:val="-16"/>
          <w:w w:val="105"/>
          <w:sz w:val="24"/>
        </w:rPr>
        <w:t xml:space="preserve"> </w:t>
      </w:r>
      <w:r>
        <w:rPr>
          <w:w w:val="105"/>
          <w:sz w:val="24"/>
        </w:rPr>
        <w:t>this</w:t>
      </w:r>
      <w:r>
        <w:rPr>
          <w:spacing w:val="-9"/>
          <w:w w:val="105"/>
          <w:sz w:val="24"/>
        </w:rPr>
        <w:t xml:space="preserve"> </w:t>
      </w:r>
      <w:r>
        <w:rPr>
          <w:w w:val="105"/>
          <w:sz w:val="24"/>
        </w:rPr>
        <w:t>target:</w:t>
      </w:r>
      <w:r>
        <w:rPr>
          <w:spacing w:val="15"/>
          <w:w w:val="105"/>
          <w:sz w:val="24"/>
        </w:rPr>
        <w:t xml:space="preserve"> </w:t>
      </w:r>
      <w:r>
        <w:rPr>
          <w:w w:val="105"/>
          <w:sz w:val="24"/>
        </w:rPr>
        <w:t>transfer</w:t>
      </w:r>
      <w:r>
        <w:rPr>
          <w:spacing w:val="-11"/>
          <w:w w:val="105"/>
          <w:sz w:val="24"/>
        </w:rPr>
        <w:t xml:space="preserve"> </w:t>
      </w:r>
      <w:r>
        <w:rPr>
          <w:i/>
          <w:w w:val="105"/>
          <w:sz w:val="24"/>
        </w:rPr>
        <w:t>τ</w:t>
      </w:r>
      <w:r>
        <w:rPr>
          <w:i/>
          <w:spacing w:val="27"/>
          <w:w w:val="105"/>
          <w:sz w:val="24"/>
        </w:rPr>
        <w:t xml:space="preserve"> </w:t>
      </w:r>
      <w:r>
        <w:rPr>
          <w:w w:val="105"/>
          <w:sz w:val="24"/>
        </w:rPr>
        <w:t>= 0</w:t>
      </w:r>
      <w:r>
        <w:rPr>
          <w:i/>
          <w:w w:val="105"/>
          <w:sz w:val="24"/>
        </w:rPr>
        <w:t>.</w:t>
      </w:r>
      <w:r>
        <w:rPr>
          <w:w w:val="105"/>
          <w:sz w:val="24"/>
        </w:rPr>
        <w:t>534</w:t>
      </w:r>
      <w:r>
        <w:rPr>
          <w:spacing w:val="-10"/>
          <w:w w:val="105"/>
          <w:sz w:val="24"/>
        </w:rPr>
        <w:t xml:space="preserve"> </w:t>
      </w:r>
      <w:r>
        <w:rPr>
          <w:w w:val="105"/>
          <w:sz w:val="24"/>
        </w:rPr>
        <w:t>and</w:t>
      </w:r>
      <w:r>
        <w:rPr>
          <w:spacing w:val="-11"/>
          <w:w w:val="105"/>
          <w:sz w:val="24"/>
        </w:rPr>
        <w:t xml:space="preserve"> </w:t>
      </w:r>
      <w:r>
        <w:rPr>
          <w:w w:val="105"/>
          <w:sz w:val="24"/>
        </w:rPr>
        <w:t>a</w:t>
      </w:r>
      <w:r>
        <w:rPr>
          <w:spacing w:val="-10"/>
          <w:w w:val="105"/>
          <w:sz w:val="24"/>
        </w:rPr>
        <w:t xml:space="preserve"> </w:t>
      </w:r>
      <w:r>
        <w:rPr>
          <w:w w:val="105"/>
          <w:sz w:val="24"/>
        </w:rPr>
        <w:t>batch-friendly</w:t>
      </w:r>
      <w:r>
        <w:rPr>
          <w:spacing w:val="-10"/>
          <w:w w:val="105"/>
          <w:sz w:val="24"/>
        </w:rPr>
        <w:t xml:space="preserve"> </w:t>
      </w:r>
      <w:r>
        <w:rPr>
          <w:w w:val="105"/>
          <w:sz w:val="24"/>
        </w:rPr>
        <w:t>runtime</w:t>
      </w:r>
      <w:r>
        <w:rPr>
          <w:spacing w:val="-11"/>
          <w:w w:val="105"/>
          <w:sz w:val="24"/>
        </w:rPr>
        <w:t xml:space="preserve"> </w:t>
      </w:r>
      <w:r>
        <w:rPr>
          <w:w w:val="105"/>
          <w:sz w:val="24"/>
        </w:rPr>
        <w:t>of</w:t>
      </w:r>
      <w:r>
        <w:rPr>
          <w:spacing w:val="-11"/>
          <w:w w:val="105"/>
          <w:sz w:val="24"/>
        </w:rPr>
        <w:t xml:space="preserve"> </w:t>
      </w:r>
      <w:r>
        <w:rPr>
          <w:w w:val="105"/>
          <w:sz w:val="24"/>
        </w:rPr>
        <w:t>18</w:t>
      </w:r>
      <w:r>
        <w:rPr>
          <w:i/>
          <w:w w:val="105"/>
          <w:sz w:val="24"/>
        </w:rPr>
        <w:t>.</w:t>
      </w:r>
      <w:r>
        <w:rPr>
          <w:w w:val="105"/>
          <w:sz w:val="24"/>
        </w:rPr>
        <w:t>711</w:t>
      </w:r>
      <w:r>
        <w:rPr>
          <w:spacing w:val="-16"/>
          <w:w w:val="105"/>
          <w:sz w:val="24"/>
        </w:rPr>
        <w:t xml:space="preserve"> </w:t>
      </w:r>
      <w:r>
        <w:rPr>
          <w:w w:val="105"/>
          <w:sz w:val="24"/>
        </w:rPr>
        <w:t>s</w:t>
      </w:r>
      <w:r>
        <w:rPr>
          <w:spacing w:val="-10"/>
          <w:w w:val="105"/>
          <w:sz w:val="24"/>
        </w:rPr>
        <w:t xml:space="preserve"> </w:t>
      </w:r>
      <w:r>
        <w:rPr>
          <w:w w:val="105"/>
          <w:sz w:val="24"/>
        </w:rPr>
        <w:t xml:space="preserve">on </w:t>
      </w:r>
      <w:r>
        <w:rPr>
          <w:i/>
          <w:w w:val="105"/>
          <w:sz w:val="24"/>
        </w:rPr>
        <w:t xml:space="preserve">n </w:t>
      </w:r>
      <w:r>
        <w:rPr>
          <w:w w:val="105"/>
          <w:sz w:val="24"/>
        </w:rPr>
        <w:t>= 5</w:t>
      </w:r>
      <w:r>
        <w:rPr>
          <w:i/>
          <w:w w:val="105"/>
          <w:sz w:val="24"/>
        </w:rPr>
        <w:t>,</w:t>
      </w:r>
      <w:r>
        <w:rPr>
          <w:w w:val="105"/>
          <w:sz w:val="24"/>
        </w:rPr>
        <w:t>521</w:t>
      </w:r>
      <w:r>
        <w:rPr>
          <w:spacing w:val="-15"/>
          <w:w w:val="105"/>
          <w:sz w:val="24"/>
        </w:rPr>
        <w:t xml:space="preserve"> </w:t>
      </w:r>
      <w:r>
        <w:rPr>
          <w:w w:val="105"/>
          <w:sz w:val="24"/>
        </w:rPr>
        <w:t>wallets</w:t>
      </w:r>
      <w:r>
        <w:rPr>
          <w:spacing w:val="-15"/>
          <w:w w:val="105"/>
          <w:sz w:val="24"/>
        </w:rPr>
        <w:t xml:space="preserve"> </w:t>
      </w:r>
      <w:r>
        <w:rPr>
          <w:w w:val="105"/>
          <w:sz w:val="24"/>
        </w:rPr>
        <w:t>support</w:t>
      </w:r>
      <w:r>
        <w:rPr>
          <w:spacing w:val="-15"/>
          <w:w w:val="105"/>
          <w:sz w:val="24"/>
        </w:rPr>
        <w:t xml:space="preserve"> </w:t>
      </w:r>
      <w:r>
        <w:rPr>
          <w:w w:val="105"/>
          <w:sz w:val="24"/>
        </w:rPr>
        <w:t>periodic</w:t>
      </w:r>
      <w:r>
        <w:rPr>
          <w:spacing w:val="-15"/>
          <w:w w:val="105"/>
          <w:sz w:val="24"/>
        </w:rPr>
        <w:t xml:space="preserve"> </w:t>
      </w:r>
      <w:r>
        <w:rPr>
          <w:w w:val="105"/>
          <w:sz w:val="24"/>
        </w:rPr>
        <w:t>analytics</w:t>
      </w:r>
      <w:r>
        <w:rPr>
          <w:spacing w:val="-15"/>
          <w:w w:val="105"/>
          <w:sz w:val="24"/>
        </w:rPr>
        <w:t xml:space="preserve"> </w:t>
      </w:r>
      <w:r>
        <w:rPr>
          <w:w w:val="105"/>
          <w:sz w:val="24"/>
        </w:rPr>
        <w:t>rather</w:t>
      </w:r>
      <w:r>
        <w:rPr>
          <w:spacing w:val="-15"/>
          <w:w w:val="105"/>
          <w:sz w:val="24"/>
        </w:rPr>
        <w:t xml:space="preserve"> </w:t>
      </w:r>
      <w:r>
        <w:rPr>
          <w:w w:val="105"/>
          <w:sz w:val="24"/>
        </w:rPr>
        <w:t>than</w:t>
      </w:r>
      <w:r>
        <w:rPr>
          <w:spacing w:val="-15"/>
          <w:w w:val="105"/>
          <w:sz w:val="24"/>
        </w:rPr>
        <w:t xml:space="preserve"> </w:t>
      </w:r>
      <w:r>
        <w:rPr>
          <w:w w:val="105"/>
          <w:sz w:val="24"/>
        </w:rPr>
        <w:t>sub-second</w:t>
      </w:r>
      <w:r>
        <w:rPr>
          <w:spacing w:val="-15"/>
          <w:w w:val="105"/>
          <w:sz w:val="24"/>
        </w:rPr>
        <w:t xml:space="preserve"> </w:t>
      </w:r>
      <w:r>
        <w:rPr>
          <w:w w:val="105"/>
          <w:sz w:val="24"/>
        </w:rPr>
        <w:t>refresh</w:t>
      </w:r>
      <w:r>
        <w:rPr>
          <w:spacing w:val="-15"/>
          <w:w w:val="105"/>
          <w:sz w:val="24"/>
        </w:rPr>
        <w:t xml:space="preserve"> </w:t>
      </w:r>
      <w:hyperlink w:anchor="_bookmark149" w:history="1">
        <w:r>
          <w:rPr>
            <w:w w:val="105"/>
            <w:sz w:val="24"/>
            <w:vertAlign w:val="superscript"/>
          </w:rPr>
          <w:t>[16]</w:t>
        </w:r>
      </w:hyperlink>
      <w:r>
        <w:rPr>
          <w:w w:val="105"/>
          <w:sz w:val="24"/>
        </w:rPr>
        <w:t>.</w:t>
      </w:r>
      <w:r>
        <w:rPr>
          <w:spacing w:val="17"/>
          <w:w w:val="105"/>
          <w:sz w:val="24"/>
        </w:rPr>
        <w:t xml:space="preserve"> </w:t>
      </w:r>
      <w:r>
        <w:rPr>
          <w:w w:val="105"/>
          <w:sz w:val="24"/>
        </w:rPr>
        <w:t>The</w:t>
      </w:r>
      <w:r>
        <w:rPr>
          <w:spacing w:val="-15"/>
          <w:w w:val="105"/>
          <w:sz w:val="24"/>
        </w:rPr>
        <w:t xml:space="preserve"> </w:t>
      </w:r>
      <w:r>
        <w:rPr>
          <w:w w:val="105"/>
          <w:sz w:val="24"/>
        </w:rPr>
        <w:t>oper-</w:t>
      </w:r>
      <w:r>
        <w:rPr>
          <w:sz w:val="24"/>
        </w:rPr>
        <w:t>ational channel is lower screening and monitoring cost when identifying transfer hubs—not improved P&amp;L or a profitability forecast.</w:t>
      </w:r>
      <w:r>
        <w:rPr>
          <w:spacing w:val="40"/>
          <w:sz w:val="24"/>
        </w:rPr>
        <w:t xml:space="preserve"> </w:t>
      </w:r>
      <w:r>
        <w:rPr>
          <w:sz w:val="24"/>
        </w:rPr>
        <w:t xml:space="preserve">AWP remains a flow-centrality instrument, not a </w:t>
      </w:r>
      <w:r>
        <w:rPr>
          <w:w w:val="105"/>
          <w:sz w:val="24"/>
        </w:rPr>
        <w:t>profitability oracle.</w:t>
      </w:r>
    </w:p>
    <w:p w14:paraId="00DC2363" w14:textId="77777777" w:rsidR="00350CFB" w:rsidRDefault="00283FFF">
      <w:pPr>
        <w:pStyle w:val="a4"/>
        <w:numPr>
          <w:ilvl w:val="3"/>
          <w:numId w:val="26"/>
        </w:numPr>
        <w:tabs>
          <w:tab w:val="left" w:pos="797"/>
          <w:tab w:val="left" w:pos="808"/>
        </w:tabs>
        <w:spacing w:before="44" w:line="396" w:lineRule="auto"/>
        <w:ind w:left="808" w:right="523"/>
        <w:jc w:val="both"/>
        <w:rPr>
          <w:sz w:val="24"/>
        </w:rPr>
      </w:pPr>
      <w:r>
        <w:rPr>
          <w:b/>
          <w:sz w:val="24"/>
        </w:rPr>
        <w:t>Airdrop</w:t>
      </w:r>
      <w:r>
        <w:rPr>
          <w:b/>
          <w:spacing w:val="-14"/>
          <w:sz w:val="24"/>
        </w:rPr>
        <w:t xml:space="preserve"> </w:t>
      </w:r>
      <w:r>
        <w:rPr>
          <w:b/>
          <w:sz w:val="24"/>
        </w:rPr>
        <w:t>and</w:t>
      </w:r>
      <w:r>
        <w:rPr>
          <w:b/>
          <w:spacing w:val="-14"/>
          <w:sz w:val="24"/>
        </w:rPr>
        <w:t xml:space="preserve"> </w:t>
      </w:r>
      <w:r>
        <w:rPr>
          <w:b/>
          <w:sz w:val="24"/>
        </w:rPr>
        <w:t>governance</w:t>
      </w:r>
      <w:r>
        <w:rPr>
          <w:b/>
          <w:spacing w:val="-14"/>
          <w:sz w:val="24"/>
        </w:rPr>
        <w:t xml:space="preserve"> </w:t>
      </w:r>
      <w:r>
        <w:rPr>
          <w:b/>
          <w:sz w:val="24"/>
        </w:rPr>
        <w:t>programs:</w:t>
      </w:r>
      <w:r>
        <w:rPr>
          <w:b/>
          <w:spacing w:val="4"/>
          <w:sz w:val="24"/>
        </w:rPr>
        <w:t xml:space="preserve"> </w:t>
      </w:r>
      <w:r>
        <w:rPr>
          <w:sz w:val="24"/>
        </w:rPr>
        <w:t>Token</w:t>
      </w:r>
      <w:r>
        <w:rPr>
          <w:spacing w:val="-15"/>
          <w:sz w:val="24"/>
        </w:rPr>
        <w:t xml:space="preserve"> </w:t>
      </w:r>
      <w:r>
        <w:rPr>
          <w:sz w:val="24"/>
        </w:rPr>
        <w:t>distributions</w:t>
      </w:r>
      <w:r>
        <w:rPr>
          <w:spacing w:val="-14"/>
          <w:sz w:val="24"/>
        </w:rPr>
        <w:t xml:space="preserve"> </w:t>
      </w:r>
      <w:r>
        <w:rPr>
          <w:sz w:val="24"/>
        </w:rPr>
        <w:t>and</w:t>
      </w:r>
      <w:r>
        <w:rPr>
          <w:spacing w:val="-14"/>
          <w:sz w:val="24"/>
        </w:rPr>
        <w:t xml:space="preserve"> </w:t>
      </w:r>
      <w:r>
        <w:rPr>
          <w:sz w:val="24"/>
        </w:rPr>
        <w:t>governance</w:t>
      </w:r>
      <w:r>
        <w:rPr>
          <w:spacing w:val="-14"/>
          <w:sz w:val="24"/>
        </w:rPr>
        <w:t xml:space="preserve"> </w:t>
      </w:r>
      <w:r>
        <w:rPr>
          <w:sz w:val="24"/>
        </w:rPr>
        <w:t>eligibility</w:t>
      </w:r>
      <w:r>
        <w:rPr>
          <w:spacing w:val="-14"/>
          <w:sz w:val="24"/>
        </w:rPr>
        <w:t xml:space="preserve"> </w:t>
      </w:r>
      <w:r>
        <w:rPr>
          <w:sz w:val="24"/>
        </w:rPr>
        <w:t>are</w:t>
      </w:r>
      <w:r>
        <w:rPr>
          <w:spacing w:val="-14"/>
          <w:sz w:val="24"/>
        </w:rPr>
        <w:t xml:space="preserve"> </w:t>
      </w:r>
      <w:r>
        <w:rPr>
          <w:sz w:val="24"/>
        </w:rPr>
        <w:t xml:space="preserve">rou-tinely gamed by Sybil clusters </w:t>
      </w:r>
      <w:hyperlink w:anchor="_bookmark150" w:history="1">
        <w:r>
          <w:rPr>
            <w:sz w:val="24"/>
            <w:vertAlign w:val="superscript"/>
          </w:rPr>
          <w:t>[17]</w:t>
        </w:r>
      </w:hyperlink>
      <w:r>
        <w:rPr>
          <w:sz w:val="24"/>
        </w:rPr>
        <w:t>.</w:t>
      </w:r>
      <w:r>
        <w:rPr>
          <w:spacing w:val="40"/>
          <w:sz w:val="24"/>
        </w:rPr>
        <w:t xml:space="preserve"> </w:t>
      </w:r>
      <w:r>
        <w:rPr>
          <w:sz w:val="24"/>
        </w:rPr>
        <w:t xml:space="preserve">Programs can require inbound endorsement diversity or apply the closed-cluster mass bound of Section </w:t>
      </w:r>
      <w:hyperlink w:anchor="_bookmark121" w:history="1">
        <w:r>
          <w:rPr>
            <w:sz w:val="24"/>
          </w:rPr>
          <w:t>5.5</w:t>
        </w:r>
      </w:hyperlink>
      <w:r>
        <w:rPr>
          <w:sz w:val="24"/>
        </w:rPr>
        <w:t xml:space="preserve"> (Equation </w:t>
      </w:r>
      <w:hyperlink w:anchor="_bookmark123" w:history="1">
        <w:r>
          <w:rPr>
            <w:sz w:val="24"/>
          </w:rPr>
          <w:t>5.8</w:t>
        </w:r>
      </w:hyperlink>
      <w:r>
        <w:rPr>
          <w:sz w:val="24"/>
        </w:rPr>
        <w:t>) as a filter before rewards are</w:t>
      </w:r>
      <w:r>
        <w:rPr>
          <w:spacing w:val="-1"/>
          <w:sz w:val="24"/>
        </w:rPr>
        <w:t xml:space="preserve"> </w:t>
      </w:r>
      <w:r>
        <w:rPr>
          <w:sz w:val="24"/>
        </w:rPr>
        <w:t>paid. The</w:t>
      </w:r>
      <w:r>
        <w:rPr>
          <w:spacing w:val="-1"/>
          <w:sz w:val="24"/>
        </w:rPr>
        <w:t xml:space="preserve"> </w:t>
      </w:r>
      <w:r>
        <w:rPr>
          <w:sz w:val="24"/>
        </w:rPr>
        <w:t>revenue—or</w:t>
      </w:r>
      <w:r>
        <w:rPr>
          <w:spacing w:val="-2"/>
          <w:sz w:val="24"/>
        </w:rPr>
        <w:t xml:space="preserve"> </w:t>
      </w:r>
      <w:r>
        <w:rPr>
          <w:sz w:val="24"/>
        </w:rPr>
        <w:t>cost-avoidance—channel</w:t>
      </w:r>
      <w:r>
        <w:rPr>
          <w:spacing w:val="-1"/>
          <w:sz w:val="24"/>
        </w:rPr>
        <w:t xml:space="preserve"> </w:t>
      </w:r>
      <w:r>
        <w:rPr>
          <w:sz w:val="24"/>
        </w:rPr>
        <w:t>is</w:t>
      </w:r>
      <w:r>
        <w:rPr>
          <w:spacing w:val="-1"/>
          <w:sz w:val="24"/>
        </w:rPr>
        <w:t xml:space="preserve"> </w:t>
      </w:r>
      <w:r>
        <w:rPr>
          <w:sz w:val="24"/>
        </w:rPr>
        <w:t>reduced</w:t>
      </w:r>
      <w:r>
        <w:rPr>
          <w:spacing w:val="-2"/>
          <w:sz w:val="24"/>
        </w:rPr>
        <w:t xml:space="preserve"> </w:t>
      </w:r>
      <w:r>
        <w:rPr>
          <w:sz w:val="24"/>
        </w:rPr>
        <w:t>reward</w:t>
      </w:r>
      <w:r>
        <w:rPr>
          <w:spacing w:val="-2"/>
          <w:sz w:val="24"/>
        </w:rPr>
        <w:t xml:space="preserve"> </w:t>
      </w:r>
      <w:r>
        <w:rPr>
          <w:sz w:val="24"/>
        </w:rPr>
        <w:t>leakage</w:t>
      </w:r>
      <w:r>
        <w:rPr>
          <w:spacing w:val="-1"/>
          <w:sz w:val="24"/>
        </w:rPr>
        <w:t xml:space="preserve"> </w:t>
      </w:r>
      <w:r>
        <w:rPr>
          <w:sz w:val="24"/>
        </w:rPr>
        <w:t>to</w:t>
      </w:r>
      <w:r>
        <w:rPr>
          <w:spacing w:val="-2"/>
          <w:sz w:val="24"/>
        </w:rPr>
        <w:t xml:space="preserve"> </w:t>
      </w:r>
      <w:r>
        <w:rPr>
          <w:sz w:val="24"/>
        </w:rPr>
        <w:t>fabricated identities. Filters</w:t>
      </w:r>
      <w:r>
        <w:rPr>
          <w:spacing w:val="-8"/>
          <w:sz w:val="24"/>
        </w:rPr>
        <w:t xml:space="preserve"> </w:t>
      </w:r>
      <w:r>
        <w:rPr>
          <w:sz w:val="24"/>
        </w:rPr>
        <w:t>based</w:t>
      </w:r>
      <w:r>
        <w:rPr>
          <w:spacing w:val="-8"/>
          <w:sz w:val="24"/>
        </w:rPr>
        <w:t xml:space="preserve"> </w:t>
      </w:r>
      <w:r>
        <w:rPr>
          <w:sz w:val="24"/>
        </w:rPr>
        <w:t>on</w:t>
      </w:r>
      <w:r>
        <w:rPr>
          <w:spacing w:val="-8"/>
          <w:sz w:val="24"/>
        </w:rPr>
        <w:t xml:space="preserve"> </w:t>
      </w:r>
      <w:r>
        <w:rPr>
          <w:sz w:val="24"/>
        </w:rPr>
        <w:t>graph</w:t>
      </w:r>
      <w:r>
        <w:rPr>
          <w:spacing w:val="-8"/>
          <w:sz w:val="24"/>
        </w:rPr>
        <w:t xml:space="preserve"> </w:t>
      </w:r>
      <w:r>
        <w:rPr>
          <w:sz w:val="24"/>
        </w:rPr>
        <w:t>structure</w:t>
      </w:r>
      <w:r>
        <w:rPr>
          <w:spacing w:val="-8"/>
          <w:sz w:val="24"/>
        </w:rPr>
        <w:t xml:space="preserve"> </w:t>
      </w:r>
      <w:r>
        <w:rPr>
          <w:sz w:val="24"/>
        </w:rPr>
        <w:t>mitigate</w:t>
      </w:r>
      <w:r>
        <w:rPr>
          <w:spacing w:val="-8"/>
          <w:sz w:val="24"/>
        </w:rPr>
        <w:t xml:space="preserve"> </w:t>
      </w:r>
      <w:r>
        <w:rPr>
          <w:sz w:val="24"/>
        </w:rPr>
        <w:t>closed-cluster</w:t>
      </w:r>
      <w:r>
        <w:rPr>
          <w:spacing w:val="-8"/>
          <w:sz w:val="24"/>
        </w:rPr>
        <w:t xml:space="preserve"> </w:t>
      </w:r>
      <w:r>
        <w:rPr>
          <w:sz w:val="24"/>
        </w:rPr>
        <w:t>inflation;</w:t>
      </w:r>
      <w:r>
        <w:rPr>
          <w:spacing w:val="-7"/>
          <w:sz w:val="24"/>
        </w:rPr>
        <w:t xml:space="preserve"> </w:t>
      </w:r>
      <w:r>
        <w:rPr>
          <w:sz w:val="24"/>
        </w:rPr>
        <w:t>they</w:t>
      </w:r>
      <w:r>
        <w:rPr>
          <w:spacing w:val="-8"/>
          <w:sz w:val="24"/>
        </w:rPr>
        <w:t xml:space="preserve"> </w:t>
      </w:r>
      <w:r>
        <w:rPr>
          <w:sz w:val="24"/>
        </w:rPr>
        <w:t>do</w:t>
      </w:r>
      <w:r>
        <w:rPr>
          <w:spacing w:val="-8"/>
          <w:sz w:val="24"/>
        </w:rPr>
        <w:t xml:space="preserve"> </w:t>
      </w:r>
      <w:r>
        <w:rPr>
          <w:sz w:val="24"/>
        </w:rPr>
        <w:t>not</w:t>
      </w:r>
      <w:r>
        <w:rPr>
          <w:spacing w:val="-8"/>
          <w:sz w:val="24"/>
        </w:rPr>
        <w:t xml:space="preserve"> </w:t>
      </w:r>
      <w:r>
        <w:rPr>
          <w:sz w:val="24"/>
        </w:rPr>
        <w:t>elim-inate open-cluster attacks that recruit honest inbound endorsements.</w:t>
      </w:r>
    </w:p>
    <w:p w14:paraId="00DC2364" w14:textId="77777777" w:rsidR="00350CFB" w:rsidRDefault="00283FFF">
      <w:pPr>
        <w:pStyle w:val="a4"/>
        <w:numPr>
          <w:ilvl w:val="3"/>
          <w:numId w:val="26"/>
        </w:numPr>
        <w:tabs>
          <w:tab w:val="left" w:pos="797"/>
          <w:tab w:val="left" w:pos="799"/>
        </w:tabs>
        <w:spacing w:before="43" w:line="396" w:lineRule="auto"/>
        <w:ind w:right="524" w:hanging="207"/>
        <w:jc w:val="both"/>
        <w:rPr>
          <w:sz w:val="24"/>
        </w:rPr>
      </w:pPr>
      <w:r>
        <w:rPr>
          <w:b/>
          <w:sz w:val="24"/>
        </w:rPr>
        <w:t>Analytics and compliance providers:</w:t>
      </w:r>
      <w:r>
        <w:rPr>
          <w:b/>
          <w:spacing w:val="40"/>
          <w:sz w:val="24"/>
        </w:rPr>
        <w:t xml:space="preserve"> </w:t>
      </w:r>
      <w:r>
        <w:rPr>
          <w:sz w:val="24"/>
        </w:rPr>
        <w:t>Exchanges, funds, and compliance teams need auditable counterparty rankings that third parties can recompute.</w:t>
      </w:r>
      <w:r>
        <w:rPr>
          <w:spacing w:val="40"/>
          <w:sz w:val="24"/>
        </w:rPr>
        <w:t xml:space="preserve"> </w:t>
      </w:r>
      <w:r>
        <w:rPr>
          <w:sz w:val="24"/>
        </w:rPr>
        <w:t xml:space="preserve">The open pipeline (Ap-pendix </w:t>
      </w:r>
      <w:hyperlink w:anchor="_bookmark198" w:history="1">
        <w:r>
          <w:rPr>
            <w:sz w:val="24"/>
          </w:rPr>
          <w:t>8.1</w:t>
        </w:r>
      </w:hyperlink>
      <w:r>
        <w:rPr>
          <w:sz w:val="24"/>
        </w:rPr>
        <w:t>) supports subscription APIs that publish EndorseRank and AWP under disclosed windows</w:t>
      </w:r>
      <w:r>
        <w:rPr>
          <w:spacing w:val="-1"/>
          <w:sz w:val="24"/>
        </w:rPr>
        <w:t xml:space="preserve"> </w:t>
      </w:r>
      <w:r>
        <w:rPr>
          <w:sz w:val="24"/>
        </w:rPr>
        <w:t>and</w:t>
      </w:r>
      <w:r>
        <w:rPr>
          <w:spacing w:val="-1"/>
          <w:sz w:val="24"/>
        </w:rPr>
        <w:t xml:space="preserve"> </w:t>
      </w:r>
      <w:r>
        <w:rPr>
          <w:sz w:val="24"/>
        </w:rPr>
        <w:t>parameters.</w:t>
      </w:r>
      <w:r>
        <w:rPr>
          <w:spacing w:val="21"/>
          <w:sz w:val="24"/>
        </w:rPr>
        <w:t xml:space="preserve"> </w:t>
      </w:r>
      <w:r>
        <w:rPr>
          <w:sz w:val="24"/>
        </w:rPr>
        <w:t>Recurring</w:t>
      </w:r>
      <w:r>
        <w:rPr>
          <w:spacing w:val="-1"/>
          <w:sz w:val="24"/>
        </w:rPr>
        <w:t xml:space="preserve"> </w:t>
      </w:r>
      <w:r>
        <w:rPr>
          <w:sz w:val="24"/>
        </w:rPr>
        <w:t>data</w:t>
      </w:r>
      <w:r>
        <w:rPr>
          <w:spacing w:val="-1"/>
          <w:sz w:val="24"/>
        </w:rPr>
        <w:t xml:space="preserve"> </w:t>
      </w:r>
      <w:r>
        <w:rPr>
          <w:sz w:val="24"/>
        </w:rPr>
        <w:t>revenue</w:t>
      </w:r>
      <w:r>
        <w:rPr>
          <w:spacing w:val="-1"/>
          <w:sz w:val="24"/>
        </w:rPr>
        <w:t xml:space="preserve"> </w:t>
      </w:r>
      <w:r>
        <w:rPr>
          <w:sz w:val="24"/>
        </w:rPr>
        <w:t>is</w:t>
      </w:r>
      <w:r>
        <w:rPr>
          <w:spacing w:val="-1"/>
          <w:sz w:val="24"/>
        </w:rPr>
        <w:t xml:space="preserve"> </w:t>
      </w:r>
      <w:r>
        <w:rPr>
          <w:sz w:val="24"/>
        </w:rPr>
        <w:t>a</w:t>
      </w:r>
      <w:r>
        <w:rPr>
          <w:spacing w:val="-1"/>
          <w:sz w:val="24"/>
        </w:rPr>
        <w:t xml:space="preserve"> </w:t>
      </w:r>
      <w:r>
        <w:rPr>
          <w:sz w:val="24"/>
        </w:rPr>
        <w:t>vendor</w:t>
      </w:r>
      <w:r>
        <w:rPr>
          <w:spacing w:val="-1"/>
          <w:sz w:val="24"/>
        </w:rPr>
        <w:t xml:space="preserve"> </w:t>
      </w:r>
      <w:r>
        <w:rPr>
          <w:sz w:val="24"/>
        </w:rPr>
        <w:t>business</w:t>
      </w:r>
      <w:r>
        <w:rPr>
          <w:spacing w:val="-1"/>
          <w:sz w:val="24"/>
        </w:rPr>
        <w:t xml:space="preserve"> </w:t>
      </w:r>
      <w:r>
        <w:rPr>
          <w:sz w:val="24"/>
        </w:rPr>
        <w:t>model;</w:t>
      </w:r>
      <w:r>
        <w:rPr>
          <w:spacing w:val="-1"/>
          <w:sz w:val="24"/>
        </w:rPr>
        <w:t xml:space="preserve"> </w:t>
      </w:r>
      <w:r>
        <w:rPr>
          <w:sz w:val="24"/>
        </w:rPr>
        <w:t>auditability</w:t>
      </w:r>
      <w:r>
        <w:rPr>
          <w:spacing w:val="-1"/>
          <w:sz w:val="24"/>
        </w:rPr>
        <w:t xml:space="preserve"> </w:t>
      </w:r>
      <w:r>
        <w:rPr>
          <w:sz w:val="24"/>
        </w:rPr>
        <w:t>is</w:t>
      </w:r>
    </w:p>
    <w:p w14:paraId="00DC2365" w14:textId="77777777" w:rsidR="00350CFB" w:rsidRDefault="00350CFB">
      <w:pPr>
        <w:pStyle w:val="a4"/>
        <w:spacing w:line="396" w:lineRule="auto"/>
        <w:jc w:val="both"/>
        <w:rPr>
          <w:sz w:val="24"/>
        </w:rPr>
        <w:sectPr w:rsidR="00350CFB">
          <w:pgSz w:w="11910" w:h="16840"/>
          <w:pgMar w:top="1840" w:right="708" w:bottom="2300" w:left="992" w:header="0" w:footer="2115" w:gutter="0"/>
          <w:cols w:space="720"/>
        </w:sectPr>
      </w:pPr>
    </w:p>
    <w:p w14:paraId="00DC2366" w14:textId="77777777" w:rsidR="00350CFB" w:rsidRDefault="00283FFF">
      <w:pPr>
        <w:pStyle w:val="a3"/>
        <w:spacing w:before="92" w:line="396" w:lineRule="auto"/>
        <w:ind w:left="808" w:right="563"/>
        <w:jc w:val="both"/>
      </w:pPr>
      <w:r>
        <w:rPr>
          <w:color w:val="FF0000"/>
        </w:rPr>
        <w:t>the product differentiator relative to opaque machine-learning scores [48]. Providers should disclose Sybil exposure alongside any dashboard that surfaces ranks.</w:t>
      </w:r>
    </w:p>
    <w:p w14:paraId="00DC2367" w14:textId="77777777" w:rsidR="00350CFB" w:rsidRDefault="00283FFF">
      <w:pPr>
        <w:pStyle w:val="a3"/>
        <w:spacing w:before="123" w:line="396" w:lineRule="auto"/>
        <w:ind w:left="282" w:right="557"/>
        <w:jc w:val="both"/>
      </w:pPr>
      <w:r>
        <w:t>None of these scenarios treats reputation as a substitute for collateral or as a predictor of trading profit. The</w:t>
      </w:r>
      <w:r>
        <w:rPr>
          <w:spacing w:val="-3"/>
        </w:rPr>
        <w:t xml:space="preserve"> </w:t>
      </w:r>
      <w:r>
        <w:t>claim</w:t>
      </w:r>
      <w:r>
        <w:rPr>
          <w:spacing w:val="-3"/>
        </w:rPr>
        <w:t xml:space="preserve"> </w:t>
      </w:r>
      <w:r>
        <w:t>is</w:t>
      </w:r>
      <w:r>
        <w:rPr>
          <w:spacing w:val="-3"/>
        </w:rPr>
        <w:t xml:space="preserve"> </w:t>
      </w:r>
      <w:r>
        <w:t>narrower</w:t>
      </w:r>
      <w:r>
        <w:rPr>
          <w:spacing w:val="-3"/>
        </w:rPr>
        <w:t xml:space="preserve"> </w:t>
      </w:r>
      <w:r>
        <w:t>and,</w:t>
      </w:r>
      <w:r>
        <w:rPr>
          <w:spacing w:val="-2"/>
        </w:rPr>
        <w:t xml:space="preserve"> </w:t>
      </w:r>
      <w:r>
        <w:t>we</w:t>
      </w:r>
      <w:r>
        <w:rPr>
          <w:spacing w:val="-3"/>
        </w:rPr>
        <w:t xml:space="preserve"> </w:t>
      </w:r>
      <w:r>
        <w:t>argue,</w:t>
      </w:r>
      <w:r>
        <w:rPr>
          <w:spacing w:val="-3"/>
        </w:rPr>
        <w:t xml:space="preserve"> </w:t>
      </w:r>
      <w:r>
        <w:t>more</w:t>
      </w:r>
      <w:r>
        <w:rPr>
          <w:spacing w:val="-3"/>
        </w:rPr>
        <w:t xml:space="preserve"> </w:t>
      </w:r>
      <w:r>
        <w:t>durable: a</w:t>
      </w:r>
      <w:r>
        <w:rPr>
          <w:spacing w:val="-3"/>
        </w:rPr>
        <w:t xml:space="preserve"> </w:t>
      </w:r>
      <w:r>
        <w:t>standardized,</w:t>
      </w:r>
      <w:r>
        <w:rPr>
          <w:spacing w:val="-2"/>
        </w:rPr>
        <w:t xml:space="preserve"> </w:t>
      </w:r>
      <w:r>
        <w:t>auditable,</w:t>
      </w:r>
      <w:r>
        <w:rPr>
          <w:spacing w:val="-2"/>
        </w:rPr>
        <w:t xml:space="preserve"> </w:t>
      </w:r>
      <w:r>
        <w:t xml:space="preserve">low-latency ordinal signal lowers the cost of counterparty differentiation, and the protocols that adopt it may capture value through fees, utilization, monitoring cost, and reduced reward leakage rather than </w:t>
      </w:r>
      <w:bookmarkStart w:id="358" w:name="From_valuation_multiples_to_reputation_m"/>
      <w:bookmarkStart w:id="359" w:name="_bookmark120"/>
      <w:bookmarkEnd w:id="358"/>
      <w:bookmarkEnd w:id="359"/>
      <w:r>
        <w:t>through reducing collateral or transferring protocol credit risk to the score.</w:t>
      </w:r>
    </w:p>
    <w:p w14:paraId="00DC2368" w14:textId="77777777" w:rsidR="00350CFB" w:rsidRDefault="00350CFB">
      <w:pPr>
        <w:pStyle w:val="a3"/>
        <w:spacing w:before="10"/>
      </w:pPr>
    </w:p>
    <w:p w14:paraId="00DC2369" w14:textId="77777777" w:rsidR="00350CFB" w:rsidRDefault="00283FFF">
      <w:pPr>
        <w:pStyle w:val="3"/>
        <w:numPr>
          <w:ilvl w:val="2"/>
          <w:numId w:val="26"/>
        </w:numPr>
        <w:tabs>
          <w:tab w:val="left" w:pos="879"/>
        </w:tabs>
        <w:ind w:left="879" w:hanging="597"/>
      </w:pPr>
      <w:commentRangeStart w:id="360"/>
      <w:commentRangeStart w:id="361"/>
      <w:r>
        <w:rPr>
          <w:spacing w:val="-2"/>
        </w:rPr>
        <w:t>From valuation multiples to</w:t>
      </w:r>
      <w:r>
        <w:rPr>
          <w:spacing w:val="-1"/>
        </w:rPr>
        <w:t xml:space="preserve"> </w:t>
      </w:r>
      <w:r>
        <w:rPr>
          <w:spacing w:val="-2"/>
        </w:rPr>
        <w:t>reputation multiples</w:t>
      </w:r>
      <w:commentRangeEnd w:id="360"/>
      <w:r>
        <w:rPr>
          <w:rStyle w:val="a5"/>
          <w:sz w:val="24"/>
          <w:szCs w:val="24"/>
        </w:rPr>
        <w:commentReference w:id="360"/>
      </w:r>
      <w:commentRangeEnd w:id="361"/>
      <w:r w:rsidR="00F50D42">
        <w:rPr>
          <w:rStyle w:val="a5"/>
          <w:sz w:val="24"/>
          <w:szCs w:val="24"/>
        </w:rPr>
        <w:commentReference w:id="361"/>
      </w:r>
    </w:p>
    <w:p w14:paraId="00DC236A" w14:textId="77777777" w:rsidR="00350CFB" w:rsidRDefault="00350CFB">
      <w:pPr>
        <w:pStyle w:val="a3"/>
        <w:spacing w:before="47"/>
        <w:rPr>
          <w:b/>
        </w:rPr>
      </w:pPr>
    </w:p>
    <w:p w14:paraId="00DC236B" w14:textId="77777777" w:rsidR="00350CFB" w:rsidRDefault="00283FFF">
      <w:pPr>
        <w:pStyle w:val="a3"/>
        <w:spacing w:line="396" w:lineRule="auto"/>
        <w:ind w:left="282" w:right="523" w:hanging="12"/>
        <w:jc w:val="both"/>
      </w:pPr>
      <w:r>
        <w:rPr>
          <w:color w:val="FF0000"/>
        </w:rPr>
        <w:t>A short analogy only: like price-to-earnings ratios, on-chain reputation scores are useful mainly as a shared, auditable ordinal language rather than as return or profit forecasts. This draft does not rely on the extended finance-theory citation cluster (Akerlof, Graham and Dodd, Basu, Fama–French, Healy and Wahlen) to advance the empirical claims; those citations are removed from this subsection.</w:t>
      </w:r>
    </w:p>
    <w:p w14:paraId="00DC2375" w14:textId="77777777" w:rsidR="00350CFB" w:rsidRDefault="00283FFF">
      <w:pPr>
        <w:pStyle w:val="2"/>
        <w:numPr>
          <w:ilvl w:val="1"/>
          <w:numId w:val="26"/>
        </w:numPr>
        <w:tabs>
          <w:tab w:val="left" w:pos="783"/>
        </w:tabs>
        <w:ind w:left="783" w:hanging="501"/>
      </w:pPr>
      <w:r>
        <w:t>Sybil</w:t>
      </w:r>
      <w:r>
        <w:rPr>
          <w:spacing w:val="13"/>
        </w:rPr>
        <w:t xml:space="preserve"> </w:t>
      </w:r>
      <w:r>
        <w:t>attack</w:t>
      </w:r>
      <w:r>
        <w:rPr>
          <w:spacing w:val="13"/>
        </w:rPr>
        <w:t xml:space="preserve"> </w:t>
      </w:r>
      <w:r>
        <w:t>cost</w:t>
      </w:r>
      <w:r>
        <w:rPr>
          <w:spacing w:val="14"/>
        </w:rPr>
        <w:t xml:space="preserve"> </w:t>
      </w:r>
      <w:r>
        <w:t>model</w:t>
      </w:r>
      <w:r>
        <w:rPr>
          <w:spacing w:val="13"/>
        </w:rPr>
        <w:t xml:space="preserve"> </w:t>
      </w:r>
      <w:r>
        <w:t>on</w:t>
      </w:r>
      <w:r>
        <w:rPr>
          <w:spacing w:val="14"/>
        </w:rPr>
        <w:t xml:space="preserve"> </w:t>
      </w:r>
      <w:r>
        <w:t>allowance</w:t>
      </w:r>
      <w:r>
        <w:rPr>
          <w:spacing w:val="13"/>
        </w:rPr>
        <w:t xml:space="preserve"> </w:t>
      </w:r>
      <w:r>
        <w:rPr>
          <w:spacing w:val="-2"/>
        </w:rPr>
        <w:t>graphs</w:t>
      </w:r>
    </w:p>
    <w:p w14:paraId="00DC2376" w14:textId="77777777" w:rsidR="00350CFB" w:rsidRDefault="00350CFB">
      <w:pPr>
        <w:pStyle w:val="a3"/>
        <w:spacing w:before="24"/>
        <w:rPr>
          <w:b/>
          <w:sz w:val="28"/>
        </w:rPr>
      </w:pPr>
    </w:p>
    <w:p w14:paraId="00DC2377" w14:textId="77777777" w:rsidR="00350CFB" w:rsidRDefault="00283FFF">
      <w:pPr>
        <w:pStyle w:val="a3"/>
        <w:spacing w:line="396" w:lineRule="auto"/>
        <w:ind w:left="282" w:right="562"/>
        <w:jc w:val="both"/>
      </w:pPr>
      <w:r>
        <w:t xml:space="preserve">Sybil attacks exploit cheap pseudonyms to manufacture reputation </w:t>
      </w:r>
      <w:hyperlink w:anchor="_bookmark150" w:history="1">
        <w:r>
          <w:rPr>
            <w:vertAlign w:val="superscript"/>
          </w:rPr>
          <w:t>[17]</w:t>
        </w:r>
      </w:hyperlink>
      <w:r>
        <w:t>.</w:t>
      </w:r>
      <w:r>
        <w:rPr>
          <w:spacing w:val="40"/>
        </w:rPr>
        <w:t xml:space="preserve"> </w:t>
      </w:r>
      <w:r>
        <w:t xml:space="preserve">On transfer graphs, an </w:t>
      </w:r>
      <w:r>
        <w:rPr>
          <w:spacing w:val="-2"/>
        </w:rPr>
        <w:t>attacker</w:t>
      </w:r>
      <w:r>
        <w:rPr>
          <w:spacing w:val="-5"/>
        </w:rPr>
        <w:t xml:space="preserve"> </w:t>
      </w:r>
      <w:r>
        <w:rPr>
          <w:spacing w:val="-2"/>
        </w:rPr>
        <w:t>can</w:t>
      </w:r>
      <w:r>
        <w:rPr>
          <w:spacing w:val="-4"/>
        </w:rPr>
        <w:t xml:space="preserve"> </w:t>
      </w:r>
      <w:r>
        <w:rPr>
          <w:spacing w:val="-2"/>
        </w:rPr>
        <w:t>wash-trade</w:t>
      </w:r>
      <w:r>
        <w:rPr>
          <w:spacing w:val="-4"/>
        </w:rPr>
        <w:t xml:space="preserve"> </w:t>
      </w:r>
      <w:r>
        <w:rPr>
          <w:spacing w:val="-2"/>
        </w:rPr>
        <w:t>value</w:t>
      </w:r>
      <w:r>
        <w:rPr>
          <w:spacing w:val="-3"/>
        </w:rPr>
        <w:t xml:space="preserve"> </w:t>
      </w:r>
      <w:r>
        <w:rPr>
          <w:spacing w:val="-2"/>
        </w:rPr>
        <w:t>among</w:t>
      </w:r>
      <w:r>
        <w:rPr>
          <w:spacing w:val="-5"/>
        </w:rPr>
        <w:t xml:space="preserve"> </w:t>
      </w:r>
      <w:r>
        <w:rPr>
          <w:spacing w:val="-2"/>
        </w:rPr>
        <w:t>controlled</w:t>
      </w:r>
      <w:r>
        <w:rPr>
          <w:spacing w:val="-4"/>
        </w:rPr>
        <w:t xml:space="preserve"> </w:t>
      </w:r>
      <w:r>
        <w:rPr>
          <w:spacing w:val="-2"/>
        </w:rPr>
        <w:t>wallets, inflating</w:t>
      </w:r>
      <w:r>
        <w:rPr>
          <w:spacing w:val="-4"/>
        </w:rPr>
        <w:t xml:space="preserve"> </w:t>
      </w:r>
      <w:r>
        <w:rPr>
          <w:spacing w:val="-2"/>
        </w:rPr>
        <w:t>in-degree</w:t>
      </w:r>
      <w:r>
        <w:rPr>
          <w:spacing w:val="-3"/>
        </w:rPr>
        <w:t xml:space="preserve"> </w:t>
      </w:r>
      <w:r>
        <w:rPr>
          <w:spacing w:val="-2"/>
        </w:rPr>
        <w:t>and</w:t>
      </w:r>
      <w:r>
        <w:rPr>
          <w:spacing w:val="-4"/>
        </w:rPr>
        <w:t xml:space="preserve"> </w:t>
      </w:r>
      <w:r>
        <w:rPr>
          <w:spacing w:val="-2"/>
        </w:rPr>
        <w:t>in-value</w:t>
      </w:r>
      <w:r>
        <w:rPr>
          <w:spacing w:val="-4"/>
        </w:rPr>
        <w:t xml:space="preserve"> </w:t>
      </w:r>
      <w:r>
        <w:rPr>
          <w:spacing w:val="-2"/>
        </w:rPr>
        <w:t>at</w:t>
      </w:r>
      <w:r>
        <w:rPr>
          <w:spacing w:val="-3"/>
        </w:rPr>
        <w:t xml:space="preserve"> </w:t>
      </w:r>
      <w:r>
        <w:rPr>
          <w:spacing w:val="-2"/>
        </w:rPr>
        <w:t>the</w:t>
      </w:r>
      <w:r>
        <w:rPr>
          <w:spacing w:val="-4"/>
        </w:rPr>
        <w:t xml:space="preserve"> cost</w:t>
      </w:r>
    </w:p>
    <w:p w14:paraId="00DC2378" w14:textId="77777777" w:rsidR="00350CFB" w:rsidRDefault="00350CFB">
      <w:pPr>
        <w:pStyle w:val="a3"/>
        <w:spacing w:line="396" w:lineRule="auto"/>
        <w:jc w:val="both"/>
        <w:sectPr w:rsidR="00350CFB">
          <w:pgSz w:w="11910" w:h="16840"/>
          <w:pgMar w:top="1840" w:right="708" w:bottom="2300" w:left="992" w:header="0" w:footer="2115" w:gutter="0"/>
          <w:cols w:space="720"/>
        </w:sectPr>
      </w:pPr>
    </w:p>
    <w:p w14:paraId="00DC2379" w14:textId="77777777" w:rsidR="00350CFB" w:rsidRDefault="00283FFF">
      <w:pPr>
        <w:pStyle w:val="a3"/>
        <w:spacing w:before="72" w:line="396" w:lineRule="auto"/>
        <w:ind w:left="282" w:right="560"/>
        <w:jc w:val="both"/>
      </w:pPr>
      <w:r>
        <w:t>of</w:t>
      </w:r>
      <w:r>
        <w:rPr>
          <w:spacing w:val="-11"/>
        </w:rPr>
        <w:t xml:space="preserve"> </w:t>
      </w:r>
      <w:r>
        <w:t>fees</w:t>
      </w:r>
      <w:r>
        <w:rPr>
          <w:spacing w:val="-11"/>
        </w:rPr>
        <w:t xml:space="preserve"> </w:t>
      </w:r>
      <w:r>
        <w:t>and</w:t>
      </w:r>
      <w:r>
        <w:rPr>
          <w:spacing w:val="-11"/>
        </w:rPr>
        <w:t xml:space="preserve"> </w:t>
      </w:r>
      <w:r>
        <w:t>inventory</w:t>
      </w:r>
      <w:r>
        <w:rPr>
          <w:spacing w:val="-11"/>
        </w:rPr>
        <w:t xml:space="preserve"> </w:t>
      </w:r>
      <w:r>
        <w:t>risk.</w:t>
      </w:r>
      <w:r>
        <w:rPr>
          <w:spacing w:val="11"/>
        </w:rPr>
        <w:t xml:space="preserve"> </w:t>
      </w:r>
      <w:r>
        <w:t>On</w:t>
      </w:r>
      <w:r>
        <w:rPr>
          <w:spacing w:val="-11"/>
        </w:rPr>
        <w:t xml:space="preserve"> </w:t>
      </w:r>
      <w:r>
        <w:t>allowance</w:t>
      </w:r>
      <w:r>
        <w:rPr>
          <w:spacing w:val="-11"/>
        </w:rPr>
        <w:t xml:space="preserve"> </w:t>
      </w:r>
      <w:r>
        <w:t>graphs,</w:t>
      </w:r>
      <w:r>
        <w:rPr>
          <w:spacing w:val="-10"/>
        </w:rPr>
        <w:t xml:space="preserve"> </w:t>
      </w:r>
      <w:r>
        <w:t>the</w:t>
      </w:r>
      <w:r>
        <w:rPr>
          <w:spacing w:val="-11"/>
        </w:rPr>
        <w:t xml:space="preserve"> </w:t>
      </w:r>
      <w:r>
        <w:t>attack</w:t>
      </w:r>
      <w:r>
        <w:rPr>
          <w:spacing w:val="-11"/>
        </w:rPr>
        <w:t xml:space="preserve"> </w:t>
      </w:r>
      <w:r>
        <w:t>surface</w:t>
      </w:r>
      <w:r>
        <w:rPr>
          <w:spacing w:val="-11"/>
        </w:rPr>
        <w:t xml:space="preserve"> </w:t>
      </w:r>
      <w:r>
        <w:t>differs</w:t>
      </w:r>
      <w:r>
        <w:rPr>
          <w:spacing w:val="-12"/>
        </w:rPr>
        <w:t xml:space="preserve"> </w:t>
      </w:r>
      <w:r>
        <w:t>because</w:t>
      </w:r>
      <w:r>
        <w:rPr>
          <w:spacing w:val="-11"/>
        </w:rPr>
        <w:t xml:space="preserve"> </w:t>
      </w:r>
      <w:r>
        <w:t>edges</w:t>
      </w:r>
      <w:r>
        <w:rPr>
          <w:spacing w:val="-11"/>
        </w:rPr>
        <w:t xml:space="preserve"> </w:t>
      </w:r>
      <w:r>
        <w:t>represent authorization rather than completed transfers.</w:t>
      </w:r>
      <w:r>
        <w:rPr>
          <w:spacing w:val="40"/>
        </w:rPr>
        <w:t xml:space="preserve"> </w:t>
      </w:r>
      <w:r>
        <w:t xml:space="preserve">This section formalizes a minimal cost model for </w:t>
      </w:r>
      <w:bookmarkStart w:id="362" w:name="Attack_setup"/>
      <w:bookmarkEnd w:id="362"/>
      <w:r>
        <w:t>inflating EndorseRank via fabricated allowances.</w:t>
      </w:r>
    </w:p>
    <w:p w14:paraId="00DC237A" w14:textId="77777777" w:rsidR="00350CFB" w:rsidRDefault="00350CFB">
      <w:pPr>
        <w:pStyle w:val="a3"/>
        <w:spacing w:before="8"/>
      </w:pPr>
    </w:p>
    <w:p w14:paraId="00DC237B" w14:textId="77777777" w:rsidR="00350CFB" w:rsidRDefault="00283FFF">
      <w:pPr>
        <w:pStyle w:val="3"/>
        <w:numPr>
          <w:ilvl w:val="2"/>
          <w:numId w:val="26"/>
        </w:numPr>
        <w:tabs>
          <w:tab w:val="left" w:pos="879"/>
        </w:tabs>
        <w:spacing w:before="1"/>
        <w:ind w:left="879" w:hanging="597"/>
        <w:jc w:val="both"/>
      </w:pPr>
      <w:r>
        <w:t>Attack</w:t>
      </w:r>
      <w:r>
        <w:rPr>
          <w:spacing w:val="-13"/>
        </w:rPr>
        <w:t xml:space="preserve"> </w:t>
      </w:r>
      <w:r>
        <w:rPr>
          <w:spacing w:val="-2"/>
        </w:rPr>
        <w:t>setup</w:t>
      </w:r>
    </w:p>
    <w:p w14:paraId="00DC237C" w14:textId="77777777" w:rsidR="00350CFB" w:rsidRDefault="00283FFF">
      <w:pPr>
        <w:pStyle w:val="a3"/>
        <w:spacing w:before="181" w:line="456" w:lineRule="exact"/>
        <w:ind w:left="282" w:right="564"/>
        <w:jc w:val="both"/>
      </w:pPr>
      <w:r>
        <w:rPr>
          <w:w w:val="105"/>
        </w:rPr>
        <w:t xml:space="preserve">Let </w:t>
      </w:r>
      <w:r>
        <w:rPr>
          <w:rFonts w:ascii="Arial Unicode MS" w:hAnsi="Arial Unicode MS"/>
          <w:w w:val="105"/>
        </w:rPr>
        <w:t>A</w:t>
      </w:r>
      <w:r>
        <w:rPr>
          <w:rFonts w:ascii="Arial Unicode MS" w:hAnsi="Arial Unicode MS"/>
          <w:spacing w:val="-3"/>
          <w:w w:val="105"/>
        </w:rPr>
        <w:t xml:space="preserve"> </w:t>
      </w:r>
      <w:r>
        <w:rPr>
          <w:w w:val="105"/>
        </w:rPr>
        <w:t xml:space="preserve">be the set of addresses controlled by an attacker and </w:t>
      </w:r>
      <w:r>
        <w:rPr>
          <w:rFonts w:ascii="Arial Unicode MS" w:hAnsi="Arial Unicode MS"/>
          <w:w w:val="105"/>
        </w:rPr>
        <w:t>H</w:t>
      </w:r>
      <w:r>
        <w:rPr>
          <w:rFonts w:ascii="Arial Unicode MS" w:hAnsi="Arial Unicode MS"/>
          <w:spacing w:val="-1"/>
          <w:w w:val="105"/>
        </w:rPr>
        <w:t xml:space="preserve"> </w:t>
      </w:r>
      <w:r>
        <w:rPr>
          <w:w w:val="105"/>
        </w:rPr>
        <w:t>the set of honest wallets in the endorsement</w:t>
      </w:r>
      <w:r>
        <w:rPr>
          <w:spacing w:val="-16"/>
          <w:w w:val="105"/>
        </w:rPr>
        <w:t xml:space="preserve"> </w:t>
      </w:r>
      <w:r>
        <w:rPr>
          <w:w w:val="105"/>
        </w:rPr>
        <w:t>graph</w:t>
      </w:r>
      <w:r>
        <w:rPr>
          <w:spacing w:val="-2"/>
          <w:w w:val="105"/>
        </w:rPr>
        <w:t xml:space="preserve"> </w:t>
      </w:r>
      <w:r>
        <w:rPr>
          <w:i/>
          <w:w w:val="105"/>
        </w:rPr>
        <w:t>G</w:t>
      </w:r>
      <w:r>
        <w:rPr>
          <w:w w:val="105"/>
          <w:vertAlign w:val="subscript"/>
        </w:rPr>
        <w:t>approve</w:t>
      </w:r>
      <w:r>
        <w:rPr>
          <w:spacing w:val="40"/>
          <w:w w:val="105"/>
        </w:rPr>
        <w:t xml:space="preserve"> </w:t>
      </w:r>
      <w:r>
        <w:rPr>
          <w:w w:val="105"/>
        </w:rPr>
        <w:t>=</w:t>
      </w:r>
      <w:r>
        <w:rPr>
          <w:spacing w:val="40"/>
          <w:w w:val="105"/>
        </w:rPr>
        <w:t xml:space="preserve"> </w:t>
      </w:r>
      <w:r>
        <w:rPr>
          <w:w w:val="105"/>
        </w:rPr>
        <w:t>(</w:t>
      </w:r>
      <w:r>
        <w:rPr>
          <w:i/>
          <w:w w:val="105"/>
        </w:rPr>
        <w:t>V,</w:t>
      </w:r>
      <w:r>
        <w:rPr>
          <w:i/>
          <w:spacing w:val="-16"/>
          <w:w w:val="105"/>
        </w:rPr>
        <w:t xml:space="preserve"> </w:t>
      </w:r>
      <w:r>
        <w:rPr>
          <w:i/>
          <w:w w:val="105"/>
        </w:rPr>
        <w:t>E,</w:t>
      </w:r>
      <w:r>
        <w:rPr>
          <w:i/>
          <w:spacing w:val="-16"/>
          <w:w w:val="105"/>
        </w:rPr>
        <w:t xml:space="preserve"> </w:t>
      </w:r>
      <w:r>
        <w:rPr>
          <w:i/>
          <w:w w:val="105"/>
        </w:rPr>
        <w:t>w</w:t>
      </w:r>
      <w:r>
        <w:rPr>
          <w:w w:val="105"/>
        </w:rPr>
        <w:t>).</w:t>
      </w:r>
      <w:r>
        <w:rPr>
          <w:spacing w:val="40"/>
          <w:w w:val="105"/>
        </w:rPr>
        <w:t xml:space="preserve"> </w:t>
      </w:r>
      <w:r>
        <w:rPr>
          <w:w w:val="105"/>
        </w:rPr>
        <w:t>An edge (</w:t>
      </w:r>
      <w:r>
        <w:rPr>
          <w:i/>
          <w:w w:val="105"/>
        </w:rPr>
        <w:t>u,</w:t>
      </w:r>
      <w:r>
        <w:rPr>
          <w:i/>
          <w:spacing w:val="-16"/>
          <w:w w:val="105"/>
        </w:rPr>
        <w:t xml:space="preserve"> </w:t>
      </w:r>
      <w:r>
        <w:rPr>
          <w:i/>
          <w:w w:val="105"/>
        </w:rPr>
        <w:t>v</w:t>
      </w:r>
      <w:r>
        <w:rPr>
          <w:w w:val="105"/>
        </w:rPr>
        <w:t xml:space="preserve">) with weight </w:t>
      </w:r>
      <w:r>
        <w:rPr>
          <w:i/>
          <w:w w:val="105"/>
        </w:rPr>
        <w:t>w</w:t>
      </w:r>
      <w:r>
        <w:rPr>
          <w:rFonts w:ascii="Menlo" w:hAnsi="Menlo"/>
          <w:i/>
          <w:w w:val="105"/>
          <w:vertAlign w:val="subscript"/>
        </w:rPr>
        <w:t>uv</w:t>
      </w:r>
      <w:r>
        <w:rPr>
          <w:rFonts w:ascii="Menlo" w:hAnsi="Menlo"/>
          <w:i/>
          <w:spacing w:val="-32"/>
          <w:w w:val="105"/>
        </w:rPr>
        <w:t xml:space="preserve"> </w:t>
      </w:r>
      <w:r>
        <w:rPr>
          <w:i/>
          <w:w w:val="105"/>
        </w:rPr>
        <w:t>&gt;</w:t>
      </w:r>
      <w:r>
        <w:rPr>
          <w:i/>
          <w:spacing w:val="40"/>
          <w:w w:val="105"/>
        </w:rPr>
        <w:t xml:space="preserve"> </w:t>
      </w:r>
      <w:r>
        <w:rPr>
          <w:w w:val="105"/>
        </w:rPr>
        <w:t xml:space="preserve">0 denotes that </w:t>
      </w:r>
      <w:r>
        <w:rPr>
          <w:i/>
          <w:w w:val="105"/>
        </w:rPr>
        <w:t xml:space="preserve">u </w:t>
      </w:r>
      <w:r>
        <w:t>currently</w:t>
      </w:r>
      <w:r>
        <w:rPr>
          <w:spacing w:val="-8"/>
        </w:rPr>
        <w:t xml:space="preserve"> </w:t>
      </w:r>
      <w:r>
        <w:t>authorizes</w:t>
      </w:r>
      <w:r>
        <w:rPr>
          <w:spacing w:val="-7"/>
        </w:rPr>
        <w:t xml:space="preserve"> </w:t>
      </w:r>
      <w:r>
        <w:rPr>
          <w:i/>
        </w:rPr>
        <w:t xml:space="preserve">v </w:t>
      </w:r>
      <w:r>
        <w:t>to</w:t>
      </w:r>
      <w:r>
        <w:rPr>
          <w:spacing w:val="-8"/>
        </w:rPr>
        <w:t xml:space="preserve"> </w:t>
      </w:r>
      <w:r>
        <w:t>spend</w:t>
      </w:r>
      <w:r>
        <w:rPr>
          <w:spacing w:val="-8"/>
        </w:rPr>
        <w:t xml:space="preserve"> </w:t>
      </w:r>
      <w:r>
        <w:t>decimal-adjusted</w:t>
      </w:r>
      <w:r>
        <w:rPr>
          <w:spacing w:val="-8"/>
        </w:rPr>
        <w:t xml:space="preserve"> </w:t>
      </w:r>
      <w:r>
        <w:t>token</w:t>
      </w:r>
      <w:r>
        <w:rPr>
          <w:spacing w:val="-8"/>
        </w:rPr>
        <w:t xml:space="preserve"> </w:t>
      </w:r>
      <w:r>
        <w:t>units</w:t>
      </w:r>
      <w:r>
        <w:rPr>
          <w:spacing w:val="-8"/>
        </w:rPr>
        <w:t xml:space="preserve"> </w:t>
      </w:r>
      <w:r>
        <w:t>totaling</w:t>
      </w:r>
      <w:r>
        <w:rPr>
          <w:spacing w:val="-7"/>
        </w:rPr>
        <w:t xml:space="preserve"> </w:t>
      </w:r>
      <w:r>
        <w:rPr>
          <w:i/>
        </w:rPr>
        <w:t>w</w:t>
      </w:r>
      <w:r>
        <w:rPr>
          <w:rFonts w:ascii="Menlo" w:hAnsi="Menlo"/>
          <w:i/>
          <w:vertAlign w:val="subscript"/>
        </w:rPr>
        <w:t>uv</w:t>
      </w:r>
      <w:r>
        <w:t>. EndorseRank</w:t>
      </w:r>
      <w:r>
        <w:rPr>
          <w:spacing w:val="-8"/>
        </w:rPr>
        <w:t xml:space="preserve"> </w:t>
      </w:r>
      <w:r>
        <w:t xml:space="preserve">computes </w:t>
      </w:r>
      <w:r>
        <w:rPr>
          <w:w w:val="105"/>
        </w:rPr>
        <w:t>the</w:t>
      </w:r>
      <w:r>
        <w:rPr>
          <w:spacing w:val="-11"/>
          <w:w w:val="105"/>
        </w:rPr>
        <w:t xml:space="preserve"> </w:t>
      </w:r>
      <w:r>
        <w:rPr>
          <w:w w:val="105"/>
        </w:rPr>
        <w:t>PageRank</w:t>
      </w:r>
      <w:r>
        <w:rPr>
          <w:spacing w:val="-9"/>
          <w:w w:val="105"/>
        </w:rPr>
        <w:t xml:space="preserve"> </w:t>
      </w:r>
      <w:r>
        <w:rPr>
          <w:w w:val="105"/>
        </w:rPr>
        <w:t>vector</w:t>
      </w:r>
      <w:r>
        <w:rPr>
          <w:spacing w:val="-9"/>
          <w:w w:val="105"/>
        </w:rPr>
        <w:t xml:space="preserve"> </w:t>
      </w:r>
      <w:r>
        <w:rPr>
          <w:b/>
          <w:w w:val="105"/>
        </w:rPr>
        <w:t>r</w:t>
      </w:r>
      <w:r>
        <w:rPr>
          <w:b/>
          <w:spacing w:val="-9"/>
          <w:w w:val="105"/>
        </w:rPr>
        <w:t xml:space="preserve"> </w:t>
      </w:r>
      <w:r>
        <w:rPr>
          <w:w w:val="105"/>
        </w:rPr>
        <w:t>on</w:t>
      </w:r>
      <w:r>
        <w:rPr>
          <w:spacing w:val="-9"/>
          <w:w w:val="105"/>
        </w:rPr>
        <w:t xml:space="preserve"> </w:t>
      </w:r>
      <w:r>
        <w:rPr>
          <w:i/>
          <w:w w:val="105"/>
        </w:rPr>
        <w:t>G</w:t>
      </w:r>
      <w:r>
        <w:rPr>
          <w:w w:val="105"/>
          <w:vertAlign w:val="subscript"/>
        </w:rPr>
        <w:t>approve</w:t>
      </w:r>
      <w:r>
        <w:rPr>
          <w:w w:val="105"/>
        </w:rPr>
        <w:t xml:space="preserve"> with</w:t>
      </w:r>
      <w:r>
        <w:rPr>
          <w:spacing w:val="-9"/>
          <w:w w:val="105"/>
        </w:rPr>
        <w:t xml:space="preserve"> </w:t>
      </w:r>
      <w:r>
        <w:rPr>
          <w:w w:val="105"/>
        </w:rPr>
        <w:t>damping</w:t>
      </w:r>
      <w:r>
        <w:rPr>
          <w:spacing w:val="-9"/>
          <w:w w:val="105"/>
        </w:rPr>
        <w:t xml:space="preserve"> </w:t>
      </w:r>
      <w:r>
        <w:rPr>
          <w:i/>
          <w:w w:val="105"/>
        </w:rPr>
        <w:t>d</w:t>
      </w:r>
      <w:r>
        <w:rPr>
          <w:i/>
          <w:spacing w:val="-2"/>
          <w:w w:val="105"/>
        </w:rPr>
        <w:t xml:space="preserve"> </w:t>
      </w:r>
      <w:r>
        <w:rPr>
          <w:rFonts w:ascii="Arial Unicode MS" w:hAnsi="Arial Unicode MS"/>
          <w:w w:val="105"/>
        </w:rPr>
        <w:t>∈</w:t>
      </w:r>
      <w:r>
        <w:rPr>
          <w:rFonts w:ascii="Arial Unicode MS" w:hAnsi="Arial Unicode MS"/>
          <w:spacing w:val="-9"/>
          <w:w w:val="105"/>
        </w:rPr>
        <w:t xml:space="preserve"> </w:t>
      </w:r>
      <w:r>
        <w:rPr>
          <w:w w:val="105"/>
        </w:rPr>
        <w:t>(0</w:t>
      </w:r>
      <w:r>
        <w:rPr>
          <w:i/>
          <w:w w:val="105"/>
        </w:rPr>
        <w:t>,</w:t>
      </w:r>
      <w:r>
        <w:rPr>
          <w:i/>
          <w:spacing w:val="-23"/>
          <w:w w:val="105"/>
        </w:rPr>
        <w:t xml:space="preserve"> </w:t>
      </w:r>
      <w:r>
        <w:rPr>
          <w:w w:val="105"/>
        </w:rPr>
        <w:t>1)</w:t>
      </w:r>
      <w:r>
        <w:rPr>
          <w:spacing w:val="-8"/>
          <w:w w:val="105"/>
        </w:rPr>
        <w:t xml:space="preserve"> </w:t>
      </w:r>
      <w:hyperlink w:anchor="_bookmark173" w:history="1">
        <w:r>
          <w:rPr>
            <w:w w:val="105"/>
            <w:vertAlign w:val="superscript"/>
          </w:rPr>
          <w:t>[40]</w:t>
        </w:r>
      </w:hyperlink>
      <w:r>
        <w:rPr>
          <w:w w:val="105"/>
          <w:vertAlign w:val="superscript"/>
        </w:rPr>
        <w:t>,</w:t>
      </w:r>
      <w:hyperlink w:anchor="_bookmark182" w:history="1">
        <w:r>
          <w:rPr>
            <w:w w:val="105"/>
            <w:vertAlign w:val="superscript"/>
          </w:rPr>
          <w:t>[49]</w:t>
        </w:r>
      </w:hyperlink>
      <w:r>
        <w:rPr>
          <w:w w:val="105"/>
        </w:rPr>
        <w:t>:</w:t>
      </w:r>
    </w:p>
    <w:p w14:paraId="00DC237D" w14:textId="77777777" w:rsidR="00350CFB" w:rsidRDefault="00350CFB">
      <w:pPr>
        <w:pStyle w:val="a3"/>
        <w:spacing w:before="4"/>
      </w:pPr>
    </w:p>
    <w:p w14:paraId="00DC237E" w14:textId="77777777" w:rsidR="00350CFB" w:rsidRDefault="00283FFF">
      <w:pPr>
        <w:tabs>
          <w:tab w:val="left" w:pos="9196"/>
        </w:tabs>
        <w:spacing w:before="1" w:line="424" w:lineRule="exact"/>
        <w:ind w:left="3928"/>
        <w:rPr>
          <w:sz w:val="24"/>
        </w:rPr>
      </w:pPr>
      <w:r>
        <w:rPr>
          <w:noProof/>
          <w:sz w:val="24"/>
        </w:rPr>
        <mc:AlternateContent>
          <mc:Choice Requires="wps">
            <w:drawing>
              <wp:anchor distT="0" distB="0" distL="0" distR="0" simplePos="0" relativeHeight="15788032" behindDoc="0" locked="0" layoutInCell="1" allowOverlap="1" wp14:anchorId="00DC27D6" wp14:editId="00DC27D7">
                <wp:simplePos x="0" y="0"/>
                <wp:positionH relativeFrom="page">
                  <wp:posOffset>3966248</wp:posOffset>
                </wp:positionH>
                <wp:positionV relativeFrom="paragraph">
                  <wp:posOffset>257483</wp:posOffset>
                </wp:positionV>
                <wp:extent cx="337185" cy="1270"/>
                <wp:effectExtent l="0" t="0" r="0" b="0"/>
                <wp:wrapNone/>
                <wp:docPr id="853" name="Graphic 8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7185" cy="1270"/>
                        </a:xfrm>
                        <a:custGeom>
                          <a:avLst/>
                          <a:gdLst/>
                          <a:ahLst/>
                          <a:cxnLst/>
                          <a:rect l="l" t="t" r="r" b="b"/>
                          <a:pathLst>
                            <a:path w="337185">
                              <a:moveTo>
                                <a:pt x="0" y="0"/>
                              </a:moveTo>
                              <a:lnTo>
                                <a:pt x="337159"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8086DD" id="Graphic 853" o:spid="_x0000_s1026" style="position:absolute;margin-left:312.3pt;margin-top:20.25pt;width:26.55pt;height:.1pt;z-index:15788032;visibility:visible;mso-wrap-style:square;mso-wrap-distance-left:0;mso-wrap-distance-top:0;mso-wrap-distance-right:0;mso-wrap-distance-bottom:0;mso-position-horizontal:absolute;mso-position-horizontal-relative:page;mso-position-vertical:absolute;mso-position-vertical-relative:text;v-text-anchor:top" coordsize="3371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" path="m,l337159,e" filled="f" strokeweight=".16869mm">
                <v:path arrowok="t"/>
                <w10:wrap anchorx="page"/>
              </v:shape>
            </w:pict>
          </mc:Fallback>
        </mc:AlternateContent>
      </w:r>
      <w:r>
        <w:rPr>
          <w:b/>
          <w:w w:val="110"/>
          <w:sz w:val="24"/>
        </w:rPr>
        <w:t>r</w:t>
      </w:r>
      <w:r>
        <w:rPr>
          <w:b/>
          <w:spacing w:val="4"/>
          <w:w w:val="115"/>
          <w:sz w:val="24"/>
        </w:rPr>
        <w:t xml:space="preserve"> </w:t>
      </w:r>
      <w:r>
        <w:rPr>
          <w:w w:val="115"/>
          <w:sz w:val="24"/>
        </w:rPr>
        <w:t>=</w:t>
      </w:r>
      <w:r>
        <w:rPr>
          <w:spacing w:val="4"/>
          <w:w w:val="115"/>
          <w:sz w:val="24"/>
        </w:rPr>
        <w:t xml:space="preserve"> </w:t>
      </w:r>
      <w:r>
        <w:rPr>
          <w:i/>
          <w:w w:val="110"/>
          <w:sz w:val="24"/>
        </w:rPr>
        <w:t>d</w:t>
      </w:r>
      <w:r>
        <w:rPr>
          <w:i/>
          <w:spacing w:val="-22"/>
          <w:w w:val="110"/>
          <w:sz w:val="24"/>
        </w:rPr>
        <w:t xml:space="preserve"> </w:t>
      </w:r>
      <w:r>
        <w:rPr>
          <w:i/>
          <w:w w:val="110"/>
          <w:sz w:val="24"/>
        </w:rPr>
        <w:t>P</w:t>
      </w:r>
      <w:r>
        <w:rPr>
          <w:i/>
          <w:spacing w:val="-31"/>
          <w:w w:val="110"/>
          <w:sz w:val="24"/>
        </w:rPr>
        <w:t xml:space="preserve"> </w:t>
      </w:r>
      <w:r>
        <w:rPr>
          <w:rFonts w:ascii="Apple Symbols" w:hAnsi="Apple Symbols"/>
          <w:w w:val="115"/>
          <w:sz w:val="24"/>
          <w:vertAlign w:val="superscript"/>
        </w:rPr>
        <w:t>⊤</w:t>
      </w:r>
      <w:r>
        <w:rPr>
          <w:b/>
          <w:w w:val="115"/>
          <w:sz w:val="24"/>
        </w:rPr>
        <w:t>r</w:t>
      </w:r>
      <w:r>
        <w:rPr>
          <w:b/>
          <w:spacing w:val="-10"/>
          <w:w w:val="115"/>
          <w:sz w:val="24"/>
        </w:rPr>
        <w:t xml:space="preserve"> </w:t>
      </w:r>
      <w:r>
        <w:rPr>
          <w:w w:val="115"/>
          <w:sz w:val="24"/>
        </w:rPr>
        <w:t>+</w:t>
      </w:r>
      <w:r>
        <w:rPr>
          <w:spacing w:val="17"/>
          <w:w w:val="115"/>
          <w:sz w:val="24"/>
        </w:rPr>
        <w:t xml:space="preserve"> </w:t>
      </w:r>
      <w:r>
        <w:rPr>
          <w:w w:val="110"/>
          <w:position w:val="16"/>
          <w:sz w:val="24"/>
        </w:rPr>
        <w:t>1</w:t>
      </w:r>
      <w:r>
        <w:rPr>
          <w:spacing w:val="-7"/>
          <w:w w:val="110"/>
          <w:position w:val="16"/>
          <w:sz w:val="24"/>
        </w:rPr>
        <w:t xml:space="preserve"> </w:t>
      </w:r>
      <w:r>
        <w:rPr>
          <w:rFonts w:ascii="Arial Unicode MS" w:hAnsi="Arial Unicode MS"/>
          <w:w w:val="115"/>
          <w:position w:val="16"/>
          <w:sz w:val="24"/>
        </w:rPr>
        <w:t>−</w:t>
      </w:r>
      <w:r>
        <w:rPr>
          <w:rFonts w:ascii="Arial Unicode MS" w:hAnsi="Arial Unicode MS"/>
          <w:spacing w:val="-18"/>
          <w:w w:val="115"/>
          <w:position w:val="16"/>
          <w:sz w:val="24"/>
        </w:rPr>
        <w:t xml:space="preserve"> </w:t>
      </w:r>
      <w:r>
        <w:rPr>
          <w:i/>
          <w:w w:val="110"/>
          <w:position w:val="16"/>
          <w:sz w:val="24"/>
        </w:rPr>
        <w:t>d</w:t>
      </w:r>
      <w:r>
        <w:rPr>
          <w:i/>
          <w:spacing w:val="-40"/>
          <w:w w:val="110"/>
          <w:position w:val="16"/>
          <w:sz w:val="24"/>
        </w:rPr>
        <w:t xml:space="preserve"> </w:t>
      </w:r>
      <w:r>
        <w:rPr>
          <w:b/>
          <w:spacing w:val="-5"/>
          <w:w w:val="110"/>
          <w:sz w:val="24"/>
        </w:rPr>
        <w:t>1</w:t>
      </w:r>
      <w:r>
        <w:rPr>
          <w:i/>
          <w:spacing w:val="-5"/>
          <w:w w:val="110"/>
          <w:sz w:val="24"/>
        </w:rPr>
        <w:t>,</w:t>
      </w:r>
      <w:r>
        <w:rPr>
          <w:i/>
          <w:sz w:val="24"/>
        </w:rPr>
        <w:tab/>
      </w:r>
      <w:r>
        <w:rPr>
          <w:spacing w:val="-2"/>
          <w:w w:val="110"/>
          <w:sz w:val="24"/>
        </w:rPr>
        <w:t>(5.1)</w:t>
      </w:r>
    </w:p>
    <w:p w14:paraId="00DC237F" w14:textId="77777777" w:rsidR="00350CFB" w:rsidRDefault="00283FFF">
      <w:pPr>
        <w:spacing w:line="318" w:lineRule="exact"/>
        <w:ind w:left="833"/>
        <w:jc w:val="center"/>
        <w:rPr>
          <w:rFonts w:ascii="Arial Unicode MS"/>
          <w:sz w:val="24"/>
        </w:rPr>
      </w:pPr>
      <w:r>
        <w:rPr>
          <w:rFonts w:ascii="Arial Unicode MS"/>
          <w:spacing w:val="-2"/>
          <w:sz w:val="24"/>
        </w:rPr>
        <w:t>|</w:t>
      </w:r>
      <w:r>
        <w:rPr>
          <w:i/>
          <w:spacing w:val="-2"/>
          <w:sz w:val="24"/>
        </w:rPr>
        <w:t>V</w:t>
      </w:r>
      <w:r>
        <w:rPr>
          <w:i/>
          <w:spacing w:val="-12"/>
          <w:sz w:val="24"/>
        </w:rPr>
        <w:t xml:space="preserve"> </w:t>
      </w:r>
      <w:r>
        <w:rPr>
          <w:rFonts w:ascii="Arial Unicode MS"/>
          <w:spacing w:val="-10"/>
          <w:sz w:val="24"/>
        </w:rPr>
        <w:t>|</w:t>
      </w:r>
    </w:p>
    <w:p w14:paraId="00DC2380" w14:textId="77777777" w:rsidR="00350CFB" w:rsidRDefault="00283FFF">
      <w:pPr>
        <w:pStyle w:val="a3"/>
        <w:spacing w:before="332" w:line="396" w:lineRule="auto"/>
        <w:ind w:left="282" w:hanging="9"/>
      </w:pPr>
      <w:r>
        <w:t>where</w:t>
      </w:r>
      <w:r>
        <w:rPr>
          <w:spacing w:val="-8"/>
        </w:rPr>
        <w:t xml:space="preserve"> </w:t>
      </w:r>
      <w:r>
        <w:rPr>
          <w:i/>
        </w:rPr>
        <w:t>P</w:t>
      </w:r>
      <w:r>
        <w:rPr>
          <w:i/>
          <w:spacing w:val="22"/>
        </w:rPr>
        <w:t xml:space="preserve"> </w:t>
      </w:r>
      <w:r>
        <w:t>is</w:t>
      </w:r>
      <w:r>
        <w:rPr>
          <w:spacing w:val="-8"/>
        </w:rPr>
        <w:t xml:space="preserve"> </w:t>
      </w:r>
      <w:r>
        <w:t>the</w:t>
      </w:r>
      <w:r>
        <w:rPr>
          <w:spacing w:val="-8"/>
        </w:rPr>
        <w:t xml:space="preserve"> </w:t>
      </w:r>
      <w:r>
        <w:t>row-stochastic</w:t>
      </w:r>
      <w:r>
        <w:rPr>
          <w:spacing w:val="-8"/>
        </w:rPr>
        <w:t xml:space="preserve"> </w:t>
      </w:r>
      <w:r>
        <w:t>matrix</w:t>
      </w:r>
      <w:r>
        <w:rPr>
          <w:spacing w:val="-8"/>
        </w:rPr>
        <w:t xml:space="preserve"> </w:t>
      </w:r>
      <w:r>
        <w:t>obtained</w:t>
      </w:r>
      <w:r>
        <w:rPr>
          <w:spacing w:val="-8"/>
        </w:rPr>
        <w:t xml:space="preserve"> </w:t>
      </w:r>
      <w:r>
        <w:t>by</w:t>
      </w:r>
      <w:r>
        <w:rPr>
          <w:spacing w:val="-8"/>
        </w:rPr>
        <w:t xml:space="preserve"> </w:t>
      </w:r>
      <w:r>
        <w:t>normalizing</w:t>
      </w:r>
      <w:r>
        <w:rPr>
          <w:spacing w:val="-8"/>
        </w:rPr>
        <w:t xml:space="preserve"> </w:t>
      </w:r>
      <w:r>
        <w:t>outgoing</w:t>
      </w:r>
      <w:r>
        <w:rPr>
          <w:spacing w:val="-8"/>
        </w:rPr>
        <w:t xml:space="preserve"> </w:t>
      </w:r>
      <w:r>
        <w:t>allowance</w:t>
      </w:r>
      <w:r>
        <w:rPr>
          <w:spacing w:val="-8"/>
        </w:rPr>
        <w:t xml:space="preserve"> </w:t>
      </w:r>
      <w:r>
        <w:t>weights</w:t>
      </w:r>
      <w:r>
        <w:rPr>
          <w:spacing w:val="-8"/>
        </w:rPr>
        <w:t xml:space="preserve"> </w:t>
      </w:r>
      <w:r>
        <w:t>(with</w:t>
      </w:r>
      <w:r>
        <w:rPr>
          <w:spacing w:val="-8"/>
        </w:rPr>
        <w:t xml:space="preserve"> </w:t>
      </w:r>
      <w:r>
        <w:t>a standard handling of dangling nodes).</w:t>
      </w:r>
    </w:p>
    <w:p w14:paraId="00DC2381" w14:textId="77777777" w:rsidR="00350CFB" w:rsidRDefault="00283FFF">
      <w:pPr>
        <w:pStyle w:val="a3"/>
        <w:spacing w:line="354" w:lineRule="exact"/>
        <w:ind w:left="274"/>
      </w:pPr>
      <w:r>
        <w:t>The</w:t>
      </w:r>
      <w:r>
        <w:rPr>
          <w:spacing w:val="-5"/>
        </w:rPr>
        <w:t xml:space="preserve"> </w:t>
      </w:r>
      <w:r>
        <w:t>attacker</w:t>
      </w:r>
      <w:r>
        <w:rPr>
          <w:spacing w:val="-4"/>
        </w:rPr>
        <w:t xml:space="preserve"> </w:t>
      </w:r>
      <w:r>
        <w:t>seeks</w:t>
      </w:r>
      <w:r>
        <w:rPr>
          <w:spacing w:val="-4"/>
        </w:rPr>
        <w:t xml:space="preserve"> </w:t>
      </w:r>
      <w:r>
        <w:t>to</w:t>
      </w:r>
      <w:r>
        <w:rPr>
          <w:spacing w:val="-4"/>
        </w:rPr>
        <w:t xml:space="preserve"> </w:t>
      </w:r>
      <w:r>
        <w:t>maximize</w:t>
      </w:r>
      <w:r>
        <w:rPr>
          <w:spacing w:val="-4"/>
        </w:rPr>
        <w:t xml:space="preserve"> </w:t>
      </w:r>
      <w:r>
        <w:t>the</w:t>
      </w:r>
      <w:r>
        <w:rPr>
          <w:spacing w:val="-5"/>
        </w:rPr>
        <w:t xml:space="preserve"> </w:t>
      </w:r>
      <w:r>
        <w:t>mean</w:t>
      </w:r>
      <w:r>
        <w:rPr>
          <w:spacing w:val="-4"/>
        </w:rPr>
        <w:t xml:space="preserve"> </w:t>
      </w:r>
      <w:r>
        <w:t>EndorseRank</w:t>
      </w:r>
      <w:r>
        <w:rPr>
          <w:spacing w:val="-4"/>
        </w:rPr>
        <w:t xml:space="preserve"> </w:t>
      </w:r>
      <w:r>
        <w:t>of</w:t>
      </w:r>
      <w:r>
        <w:rPr>
          <w:spacing w:val="-4"/>
        </w:rPr>
        <w:t xml:space="preserve"> </w:t>
      </w:r>
      <w:r>
        <w:t>a</w:t>
      </w:r>
      <w:r>
        <w:rPr>
          <w:spacing w:val="-4"/>
        </w:rPr>
        <w:t xml:space="preserve"> </w:t>
      </w:r>
      <w:r>
        <w:t>target</w:t>
      </w:r>
      <w:r>
        <w:rPr>
          <w:spacing w:val="-4"/>
        </w:rPr>
        <w:t xml:space="preserve"> </w:t>
      </w:r>
      <w:r>
        <w:t>subset</w:t>
      </w:r>
      <w:r>
        <w:rPr>
          <w:spacing w:val="-5"/>
        </w:rPr>
        <w:t xml:space="preserve"> </w:t>
      </w:r>
      <w:r>
        <w:rPr>
          <w:i/>
        </w:rPr>
        <w:t>T</w:t>
      </w:r>
      <w:r>
        <w:rPr>
          <w:i/>
          <w:spacing w:val="34"/>
        </w:rPr>
        <w:t xml:space="preserve"> </w:t>
      </w:r>
      <w:r>
        <w:rPr>
          <w:rFonts w:ascii="Arial Unicode MS" w:hAnsi="Arial Unicode MS"/>
        </w:rPr>
        <w:t>⊆</w:t>
      </w:r>
      <w:r>
        <w:rPr>
          <w:rFonts w:ascii="Arial Unicode MS" w:hAnsi="Arial Unicode MS"/>
          <w:spacing w:val="-4"/>
        </w:rPr>
        <w:t xml:space="preserve"> </w:t>
      </w:r>
      <w:r>
        <w:rPr>
          <w:rFonts w:ascii="Arial Unicode MS" w:hAnsi="Arial Unicode MS"/>
          <w:spacing w:val="-5"/>
        </w:rPr>
        <w:t>A</w:t>
      </w:r>
      <w:r>
        <w:rPr>
          <w:spacing w:val="-5"/>
        </w:rPr>
        <w:t>,</w:t>
      </w:r>
    </w:p>
    <w:p w14:paraId="00DC2382" w14:textId="77777777" w:rsidR="00350CFB" w:rsidRDefault="00283FFF">
      <w:pPr>
        <w:tabs>
          <w:tab w:val="left" w:pos="9196"/>
        </w:tabs>
        <w:spacing w:before="267"/>
        <w:ind w:left="4044"/>
        <w:rPr>
          <w:sz w:val="24"/>
        </w:rPr>
      </w:pPr>
      <w:r>
        <w:rPr>
          <w:noProof/>
          <w:sz w:val="24"/>
        </w:rPr>
        <mc:AlternateContent>
          <mc:Choice Requires="wps">
            <w:drawing>
              <wp:anchor distT="0" distB="0" distL="0" distR="0" simplePos="0" relativeHeight="484060672" behindDoc="1" locked="0" layoutInCell="1" allowOverlap="1" wp14:anchorId="00DC27D8" wp14:editId="00DC27D9">
                <wp:simplePos x="0" y="0"/>
                <wp:positionH relativeFrom="page">
                  <wp:posOffset>3733165</wp:posOffset>
                </wp:positionH>
                <wp:positionV relativeFrom="paragraph">
                  <wp:posOffset>444700</wp:posOffset>
                </wp:positionV>
                <wp:extent cx="192405" cy="155575"/>
                <wp:effectExtent l="0" t="0" r="0" b="0"/>
                <wp:wrapNone/>
                <wp:docPr id="854" name="Textbox 8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2405" cy="155575"/>
                        </a:xfrm>
                        <a:prstGeom prst="rect">
                          <a:avLst/>
                        </a:prstGeom>
                      </wps:spPr>
                      <wps:txbx>
                        <w:txbxContent>
                          <w:p w14:paraId="00DC2895" w14:textId="77777777" w:rsidR="00350CFB" w:rsidRDefault="00283FFF">
                            <w:pPr>
                              <w:spacing w:line="244" w:lineRule="exact"/>
                              <w:rPr>
                                <w:rFonts w:ascii="Arial Unicode MS"/>
                                <w:sz w:val="24"/>
                              </w:rPr>
                            </w:pPr>
                            <w:r>
                              <w:rPr>
                                <w:rFonts w:ascii="Arial Unicode MS"/>
                                <w:sz w:val="24"/>
                              </w:rPr>
                              <w:t>|</w:t>
                            </w:r>
                            <w:r>
                              <w:rPr>
                                <w:i/>
                                <w:sz w:val="24"/>
                              </w:rPr>
                              <w:t>T</w:t>
                            </w:r>
                            <w:r>
                              <w:rPr>
                                <w:i/>
                                <w:spacing w:val="-22"/>
                                <w:sz w:val="24"/>
                              </w:rPr>
                              <w:t xml:space="preserve"> </w:t>
                            </w:r>
                            <w:r>
                              <w:rPr>
                                <w:rFonts w:ascii="Arial Unicode MS"/>
                                <w:spacing w:val="-10"/>
                                <w:sz w:val="24"/>
                              </w:rPr>
                              <w:t>|</w:t>
                            </w:r>
                          </w:p>
                        </w:txbxContent>
                      </wps:txbx>
                      <wps:bodyPr wrap="square" lIns="0" tIns="0" rIns="0" bIns="0" rtlCol="0">
                        <a:noAutofit/>
                      </wps:bodyPr>
                    </wps:wsp>
                  </a:graphicData>
                </a:graphic>
              </wp:anchor>
            </w:drawing>
          </mc:Choice>
          <mc:Fallback>
            <w:pict>
              <v:shape w14:anchorId="00DC27D8" id="Textbox 854" o:spid="_x0000_s1445" type="#_x0000_t202" style="position:absolute;left:0;text-align:left;margin-left:293.95pt;margin-top:35pt;width:15.15pt;height:12.25pt;z-index:-19255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" filled="f" stroked="f">
                <v:textbox inset="0,0,0,0">
                  <w:txbxContent>
                    <w:p w14:paraId="00DC2895" w14:textId="77777777" w:rsidR="00350CFB" w:rsidRDefault="00283FFF">
                      <w:pPr>
                        <w:spacing w:line="244" w:lineRule="exact"/>
                        <w:rPr>
                          <w:rFonts w:ascii="Arial Unicode MS"/>
                          <w:sz w:val="24"/>
                        </w:rPr>
                      </w:pPr>
                      <w:r>
                        <w:rPr>
                          <w:rFonts w:ascii="Arial Unicode MS"/>
                          <w:sz w:val="24"/>
                        </w:rPr>
                        <w:t>|</w:t>
                      </w:r>
                      <w:r>
                        <w:rPr>
                          <w:i/>
                          <w:sz w:val="24"/>
                        </w:rPr>
                        <w:t>T</w:t>
                      </w:r>
                      <w:r>
                        <w:rPr>
                          <w:i/>
                          <w:spacing w:val="-22"/>
                          <w:sz w:val="24"/>
                        </w:rPr>
                        <w:t xml:space="preserve"> </w:t>
                      </w:r>
                      <w:r>
                        <w:rPr>
                          <w:rFonts w:ascii="Arial Unicode MS"/>
                          <w:spacing w:val="-10"/>
                          <w:sz w:val="24"/>
                        </w:rPr>
                        <w:t>|</w:t>
                      </w:r>
                    </w:p>
                  </w:txbxContent>
                </v:textbox>
                <w10:wrap anchorx="page"/>
              </v:shape>
            </w:pict>
          </mc:Fallback>
        </mc:AlternateContent>
      </w:r>
      <w:r>
        <w:rPr>
          <w:noProof/>
          <w:sz w:val="24"/>
        </w:rPr>
        <mc:AlternateContent>
          <mc:Choice Requires="wps">
            <w:drawing>
              <wp:anchor distT="0" distB="0" distL="0" distR="0" simplePos="0" relativeHeight="484061184" behindDoc="1" locked="0" layoutInCell="1" allowOverlap="1" wp14:anchorId="00DC27DA" wp14:editId="00DC27DB">
                <wp:simplePos x="0" y="0"/>
                <wp:positionH relativeFrom="page">
                  <wp:posOffset>4277398</wp:posOffset>
                </wp:positionH>
                <wp:positionV relativeFrom="paragraph">
                  <wp:posOffset>404629</wp:posOffset>
                </wp:positionV>
                <wp:extent cx="36830" cy="101600"/>
                <wp:effectExtent l="0" t="0" r="0" b="0"/>
                <wp:wrapNone/>
                <wp:docPr id="855" name="Textbox 8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30" cy="101600"/>
                        </a:xfrm>
                        <a:prstGeom prst="rect">
                          <a:avLst/>
                        </a:prstGeom>
                      </wps:spPr>
                      <wps:txbx>
                        <w:txbxContent>
                          <w:p w14:paraId="00DC2896" w14:textId="77777777" w:rsidR="00350CFB" w:rsidRDefault="00283FFF">
                            <w:pPr>
                              <w:spacing w:line="157" w:lineRule="exact"/>
                              <w:rPr>
                                <w:rFonts w:ascii="Menlo"/>
                                <w:i/>
                                <w:sz w:val="16"/>
                              </w:rPr>
                            </w:pPr>
                            <w:r>
                              <w:rPr>
                                <w:rFonts w:ascii="Menlo"/>
                                <w:i/>
                                <w:spacing w:val="-10"/>
                                <w:w w:val="60"/>
                                <w:sz w:val="16"/>
                              </w:rPr>
                              <w:t>i</w:t>
                            </w:r>
                          </w:p>
                        </w:txbxContent>
                      </wps:txbx>
                      <wps:bodyPr wrap="square" lIns="0" tIns="0" rIns="0" bIns="0" rtlCol="0">
                        <a:noAutofit/>
                      </wps:bodyPr>
                    </wps:wsp>
                  </a:graphicData>
                </a:graphic>
              </wp:anchor>
            </w:drawing>
          </mc:Choice>
          <mc:Fallback>
            <w:pict>
              <v:shape w14:anchorId="00DC27DA" id="Textbox 855" o:spid="_x0000_s1446" type="#_x0000_t202" style="position:absolute;left:0;text-align:left;margin-left:336.8pt;margin-top:31.85pt;width:2.9pt;height:8pt;z-index:-19255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" filled="f" stroked="f">
                <v:textbox inset="0,0,0,0">
                  <w:txbxContent>
                    <w:p w14:paraId="00DC2896" w14:textId="77777777" w:rsidR="00350CFB" w:rsidRDefault="00283FFF">
                      <w:pPr>
                        <w:spacing w:line="157" w:lineRule="exact"/>
                        <w:rPr>
                          <w:rFonts w:ascii="Menlo"/>
                          <w:i/>
                          <w:sz w:val="16"/>
                        </w:rPr>
                      </w:pPr>
                      <w:r>
                        <w:rPr>
                          <w:rFonts w:ascii="Menlo"/>
                          <w:i/>
                          <w:spacing w:val="-10"/>
                          <w:w w:val="60"/>
                          <w:sz w:val="16"/>
                        </w:rPr>
                        <w:t>i</w:t>
                      </w:r>
                    </w:p>
                  </w:txbxContent>
                </v:textbox>
                <w10:wrap anchorx="page"/>
              </v:shape>
            </w:pict>
          </mc:Fallback>
        </mc:AlternateContent>
      </w:r>
      <w:r>
        <w:rPr>
          <w:i/>
          <w:w w:val="110"/>
          <w:sz w:val="24"/>
        </w:rPr>
        <w:t>J</w:t>
      </w:r>
      <w:r>
        <w:rPr>
          <w:w w:val="110"/>
          <w:sz w:val="24"/>
        </w:rPr>
        <w:t>(</w:t>
      </w:r>
      <w:r>
        <w:rPr>
          <w:i/>
          <w:w w:val="110"/>
          <w:sz w:val="24"/>
        </w:rPr>
        <w:t>T</w:t>
      </w:r>
      <w:r>
        <w:rPr>
          <w:i/>
          <w:spacing w:val="-32"/>
          <w:w w:val="110"/>
          <w:sz w:val="24"/>
        </w:rPr>
        <w:t xml:space="preserve"> </w:t>
      </w:r>
      <w:r>
        <w:rPr>
          <w:w w:val="110"/>
          <w:sz w:val="24"/>
        </w:rPr>
        <w:t>)</w:t>
      </w:r>
      <w:r>
        <w:rPr>
          <w:spacing w:val="-6"/>
          <w:w w:val="130"/>
          <w:sz w:val="24"/>
        </w:rPr>
        <w:t xml:space="preserve"> </w:t>
      </w:r>
      <w:r>
        <w:rPr>
          <w:w w:val="130"/>
          <w:sz w:val="24"/>
        </w:rPr>
        <w:t>=</w:t>
      </w:r>
      <w:r>
        <w:rPr>
          <w:spacing w:val="21"/>
          <w:w w:val="130"/>
          <w:sz w:val="24"/>
        </w:rPr>
        <w:t xml:space="preserve"> </w:t>
      </w:r>
      <w:r>
        <w:rPr>
          <w:spacing w:val="20"/>
          <w:w w:val="130"/>
          <w:position w:val="16"/>
          <w:sz w:val="24"/>
          <w:u w:val="single"/>
        </w:rPr>
        <w:t xml:space="preserve"> </w:t>
      </w:r>
      <w:r>
        <w:rPr>
          <w:w w:val="110"/>
          <w:position w:val="16"/>
          <w:sz w:val="24"/>
          <w:u w:val="single"/>
        </w:rPr>
        <w:t>1</w:t>
      </w:r>
      <w:r>
        <w:rPr>
          <w:spacing w:val="34"/>
          <w:w w:val="110"/>
          <w:position w:val="16"/>
          <w:sz w:val="24"/>
          <w:u w:val="single"/>
        </w:rPr>
        <w:t xml:space="preserve"> </w:t>
      </w:r>
      <w:r>
        <w:rPr>
          <w:spacing w:val="3"/>
          <w:w w:val="110"/>
          <w:position w:val="16"/>
          <w:sz w:val="24"/>
        </w:rPr>
        <w:t xml:space="preserve"> </w:t>
      </w:r>
      <w:r>
        <w:rPr>
          <w:w w:val="215"/>
          <w:position w:val="23"/>
          <w:sz w:val="24"/>
        </w:rPr>
        <w:t>L</w:t>
      </w:r>
      <w:r>
        <w:rPr>
          <w:spacing w:val="-87"/>
          <w:w w:val="215"/>
          <w:position w:val="23"/>
          <w:sz w:val="24"/>
        </w:rPr>
        <w:t xml:space="preserve"> </w:t>
      </w:r>
      <w:r>
        <w:rPr>
          <w:i/>
          <w:w w:val="110"/>
          <w:sz w:val="24"/>
        </w:rPr>
        <w:t>r</w:t>
      </w:r>
      <w:r>
        <w:rPr>
          <w:i/>
          <w:spacing w:val="7"/>
          <w:w w:val="110"/>
          <w:sz w:val="24"/>
        </w:rPr>
        <w:t xml:space="preserve"> </w:t>
      </w:r>
      <w:r>
        <w:rPr>
          <w:i/>
          <w:spacing w:val="-10"/>
          <w:w w:val="110"/>
          <w:sz w:val="24"/>
        </w:rPr>
        <w:t>,</w:t>
      </w:r>
      <w:r>
        <w:rPr>
          <w:i/>
          <w:sz w:val="24"/>
        </w:rPr>
        <w:tab/>
      </w:r>
      <w:r>
        <w:rPr>
          <w:spacing w:val="-2"/>
          <w:w w:val="110"/>
          <w:sz w:val="24"/>
        </w:rPr>
        <w:t>(5.2)</w:t>
      </w:r>
    </w:p>
    <w:p w14:paraId="00DC2383" w14:textId="77777777" w:rsidR="00350CFB" w:rsidRDefault="00283FFF">
      <w:pPr>
        <w:pStyle w:val="a3"/>
        <w:spacing w:before="9"/>
        <w:rPr>
          <w:sz w:val="6"/>
        </w:rPr>
      </w:pPr>
      <w:r>
        <w:rPr>
          <w:noProof/>
          <w:sz w:val="6"/>
        </w:rPr>
        <mc:AlternateContent>
          <mc:Choice Requires="wps">
            <w:drawing>
              <wp:anchor distT="0" distB="0" distL="0" distR="0" simplePos="0" relativeHeight="487646720" behindDoc="1" locked="0" layoutInCell="1" allowOverlap="1" wp14:anchorId="00DC27DC" wp14:editId="00DC27DD">
                <wp:simplePos x="0" y="0"/>
                <wp:positionH relativeFrom="page">
                  <wp:posOffset>3982504</wp:posOffset>
                </wp:positionH>
                <wp:positionV relativeFrom="paragraph">
                  <wp:posOffset>65000</wp:posOffset>
                </wp:positionV>
                <wp:extent cx="171450" cy="105410"/>
                <wp:effectExtent l="0" t="0" r="0" b="0"/>
                <wp:wrapTopAndBottom/>
                <wp:docPr id="856" name="Textbox 8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105410"/>
                        </a:xfrm>
                        <a:prstGeom prst="rect">
                          <a:avLst/>
                        </a:prstGeom>
                      </wps:spPr>
                      <wps:txbx>
                        <w:txbxContent>
                          <w:p w14:paraId="00DC2897" w14:textId="77777777" w:rsidR="00350CFB" w:rsidRDefault="00283FFF">
                            <w:pPr>
                              <w:spacing w:line="166" w:lineRule="exact"/>
                              <w:rPr>
                                <w:rFonts w:ascii="Menlo" w:hAnsi="Menlo"/>
                                <w:i/>
                                <w:sz w:val="16"/>
                              </w:rPr>
                            </w:pPr>
                            <w:r>
                              <w:rPr>
                                <w:rFonts w:ascii="Menlo" w:hAnsi="Menlo"/>
                                <w:i/>
                                <w:spacing w:val="-5"/>
                                <w:w w:val="90"/>
                                <w:sz w:val="16"/>
                              </w:rPr>
                              <w:t>i</w:t>
                            </w:r>
                            <w:r>
                              <w:rPr>
                                <w:rFonts w:ascii="Apple Symbols" w:hAnsi="Apple Symbols"/>
                                <w:spacing w:val="-5"/>
                                <w:w w:val="90"/>
                                <w:sz w:val="16"/>
                              </w:rPr>
                              <w:t>∈</w:t>
                            </w:r>
                            <w:r>
                              <w:rPr>
                                <w:rFonts w:ascii="Menlo" w:hAnsi="Menlo"/>
                                <w:i/>
                                <w:spacing w:val="-5"/>
                                <w:w w:val="90"/>
                                <w:sz w:val="16"/>
                              </w:rPr>
                              <w:t>T</w:t>
                            </w:r>
                          </w:p>
                        </w:txbxContent>
                      </wps:txbx>
                      <wps:bodyPr wrap="square" lIns="0" tIns="0" rIns="0" bIns="0" rtlCol="0">
                        <a:noAutofit/>
                      </wps:bodyPr>
                    </wps:wsp>
                  </a:graphicData>
                </a:graphic>
              </wp:anchor>
            </w:drawing>
          </mc:Choice>
          <mc:Fallback>
            <w:pict>
              <v:shape w14:anchorId="00DC27DC" id="Textbox 856" o:spid="_x0000_s1447" type="#_x0000_t202" style="position:absolute;margin-left:313.6pt;margin-top:5.1pt;width:13.5pt;height:8.3pt;z-index:-15669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" filled="f" stroked="f">
                <v:textbox inset="0,0,0,0">
                  <w:txbxContent>
                    <w:p w14:paraId="00DC2897" w14:textId="77777777" w:rsidR="00350CFB" w:rsidRDefault="00283FFF">
                      <w:pPr>
                        <w:spacing w:line="166" w:lineRule="exact"/>
                        <w:rPr>
                          <w:rFonts w:ascii="Menlo" w:hAnsi="Menlo"/>
                          <w:i/>
                          <w:sz w:val="16"/>
                        </w:rPr>
                      </w:pPr>
                      <w:r>
                        <w:rPr>
                          <w:rFonts w:ascii="Menlo" w:hAnsi="Menlo"/>
                          <w:i/>
                          <w:spacing w:val="-5"/>
                          <w:w w:val="90"/>
                          <w:sz w:val="16"/>
                        </w:rPr>
                        <w:t>i</w:t>
                      </w:r>
                      <w:r>
                        <w:rPr>
                          <w:rFonts w:ascii="Apple Symbols" w:hAnsi="Apple Symbols"/>
                          <w:spacing w:val="-5"/>
                          <w:w w:val="90"/>
                          <w:sz w:val="16"/>
                        </w:rPr>
                        <w:t>∈</w:t>
                      </w:r>
                      <w:r>
                        <w:rPr>
                          <w:rFonts w:ascii="Menlo" w:hAnsi="Menlo"/>
                          <w:i/>
                          <w:spacing w:val="-5"/>
                          <w:w w:val="90"/>
                          <w:sz w:val="16"/>
                        </w:rPr>
                        <w:t>T</w:t>
                      </w:r>
                    </w:p>
                  </w:txbxContent>
                </v:textbox>
                <w10:wrap type="topAndBottom" anchorx="page"/>
              </v:shape>
            </w:pict>
          </mc:Fallback>
        </mc:AlternateContent>
      </w:r>
    </w:p>
    <w:p w14:paraId="00DC2384" w14:textId="77777777" w:rsidR="00350CFB" w:rsidRDefault="00350CFB">
      <w:pPr>
        <w:pStyle w:val="a3"/>
        <w:spacing w:before="57"/>
      </w:pPr>
    </w:p>
    <w:p w14:paraId="00DC2385" w14:textId="77777777" w:rsidR="00350CFB" w:rsidRDefault="00283FFF">
      <w:pPr>
        <w:pStyle w:val="a3"/>
        <w:spacing w:before="1"/>
        <w:ind w:left="282"/>
      </w:pPr>
      <w:bookmarkStart w:id="363" w:name="Cost_components"/>
      <w:bookmarkEnd w:id="363"/>
      <w:r>
        <w:t>subject</w:t>
      </w:r>
      <w:r>
        <w:rPr>
          <w:spacing w:val="-6"/>
        </w:rPr>
        <w:t xml:space="preserve"> </w:t>
      </w:r>
      <w:r>
        <w:t>to</w:t>
      </w:r>
      <w:r>
        <w:rPr>
          <w:spacing w:val="-5"/>
        </w:rPr>
        <w:t xml:space="preserve"> </w:t>
      </w:r>
      <w:r>
        <w:t>a</w:t>
      </w:r>
      <w:r>
        <w:rPr>
          <w:spacing w:val="-6"/>
        </w:rPr>
        <w:t xml:space="preserve"> </w:t>
      </w:r>
      <w:r>
        <w:t>budget</w:t>
      </w:r>
      <w:r>
        <w:rPr>
          <w:spacing w:val="-5"/>
        </w:rPr>
        <w:t xml:space="preserve"> </w:t>
      </w:r>
      <w:r>
        <w:t>on</w:t>
      </w:r>
      <w:r>
        <w:rPr>
          <w:spacing w:val="-6"/>
        </w:rPr>
        <w:t xml:space="preserve"> </w:t>
      </w:r>
      <w:r>
        <w:t>attack</w:t>
      </w:r>
      <w:r>
        <w:rPr>
          <w:spacing w:val="-5"/>
        </w:rPr>
        <w:t xml:space="preserve"> </w:t>
      </w:r>
      <w:r>
        <w:t>cost</w:t>
      </w:r>
      <w:r>
        <w:rPr>
          <w:spacing w:val="-6"/>
        </w:rPr>
        <w:t xml:space="preserve"> </w:t>
      </w:r>
      <w:r>
        <w:t>defined</w:t>
      </w:r>
      <w:r>
        <w:rPr>
          <w:spacing w:val="-5"/>
        </w:rPr>
        <w:t xml:space="preserve"> </w:t>
      </w:r>
      <w:r>
        <w:rPr>
          <w:spacing w:val="-2"/>
        </w:rPr>
        <w:t>below.</w:t>
      </w:r>
    </w:p>
    <w:p w14:paraId="00DC2386" w14:textId="77777777" w:rsidR="00350CFB" w:rsidRDefault="00350CFB">
      <w:pPr>
        <w:pStyle w:val="a3"/>
        <w:spacing w:before="185"/>
      </w:pPr>
    </w:p>
    <w:p w14:paraId="00DC2387" w14:textId="77777777" w:rsidR="00350CFB" w:rsidRDefault="00283FFF">
      <w:pPr>
        <w:pStyle w:val="3"/>
        <w:numPr>
          <w:ilvl w:val="2"/>
          <w:numId w:val="26"/>
        </w:numPr>
        <w:tabs>
          <w:tab w:val="left" w:pos="879"/>
        </w:tabs>
        <w:ind w:left="879" w:hanging="597"/>
      </w:pPr>
      <w:r>
        <w:t>Cost</w:t>
      </w:r>
      <w:r>
        <w:rPr>
          <w:spacing w:val="-6"/>
        </w:rPr>
        <w:t xml:space="preserve"> </w:t>
      </w:r>
      <w:r>
        <w:rPr>
          <w:spacing w:val="-2"/>
        </w:rPr>
        <w:t>components</w:t>
      </w:r>
    </w:p>
    <w:p w14:paraId="00DC2388" w14:textId="77777777" w:rsidR="00350CFB" w:rsidRDefault="00350CFB">
      <w:pPr>
        <w:pStyle w:val="a3"/>
        <w:spacing w:before="47"/>
        <w:rPr>
          <w:b/>
        </w:rPr>
      </w:pPr>
    </w:p>
    <w:p w14:paraId="00DC2389" w14:textId="77777777" w:rsidR="00350CFB" w:rsidRDefault="00283FFF">
      <w:pPr>
        <w:pStyle w:val="a3"/>
        <w:ind w:left="282"/>
      </w:pPr>
      <w:r>
        <w:t>Fabricating</w:t>
      </w:r>
      <w:r>
        <w:rPr>
          <w:spacing w:val="-8"/>
        </w:rPr>
        <w:t xml:space="preserve"> </w:t>
      </w:r>
      <w:r>
        <w:t>an</w:t>
      </w:r>
      <w:r>
        <w:rPr>
          <w:spacing w:val="-3"/>
        </w:rPr>
        <w:t xml:space="preserve"> </w:t>
      </w:r>
      <w:r>
        <w:t>allowance</w:t>
      </w:r>
      <w:r>
        <w:rPr>
          <w:spacing w:val="-4"/>
        </w:rPr>
        <w:t xml:space="preserve"> </w:t>
      </w:r>
      <w:r>
        <w:t>edge</w:t>
      </w:r>
      <w:r>
        <w:rPr>
          <w:spacing w:val="-3"/>
        </w:rPr>
        <w:t xml:space="preserve"> </w:t>
      </w:r>
      <w:r>
        <w:t>(</w:t>
      </w:r>
      <w:r>
        <w:rPr>
          <w:i/>
        </w:rPr>
        <w:t>u,</w:t>
      </w:r>
      <w:r>
        <w:rPr>
          <w:i/>
          <w:spacing w:val="-21"/>
        </w:rPr>
        <w:t xml:space="preserve"> </w:t>
      </w:r>
      <w:r>
        <w:rPr>
          <w:i/>
        </w:rPr>
        <w:t>v</w:t>
      </w:r>
      <w:r>
        <w:t>)</w:t>
      </w:r>
      <w:r>
        <w:rPr>
          <w:spacing w:val="-3"/>
        </w:rPr>
        <w:t xml:space="preserve"> </w:t>
      </w:r>
      <w:r>
        <w:t>with</w:t>
      </w:r>
      <w:r>
        <w:rPr>
          <w:spacing w:val="-4"/>
        </w:rPr>
        <w:t xml:space="preserve"> </w:t>
      </w:r>
      <w:r>
        <w:t>weight</w:t>
      </w:r>
      <w:r>
        <w:rPr>
          <w:spacing w:val="-3"/>
        </w:rPr>
        <w:t xml:space="preserve"> </w:t>
      </w:r>
      <w:r>
        <w:rPr>
          <w:i/>
        </w:rPr>
        <w:t>w</w:t>
      </w:r>
      <w:r>
        <w:rPr>
          <w:rFonts w:ascii="Menlo"/>
          <w:i/>
          <w:vertAlign w:val="subscript"/>
        </w:rPr>
        <w:t>uv</w:t>
      </w:r>
      <w:r>
        <w:rPr>
          <w:rFonts w:ascii="Menlo"/>
          <w:i/>
          <w:spacing w:val="-69"/>
        </w:rPr>
        <w:t xml:space="preserve"> </w:t>
      </w:r>
      <w:r>
        <w:t>incurs</w:t>
      </w:r>
      <w:r>
        <w:rPr>
          <w:spacing w:val="-3"/>
        </w:rPr>
        <w:t xml:space="preserve"> </w:t>
      </w:r>
      <w:r>
        <w:t>at</w:t>
      </w:r>
      <w:r>
        <w:rPr>
          <w:spacing w:val="-3"/>
        </w:rPr>
        <w:t xml:space="preserve"> </w:t>
      </w:r>
      <w:r>
        <w:t>least</w:t>
      </w:r>
      <w:r>
        <w:rPr>
          <w:spacing w:val="-4"/>
        </w:rPr>
        <w:t xml:space="preserve"> </w:t>
      </w:r>
      <w:r>
        <w:t>three</w:t>
      </w:r>
      <w:r>
        <w:rPr>
          <w:spacing w:val="-3"/>
        </w:rPr>
        <w:t xml:space="preserve"> </w:t>
      </w:r>
      <w:r>
        <w:t>cost</w:t>
      </w:r>
      <w:r>
        <w:rPr>
          <w:spacing w:val="-3"/>
        </w:rPr>
        <w:t xml:space="preserve"> </w:t>
      </w:r>
      <w:r>
        <w:rPr>
          <w:spacing w:val="-2"/>
        </w:rPr>
        <w:t>components:</w:t>
      </w:r>
    </w:p>
    <w:p w14:paraId="00DC238A" w14:textId="77777777" w:rsidR="00350CFB" w:rsidRDefault="00350CFB">
      <w:pPr>
        <w:pStyle w:val="a3"/>
        <w:spacing w:before="19"/>
      </w:pPr>
    </w:p>
    <w:p w14:paraId="00DC238B" w14:textId="77777777" w:rsidR="00350CFB" w:rsidRDefault="00283FFF">
      <w:pPr>
        <w:pStyle w:val="a4"/>
        <w:numPr>
          <w:ilvl w:val="0"/>
          <w:numId w:val="9"/>
        </w:numPr>
        <w:tabs>
          <w:tab w:val="left" w:pos="847"/>
          <w:tab w:val="left" w:pos="856"/>
        </w:tabs>
        <w:spacing w:line="369" w:lineRule="auto"/>
        <w:ind w:right="564" w:hanging="311"/>
        <w:rPr>
          <w:sz w:val="24"/>
        </w:rPr>
      </w:pPr>
      <w:r>
        <w:rPr>
          <w:b/>
          <w:spacing w:val="-2"/>
          <w:sz w:val="24"/>
        </w:rPr>
        <w:t>Transaction</w:t>
      </w:r>
      <w:r>
        <w:rPr>
          <w:b/>
          <w:spacing w:val="-13"/>
          <w:sz w:val="24"/>
        </w:rPr>
        <w:t xml:space="preserve"> </w:t>
      </w:r>
      <w:r>
        <w:rPr>
          <w:b/>
          <w:spacing w:val="-2"/>
          <w:sz w:val="24"/>
        </w:rPr>
        <w:t>cost:</w:t>
      </w:r>
      <w:r>
        <w:rPr>
          <w:b/>
          <w:spacing w:val="3"/>
          <w:sz w:val="24"/>
        </w:rPr>
        <w:t xml:space="preserve"> </w:t>
      </w:r>
      <w:r>
        <w:rPr>
          <w:spacing w:val="-2"/>
          <w:sz w:val="24"/>
        </w:rPr>
        <w:t>Submitting</w:t>
      </w:r>
      <w:r>
        <w:rPr>
          <w:spacing w:val="-13"/>
          <w:sz w:val="24"/>
        </w:rPr>
        <w:t xml:space="preserve"> </w:t>
      </w:r>
      <w:r>
        <w:rPr>
          <w:rFonts w:ascii="Courier New"/>
          <w:spacing w:val="-2"/>
          <w:sz w:val="24"/>
        </w:rPr>
        <w:t>approve</w:t>
      </w:r>
      <w:r>
        <w:rPr>
          <w:rFonts w:ascii="Courier New"/>
          <w:spacing w:val="-76"/>
          <w:sz w:val="24"/>
        </w:rPr>
        <w:t xml:space="preserve"> </w:t>
      </w:r>
      <w:r>
        <w:rPr>
          <w:spacing w:val="-2"/>
          <w:sz w:val="24"/>
        </w:rPr>
        <w:t>or</w:t>
      </w:r>
      <w:r>
        <w:rPr>
          <w:spacing w:val="-7"/>
          <w:sz w:val="24"/>
        </w:rPr>
        <w:t xml:space="preserve"> </w:t>
      </w:r>
      <w:r>
        <w:rPr>
          <w:rFonts w:ascii="Courier New"/>
          <w:spacing w:val="-2"/>
          <w:sz w:val="24"/>
        </w:rPr>
        <w:t>permit</w:t>
      </w:r>
      <w:r>
        <w:rPr>
          <w:rFonts w:ascii="Courier New"/>
          <w:spacing w:val="-76"/>
          <w:sz w:val="24"/>
        </w:rPr>
        <w:t xml:space="preserve"> </w:t>
      </w:r>
      <w:r>
        <w:rPr>
          <w:spacing w:val="-2"/>
          <w:sz w:val="24"/>
        </w:rPr>
        <w:t>consumes</w:t>
      </w:r>
      <w:r>
        <w:rPr>
          <w:spacing w:val="-7"/>
          <w:sz w:val="24"/>
        </w:rPr>
        <w:t xml:space="preserve"> </w:t>
      </w:r>
      <w:r>
        <w:rPr>
          <w:spacing w:val="-2"/>
          <w:sz w:val="24"/>
        </w:rPr>
        <w:t>gas.</w:t>
      </w:r>
      <w:r>
        <w:rPr>
          <w:spacing w:val="23"/>
          <w:sz w:val="24"/>
        </w:rPr>
        <w:t xml:space="preserve"> </w:t>
      </w:r>
      <w:r>
        <w:rPr>
          <w:spacing w:val="-2"/>
          <w:sz w:val="24"/>
        </w:rPr>
        <w:t>Let</w:t>
      </w:r>
      <w:r>
        <w:rPr>
          <w:spacing w:val="-7"/>
          <w:sz w:val="24"/>
        </w:rPr>
        <w:t xml:space="preserve"> </w:t>
      </w:r>
      <w:r>
        <w:rPr>
          <w:i/>
          <w:spacing w:val="-2"/>
          <w:sz w:val="24"/>
        </w:rPr>
        <w:t>c</w:t>
      </w:r>
      <w:r>
        <w:rPr>
          <w:spacing w:val="-2"/>
          <w:sz w:val="24"/>
          <w:vertAlign w:val="subscript"/>
        </w:rPr>
        <w:t>gas</w:t>
      </w:r>
      <w:r>
        <w:rPr>
          <w:spacing w:val="-2"/>
          <w:sz w:val="24"/>
        </w:rPr>
        <w:t xml:space="preserve"> be</w:t>
      </w:r>
      <w:r>
        <w:rPr>
          <w:spacing w:val="-7"/>
          <w:sz w:val="24"/>
        </w:rPr>
        <w:t xml:space="preserve"> </w:t>
      </w:r>
      <w:r>
        <w:rPr>
          <w:spacing w:val="-2"/>
          <w:sz w:val="24"/>
        </w:rPr>
        <w:t>the</w:t>
      </w:r>
      <w:r>
        <w:rPr>
          <w:spacing w:val="-7"/>
          <w:sz w:val="24"/>
        </w:rPr>
        <w:t xml:space="preserve"> </w:t>
      </w:r>
      <w:r>
        <w:rPr>
          <w:spacing w:val="-2"/>
          <w:sz w:val="24"/>
        </w:rPr>
        <w:t xml:space="preserve">expected </w:t>
      </w:r>
      <w:r>
        <w:rPr>
          <w:sz w:val="24"/>
        </w:rPr>
        <w:t xml:space="preserve">fee per allowance update. For </w:t>
      </w:r>
      <w:r>
        <w:rPr>
          <w:i/>
          <w:sz w:val="24"/>
        </w:rPr>
        <w:t xml:space="preserve">m </w:t>
      </w:r>
      <w:r>
        <w:rPr>
          <w:sz w:val="24"/>
        </w:rPr>
        <w:t>updates,</w:t>
      </w:r>
    </w:p>
    <w:p w14:paraId="00DC238C" w14:textId="77777777" w:rsidR="00350CFB" w:rsidRDefault="00350CFB">
      <w:pPr>
        <w:pStyle w:val="a3"/>
        <w:spacing w:before="144"/>
      </w:pPr>
    </w:p>
    <w:p w14:paraId="00DC238D" w14:textId="77777777" w:rsidR="00350CFB" w:rsidRDefault="00283FFF">
      <w:pPr>
        <w:tabs>
          <w:tab w:val="left" w:pos="9196"/>
        </w:tabs>
        <w:ind w:left="4578"/>
        <w:rPr>
          <w:sz w:val="24"/>
        </w:rPr>
      </w:pPr>
      <w:r>
        <w:rPr>
          <w:i/>
          <w:w w:val="110"/>
          <w:sz w:val="24"/>
        </w:rPr>
        <w:t>C</w:t>
      </w:r>
      <w:r>
        <w:rPr>
          <w:w w:val="110"/>
          <w:sz w:val="24"/>
          <w:vertAlign w:val="subscript"/>
        </w:rPr>
        <w:t>gas</w:t>
      </w:r>
      <w:r>
        <w:rPr>
          <w:spacing w:val="8"/>
          <w:w w:val="110"/>
          <w:sz w:val="24"/>
        </w:rPr>
        <w:t xml:space="preserve"> </w:t>
      </w:r>
      <w:r>
        <w:rPr>
          <w:w w:val="110"/>
          <w:sz w:val="24"/>
        </w:rPr>
        <w:t>=</w:t>
      </w:r>
      <w:r>
        <w:rPr>
          <w:spacing w:val="-1"/>
          <w:w w:val="110"/>
          <w:sz w:val="24"/>
        </w:rPr>
        <w:t xml:space="preserve"> </w:t>
      </w:r>
      <w:r>
        <w:rPr>
          <w:i/>
          <w:spacing w:val="-2"/>
          <w:w w:val="110"/>
          <w:sz w:val="24"/>
        </w:rPr>
        <w:t>mc</w:t>
      </w:r>
      <w:r>
        <w:rPr>
          <w:spacing w:val="-2"/>
          <w:w w:val="110"/>
          <w:sz w:val="24"/>
          <w:vertAlign w:val="subscript"/>
        </w:rPr>
        <w:t>gas</w:t>
      </w:r>
      <w:r>
        <w:rPr>
          <w:i/>
          <w:spacing w:val="-2"/>
          <w:w w:val="110"/>
          <w:sz w:val="24"/>
        </w:rPr>
        <w:t>.</w:t>
      </w:r>
      <w:r>
        <w:rPr>
          <w:i/>
          <w:sz w:val="24"/>
        </w:rPr>
        <w:tab/>
      </w:r>
      <w:r>
        <w:rPr>
          <w:spacing w:val="-2"/>
          <w:w w:val="110"/>
          <w:sz w:val="24"/>
        </w:rPr>
        <w:t>(5.3)</w:t>
      </w:r>
    </w:p>
    <w:p w14:paraId="00DC238E" w14:textId="77777777" w:rsidR="00350CFB" w:rsidRDefault="00350CFB">
      <w:pPr>
        <w:pStyle w:val="a3"/>
        <w:spacing w:before="202"/>
      </w:pPr>
    </w:p>
    <w:p w14:paraId="00DC238F" w14:textId="77777777" w:rsidR="00350CFB" w:rsidRDefault="00283FFF">
      <w:pPr>
        <w:pStyle w:val="a4"/>
        <w:numPr>
          <w:ilvl w:val="0"/>
          <w:numId w:val="9"/>
        </w:numPr>
        <w:tabs>
          <w:tab w:val="left" w:pos="855"/>
        </w:tabs>
        <w:ind w:left="855" w:hanging="310"/>
        <w:rPr>
          <w:sz w:val="24"/>
        </w:rPr>
      </w:pPr>
      <w:r>
        <w:rPr>
          <w:b/>
          <w:sz w:val="24"/>
        </w:rPr>
        <w:t>Capital</w:t>
      </w:r>
      <w:r>
        <w:rPr>
          <w:b/>
          <w:spacing w:val="-19"/>
          <w:sz w:val="24"/>
        </w:rPr>
        <w:t xml:space="preserve"> </w:t>
      </w:r>
      <w:r>
        <w:rPr>
          <w:b/>
          <w:sz w:val="24"/>
        </w:rPr>
        <w:t>lock</w:t>
      </w:r>
      <w:r>
        <w:rPr>
          <w:b/>
          <w:spacing w:val="-19"/>
          <w:sz w:val="24"/>
        </w:rPr>
        <w:t xml:space="preserve"> </w:t>
      </w:r>
      <w:r>
        <w:rPr>
          <w:b/>
          <w:sz w:val="24"/>
        </w:rPr>
        <w:t>/</w:t>
      </w:r>
      <w:r>
        <w:rPr>
          <w:b/>
          <w:spacing w:val="-19"/>
          <w:sz w:val="24"/>
        </w:rPr>
        <w:t xml:space="preserve"> </w:t>
      </w:r>
      <w:r>
        <w:rPr>
          <w:b/>
          <w:sz w:val="24"/>
        </w:rPr>
        <w:t>opportunity</w:t>
      </w:r>
      <w:r>
        <w:rPr>
          <w:b/>
          <w:spacing w:val="-18"/>
          <w:sz w:val="24"/>
        </w:rPr>
        <w:t xml:space="preserve"> </w:t>
      </w:r>
      <w:r>
        <w:rPr>
          <w:b/>
          <w:sz w:val="24"/>
        </w:rPr>
        <w:t>cost:</w:t>
      </w:r>
      <w:r>
        <w:rPr>
          <w:b/>
          <w:spacing w:val="11"/>
          <w:sz w:val="24"/>
        </w:rPr>
        <w:t xml:space="preserve"> </w:t>
      </w:r>
      <w:r>
        <w:rPr>
          <w:sz w:val="24"/>
        </w:rPr>
        <w:t>A</w:t>
      </w:r>
      <w:r>
        <w:rPr>
          <w:spacing w:val="-19"/>
          <w:sz w:val="24"/>
        </w:rPr>
        <w:t xml:space="preserve"> </w:t>
      </w:r>
      <w:r>
        <w:rPr>
          <w:sz w:val="24"/>
        </w:rPr>
        <w:t>non-zero</w:t>
      </w:r>
      <w:r>
        <w:rPr>
          <w:spacing w:val="-18"/>
          <w:sz w:val="24"/>
        </w:rPr>
        <w:t xml:space="preserve"> </w:t>
      </w:r>
      <w:r>
        <w:rPr>
          <w:sz w:val="24"/>
        </w:rPr>
        <w:t>allowance</w:t>
      </w:r>
      <w:r>
        <w:rPr>
          <w:spacing w:val="-19"/>
          <w:sz w:val="24"/>
        </w:rPr>
        <w:t xml:space="preserve"> </w:t>
      </w:r>
      <w:r>
        <w:rPr>
          <w:sz w:val="24"/>
        </w:rPr>
        <w:t>to</w:t>
      </w:r>
      <w:r>
        <w:rPr>
          <w:spacing w:val="-19"/>
          <w:sz w:val="24"/>
        </w:rPr>
        <w:t xml:space="preserve"> </w:t>
      </w:r>
      <w:r>
        <w:rPr>
          <w:sz w:val="24"/>
        </w:rPr>
        <w:t>an</w:t>
      </w:r>
      <w:r>
        <w:rPr>
          <w:spacing w:val="-18"/>
          <w:sz w:val="24"/>
        </w:rPr>
        <w:t xml:space="preserve"> </w:t>
      </w:r>
      <w:r>
        <w:rPr>
          <w:sz w:val="24"/>
        </w:rPr>
        <w:t>external</w:t>
      </w:r>
      <w:r>
        <w:rPr>
          <w:spacing w:val="-19"/>
          <w:sz w:val="24"/>
        </w:rPr>
        <w:t xml:space="preserve"> </w:t>
      </w:r>
      <w:r>
        <w:rPr>
          <w:sz w:val="24"/>
        </w:rPr>
        <w:t>spender</w:t>
      </w:r>
      <w:r>
        <w:rPr>
          <w:spacing w:val="-20"/>
          <w:sz w:val="24"/>
        </w:rPr>
        <w:t xml:space="preserve"> </w:t>
      </w:r>
      <w:r>
        <w:rPr>
          <w:i/>
          <w:sz w:val="24"/>
        </w:rPr>
        <w:t>v</w:t>
      </w:r>
      <w:r>
        <w:rPr>
          <w:i/>
          <w:spacing w:val="18"/>
          <w:sz w:val="24"/>
        </w:rPr>
        <w:t xml:space="preserve"> </w:t>
      </w:r>
      <w:r>
        <w:rPr>
          <w:rFonts w:ascii="Arial Unicode MS" w:hAnsi="Arial Unicode MS"/>
          <w:spacing w:val="-132"/>
          <w:w w:val="72"/>
          <w:sz w:val="24"/>
        </w:rPr>
        <w:t>∈</w:t>
      </w:r>
      <w:r>
        <w:rPr>
          <w:w w:val="127"/>
          <w:sz w:val="24"/>
        </w:rPr>
        <w:t>/</w:t>
      </w:r>
      <w:r>
        <w:rPr>
          <w:spacing w:val="22"/>
          <w:sz w:val="24"/>
        </w:rPr>
        <w:t xml:space="preserve"> </w:t>
      </w:r>
      <w:r>
        <w:rPr>
          <w:rFonts w:ascii="Arial Unicode MS" w:hAnsi="Arial Unicode MS"/>
          <w:sz w:val="24"/>
        </w:rPr>
        <w:t>A</w:t>
      </w:r>
      <w:r>
        <w:rPr>
          <w:rFonts w:ascii="Arial Unicode MS" w:hAnsi="Arial Unicode MS"/>
          <w:spacing w:val="-25"/>
          <w:sz w:val="24"/>
        </w:rPr>
        <w:t xml:space="preserve"> </w:t>
      </w:r>
      <w:r>
        <w:rPr>
          <w:spacing w:val="-2"/>
          <w:sz w:val="24"/>
        </w:rPr>
        <w:t>exposes</w:t>
      </w:r>
    </w:p>
    <w:p w14:paraId="00DC2390" w14:textId="77777777" w:rsidR="00350CFB" w:rsidRDefault="00350CFB">
      <w:pPr>
        <w:pStyle w:val="a4"/>
        <w:rPr>
          <w:sz w:val="24"/>
        </w:rPr>
        <w:sectPr w:rsidR="00350CFB">
          <w:pgSz w:w="11910" w:h="16840"/>
          <w:pgMar w:top="1840" w:right="708" w:bottom="2300" w:left="992" w:header="0" w:footer="2115" w:gutter="0"/>
          <w:cols w:space="720"/>
        </w:sectPr>
      </w:pPr>
    </w:p>
    <w:p w14:paraId="00DC2391" w14:textId="77777777" w:rsidR="00350CFB" w:rsidRDefault="00283FFF">
      <w:pPr>
        <w:pStyle w:val="a3"/>
        <w:spacing w:line="410" w:lineRule="exact"/>
        <w:ind w:left="856"/>
        <w:jc w:val="both"/>
      </w:pPr>
      <w:r>
        <w:t>tokens</w:t>
      </w:r>
      <w:r>
        <w:rPr>
          <w:spacing w:val="-10"/>
        </w:rPr>
        <w:t xml:space="preserve"> </w:t>
      </w:r>
      <w:r>
        <w:t>owned</w:t>
      </w:r>
      <w:r>
        <w:rPr>
          <w:spacing w:val="-10"/>
        </w:rPr>
        <w:t xml:space="preserve"> </w:t>
      </w:r>
      <w:r>
        <w:t>by</w:t>
      </w:r>
      <w:r>
        <w:rPr>
          <w:spacing w:val="-9"/>
        </w:rPr>
        <w:t xml:space="preserve"> </w:t>
      </w:r>
      <w:r>
        <w:rPr>
          <w:i/>
        </w:rPr>
        <w:t>u</w:t>
      </w:r>
      <w:r>
        <w:rPr>
          <w:i/>
          <w:spacing w:val="-10"/>
        </w:rPr>
        <w:t xml:space="preserve"> </w:t>
      </w:r>
      <w:r>
        <w:t>to</w:t>
      </w:r>
      <w:r>
        <w:rPr>
          <w:spacing w:val="-9"/>
        </w:rPr>
        <w:t xml:space="preserve"> </w:t>
      </w:r>
      <w:r>
        <w:t>transfer</w:t>
      </w:r>
      <w:r>
        <w:rPr>
          <w:spacing w:val="-10"/>
        </w:rPr>
        <w:t xml:space="preserve"> </w:t>
      </w:r>
      <w:r>
        <w:t>by</w:t>
      </w:r>
      <w:r>
        <w:rPr>
          <w:spacing w:val="-10"/>
        </w:rPr>
        <w:t xml:space="preserve"> </w:t>
      </w:r>
      <w:r>
        <w:rPr>
          <w:i/>
        </w:rPr>
        <w:t>v</w:t>
      </w:r>
      <w:r>
        <w:t>.</w:t>
      </w:r>
      <w:r>
        <w:rPr>
          <w:spacing w:val="17"/>
        </w:rPr>
        <w:t xml:space="preserve"> </w:t>
      </w:r>
      <w:r>
        <w:t>Even</w:t>
      </w:r>
      <w:r>
        <w:rPr>
          <w:spacing w:val="-10"/>
        </w:rPr>
        <w:t xml:space="preserve"> </w:t>
      </w:r>
      <w:r>
        <w:t>if</w:t>
      </w:r>
      <w:r>
        <w:rPr>
          <w:spacing w:val="-9"/>
        </w:rPr>
        <w:t xml:space="preserve"> </w:t>
      </w:r>
      <w:r>
        <w:rPr>
          <w:i/>
        </w:rPr>
        <w:t>v</w:t>
      </w:r>
      <w:r>
        <w:rPr>
          <w:i/>
          <w:spacing w:val="15"/>
        </w:rPr>
        <w:t xml:space="preserve"> </w:t>
      </w:r>
      <w:r>
        <w:rPr>
          <w:rFonts w:ascii="Arial Unicode MS" w:hAnsi="Arial Unicode MS"/>
        </w:rPr>
        <w:t>∈ A</w:t>
      </w:r>
      <w:r>
        <w:t>,</w:t>
      </w:r>
      <w:r>
        <w:rPr>
          <w:spacing w:val="-8"/>
        </w:rPr>
        <w:t xml:space="preserve"> </w:t>
      </w:r>
      <w:r>
        <w:t>maintaining</w:t>
      </w:r>
      <w:r>
        <w:rPr>
          <w:spacing w:val="-9"/>
        </w:rPr>
        <w:t xml:space="preserve"> </w:t>
      </w:r>
      <w:r>
        <w:t>large</w:t>
      </w:r>
      <w:r>
        <w:rPr>
          <w:spacing w:val="-10"/>
        </w:rPr>
        <w:t xml:space="preserve"> </w:t>
      </w:r>
      <w:r>
        <w:t>allowances</w:t>
      </w:r>
      <w:r>
        <w:rPr>
          <w:spacing w:val="-9"/>
        </w:rPr>
        <w:t xml:space="preserve"> </w:t>
      </w:r>
      <w:r>
        <w:t>to</w:t>
      </w:r>
      <w:r>
        <w:rPr>
          <w:spacing w:val="-10"/>
        </w:rPr>
        <w:t xml:space="preserve"> </w:t>
      </w:r>
      <w:r>
        <w:rPr>
          <w:spacing w:val="-2"/>
        </w:rPr>
        <w:t>contracts</w:t>
      </w:r>
    </w:p>
    <w:p w14:paraId="00DC2392" w14:textId="77777777" w:rsidR="00350CFB" w:rsidRDefault="00283FFF">
      <w:pPr>
        <w:pStyle w:val="a3"/>
        <w:spacing w:before="118" w:line="391" w:lineRule="auto"/>
        <w:ind w:left="856" w:right="564"/>
        <w:jc w:val="both"/>
      </w:pPr>
      <w:r>
        <w:rPr>
          <w:noProof/>
        </w:rPr>
        <mc:AlternateContent>
          <mc:Choice Requires="wps">
            <w:drawing>
              <wp:anchor distT="0" distB="0" distL="0" distR="0" simplePos="0" relativeHeight="484062720" behindDoc="1" locked="0" layoutInCell="1" allowOverlap="1" wp14:anchorId="00DC27DE" wp14:editId="00DC27DF">
                <wp:simplePos x="0" y="0"/>
                <wp:positionH relativeFrom="page">
                  <wp:posOffset>3841369</wp:posOffset>
                </wp:positionH>
                <wp:positionV relativeFrom="paragraph">
                  <wp:posOffset>829139</wp:posOffset>
                </wp:positionV>
                <wp:extent cx="219710" cy="563245"/>
                <wp:effectExtent l="0" t="0" r="0" b="0"/>
                <wp:wrapNone/>
                <wp:docPr id="857" name="Textbox 8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 cy="563245"/>
                        </a:xfrm>
                        <a:prstGeom prst="rect">
                          <a:avLst/>
                        </a:prstGeom>
                      </wps:spPr>
                      <wps:txbx>
                        <w:txbxContent>
                          <w:p w14:paraId="00DC2898" w14:textId="77777777" w:rsidR="00350CFB" w:rsidRDefault="00283FFF">
                            <w:pPr>
                              <w:pStyle w:val="a3"/>
                              <w:spacing w:line="231" w:lineRule="exact"/>
                            </w:pPr>
                            <w:r>
                              <w:rPr>
                                <w:spacing w:val="-10"/>
                                <w:w w:val="235"/>
                              </w:rPr>
                              <w:t>L</w:t>
                            </w:r>
                          </w:p>
                        </w:txbxContent>
                      </wps:txbx>
                      <wps:bodyPr wrap="square" lIns="0" tIns="0" rIns="0" bIns="0" rtlCol="0">
                        <a:noAutofit/>
                      </wps:bodyPr>
                    </wps:wsp>
                  </a:graphicData>
                </a:graphic>
              </wp:anchor>
            </w:drawing>
          </mc:Choice>
          <mc:Fallback>
            <w:pict>
              <v:shape w14:anchorId="00DC27DE" id="Textbox 857" o:spid="_x0000_s1448" type="#_x0000_t202" style="position:absolute;left:0;text-align:left;margin-left:302.45pt;margin-top:65.3pt;width:17.3pt;height:44.35pt;z-index:-19253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" filled="f" stroked="f">
                <v:textbox inset="0,0,0,0">
                  <w:txbxContent>
                    <w:p w14:paraId="00DC2898" w14:textId="77777777" w:rsidR="00350CFB" w:rsidRDefault="00283FFF">
                      <w:pPr>
                        <w:pStyle w:val="a3"/>
                        <w:spacing w:line="231" w:lineRule="exact"/>
                      </w:pPr>
                      <w:r>
                        <w:rPr>
                          <w:spacing w:val="-10"/>
                          <w:w w:val="235"/>
                        </w:rPr>
                        <w:t>L</w:t>
                      </w:r>
                    </w:p>
                  </w:txbxContent>
                </v:textbox>
                <w10:wrap anchorx="page"/>
              </v:shape>
            </w:pict>
          </mc:Fallback>
        </mc:AlternateContent>
      </w:r>
      <w:r>
        <w:t>or routers may be required to mimic honest behavior.</w:t>
      </w:r>
      <w:r>
        <w:rPr>
          <w:spacing w:val="29"/>
        </w:rPr>
        <w:t xml:space="preserve"> </w:t>
      </w:r>
      <w:r>
        <w:t xml:space="preserve">Let </w:t>
      </w:r>
      <w:r>
        <w:rPr>
          <w:i/>
        </w:rPr>
        <w:t>ℓ</w:t>
      </w:r>
      <w:r>
        <w:t>(</w:t>
      </w:r>
      <w:r>
        <w:rPr>
          <w:i/>
        </w:rPr>
        <w:t>w</w:t>
      </w:r>
      <w:r>
        <w:rPr>
          <w:rFonts w:ascii="Menlo" w:hAnsi="Menlo"/>
          <w:i/>
          <w:vertAlign w:val="subscript"/>
        </w:rPr>
        <w:t>uv</w:t>
      </w:r>
      <w:r>
        <w:t>) be the opportunity cost of capital</w:t>
      </w:r>
      <w:r>
        <w:rPr>
          <w:spacing w:val="-15"/>
        </w:rPr>
        <w:t xml:space="preserve"> </w:t>
      </w:r>
      <w:r>
        <w:t>associated</w:t>
      </w:r>
      <w:r>
        <w:rPr>
          <w:spacing w:val="-15"/>
        </w:rPr>
        <w:t xml:space="preserve"> </w:t>
      </w:r>
      <w:r>
        <w:t>with</w:t>
      </w:r>
      <w:r>
        <w:rPr>
          <w:spacing w:val="-15"/>
        </w:rPr>
        <w:t xml:space="preserve"> </w:t>
      </w:r>
      <w:r>
        <w:t>weight</w:t>
      </w:r>
      <w:r>
        <w:rPr>
          <w:spacing w:val="-15"/>
        </w:rPr>
        <w:t xml:space="preserve"> </w:t>
      </w:r>
      <w:r>
        <w:rPr>
          <w:i/>
        </w:rPr>
        <w:t>w</w:t>
      </w:r>
      <w:r>
        <w:rPr>
          <w:rFonts w:ascii="Menlo" w:hAnsi="Menlo"/>
          <w:i/>
          <w:vertAlign w:val="subscript"/>
        </w:rPr>
        <w:t>uv</w:t>
      </w:r>
      <w:r>
        <w:rPr>
          <w:rFonts w:ascii="Menlo" w:hAnsi="Menlo"/>
          <w:i/>
          <w:spacing w:val="-37"/>
        </w:rPr>
        <w:t xml:space="preserve"> </w:t>
      </w:r>
      <w:r>
        <w:t>over</w:t>
      </w:r>
      <w:r>
        <w:rPr>
          <w:spacing w:val="-15"/>
        </w:rPr>
        <w:t xml:space="preserve"> </w:t>
      </w:r>
      <w:r>
        <w:t>the</w:t>
      </w:r>
      <w:r>
        <w:rPr>
          <w:spacing w:val="-15"/>
        </w:rPr>
        <w:t xml:space="preserve"> </w:t>
      </w:r>
      <w:r>
        <w:t>reputation</w:t>
      </w:r>
      <w:r>
        <w:rPr>
          <w:spacing w:val="-15"/>
        </w:rPr>
        <w:t xml:space="preserve"> </w:t>
      </w:r>
      <w:r>
        <w:t>refresh</w:t>
      </w:r>
      <w:r>
        <w:rPr>
          <w:spacing w:val="-15"/>
        </w:rPr>
        <w:t xml:space="preserve"> </w:t>
      </w:r>
      <w:r>
        <w:t>horizon</w:t>
      </w:r>
      <w:r>
        <w:rPr>
          <w:spacing w:val="-15"/>
        </w:rPr>
        <w:t xml:space="preserve"> </w:t>
      </w:r>
      <w:r>
        <w:t>(for</w:t>
      </w:r>
      <w:r>
        <w:rPr>
          <w:spacing w:val="-15"/>
        </w:rPr>
        <w:t xml:space="preserve"> </w:t>
      </w:r>
      <w:r>
        <w:t>example,</w:t>
      </w:r>
      <w:r>
        <w:rPr>
          <w:spacing w:val="-10"/>
        </w:rPr>
        <w:t xml:space="preserve"> </w:t>
      </w:r>
      <w:r>
        <w:t>forgone yield). Then</w:t>
      </w:r>
    </w:p>
    <w:p w14:paraId="00DC2393" w14:textId="77777777" w:rsidR="00350CFB" w:rsidRDefault="00283FFF">
      <w:pPr>
        <w:tabs>
          <w:tab w:val="left" w:pos="5635"/>
          <w:tab w:val="left" w:pos="9196"/>
        </w:tabs>
        <w:spacing w:before="7"/>
        <w:ind w:left="4151"/>
        <w:rPr>
          <w:sz w:val="24"/>
        </w:rPr>
      </w:pPr>
      <w:r>
        <w:rPr>
          <w:i/>
          <w:w w:val="105"/>
          <w:sz w:val="24"/>
        </w:rPr>
        <w:t>C</w:t>
      </w:r>
      <w:r>
        <w:rPr>
          <w:w w:val="105"/>
          <w:sz w:val="24"/>
          <w:vertAlign w:val="subscript"/>
        </w:rPr>
        <w:t>cap</w:t>
      </w:r>
      <w:r>
        <w:rPr>
          <w:spacing w:val="-2"/>
          <w:w w:val="105"/>
          <w:sz w:val="24"/>
        </w:rPr>
        <w:t xml:space="preserve"> </w:t>
      </w:r>
      <w:r>
        <w:rPr>
          <w:spacing w:val="-10"/>
          <w:w w:val="105"/>
          <w:sz w:val="24"/>
        </w:rPr>
        <w:t>=</w:t>
      </w:r>
      <w:r>
        <w:rPr>
          <w:sz w:val="24"/>
        </w:rPr>
        <w:tab/>
      </w:r>
      <w:r>
        <w:rPr>
          <w:i/>
          <w:spacing w:val="-2"/>
          <w:w w:val="105"/>
          <w:sz w:val="24"/>
        </w:rPr>
        <w:t>ℓ</w:t>
      </w:r>
      <w:r>
        <w:rPr>
          <w:spacing w:val="-2"/>
          <w:w w:val="105"/>
          <w:sz w:val="24"/>
        </w:rPr>
        <w:t>(</w:t>
      </w:r>
      <w:r>
        <w:rPr>
          <w:i/>
          <w:spacing w:val="-2"/>
          <w:w w:val="105"/>
          <w:sz w:val="24"/>
        </w:rPr>
        <w:t>w</w:t>
      </w:r>
      <w:r>
        <w:rPr>
          <w:rFonts w:ascii="Menlo" w:hAnsi="Menlo"/>
          <w:i/>
          <w:spacing w:val="-2"/>
          <w:w w:val="105"/>
          <w:sz w:val="24"/>
          <w:vertAlign w:val="subscript"/>
        </w:rPr>
        <w:t>uv</w:t>
      </w:r>
      <w:r>
        <w:rPr>
          <w:spacing w:val="-2"/>
          <w:w w:val="105"/>
          <w:sz w:val="24"/>
        </w:rPr>
        <w:t>)</w:t>
      </w:r>
      <w:r>
        <w:rPr>
          <w:i/>
          <w:spacing w:val="-2"/>
          <w:w w:val="105"/>
          <w:sz w:val="24"/>
        </w:rPr>
        <w:t>,</w:t>
      </w:r>
      <w:r>
        <w:rPr>
          <w:i/>
          <w:sz w:val="24"/>
        </w:rPr>
        <w:tab/>
      </w:r>
      <w:r>
        <w:rPr>
          <w:spacing w:val="-4"/>
          <w:w w:val="105"/>
          <w:sz w:val="24"/>
        </w:rPr>
        <w:t>(5.4)</w:t>
      </w:r>
    </w:p>
    <w:p w14:paraId="00DC2394" w14:textId="77777777" w:rsidR="00350CFB" w:rsidRDefault="00283FFF">
      <w:pPr>
        <w:spacing w:before="85"/>
        <w:ind w:left="774" w:right="530"/>
        <w:jc w:val="center"/>
        <w:rPr>
          <w:i/>
          <w:sz w:val="16"/>
        </w:rPr>
      </w:pPr>
      <w:r>
        <w:rPr>
          <w:spacing w:val="-2"/>
          <w:w w:val="115"/>
          <w:sz w:val="16"/>
        </w:rPr>
        <w:t>(</w:t>
      </w:r>
      <w:r>
        <w:rPr>
          <w:rFonts w:ascii="Menlo" w:hAnsi="Menlo"/>
          <w:i/>
          <w:spacing w:val="-2"/>
          <w:w w:val="115"/>
          <w:sz w:val="16"/>
        </w:rPr>
        <w:t>u,v</w:t>
      </w:r>
      <w:r>
        <w:rPr>
          <w:spacing w:val="-2"/>
          <w:w w:val="115"/>
          <w:sz w:val="16"/>
        </w:rPr>
        <w:t>)</w:t>
      </w:r>
      <w:r>
        <w:rPr>
          <w:rFonts w:ascii="Apple Symbols" w:hAnsi="Apple Symbols"/>
          <w:spacing w:val="-2"/>
          <w:w w:val="115"/>
          <w:sz w:val="16"/>
        </w:rPr>
        <w:t>∈</w:t>
      </w:r>
      <w:r>
        <w:rPr>
          <w:rFonts w:ascii="Menlo" w:hAnsi="Menlo"/>
          <w:i/>
          <w:spacing w:val="-2"/>
          <w:w w:val="115"/>
          <w:sz w:val="16"/>
        </w:rPr>
        <w:t>E</w:t>
      </w:r>
      <w:r>
        <w:rPr>
          <w:i/>
          <w:spacing w:val="-2"/>
          <w:w w:val="115"/>
          <w:sz w:val="16"/>
          <w:vertAlign w:val="subscript"/>
        </w:rPr>
        <w:t>A</w:t>
      </w:r>
    </w:p>
    <w:p w14:paraId="00DC2395" w14:textId="77777777" w:rsidR="00350CFB" w:rsidRDefault="00283FFF">
      <w:pPr>
        <w:pStyle w:val="a3"/>
        <w:spacing w:before="190"/>
        <w:ind w:left="847"/>
        <w:jc w:val="both"/>
      </w:pPr>
      <w:r>
        <w:t>where</w:t>
      </w:r>
      <w:r>
        <w:rPr>
          <w:spacing w:val="15"/>
        </w:rPr>
        <w:t xml:space="preserve"> </w:t>
      </w:r>
      <w:r>
        <w:rPr>
          <w:i/>
        </w:rPr>
        <w:t>E</w:t>
      </w:r>
      <w:r>
        <w:rPr>
          <w:rFonts w:ascii="Apple Symbols"/>
          <w:vertAlign w:val="subscript"/>
        </w:rPr>
        <w:t>A</w:t>
      </w:r>
      <w:r>
        <w:rPr>
          <w:rFonts w:ascii="Apple Symbols"/>
          <w:spacing w:val="9"/>
        </w:rPr>
        <w:t xml:space="preserve"> </w:t>
      </w:r>
      <w:r>
        <w:t>denotes</w:t>
      </w:r>
      <w:r>
        <w:rPr>
          <w:spacing w:val="16"/>
        </w:rPr>
        <w:t xml:space="preserve"> </w:t>
      </w:r>
      <w:r>
        <w:t>attacker-created</w:t>
      </w:r>
      <w:r>
        <w:rPr>
          <w:spacing w:val="15"/>
        </w:rPr>
        <w:t xml:space="preserve"> </w:t>
      </w:r>
      <w:r>
        <w:rPr>
          <w:spacing w:val="-2"/>
        </w:rPr>
        <w:t>edges.</w:t>
      </w:r>
    </w:p>
    <w:p w14:paraId="00DC2396" w14:textId="77777777" w:rsidR="00350CFB" w:rsidRDefault="00283FFF">
      <w:pPr>
        <w:pStyle w:val="a4"/>
        <w:numPr>
          <w:ilvl w:val="0"/>
          <w:numId w:val="9"/>
        </w:numPr>
        <w:tabs>
          <w:tab w:val="left" w:pos="856"/>
        </w:tabs>
        <w:spacing w:before="209" w:line="396" w:lineRule="auto"/>
        <w:ind w:right="524" w:hanging="311"/>
        <w:jc w:val="both"/>
        <w:rPr>
          <w:sz w:val="24"/>
        </w:rPr>
      </w:pPr>
      <w:r>
        <w:rPr>
          <w:b/>
          <w:sz w:val="24"/>
        </w:rPr>
        <w:t>Revocation</w:t>
      </w:r>
      <w:r>
        <w:rPr>
          <w:b/>
          <w:spacing w:val="-4"/>
          <w:sz w:val="24"/>
        </w:rPr>
        <w:t xml:space="preserve"> </w:t>
      </w:r>
      <w:r>
        <w:rPr>
          <w:b/>
          <w:sz w:val="24"/>
        </w:rPr>
        <w:t>and</w:t>
      </w:r>
      <w:r>
        <w:rPr>
          <w:b/>
          <w:spacing w:val="-4"/>
          <w:sz w:val="24"/>
        </w:rPr>
        <w:t xml:space="preserve"> </w:t>
      </w:r>
      <w:r>
        <w:rPr>
          <w:b/>
          <w:sz w:val="24"/>
        </w:rPr>
        <w:t>detection</w:t>
      </w:r>
      <w:r>
        <w:rPr>
          <w:b/>
          <w:spacing w:val="-4"/>
          <w:sz w:val="24"/>
        </w:rPr>
        <w:t xml:space="preserve"> </w:t>
      </w:r>
      <w:r>
        <w:rPr>
          <w:b/>
          <w:sz w:val="24"/>
        </w:rPr>
        <w:t xml:space="preserve">cost: </w:t>
      </w:r>
      <w:r>
        <w:rPr>
          <w:sz w:val="24"/>
        </w:rPr>
        <w:t>Honest</w:t>
      </w:r>
      <w:r>
        <w:rPr>
          <w:spacing w:val="-4"/>
          <w:sz w:val="24"/>
        </w:rPr>
        <w:t xml:space="preserve"> </w:t>
      </w:r>
      <w:r>
        <w:rPr>
          <w:sz w:val="24"/>
        </w:rPr>
        <w:t>users</w:t>
      </w:r>
      <w:r>
        <w:rPr>
          <w:spacing w:val="-4"/>
          <w:sz w:val="24"/>
        </w:rPr>
        <w:t xml:space="preserve"> </w:t>
      </w:r>
      <w:r>
        <w:rPr>
          <w:sz w:val="24"/>
        </w:rPr>
        <w:t>revoke</w:t>
      </w:r>
      <w:r>
        <w:rPr>
          <w:spacing w:val="-4"/>
          <w:sz w:val="24"/>
        </w:rPr>
        <w:t xml:space="preserve"> </w:t>
      </w:r>
      <w:r>
        <w:rPr>
          <w:sz w:val="24"/>
        </w:rPr>
        <w:t>stale</w:t>
      </w:r>
      <w:r>
        <w:rPr>
          <w:spacing w:val="-4"/>
          <w:sz w:val="24"/>
        </w:rPr>
        <w:t xml:space="preserve"> </w:t>
      </w:r>
      <w:r>
        <w:rPr>
          <w:sz w:val="24"/>
        </w:rPr>
        <w:t>allowances;</w:t>
      </w:r>
      <w:r>
        <w:rPr>
          <w:spacing w:val="-4"/>
          <w:sz w:val="24"/>
        </w:rPr>
        <w:t xml:space="preserve"> </w:t>
      </w:r>
      <w:r>
        <w:rPr>
          <w:sz w:val="24"/>
        </w:rPr>
        <w:t>attackers</w:t>
      </w:r>
      <w:r>
        <w:rPr>
          <w:spacing w:val="-4"/>
          <w:sz w:val="24"/>
        </w:rPr>
        <w:t xml:space="preserve"> </w:t>
      </w:r>
      <w:r>
        <w:rPr>
          <w:sz w:val="24"/>
        </w:rPr>
        <w:t>who</w:t>
      </w:r>
      <w:r>
        <w:rPr>
          <w:spacing w:val="-4"/>
          <w:sz w:val="24"/>
        </w:rPr>
        <w:t xml:space="preserve"> </w:t>
      </w:r>
      <w:r>
        <w:rPr>
          <w:sz w:val="24"/>
        </w:rPr>
        <w:t>never revoke may be distinguishable.</w:t>
      </w:r>
      <w:r>
        <w:rPr>
          <w:spacing w:val="40"/>
          <w:sz w:val="24"/>
        </w:rPr>
        <w:t xml:space="preserve"> </w:t>
      </w:r>
      <w:r>
        <w:rPr>
          <w:sz w:val="24"/>
        </w:rPr>
        <w:t xml:space="preserve">Let </w:t>
      </w:r>
      <w:r>
        <w:rPr>
          <w:i/>
          <w:sz w:val="24"/>
        </w:rPr>
        <w:t>c</w:t>
      </w:r>
      <w:r>
        <w:rPr>
          <w:sz w:val="24"/>
          <w:vertAlign w:val="subscript"/>
        </w:rPr>
        <w:t>rev</w:t>
      </w:r>
      <w:r>
        <w:rPr>
          <w:sz w:val="24"/>
        </w:rPr>
        <w:t xml:space="preserve"> be the expected cost of periodic revocation and re-approval needed to maintain a target edge set over </w:t>
      </w:r>
      <w:r>
        <w:rPr>
          <w:i/>
          <w:sz w:val="24"/>
        </w:rPr>
        <w:t xml:space="preserve">k </w:t>
      </w:r>
      <w:r>
        <w:rPr>
          <w:sz w:val="24"/>
        </w:rPr>
        <w:t>refresh epochs:</w:t>
      </w:r>
    </w:p>
    <w:p w14:paraId="00DC2397" w14:textId="77777777" w:rsidR="00350CFB" w:rsidRDefault="00350CFB">
      <w:pPr>
        <w:pStyle w:val="a3"/>
        <w:spacing w:before="105"/>
      </w:pPr>
    </w:p>
    <w:p w14:paraId="00DC2398" w14:textId="77777777" w:rsidR="00350CFB" w:rsidRDefault="00283FFF">
      <w:pPr>
        <w:tabs>
          <w:tab w:val="left" w:pos="9196"/>
        </w:tabs>
        <w:ind w:left="4625"/>
        <w:rPr>
          <w:sz w:val="24"/>
        </w:rPr>
      </w:pPr>
      <w:r>
        <w:rPr>
          <w:i/>
          <w:w w:val="105"/>
          <w:sz w:val="24"/>
        </w:rPr>
        <w:t>C</w:t>
      </w:r>
      <w:r>
        <w:rPr>
          <w:w w:val="105"/>
          <w:sz w:val="24"/>
          <w:vertAlign w:val="subscript"/>
        </w:rPr>
        <w:t>rev</w:t>
      </w:r>
      <w:r>
        <w:rPr>
          <w:spacing w:val="27"/>
          <w:w w:val="105"/>
          <w:sz w:val="24"/>
        </w:rPr>
        <w:t xml:space="preserve"> </w:t>
      </w:r>
      <w:r>
        <w:rPr>
          <w:w w:val="105"/>
          <w:sz w:val="24"/>
        </w:rPr>
        <w:t>=</w:t>
      </w:r>
      <w:r>
        <w:rPr>
          <w:spacing w:val="15"/>
          <w:w w:val="105"/>
          <w:sz w:val="24"/>
        </w:rPr>
        <w:t xml:space="preserve"> </w:t>
      </w:r>
      <w:r>
        <w:rPr>
          <w:i/>
          <w:w w:val="105"/>
          <w:sz w:val="24"/>
        </w:rPr>
        <w:t>k</w:t>
      </w:r>
      <w:r>
        <w:rPr>
          <w:i/>
          <w:spacing w:val="-8"/>
          <w:w w:val="105"/>
          <w:sz w:val="24"/>
        </w:rPr>
        <w:t xml:space="preserve"> </w:t>
      </w:r>
      <w:r>
        <w:rPr>
          <w:i/>
          <w:spacing w:val="-2"/>
          <w:w w:val="105"/>
          <w:sz w:val="24"/>
        </w:rPr>
        <w:t>c</w:t>
      </w:r>
      <w:r>
        <w:rPr>
          <w:spacing w:val="-2"/>
          <w:w w:val="105"/>
          <w:sz w:val="24"/>
          <w:vertAlign w:val="subscript"/>
        </w:rPr>
        <w:t>rev</w:t>
      </w:r>
      <w:r>
        <w:rPr>
          <w:i/>
          <w:spacing w:val="-2"/>
          <w:w w:val="105"/>
          <w:sz w:val="24"/>
        </w:rPr>
        <w:t>.</w:t>
      </w:r>
      <w:r>
        <w:rPr>
          <w:i/>
          <w:sz w:val="24"/>
        </w:rPr>
        <w:tab/>
      </w:r>
      <w:r>
        <w:rPr>
          <w:spacing w:val="-2"/>
          <w:w w:val="105"/>
          <w:sz w:val="24"/>
        </w:rPr>
        <w:t>(5.5)</w:t>
      </w:r>
    </w:p>
    <w:p w14:paraId="00DC2399" w14:textId="77777777" w:rsidR="00350CFB" w:rsidRDefault="00350CFB">
      <w:pPr>
        <w:pStyle w:val="a3"/>
      </w:pPr>
    </w:p>
    <w:p w14:paraId="00DC239A" w14:textId="77777777" w:rsidR="00350CFB" w:rsidRDefault="00350CFB">
      <w:pPr>
        <w:pStyle w:val="a3"/>
        <w:spacing w:before="6"/>
      </w:pPr>
    </w:p>
    <w:p w14:paraId="00DC239B" w14:textId="77777777" w:rsidR="00350CFB" w:rsidRDefault="00283FFF">
      <w:pPr>
        <w:pStyle w:val="a3"/>
        <w:ind w:left="274"/>
      </w:pPr>
      <w:r>
        <w:t>Total</w:t>
      </w:r>
      <w:r>
        <w:rPr>
          <w:spacing w:val="-12"/>
        </w:rPr>
        <w:t xml:space="preserve"> </w:t>
      </w:r>
      <w:r>
        <w:t>attack</w:t>
      </w:r>
      <w:r>
        <w:rPr>
          <w:spacing w:val="-12"/>
        </w:rPr>
        <w:t xml:space="preserve"> </w:t>
      </w:r>
      <w:r>
        <w:t>cost</w:t>
      </w:r>
      <w:r>
        <w:rPr>
          <w:spacing w:val="-11"/>
        </w:rPr>
        <w:t xml:space="preserve"> </w:t>
      </w:r>
      <w:r>
        <w:rPr>
          <w:spacing w:val="-5"/>
        </w:rPr>
        <w:t>is</w:t>
      </w:r>
    </w:p>
    <w:p w14:paraId="00DC239C" w14:textId="77777777" w:rsidR="00350CFB" w:rsidRDefault="00283FFF">
      <w:pPr>
        <w:tabs>
          <w:tab w:val="left" w:pos="9196"/>
        </w:tabs>
        <w:spacing w:before="181"/>
        <w:ind w:left="3805"/>
        <w:rPr>
          <w:sz w:val="24"/>
        </w:rPr>
      </w:pPr>
      <w:r>
        <w:rPr>
          <w:i/>
          <w:w w:val="110"/>
          <w:sz w:val="24"/>
        </w:rPr>
        <w:t>C</w:t>
      </w:r>
      <w:r>
        <w:rPr>
          <w:i/>
          <w:spacing w:val="21"/>
          <w:w w:val="110"/>
          <w:sz w:val="24"/>
        </w:rPr>
        <w:t xml:space="preserve"> </w:t>
      </w:r>
      <w:r>
        <w:rPr>
          <w:w w:val="110"/>
          <w:sz w:val="24"/>
        </w:rPr>
        <w:t>=</w:t>
      </w:r>
      <w:r>
        <w:rPr>
          <w:spacing w:val="3"/>
          <w:w w:val="110"/>
          <w:sz w:val="24"/>
        </w:rPr>
        <w:t xml:space="preserve"> </w:t>
      </w:r>
      <w:r>
        <w:rPr>
          <w:i/>
          <w:w w:val="110"/>
          <w:sz w:val="24"/>
        </w:rPr>
        <w:t>C</w:t>
      </w:r>
      <w:r>
        <w:rPr>
          <w:w w:val="110"/>
          <w:sz w:val="24"/>
          <w:vertAlign w:val="subscript"/>
        </w:rPr>
        <w:t>gas</w:t>
      </w:r>
      <w:r>
        <w:rPr>
          <w:w w:val="110"/>
          <w:sz w:val="24"/>
        </w:rPr>
        <w:t xml:space="preserve"> +</w:t>
      </w:r>
      <w:r>
        <w:rPr>
          <w:spacing w:val="-10"/>
          <w:w w:val="110"/>
          <w:sz w:val="24"/>
        </w:rPr>
        <w:t xml:space="preserve"> </w:t>
      </w:r>
      <w:r>
        <w:rPr>
          <w:i/>
          <w:w w:val="110"/>
          <w:sz w:val="24"/>
        </w:rPr>
        <w:t>C</w:t>
      </w:r>
      <w:r>
        <w:rPr>
          <w:w w:val="110"/>
          <w:sz w:val="24"/>
          <w:vertAlign w:val="subscript"/>
        </w:rPr>
        <w:t>cap</w:t>
      </w:r>
      <w:r>
        <w:rPr>
          <w:w w:val="110"/>
          <w:sz w:val="24"/>
        </w:rPr>
        <w:t xml:space="preserve"> +</w:t>
      </w:r>
      <w:r>
        <w:rPr>
          <w:spacing w:val="-11"/>
          <w:w w:val="110"/>
          <w:sz w:val="24"/>
        </w:rPr>
        <w:t xml:space="preserve"> </w:t>
      </w:r>
      <w:r>
        <w:rPr>
          <w:i/>
          <w:spacing w:val="-2"/>
          <w:w w:val="110"/>
          <w:sz w:val="24"/>
        </w:rPr>
        <w:t>C</w:t>
      </w:r>
      <w:r>
        <w:rPr>
          <w:spacing w:val="-2"/>
          <w:w w:val="110"/>
          <w:sz w:val="24"/>
          <w:vertAlign w:val="subscript"/>
        </w:rPr>
        <w:t>rev</w:t>
      </w:r>
      <w:r>
        <w:rPr>
          <w:i/>
          <w:spacing w:val="-2"/>
          <w:w w:val="110"/>
          <w:sz w:val="24"/>
        </w:rPr>
        <w:t>.</w:t>
      </w:r>
      <w:r>
        <w:rPr>
          <w:i/>
          <w:sz w:val="24"/>
        </w:rPr>
        <w:tab/>
      </w:r>
      <w:r>
        <w:rPr>
          <w:spacing w:val="-2"/>
          <w:w w:val="110"/>
          <w:sz w:val="24"/>
        </w:rPr>
        <w:t>(5.6)</w:t>
      </w:r>
    </w:p>
    <w:p w14:paraId="00DC239D" w14:textId="77777777" w:rsidR="00350CFB" w:rsidRDefault="00350CFB">
      <w:pPr>
        <w:pStyle w:val="a3"/>
        <w:spacing w:before="185"/>
      </w:pPr>
    </w:p>
    <w:p w14:paraId="00DC239E" w14:textId="77777777" w:rsidR="00350CFB" w:rsidRDefault="00283FFF">
      <w:pPr>
        <w:pStyle w:val="3"/>
        <w:numPr>
          <w:ilvl w:val="2"/>
          <w:numId w:val="26"/>
        </w:numPr>
        <w:tabs>
          <w:tab w:val="left" w:pos="879"/>
        </w:tabs>
        <w:ind w:left="879" w:hanging="597"/>
        <w:jc w:val="both"/>
      </w:pPr>
      <w:bookmarkStart w:id="364" w:name="Influence_and_a_cost-effectiveness_bound"/>
      <w:bookmarkEnd w:id="364"/>
      <w:r>
        <w:t>Influence</w:t>
      </w:r>
      <w:r>
        <w:rPr>
          <w:spacing w:val="-14"/>
        </w:rPr>
        <w:t xml:space="preserve"> </w:t>
      </w:r>
      <w:r>
        <w:t>and</w:t>
      </w:r>
      <w:r>
        <w:rPr>
          <w:spacing w:val="-14"/>
        </w:rPr>
        <w:t xml:space="preserve"> </w:t>
      </w:r>
      <w:r>
        <w:t>a</w:t>
      </w:r>
      <w:r>
        <w:rPr>
          <w:spacing w:val="-14"/>
        </w:rPr>
        <w:t xml:space="preserve"> </w:t>
      </w:r>
      <w:r>
        <w:t>cost-effectiveness</w:t>
      </w:r>
      <w:r>
        <w:rPr>
          <w:spacing w:val="-14"/>
        </w:rPr>
        <w:t xml:space="preserve"> </w:t>
      </w:r>
      <w:r>
        <w:rPr>
          <w:spacing w:val="-2"/>
        </w:rPr>
        <w:t>bound</w:t>
      </w:r>
    </w:p>
    <w:p w14:paraId="00DC239F" w14:textId="77777777" w:rsidR="00350CFB" w:rsidRDefault="00283FFF">
      <w:pPr>
        <w:pStyle w:val="a3"/>
        <w:spacing w:before="182" w:line="456" w:lineRule="exact"/>
        <w:ind w:left="282" w:right="563"/>
        <w:jc w:val="both"/>
      </w:pPr>
      <w:r>
        <w:t xml:space="preserve">Under standard PageRank sensitivity results, the influence of an edge on </w:t>
      </w:r>
      <w:r>
        <w:rPr>
          <w:b/>
        </w:rPr>
        <w:t xml:space="preserve">r </w:t>
      </w:r>
      <w:r>
        <w:t>is mediated by the stationary</w:t>
      </w:r>
      <w:r>
        <w:rPr>
          <w:spacing w:val="-13"/>
        </w:rPr>
        <w:t xml:space="preserve"> </w:t>
      </w:r>
      <w:r>
        <w:t>mass</w:t>
      </w:r>
      <w:r>
        <w:rPr>
          <w:spacing w:val="-13"/>
        </w:rPr>
        <w:t xml:space="preserve"> </w:t>
      </w:r>
      <w:r>
        <w:t>at</w:t>
      </w:r>
      <w:r>
        <w:rPr>
          <w:spacing w:val="-13"/>
        </w:rPr>
        <w:t xml:space="preserve"> </w:t>
      </w:r>
      <w:r>
        <w:t>the</w:t>
      </w:r>
      <w:r>
        <w:rPr>
          <w:spacing w:val="-13"/>
        </w:rPr>
        <w:t xml:space="preserve"> </w:t>
      </w:r>
      <w:r>
        <w:t>source</w:t>
      </w:r>
      <w:r>
        <w:rPr>
          <w:spacing w:val="-13"/>
        </w:rPr>
        <w:t xml:space="preserve"> </w:t>
      </w:r>
      <w:r>
        <w:t>and</w:t>
      </w:r>
      <w:r>
        <w:rPr>
          <w:spacing w:val="-13"/>
        </w:rPr>
        <w:t xml:space="preserve"> </w:t>
      </w:r>
      <w:r>
        <w:t>the</w:t>
      </w:r>
      <w:r>
        <w:rPr>
          <w:spacing w:val="-12"/>
        </w:rPr>
        <w:t xml:space="preserve"> </w:t>
      </w:r>
      <w:r>
        <w:t>normalized</w:t>
      </w:r>
      <w:r>
        <w:rPr>
          <w:spacing w:val="-13"/>
        </w:rPr>
        <w:t xml:space="preserve"> </w:t>
      </w:r>
      <w:r>
        <w:t>outgoing</w:t>
      </w:r>
      <w:r>
        <w:rPr>
          <w:spacing w:val="-13"/>
        </w:rPr>
        <w:t xml:space="preserve"> </w:t>
      </w:r>
      <w:r>
        <w:t>weight</w:t>
      </w:r>
      <w:r>
        <w:rPr>
          <w:spacing w:val="-13"/>
        </w:rPr>
        <w:t xml:space="preserve"> </w:t>
      </w:r>
      <w:hyperlink w:anchor="_bookmark173" w:history="1">
        <w:r>
          <w:rPr>
            <w:vertAlign w:val="superscript"/>
          </w:rPr>
          <w:t>[40]</w:t>
        </w:r>
      </w:hyperlink>
      <w:r>
        <w:t>.</w:t>
      </w:r>
      <w:r>
        <w:rPr>
          <w:spacing w:val="12"/>
        </w:rPr>
        <w:t xml:space="preserve"> </w:t>
      </w:r>
      <w:r>
        <w:t>A</w:t>
      </w:r>
      <w:r>
        <w:rPr>
          <w:spacing w:val="-13"/>
        </w:rPr>
        <w:t xml:space="preserve"> </w:t>
      </w:r>
      <w:r>
        <w:t>coarse</w:t>
      </w:r>
      <w:r>
        <w:rPr>
          <w:spacing w:val="-13"/>
        </w:rPr>
        <w:t xml:space="preserve"> </w:t>
      </w:r>
      <w:r>
        <w:t>upper</w:t>
      </w:r>
      <w:r>
        <w:rPr>
          <w:spacing w:val="-13"/>
        </w:rPr>
        <w:t xml:space="preserve"> </w:t>
      </w:r>
      <w:r>
        <w:t>bound</w:t>
      </w:r>
      <w:r>
        <w:rPr>
          <w:spacing w:val="-13"/>
        </w:rPr>
        <w:t xml:space="preserve"> </w:t>
      </w:r>
      <w:r>
        <w:t>on</w:t>
      </w:r>
      <w:r>
        <w:rPr>
          <w:spacing w:val="-13"/>
        </w:rPr>
        <w:t xml:space="preserve"> </w:t>
      </w:r>
      <w:r>
        <w:t xml:space="preserve">the gain in </w:t>
      </w:r>
      <w:r>
        <w:rPr>
          <w:i/>
        </w:rPr>
        <w:t>J</w:t>
      </w:r>
      <w:r>
        <w:t>(</w:t>
      </w:r>
      <w:r>
        <w:rPr>
          <w:i/>
        </w:rPr>
        <w:t>T</w:t>
      </w:r>
      <w:r>
        <w:rPr>
          <w:i/>
          <w:spacing w:val="-15"/>
        </w:rPr>
        <w:t xml:space="preserve"> </w:t>
      </w:r>
      <w:r>
        <w:t xml:space="preserve">) from adding edges among </w:t>
      </w:r>
      <w:r>
        <w:rPr>
          <w:rFonts w:ascii="Arial Unicode MS" w:hAnsi="Arial Unicode MS"/>
        </w:rPr>
        <w:t xml:space="preserve">A </w:t>
      </w:r>
      <w:r>
        <w:t>alone—a closed Sybil cluster with no honest inbound endorsements—is limited by the teleportation mass:</w:t>
      </w:r>
    </w:p>
    <w:p w14:paraId="00DC23A0" w14:textId="77777777" w:rsidR="00350CFB" w:rsidRDefault="00350CFB">
      <w:pPr>
        <w:pStyle w:val="a3"/>
        <w:spacing w:before="4"/>
      </w:pPr>
    </w:p>
    <w:p w14:paraId="00DC23A1" w14:textId="77777777" w:rsidR="00350CFB" w:rsidRDefault="00283FFF">
      <w:pPr>
        <w:tabs>
          <w:tab w:val="left" w:pos="9196"/>
        </w:tabs>
        <w:ind w:left="3381"/>
        <w:rPr>
          <w:sz w:val="24"/>
        </w:rPr>
      </w:pPr>
      <w:r>
        <w:rPr>
          <w:noProof/>
          <w:sz w:val="24"/>
        </w:rPr>
        <mc:AlternateContent>
          <mc:Choice Requires="wps">
            <w:drawing>
              <wp:anchor distT="0" distB="0" distL="0" distR="0" simplePos="0" relativeHeight="487648768" behindDoc="1" locked="0" layoutInCell="1" allowOverlap="1" wp14:anchorId="00DC27E0" wp14:editId="00DC27E1">
                <wp:simplePos x="0" y="0"/>
                <wp:positionH relativeFrom="page">
                  <wp:posOffset>2789694</wp:posOffset>
                </wp:positionH>
                <wp:positionV relativeFrom="paragraph">
                  <wp:posOffset>393407</wp:posOffset>
                </wp:positionV>
                <wp:extent cx="194310" cy="105410"/>
                <wp:effectExtent l="0" t="0" r="0" b="0"/>
                <wp:wrapTopAndBottom/>
                <wp:docPr id="858" name="Textbox 8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 cy="105410"/>
                        </a:xfrm>
                        <a:prstGeom prst="rect">
                          <a:avLst/>
                        </a:prstGeom>
                      </wps:spPr>
                      <wps:txbx>
                        <w:txbxContent>
                          <w:p w14:paraId="00DC2899" w14:textId="77777777" w:rsidR="00350CFB" w:rsidRDefault="00283FFF">
                            <w:pPr>
                              <w:spacing w:line="166" w:lineRule="exact"/>
                              <w:rPr>
                                <w:rFonts w:ascii="Apple Symbols" w:hAnsi="Apple Symbols"/>
                                <w:sz w:val="16"/>
                              </w:rPr>
                            </w:pPr>
                            <w:r>
                              <w:rPr>
                                <w:rFonts w:ascii="Menlo" w:hAnsi="Menlo"/>
                                <w:i/>
                                <w:spacing w:val="-5"/>
                                <w:w w:val="110"/>
                                <w:sz w:val="16"/>
                              </w:rPr>
                              <w:t>i</w:t>
                            </w:r>
                            <w:r>
                              <w:rPr>
                                <w:rFonts w:ascii="Apple Symbols" w:hAnsi="Apple Symbols"/>
                                <w:spacing w:val="-5"/>
                                <w:w w:val="110"/>
                                <w:sz w:val="16"/>
                              </w:rPr>
                              <w:t>∈A</w:t>
                            </w:r>
                          </w:p>
                        </w:txbxContent>
                      </wps:txbx>
                      <wps:bodyPr wrap="square" lIns="0" tIns="0" rIns="0" bIns="0" rtlCol="0">
                        <a:noAutofit/>
                      </wps:bodyPr>
                    </wps:wsp>
                  </a:graphicData>
                </a:graphic>
              </wp:anchor>
            </w:drawing>
          </mc:Choice>
          <mc:Fallback>
            <w:pict>
              <v:shape w14:anchorId="00DC27E0" id="Textbox 858" o:spid="_x0000_s1449" type="#_x0000_t202" style="position:absolute;left:0;text-align:left;margin-left:219.65pt;margin-top:31pt;width:15.3pt;height:8.3pt;z-index:-15667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" filled="f" stroked="f">
                <v:textbox inset="0,0,0,0">
                  <w:txbxContent>
                    <w:p w14:paraId="00DC2899" w14:textId="77777777" w:rsidR="00350CFB" w:rsidRDefault="00283FFF">
                      <w:pPr>
                        <w:spacing w:line="166" w:lineRule="exact"/>
                        <w:rPr>
                          <w:rFonts w:ascii="Apple Symbols" w:hAnsi="Apple Symbols"/>
                          <w:sz w:val="16"/>
                        </w:rPr>
                      </w:pPr>
                      <w:r>
                        <w:rPr>
                          <w:rFonts w:ascii="Menlo" w:hAnsi="Menlo"/>
                          <w:i/>
                          <w:spacing w:val="-5"/>
                          <w:w w:val="110"/>
                          <w:sz w:val="16"/>
                        </w:rPr>
                        <w:t>i</w:t>
                      </w:r>
                      <w:r>
                        <w:rPr>
                          <w:rFonts w:ascii="Apple Symbols" w:hAnsi="Apple Symbols"/>
                          <w:spacing w:val="-5"/>
                          <w:w w:val="110"/>
                          <w:sz w:val="16"/>
                        </w:rPr>
                        <w:t>∈A</w:t>
                      </w:r>
                    </w:p>
                  </w:txbxContent>
                </v:textbox>
                <w10:wrap type="topAndBottom" anchorx="page"/>
              </v:shape>
            </w:pict>
          </mc:Fallback>
        </mc:AlternateContent>
      </w:r>
      <w:r>
        <w:rPr>
          <w:noProof/>
          <w:sz w:val="24"/>
        </w:rPr>
        <mc:AlternateContent>
          <mc:Choice Requires="wps">
            <w:drawing>
              <wp:anchor distT="0" distB="0" distL="0" distR="0" simplePos="0" relativeHeight="487649280" behindDoc="1" locked="0" layoutInCell="1" allowOverlap="1" wp14:anchorId="00DC27E2" wp14:editId="00DC27E3">
                <wp:simplePos x="0" y="0"/>
                <wp:positionH relativeFrom="page">
                  <wp:posOffset>4399470</wp:posOffset>
                </wp:positionH>
                <wp:positionV relativeFrom="paragraph">
                  <wp:posOffset>393407</wp:posOffset>
                </wp:positionV>
                <wp:extent cx="194310" cy="105410"/>
                <wp:effectExtent l="0" t="0" r="0" b="0"/>
                <wp:wrapTopAndBottom/>
                <wp:docPr id="859" name="Textbox 8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 cy="105410"/>
                        </a:xfrm>
                        <a:prstGeom prst="rect">
                          <a:avLst/>
                        </a:prstGeom>
                      </wps:spPr>
                      <wps:txbx>
                        <w:txbxContent>
                          <w:p w14:paraId="00DC289A" w14:textId="77777777" w:rsidR="00350CFB" w:rsidRDefault="00283FFF">
                            <w:pPr>
                              <w:spacing w:line="166" w:lineRule="exact"/>
                              <w:rPr>
                                <w:rFonts w:ascii="Apple Symbols" w:hAnsi="Apple Symbols"/>
                                <w:sz w:val="16"/>
                              </w:rPr>
                            </w:pPr>
                            <w:r>
                              <w:rPr>
                                <w:rFonts w:ascii="Menlo" w:hAnsi="Menlo"/>
                                <w:i/>
                                <w:spacing w:val="-5"/>
                                <w:w w:val="110"/>
                                <w:sz w:val="16"/>
                              </w:rPr>
                              <w:t>i</w:t>
                            </w:r>
                            <w:r>
                              <w:rPr>
                                <w:rFonts w:ascii="Apple Symbols" w:hAnsi="Apple Symbols"/>
                                <w:spacing w:val="-5"/>
                                <w:w w:val="110"/>
                                <w:sz w:val="16"/>
                              </w:rPr>
                              <w:t>∈A</w:t>
                            </w:r>
                          </w:p>
                        </w:txbxContent>
                      </wps:txbx>
                      <wps:bodyPr wrap="square" lIns="0" tIns="0" rIns="0" bIns="0" rtlCol="0">
                        <a:noAutofit/>
                      </wps:bodyPr>
                    </wps:wsp>
                  </a:graphicData>
                </a:graphic>
              </wp:anchor>
            </w:drawing>
          </mc:Choice>
          <mc:Fallback>
            <w:pict>
              <v:shape w14:anchorId="00DC27E2" id="Textbox 859" o:spid="_x0000_s1450" type="#_x0000_t202" style="position:absolute;left:0;text-align:left;margin-left:346.4pt;margin-top:31pt;width:15.3pt;height:8.3pt;z-index:-15667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" filled="f" stroked="f">
                <v:textbox inset="0,0,0,0">
                  <w:txbxContent>
                    <w:p w14:paraId="00DC289A" w14:textId="77777777" w:rsidR="00350CFB" w:rsidRDefault="00283FFF">
                      <w:pPr>
                        <w:spacing w:line="166" w:lineRule="exact"/>
                        <w:rPr>
                          <w:rFonts w:ascii="Apple Symbols" w:hAnsi="Apple Symbols"/>
                          <w:sz w:val="16"/>
                        </w:rPr>
                      </w:pPr>
                      <w:r>
                        <w:rPr>
                          <w:rFonts w:ascii="Menlo" w:hAnsi="Menlo"/>
                          <w:i/>
                          <w:spacing w:val="-5"/>
                          <w:w w:val="110"/>
                          <w:sz w:val="16"/>
                        </w:rPr>
                        <w:t>i</w:t>
                      </w:r>
                      <w:r>
                        <w:rPr>
                          <w:rFonts w:ascii="Apple Symbols" w:hAnsi="Apple Symbols"/>
                          <w:spacing w:val="-5"/>
                          <w:w w:val="110"/>
                          <w:sz w:val="16"/>
                        </w:rPr>
                        <w:t>∈A</w:t>
                      </w:r>
                    </w:p>
                  </w:txbxContent>
                </v:textbox>
                <w10:wrap type="topAndBottom" anchorx="page"/>
              </v:shape>
            </w:pict>
          </mc:Fallback>
        </mc:AlternateContent>
      </w:r>
      <w:r>
        <w:rPr>
          <w:noProof/>
          <w:sz w:val="24"/>
        </w:rPr>
        <mc:AlternateContent>
          <mc:Choice Requires="wps">
            <w:drawing>
              <wp:anchor distT="0" distB="0" distL="0" distR="0" simplePos="0" relativeHeight="484063744" behindDoc="1" locked="0" layoutInCell="1" allowOverlap="1" wp14:anchorId="00DC27E4" wp14:editId="00DC27E5">
                <wp:simplePos x="0" y="0"/>
                <wp:positionH relativeFrom="page">
                  <wp:posOffset>3088805</wp:posOffset>
                </wp:positionH>
                <wp:positionV relativeFrom="paragraph">
                  <wp:posOffset>242196</wp:posOffset>
                </wp:positionV>
                <wp:extent cx="36830" cy="101600"/>
                <wp:effectExtent l="0" t="0" r="0" b="0"/>
                <wp:wrapNone/>
                <wp:docPr id="860" name="Textbox 8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30" cy="101600"/>
                        </a:xfrm>
                        <a:prstGeom prst="rect">
                          <a:avLst/>
                        </a:prstGeom>
                      </wps:spPr>
                      <wps:txbx>
                        <w:txbxContent>
                          <w:p w14:paraId="00DC289B" w14:textId="77777777" w:rsidR="00350CFB" w:rsidRDefault="00283FFF">
                            <w:pPr>
                              <w:spacing w:line="157" w:lineRule="exact"/>
                              <w:rPr>
                                <w:rFonts w:ascii="Menlo"/>
                                <w:i/>
                                <w:sz w:val="16"/>
                              </w:rPr>
                            </w:pPr>
                            <w:r>
                              <w:rPr>
                                <w:rFonts w:ascii="Menlo"/>
                                <w:i/>
                                <w:spacing w:val="-10"/>
                                <w:w w:val="60"/>
                                <w:sz w:val="16"/>
                              </w:rPr>
                              <w:t>i</w:t>
                            </w:r>
                          </w:p>
                        </w:txbxContent>
                      </wps:txbx>
                      <wps:bodyPr wrap="square" lIns="0" tIns="0" rIns="0" bIns="0" rtlCol="0">
                        <a:noAutofit/>
                      </wps:bodyPr>
                    </wps:wsp>
                  </a:graphicData>
                </a:graphic>
              </wp:anchor>
            </w:drawing>
          </mc:Choice>
          <mc:Fallback>
            <w:pict>
              <v:shape w14:anchorId="00DC27E4" id="Textbox 860" o:spid="_x0000_s1451" type="#_x0000_t202" style="position:absolute;left:0;text-align:left;margin-left:243.2pt;margin-top:19.05pt;width:2.9pt;height:8pt;z-index:-19252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" filled="f" stroked="f">
                <v:textbox inset="0,0,0,0">
                  <w:txbxContent>
                    <w:p w14:paraId="00DC289B" w14:textId="77777777" w:rsidR="00350CFB" w:rsidRDefault="00283FFF">
                      <w:pPr>
                        <w:spacing w:line="157" w:lineRule="exact"/>
                        <w:rPr>
                          <w:rFonts w:ascii="Menlo"/>
                          <w:i/>
                          <w:sz w:val="16"/>
                        </w:rPr>
                      </w:pPr>
                      <w:r>
                        <w:rPr>
                          <w:rFonts w:ascii="Menlo"/>
                          <w:i/>
                          <w:spacing w:val="-10"/>
                          <w:w w:val="60"/>
                          <w:sz w:val="16"/>
                        </w:rPr>
                        <w:t>i</w:t>
                      </w:r>
                    </w:p>
                  </w:txbxContent>
                </v:textbox>
                <w10:wrap anchorx="page"/>
              </v:shape>
            </w:pict>
          </mc:Fallback>
        </mc:AlternateContent>
      </w:r>
      <w:r>
        <w:rPr>
          <w:noProof/>
          <w:sz w:val="24"/>
        </w:rPr>
        <mc:AlternateContent>
          <mc:Choice Requires="wps">
            <w:drawing>
              <wp:anchor distT="0" distB="0" distL="0" distR="0" simplePos="0" relativeHeight="484064256" behindDoc="1" locked="0" layoutInCell="1" allowOverlap="1" wp14:anchorId="00DC27E6" wp14:editId="00DC27E7">
                <wp:simplePos x="0" y="0"/>
                <wp:positionH relativeFrom="page">
                  <wp:posOffset>3731158</wp:posOffset>
                </wp:positionH>
                <wp:positionV relativeFrom="paragraph">
                  <wp:posOffset>282279</wp:posOffset>
                </wp:positionV>
                <wp:extent cx="204470" cy="155575"/>
                <wp:effectExtent l="0" t="0" r="0" b="0"/>
                <wp:wrapNone/>
                <wp:docPr id="861" name="Textbox 8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470" cy="155575"/>
                        </a:xfrm>
                        <a:prstGeom prst="rect">
                          <a:avLst/>
                        </a:prstGeom>
                      </wps:spPr>
                      <wps:txbx>
                        <w:txbxContent>
                          <w:p w14:paraId="00DC289C" w14:textId="77777777" w:rsidR="00350CFB" w:rsidRDefault="00283FFF">
                            <w:pPr>
                              <w:spacing w:line="244" w:lineRule="exact"/>
                              <w:rPr>
                                <w:rFonts w:ascii="Arial Unicode MS"/>
                                <w:sz w:val="24"/>
                              </w:rPr>
                            </w:pPr>
                            <w:r>
                              <w:rPr>
                                <w:rFonts w:ascii="Arial Unicode MS"/>
                                <w:spacing w:val="-2"/>
                                <w:sz w:val="24"/>
                              </w:rPr>
                              <w:t>|</w:t>
                            </w:r>
                            <w:r>
                              <w:rPr>
                                <w:i/>
                                <w:spacing w:val="-2"/>
                                <w:sz w:val="24"/>
                              </w:rPr>
                              <w:t>V</w:t>
                            </w:r>
                            <w:r>
                              <w:rPr>
                                <w:i/>
                                <w:spacing w:val="-12"/>
                                <w:sz w:val="24"/>
                              </w:rPr>
                              <w:t xml:space="preserve"> </w:t>
                            </w:r>
                            <w:r>
                              <w:rPr>
                                <w:rFonts w:ascii="Arial Unicode MS"/>
                                <w:spacing w:val="-10"/>
                                <w:sz w:val="24"/>
                              </w:rPr>
                              <w:t>|</w:t>
                            </w:r>
                          </w:p>
                        </w:txbxContent>
                      </wps:txbx>
                      <wps:bodyPr wrap="square" lIns="0" tIns="0" rIns="0" bIns="0" rtlCol="0">
                        <a:noAutofit/>
                      </wps:bodyPr>
                    </wps:wsp>
                  </a:graphicData>
                </a:graphic>
              </wp:anchor>
            </w:drawing>
          </mc:Choice>
          <mc:Fallback>
            <w:pict>
              <v:shape w14:anchorId="00DC27E6" id="Textbox 861" o:spid="_x0000_s1452" type="#_x0000_t202" style="position:absolute;left:0;text-align:left;margin-left:293.8pt;margin-top:22.25pt;width:16.1pt;height:12.25pt;z-index:-1925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" filled="f" stroked="f">
                <v:textbox inset="0,0,0,0">
                  <w:txbxContent>
                    <w:p w14:paraId="00DC289C" w14:textId="77777777" w:rsidR="00350CFB" w:rsidRDefault="00283FFF">
                      <w:pPr>
                        <w:spacing w:line="244" w:lineRule="exact"/>
                        <w:rPr>
                          <w:rFonts w:ascii="Arial Unicode MS"/>
                          <w:sz w:val="24"/>
                        </w:rPr>
                      </w:pPr>
                      <w:r>
                        <w:rPr>
                          <w:rFonts w:ascii="Arial Unicode MS"/>
                          <w:spacing w:val="-2"/>
                          <w:sz w:val="24"/>
                        </w:rPr>
                        <w:t>|</w:t>
                      </w:r>
                      <w:r>
                        <w:rPr>
                          <w:i/>
                          <w:spacing w:val="-2"/>
                          <w:sz w:val="24"/>
                        </w:rPr>
                        <w:t>V</w:t>
                      </w:r>
                      <w:r>
                        <w:rPr>
                          <w:i/>
                          <w:spacing w:val="-12"/>
                          <w:sz w:val="24"/>
                        </w:rPr>
                        <w:t xml:space="preserve"> </w:t>
                      </w:r>
                      <w:r>
                        <w:rPr>
                          <w:rFonts w:ascii="Arial Unicode MS"/>
                          <w:spacing w:val="-10"/>
                          <w:sz w:val="24"/>
                        </w:rPr>
                        <w:t>|</w:t>
                      </w:r>
                    </w:p>
                  </w:txbxContent>
                </v:textbox>
                <w10:wrap anchorx="page"/>
              </v:shape>
            </w:pict>
          </mc:Fallback>
        </mc:AlternateContent>
      </w:r>
      <w:r>
        <w:rPr>
          <w:noProof/>
          <w:sz w:val="24"/>
        </w:rPr>
        <mc:AlternateContent>
          <mc:Choice Requires="wps">
            <w:drawing>
              <wp:anchor distT="0" distB="0" distL="0" distR="0" simplePos="0" relativeHeight="484064768" behindDoc="1" locked="0" layoutInCell="1" allowOverlap="1" wp14:anchorId="00DC27E8" wp14:editId="00DC27E9">
                <wp:simplePos x="0" y="0"/>
                <wp:positionH relativeFrom="page">
                  <wp:posOffset>4698568</wp:posOffset>
                </wp:positionH>
                <wp:positionV relativeFrom="paragraph">
                  <wp:posOffset>242196</wp:posOffset>
                </wp:positionV>
                <wp:extent cx="36830" cy="101600"/>
                <wp:effectExtent l="0" t="0" r="0" b="0"/>
                <wp:wrapNone/>
                <wp:docPr id="862" name="Textbox 8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30" cy="101600"/>
                        </a:xfrm>
                        <a:prstGeom prst="rect">
                          <a:avLst/>
                        </a:prstGeom>
                      </wps:spPr>
                      <wps:txbx>
                        <w:txbxContent>
                          <w:p w14:paraId="00DC289D" w14:textId="77777777" w:rsidR="00350CFB" w:rsidRDefault="00283FFF">
                            <w:pPr>
                              <w:spacing w:line="157" w:lineRule="exact"/>
                              <w:rPr>
                                <w:rFonts w:ascii="Menlo"/>
                                <w:i/>
                                <w:sz w:val="16"/>
                              </w:rPr>
                            </w:pPr>
                            <w:r>
                              <w:rPr>
                                <w:rFonts w:ascii="Menlo"/>
                                <w:i/>
                                <w:spacing w:val="-10"/>
                                <w:w w:val="60"/>
                                <w:sz w:val="16"/>
                              </w:rPr>
                              <w:t>i</w:t>
                            </w:r>
                          </w:p>
                        </w:txbxContent>
                      </wps:txbx>
                      <wps:bodyPr wrap="square" lIns="0" tIns="0" rIns="0" bIns="0" rtlCol="0">
                        <a:noAutofit/>
                      </wps:bodyPr>
                    </wps:wsp>
                  </a:graphicData>
                </a:graphic>
              </wp:anchor>
            </w:drawing>
          </mc:Choice>
          <mc:Fallback>
            <w:pict>
              <v:shape w14:anchorId="00DC27E8" id="Textbox 862" o:spid="_x0000_s1453" type="#_x0000_t202" style="position:absolute;left:0;text-align:left;margin-left:369.95pt;margin-top:19.05pt;width:2.9pt;height:8pt;z-index:-1925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" filled="f" stroked="f">
                <v:textbox inset="0,0,0,0">
                  <w:txbxContent>
                    <w:p w14:paraId="00DC289D" w14:textId="77777777" w:rsidR="00350CFB" w:rsidRDefault="00283FFF">
                      <w:pPr>
                        <w:spacing w:line="157" w:lineRule="exact"/>
                        <w:rPr>
                          <w:rFonts w:ascii="Menlo"/>
                          <w:i/>
                          <w:sz w:val="16"/>
                        </w:rPr>
                      </w:pPr>
                      <w:r>
                        <w:rPr>
                          <w:rFonts w:ascii="Menlo"/>
                          <w:i/>
                          <w:spacing w:val="-10"/>
                          <w:w w:val="60"/>
                          <w:sz w:val="16"/>
                        </w:rPr>
                        <w:t>i</w:t>
                      </w:r>
                    </w:p>
                  </w:txbxContent>
                </v:textbox>
                <w10:wrap anchorx="page"/>
              </v:shape>
            </w:pict>
          </mc:Fallback>
        </mc:AlternateContent>
      </w:r>
      <w:bookmarkStart w:id="365" w:name="_bookmark122"/>
      <w:bookmarkEnd w:id="365"/>
      <w:r>
        <w:rPr>
          <w:w w:val="215"/>
          <w:position w:val="23"/>
          <w:sz w:val="24"/>
        </w:rPr>
        <w:t>L</w:t>
      </w:r>
      <w:r>
        <w:rPr>
          <w:spacing w:val="-88"/>
          <w:w w:val="215"/>
          <w:position w:val="23"/>
          <w:sz w:val="24"/>
        </w:rPr>
        <w:t xml:space="preserve"> </w:t>
      </w:r>
      <w:r>
        <w:rPr>
          <w:i/>
          <w:w w:val="110"/>
          <w:sz w:val="24"/>
        </w:rPr>
        <w:t>r</w:t>
      </w:r>
      <w:r>
        <w:rPr>
          <w:i/>
          <w:spacing w:val="67"/>
          <w:w w:val="125"/>
          <w:sz w:val="24"/>
        </w:rPr>
        <w:t xml:space="preserve"> </w:t>
      </w:r>
      <w:r>
        <w:rPr>
          <w:rFonts w:ascii="Arial Unicode MS" w:hAnsi="Arial Unicode MS"/>
          <w:w w:val="125"/>
          <w:sz w:val="24"/>
        </w:rPr>
        <w:t>≤</w:t>
      </w:r>
      <w:r>
        <w:rPr>
          <w:rFonts w:ascii="Arial Unicode MS" w:hAnsi="Arial Unicode MS"/>
          <w:spacing w:val="-13"/>
          <w:w w:val="125"/>
          <w:sz w:val="24"/>
        </w:rPr>
        <w:t xml:space="preserve"> </w:t>
      </w:r>
      <w:r>
        <w:rPr>
          <w:rFonts w:ascii="Arial Unicode MS" w:hAnsi="Arial Unicode MS"/>
          <w:w w:val="110"/>
          <w:sz w:val="24"/>
        </w:rPr>
        <w:t>|A|</w:t>
      </w:r>
      <w:r>
        <w:rPr>
          <w:rFonts w:ascii="Arial Unicode MS" w:hAnsi="Arial Unicode MS"/>
          <w:spacing w:val="-18"/>
          <w:w w:val="110"/>
          <w:sz w:val="24"/>
        </w:rPr>
        <w:t xml:space="preserve"> </w:t>
      </w:r>
      <w:r>
        <w:rPr>
          <w:rFonts w:ascii="Arial Unicode MS" w:hAnsi="Arial Unicode MS"/>
          <w:w w:val="110"/>
          <w:sz w:val="24"/>
        </w:rPr>
        <w:t>·</w:t>
      </w:r>
      <w:r>
        <w:rPr>
          <w:rFonts w:ascii="Arial Unicode MS" w:hAnsi="Arial Unicode MS"/>
          <w:spacing w:val="9"/>
          <w:w w:val="110"/>
          <w:sz w:val="24"/>
        </w:rPr>
        <w:t xml:space="preserve"> </w:t>
      </w:r>
      <w:r>
        <w:rPr>
          <w:w w:val="110"/>
          <w:position w:val="16"/>
          <w:sz w:val="24"/>
          <w:u w:val="single"/>
        </w:rPr>
        <w:t>1</w:t>
      </w:r>
      <w:r>
        <w:rPr>
          <w:spacing w:val="-9"/>
          <w:w w:val="110"/>
          <w:position w:val="16"/>
          <w:sz w:val="24"/>
          <w:u w:val="single"/>
        </w:rPr>
        <w:t xml:space="preserve"> </w:t>
      </w:r>
      <w:r>
        <w:rPr>
          <w:rFonts w:ascii="Arial Unicode MS" w:hAnsi="Arial Unicode MS"/>
          <w:w w:val="125"/>
          <w:position w:val="16"/>
          <w:sz w:val="24"/>
          <w:u w:val="single"/>
        </w:rPr>
        <w:t>−</w:t>
      </w:r>
      <w:r>
        <w:rPr>
          <w:rFonts w:ascii="Arial Unicode MS" w:hAnsi="Arial Unicode MS"/>
          <w:spacing w:val="-28"/>
          <w:w w:val="125"/>
          <w:position w:val="16"/>
          <w:sz w:val="24"/>
          <w:u w:val="single"/>
        </w:rPr>
        <w:t xml:space="preserve"> </w:t>
      </w:r>
      <w:r>
        <w:rPr>
          <w:i/>
          <w:w w:val="110"/>
          <w:position w:val="16"/>
          <w:sz w:val="24"/>
          <w:u w:val="single"/>
        </w:rPr>
        <w:t>d</w:t>
      </w:r>
      <w:r>
        <w:rPr>
          <w:i/>
          <w:spacing w:val="7"/>
          <w:w w:val="125"/>
          <w:position w:val="16"/>
          <w:sz w:val="24"/>
        </w:rPr>
        <w:t xml:space="preserve"> </w:t>
      </w:r>
      <w:r>
        <w:rPr>
          <w:w w:val="125"/>
          <w:sz w:val="24"/>
        </w:rPr>
        <w:t>+</w:t>
      </w:r>
      <w:r>
        <w:rPr>
          <w:spacing w:val="-18"/>
          <w:w w:val="125"/>
          <w:sz w:val="24"/>
        </w:rPr>
        <w:t xml:space="preserve"> </w:t>
      </w:r>
      <w:r>
        <w:rPr>
          <w:i/>
          <w:w w:val="110"/>
          <w:sz w:val="24"/>
        </w:rPr>
        <w:t>d</w:t>
      </w:r>
      <w:r>
        <w:rPr>
          <w:i/>
          <w:spacing w:val="-10"/>
          <w:w w:val="110"/>
          <w:sz w:val="24"/>
        </w:rPr>
        <w:t xml:space="preserve"> </w:t>
      </w:r>
      <w:r>
        <w:rPr>
          <w:rFonts w:ascii="Arial Unicode MS" w:hAnsi="Arial Unicode MS"/>
          <w:w w:val="110"/>
          <w:sz w:val="24"/>
        </w:rPr>
        <w:t>·</w:t>
      </w:r>
      <w:r>
        <w:rPr>
          <w:rFonts w:ascii="Arial Unicode MS" w:hAnsi="Arial Unicode MS"/>
          <w:spacing w:val="-18"/>
          <w:w w:val="110"/>
          <w:sz w:val="24"/>
        </w:rPr>
        <w:t xml:space="preserve"> </w:t>
      </w:r>
      <w:r>
        <w:rPr>
          <w:w w:val="215"/>
          <w:position w:val="23"/>
          <w:sz w:val="24"/>
        </w:rPr>
        <w:t>L</w:t>
      </w:r>
      <w:r>
        <w:rPr>
          <w:spacing w:val="-87"/>
          <w:w w:val="215"/>
          <w:position w:val="23"/>
          <w:sz w:val="24"/>
        </w:rPr>
        <w:t xml:space="preserve"> </w:t>
      </w:r>
      <w:r>
        <w:rPr>
          <w:i/>
          <w:w w:val="110"/>
          <w:sz w:val="24"/>
        </w:rPr>
        <w:t>r</w:t>
      </w:r>
      <w:r>
        <w:rPr>
          <w:i/>
          <w:spacing w:val="5"/>
          <w:w w:val="110"/>
          <w:sz w:val="24"/>
        </w:rPr>
        <w:t xml:space="preserve"> </w:t>
      </w:r>
      <w:r>
        <w:rPr>
          <w:i/>
          <w:spacing w:val="-10"/>
          <w:w w:val="110"/>
          <w:sz w:val="24"/>
        </w:rPr>
        <w:t>,</w:t>
      </w:r>
      <w:r>
        <w:rPr>
          <w:i/>
          <w:sz w:val="24"/>
        </w:rPr>
        <w:tab/>
      </w:r>
      <w:r>
        <w:rPr>
          <w:spacing w:val="-2"/>
          <w:w w:val="110"/>
          <w:sz w:val="24"/>
        </w:rPr>
        <w:t>(5.7)</w:t>
      </w:r>
    </w:p>
    <w:p w14:paraId="00DC23A2" w14:textId="77777777" w:rsidR="00350CFB" w:rsidRDefault="00350CFB">
      <w:pPr>
        <w:pStyle w:val="a3"/>
        <w:spacing w:before="19"/>
        <w:rPr>
          <w:sz w:val="7"/>
        </w:rPr>
      </w:pPr>
    </w:p>
    <w:p w14:paraId="00DC23A3" w14:textId="77777777" w:rsidR="00350CFB" w:rsidRDefault="00350CFB">
      <w:pPr>
        <w:pStyle w:val="a3"/>
        <w:spacing w:before="7"/>
        <w:rPr>
          <w:sz w:val="12"/>
        </w:rPr>
      </w:pPr>
    </w:p>
    <w:p w14:paraId="00DC23A4" w14:textId="77777777" w:rsidR="00350CFB" w:rsidRDefault="00350CFB">
      <w:pPr>
        <w:pStyle w:val="a3"/>
        <w:rPr>
          <w:sz w:val="12"/>
        </w:rPr>
        <w:sectPr w:rsidR="00350CFB">
          <w:pgSz w:w="11910" w:h="16840"/>
          <w:pgMar w:top="1840" w:right="708" w:bottom="2300" w:left="992" w:header="0" w:footer="2115" w:gutter="0"/>
          <w:cols w:space="720"/>
        </w:sectPr>
      </w:pPr>
    </w:p>
    <w:p w14:paraId="00DC23A5" w14:textId="77777777" w:rsidR="00350CFB" w:rsidRDefault="00283FFF">
      <w:pPr>
        <w:pStyle w:val="a3"/>
        <w:spacing w:before="89"/>
        <w:ind w:left="273"/>
      </w:pPr>
      <w:r>
        <w:t>which</w:t>
      </w:r>
      <w:r>
        <w:rPr>
          <w:spacing w:val="-14"/>
        </w:rPr>
        <w:t xml:space="preserve"> </w:t>
      </w:r>
      <w:r>
        <w:t>rearranges</w:t>
      </w:r>
      <w:r>
        <w:rPr>
          <w:spacing w:val="-13"/>
        </w:rPr>
        <w:t xml:space="preserve"> </w:t>
      </w:r>
      <w:r>
        <w:rPr>
          <w:spacing w:val="-5"/>
        </w:rPr>
        <w:t>to</w:t>
      </w:r>
    </w:p>
    <w:p w14:paraId="00DC23A6" w14:textId="77777777" w:rsidR="00350CFB" w:rsidRDefault="00283FFF">
      <w:pPr>
        <w:pStyle w:val="a3"/>
        <w:rPr>
          <w:sz w:val="16"/>
        </w:rPr>
      </w:pPr>
      <w:r>
        <w:br w:type="column"/>
      </w:r>
    </w:p>
    <w:p w14:paraId="00DC23A7" w14:textId="77777777" w:rsidR="00350CFB" w:rsidRDefault="00350CFB">
      <w:pPr>
        <w:pStyle w:val="a3"/>
        <w:spacing w:before="177"/>
        <w:rPr>
          <w:sz w:val="16"/>
        </w:rPr>
      </w:pPr>
    </w:p>
    <w:p w14:paraId="00DC23A8" w14:textId="77777777" w:rsidR="00350CFB" w:rsidRDefault="00283FFF">
      <w:pPr>
        <w:spacing w:before="1"/>
        <w:jc w:val="right"/>
        <w:rPr>
          <w:rFonts w:ascii="Menlo"/>
          <w:i/>
          <w:sz w:val="24"/>
        </w:rPr>
      </w:pPr>
      <w:r>
        <w:rPr>
          <w:rFonts w:ascii="Menlo"/>
          <w:i/>
          <w:noProof/>
          <w:sz w:val="24"/>
        </w:rPr>
        <mc:AlternateContent>
          <mc:Choice Requires="wps">
            <w:drawing>
              <wp:anchor distT="0" distB="0" distL="0" distR="0" simplePos="0" relativeHeight="484063232" behindDoc="1" locked="0" layoutInCell="1" allowOverlap="1" wp14:anchorId="00DC27EA" wp14:editId="00DC27EB">
                <wp:simplePos x="0" y="0"/>
                <wp:positionH relativeFrom="page">
                  <wp:posOffset>3362883</wp:posOffset>
                </wp:positionH>
                <wp:positionV relativeFrom="paragraph">
                  <wp:posOffset>-115308</wp:posOffset>
                </wp:positionV>
                <wp:extent cx="219710" cy="563245"/>
                <wp:effectExtent l="0" t="0" r="0" b="0"/>
                <wp:wrapNone/>
                <wp:docPr id="863" name="Textbox 8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 cy="563245"/>
                        </a:xfrm>
                        <a:prstGeom prst="rect">
                          <a:avLst/>
                        </a:prstGeom>
                      </wps:spPr>
                      <wps:txbx>
                        <w:txbxContent>
                          <w:p w14:paraId="00DC289E" w14:textId="77777777" w:rsidR="00350CFB" w:rsidRDefault="00283FFF">
                            <w:pPr>
                              <w:pStyle w:val="a3"/>
                              <w:spacing w:line="231" w:lineRule="exact"/>
                            </w:pPr>
                            <w:r>
                              <w:rPr>
                                <w:spacing w:val="-10"/>
                                <w:w w:val="235"/>
                              </w:rPr>
                              <w:t>L</w:t>
                            </w:r>
                          </w:p>
                        </w:txbxContent>
                      </wps:txbx>
                      <wps:bodyPr wrap="square" lIns="0" tIns="0" rIns="0" bIns="0" rtlCol="0">
                        <a:noAutofit/>
                      </wps:bodyPr>
                    </wps:wsp>
                  </a:graphicData>
                </a:graphic>
              </wp:anchor>
            </w:drawing>
          </mc:Choice>
          <mc:Fallback>
            <w:pict>
              <v:shape w14:anchorId="00DC27EA" id="Textbox 863" o:spid="_x0000_s1454" type="#_x0000_t202" style="position:absolute;left:0;text-align:left;margin-left:264.8pt;margin-top:-9.1pt;width:17.3pt;height:44.35pt;z-index:-19253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" filled="f" stroked="f">
                <v:textbox inset="0,0,0,0">
                  <w:txbxContent>
                    <w:p w14:paraId="00DC289E" w14:textId="77777777" w:rsidR="00350CFB" w:rsidRDefault="00283FFF">
                      <w:pPr>
                        <w:pStyle w:val="a3"/>
                        <w:spacing w:line="231" w:lineRule="exact"/>
                      </w:pPr>
                      <w:r>
                        <w:rPr>
                          <w:spacing w:val="-10"/>
                          <w:w w:val="235"/>
                        </w:rPr>
                        <w:t>L</w:t>
                      </w:r>
                    </w:p>
                  </w:txbxContent>
                </v:textbox>
                <w10:wrap anchorx="page"/>
              </v:shape>
            </w:pict>
          </mc:Fallback>
        </mc:AlternateContent>
      </w:r>
      <w:bookmarkStart w:id="366" w:name="_bookmark123"/>
      <w:bookmarkEnd w:id="366"/>
      <w:r>
        <w:rPr>
          <w:i/>
          <w:spacing w:val="-5"/>
          <w:w w:val="95"/>
          <w:sz w:val="24"/>
        </w:rPr>
        <w:t>r</w:t>
      </w:r>
      <w:r>
        <w:rPr>
          <w:rFonts w:ascii="Menlo"/>
          <w:i/>
          <w:spacing w:val="-5"/>
          <w:w w:val="95"/>
          <w:sz w:val="24"/>
          <w:vertAlign w:val="subscript"/>
        </w:rPr>
        <w:t>i</w:t>
      </w:r>
    </w:p>
    <w:p w14:paraId="00DC23A9" w14:textId="77777777" w:rsidR="00350CFB" w:rsidRDefault="00283FFF">
      <w:pPr>
        <w:spacing w:before="75"/>
        <w:ind w:left="273"/>
        <w:rPr>
          <w:rFonts w:ascii="Apple Symbols" w:hAnsi="Apple Symbols"/>
          <w:sz w:val="16"/>
        </w:rPr>
      </w:pPr>
      <w:r>
        <w:rPr>
          <w:rFonts w:ascii="Menlo" w:hAnsi="Menlo"/>
          <w:i/>
          <w:spacing w:val="-5"/>
          <w:w w:val="115"/>
          <w:sz w:val="16"/>
        </w:rPr>
        <w:t>i</w:t>
      </w:r>
      <w:r>
        <w:rPr>
          <w:rFonts w:ascii="Apple Symbols" w:hAnsi="Apple Symbols"/>
          <w:spacing w:val="-5"/>
          <w:w w:val="115"/>
          <w:sz w:val="16"/>
        </w:rPr>
        <w:t>∈A</w:t>
      </w:r>
    </w:p>
    <w:p w14:paraId="00DC23AA" w14:textId="77777777" w:rsidR="00350CFB" w:rsidRDefault="00283FFF">
      <w:pPr>
        <w:pStyle w:val="a3"/>
        <w:spacing w:before="65"/>
        <w:rPr>
          <w:rFonts w:ascii="Apple Symbols"/>
        </w:rPr>
      </w:pPr>
      <w:r>
        <w:br w:type="column"/>
      </w:r>
    </w:p>
    <w:p w14:paraId="00DC23AB" w14:textId="77777777" w:rsidR="00350CFB" w:rsidRDefault="00283FFF">
      <w:pPr>
        <w:pStyle w:val="a3"/>
        <w:tabs>
          <w:tab w:val="left" w:pos="4304"/>
        </w:tabs>
        <w:spacing w:line="451" w:lineRule="exact"/>
        <w:ind w:left="36"/>
      </w:pPr>
      <w:r>
        <w:rPr>
          <w:rFonts w:ascii="Arial Unicode MS" w:hAnsi="Arial Unicode MS"/>
          <w:w w:val="110"/>
        </w:rPr>
        <w:t>≤</w:t>
      </w:r>
      <w:r>
        <w:rPr>
          <w:rFonts w:ascii="Arial Unicode MS" w:hAnsi="Arial Unicode MS"/>
          <w:spacing w:val="47"/>
          <w:w w:val="110"/>
        </w:rPr>
        <w:t xml:space="preserve"> </w:t>
      </w:r>
      <w:r>
        <w:rPr>
          <w:rFonts w:ascii="Arial Unicode MS" w:hAnsi="Arial Unicode MS"/>
          <w:w w:val="110"/>
          <w:position w:val="16"/>
          <w:u w:val="single"/>
        </w:rPr>
        <w:t>|A|</w:t>
      </w:r>
      <w:r>
        <w:rPr>
          <w:rFonts w:ascii="Arial Unicode MS" w:hAnsi="Arial Unicode MS"/>
          <w:spacing w:val="-41"/>
          <w:w w:val="110"/>
          <w:position w:val="16"/>
        </w:rPr>
        <w:t xml:space="preserve"> </w:t>
      </w:r>
      <w:r>
        <w:rPr>
          <w:i/>
          <w:spacing w:val="-10"/>
          <w:w w:val="110"/>
        </w:rPr>
        <w:t>.</w:t>
      </w:r>
      <w:r>
        <w:rPr>
          <w:i/>
        </w:rPr>
        <w:tab/>
      </w:r>
      <w:r>
        <w:rPr>
          <w:spacing w:val="-2"/>
          <w:w w:val="110"/>
        </w:rPr>
        <w:t>(5.8)</w:t>
      </w:r>
    </w:p>
    <w:p w14:paraId="00DC23AC" w14:textId="77777777" w:rsidR="00350CFB" w:rsidRDefault="00283FFF">
      <w:pPr>
        <w:spacing w:line="291" w:lineRule="exact"/>
        <w:ind w:left="313"/>
        <w:rPr>
          <w:rFonts w:ascii="Arial Unicode MS"/>
          <w:sz w:val="24"/>
        </w:rPr>
      </w:pPr>
      <w:r>
        <w:rPr>
          <w:rFonts w:ascii="Arial Unicode MS"/>
          <w:spacing w:val="-2"/>
          <w:sz w:val="24"/>
        </w:rPr>
        <w:t>|</w:t>
      </w:r>
      <w:r>
        <w:rPr>
          <w:i/>
          <w:spacing w:val="-2"/>
          <w:sz w:val="24"/>
        </w:rPr>
        <w:t>V</w:t>
      </w:r>
      <w:r>
        <w:rPr>
          <w:i/>
          <w:spacing w:val="-12"/>
          <w:sz w:val="24"/>
        </w:rPr>
        <w:t xml:space="preserve"> </w:t>
      </w:r>
      <w:r>
        <w:rPr>
          <w:rFonts w:ascii="Arial Unicode MS"/>
          <w:spacing w:val="-10"/>
          <w:sz w:val="24"/>
        </w:rPr>
        <w:t>|</w:t>
      </w:r>
    </w:p>
    <w:p w14:paraId="00DC23AD" w14:textId="77777777" w:rsidR="00350CFB" w:rsidRDefault="00350CFB">
      <w:pPr>
        <w:spacing w:line="291" w:lineRule="exact"/>
        <w:rPr>
          <w:rFonts w:ascii="Arial Unicode MS"/>
          <w:sz w:val="24"/>
        </w:rPr>
        <w:sectPr w:rsidR="00350CFB">
          <w:type w:val="continuous"/>
          <w:pgSz w:w="11910" w:h="16840"/>
          <w:pgMar w:top="1920" w:right="708" w:bottom="280" w:left="992" w:header="0" w:footer="2115" w:gutter="0"/>
          <w:cols w:num="3" w:space="720" w:equalWidth="0">
            <w:col w:w="2199" w:space="1851"/>
            <w:col w:w="803" w:space="39"/>
            <w:col w:w="5318"/>
          </w:cols>
        </w:sectPr>
      </w:pPr>
    </w:p>
    <w:p w14:paraId="00DC23AE" w14:textId="77777777" w:rsidR="00350CFB" w:rsidRDefault="00283FFF">
      <w:pPr>
        <w:pStyle w:val="a3"/>
        <w:spacing w:before="72" w:line="316" w:lineRule="auto"/>
        <w:ind w:left="282" w:right="524" w:hanging="8"/>
        <w:jc w:val="both"/>
      </w:pPr>
      <w:r>
        <w:t>Thus</w:t>
      </w:r>
      <w:r>
        <w:rPr>
          <w:spacing w:val="-5"/>
        </w:rPr>
        <w:t xml:space="preserve"> </w:t>
      </w:r>
      <w:r>
        <w:t>a</w:t>
      </w:r>
      <w:r>
        <w:rPr>
          <w:spacing w:val="-5"/>
        </w:rPr>
        <w:t xml:space="preserve"> </w:t>
      </w:r>
      <w:r>
        <w:t>closed</w:t>
      </w:r>
      <w:r>
        <w:rPr>
          <w:spacing w:val="-5"/>
        </w:rPr>
        <w:t xml:space="preserve"> </w:t>
      </w:r>
      <w:r>
        <w:t>attacker</w:t>
      </w:r>
      <w:r>
        <w:rPr>
          <w:spacing w:val="-5"/>
        </w:rPr>
        <w:t xml:space="preserve"> </w:t>
      </w:r>
      <w:r>
        <w:t>cluster</w:t>
      </w:r>
      <w:r>
        <w:rPr>
          <w:spacing w:val="-5"/>
        </w:rPr>
        <w:t xml:space="preserve"> </w:t>
      </w:r>
      <w:r>
        <w:t>cannot</w:t>
      </w:r>
      <w:r>
        <w:rPr>
          <w:spacing w:val="-5"/>
        </w:rPr>
        <w:t xml:space="preserve"> </w:t>
      </w:r>
      <w:r>
        <w:t>capture</w:t>
      </w:r>
      <w:r>
        <w:rPr>
          <w:spacing w:val="-5"/>
        </w:rPr>
        <w:t xml:space="preserve"> </w:t>
      </w:r>
      <w:r>
        <w:t>more</w:t>
      </w:r>
      <w:r>
        <w:rPr>
          <w:spacing w:val="-5"/>
        </w:rPr>
        <w:t xml:space="preserve"> </w:t>
      </w:r>
      <w:r>
        <w:t>than</w:t>
      </w:r>
      <w:r>
        <w:rPr>
          <w:spacing w:val="-5"/>
        </w:rPr>
        <w:t xml:space="preserve"> </w:t>
      </w:r>
      <w:r>
        <w:t>its</w:t>
      </w:r>
      <w:r>
        <w:rPr>
          <w:spacing w:val="-5"/>
        </w:rPr>
        <w:t xml:space="preserve"> </w:t>
      </w:r>
      <w:r>
        <w:t>population</w:t>
      </w:r>
      <w:r>
        <w:rPr>
          <w:spacing w:val="-5"/>
        </w:rPr>
        <w:t xml:space="preserve"> </w:t>
      </w:r>
      <w:r>
        <w:t>share</w:t>
      </w:r>
      <w:r>
        <w:rPr>
          <w:spacing w:val="-5"/>
        </w:rPr>
        <w:t xml:space="preserve"> </w:t>
      </w:r>
      <w:r>
        <w:t>of</w:t>
      </w:r>
      <w:r>
        <w:rPr>
          <w:spacing w:val="-5"/>
        </w:rPr>
        <w:t xml:space="preserve"> </w:t>
      </w:r>
      <w:r>
        <w:t>total</w:t>
      </w:r>
      <w:r>
        <w:rPr>
          <w:spacing w:val="-5"/>
        </w:rPr>
        <w:t xml:space="preserve"> </w:t>
      </w:r>
      <w:r>
        <w:t>rank</w:t>
      </w:r>
      <w:r>
        <w:rPr>
          <w:spacing w:val="-5"/>
        </w:rPr>
        <w:t xml:space="preserve"> </w:t>
      </w:r>
      <w:r>
        <w:t>mass.</w:t>
      </w:r>
      <w:r>
        <w:rPr>
          <w:spacing w:val="15"/>
        </w:rPr>
        <w:t xml:space="preserve"> </w:t>
      </w:r>
      <w:r>
        <w:t>To exceed</w:t>
      </w:r>
      <w:r>
        <w:rPr>
          <w:spacing w:val="-11"/>
        </w:rPr>
        <w:t xml:space="preserve"> </w:t>
      </w:r>
      <w:r>
        <w:t>that</w:t>
      </w:r>
      <w:r>
        <w:rPr>
          <w:spacing w:val="-11"/>
        </w:rPr>
        <w:t xml:space="preserve"> </w:t>
      </w:r>
      <w:r>
        <w:t>share,</w:t>
      </w:r>
      <w:r>
        <w:rPr>
          <w:spacing w:val="-10"/>
        </w:rPr>
        <w:t xml:space="preserve"> </w:t>
      </w:r>
      <w:r>
        <w:t>the</w:t>
      </w:r>
      <w:r>
        <w:rPr>
          <w:spacing w:val="-11"/>
        </w:rPr>
        <w:t xml:space="preserve"> </w:t>
      </w:r>
      <w:r>
        <w:t>attacker</w:t>
      </w:r>
      <w:r>
        <w:rPr>
          <w:spacing w:val="-11"/>
        </w:rPr>
        <w:t xml:space="preserve"> </w:t>
      </w:r>
      <w:r>
        <w:t>needs</w:t>
      </w:r>
      <w:r>
        <w:rPr>
          <w:spacing w:val="-11"/>
        </w:rPr>
        <w:t xml:space="preserve"> </w:t>
      </w:r>
      <w:r>
        <w:t>inbound</w:t>
      </w:r>
      <w:r>
        <w:rPr>
          <w:spacing w:val="-11"/>
        </w:rPr>
        <w:t xml:space="preserve"> </w:t>
      </w:r>
      <w:r>
        <w:t>endorsements</w:t>
      </w:r>
      <w:r>
        <w:rPr>
          <w:spacing w:val="-11"/>
        </w:rPr>
        <w:t xml:space="preserve"> </w:t>
      </w:r>
      <w:r>
        <w:t>from</w:t>
      </w:r>
      <w:r>
        <w:rPr>
          <w:spacing w:val="-11"/>
        </w:rPr>
        <w:t xml:space="preserve"> </w:t>
      </w:r>
      <w:r>
        <w:rPr>
          <w:rFonts w:ascii="Arial Unicode MS" w:hAnsi="Arial Unicode MS"/>
        </w:rPr>
        <w:t>H</w:t>
      </w:r>
      <w:r>
        <w:t>,</w:t>
      </w:r>
      <w:r>
        <w:rPr>
          <w:spacing w:val="-10"/>
        </w:rPr>
        <w:t xml:space="preserve"> </w:t>
      </w:r>
      <w:r>
        <w:t>which</w:t>
      </w:r>
      <w:r>
        <w:rPr>
          <w:spacing w:val="-11"/>
        </w:rPr>
        <w:t xml:space="preserve"> </w:t>
      </w:r>
      <w:r>
        <w:t>requires</w:t>
      </w:r>
      <w:r>
        <w:rPr>
          <w:spacing w:val="-11"/>
        </w:rPr>
        <w:t xml:space="preserve"> </w:t>
      </w:r>
      <w:r>
        <w:t>either</w:t>
      </w:r>
      <w:r>
        <w:rPr>
          <w:spacing w:val="-11"/>
        </w:rPr>
        <w:t xml:space="preserve"> </w:t>
      </w:r>
      <w:r>
        <w:t>compro-mising</w:t>
      </w:r>
      <w:r>
        <w:rPr>
          <w:spacing w:val="-9"/>
        </w:rPr>
        <w:t xml:space="preserve"> </w:t>
      </w:r>
      <w:r>
        <w:t>honest</w:t>
      </w:r>
      <w:r>
        <w:rPr>
          <w:spacing w:val="-9"/>
        </w:rPr>
        <w:t xml:space="preserve"> </w:t>
      </w:r>
      <w:r>
        <w:t>wallets</w:t>
      </w:r>
      <w:r>
        <w:rPr>
          <w:spacing w:val="-9"/>
        </w:rPr>
        <w:t xml:space="preserve"> </w:t>
      </w:r>
      <w:r>
        <w:t>or</w:t>
      </w:r>
      <w:r>
        <w:rPr>
          <w:spacing w:val="-9"/>
        </w:rPr>
        <w:t xml:space="preserve"> </w:t>
      </w:r>
      <w:r>
        <w:t>inducing</w:t>
      </w:r>
      <w:r>
        <w:rPr>
          <w:spacing w:val="-9"/>
        </w:rPr>
        <w:t xml:space="preserve"> </w:t>
      </w:r>
      <w:r>
        <w:t>honest</w:t>
      </w:r>
      <w:r>
        <w:rPr>
          <w:spacing w:val="-9"/>
        </w:rPr>
        <w:t xml:space="preserve"> </w:t>
      </w:r>
      <w:r>
        <w:t>owners</w:t>
      </w:r>
      <w:r>
        <w:rPr>
          <w:spacing w:val="-9"/>
        </w:rPr>
        <w:t xml:space="preserve"> </w:t>
      </w:r>
      <w:r>
        <w:t>to</w:t>
      </w:r>
      <w:r>
        <w:rPr>
          <w:spacing w:val="-9"/>
        </w:rPr>
        <w:t xml:space="preserve"> </w:t>
      </w:r>
      <w:r>
        <w:t>approve</w:t>
      </w:r>
      <w:r>
        <w:rPr>
          <w:spacing w:val="-9"/>
        </w:rPr>
        <w:t xml:space="preserve"> </w:t>
      </w:r>
      <w:r>
        <w:t>attacker-controlled</w:t>
      </w:r>
      <w:r>
        <w:rPr>
          <w:spacing w:val="-9"/>
        </w:rPr>
        <w:t xml:space="preserve"> </w:t>
      </w:r>
      <w:r>
        <w:t>spenders—actions</w:t>
      </w:r>
    </w:p>
    <w:p w14:paraId="00DC23AF" w14:textId="77777777" w:rsidR="00350CFB" w:rsidRDefault="00283FFF">
      <w:pPr>
        <w:pStyle w:val="a3"/>
        <w:spacing w:before="89" w:line="398" w:lineRule="auto"/>
        <w:ind w:left="271" w:right="564" w:firstLine="2"/>
      </w:pPr>
      <w:r>
        <w:t xml:space="preserve">whose cost is typically dominated by </w:t>
      </w:r>
      <w:r>
        <w:rPr>
          <w:i/>
        </w:rPr>
        <w:t>C</w:t>
      </w:r>
      <w:r>
        <w:rPr>
          <w:vertAlign w:val="subscript"/>
        </w:rPr>
        <w:t>cap</w:t>
      </w:r>
      <w:r>
        <w:t xml:space="preserve"> and social-engineering effort rather than gas alone. When the attacker purchases inbound allowances from honest owners (for example, by operating a</w:t>
      </w:r>
      <w:r>
        <w:rPr>
          <w:spacing w:val="-6"/>
        </w:rPr>
        <w:t xml:space="preserve"> </w:t>
      </w:r>
      <w:r>
        <w:t>service</w:t>
      </w:r>
      <w:r>
        <w:rPr>
          <w:spacing w:val="-2"/>
        </w:rPr>
        <w:t xml:space="preserve"> </w:t>
      </w:r>
      <w:r>
        <w:t>that</w:t>
      </w:r>
      <w:r>
        <w:rPr>
          <w:spacing w:val="-2"/>
        </w:rPr>
        <w:t xml:space="preserve"> </w:t>
      </w:r>
      <w:r>
        <w:t>requests</w:t>
      </w:r>
      <w:r>
        <w:rPr>
          <w:spacing w:val="-2"/>
        </w:rPr>
        <w:t xml:space="preserve"> </w:t>
      </w:r>
      <w:r>
        <w:t>approvals),</w:t>
      </w:r>
      <w:r>
        <w:rPr>
          <w:spacing w:val="-1"/>
        </w:rPr>
        <w:t xml:space="preserve"> </w:t>
      </w:r>
      <w:r>
        <w:t>the</w:t>
      </w:r>
      <w:r>
        <w:rPr>
          <w:spacing w:val="-2"/>
        </w:rPr>
        <w:t xml:space="preserve"> </w:t>
      </w:r>
      <w:r>
        <w:t>marginal</w:t>
      </w:r>
      <w:r>
        <w:rPr>
          <w:spacing w:val="-2"/>
        </w:rPr>
        <w:t xml:space="preserve"> </w:t>
      </w:r>
      <w:r>
        <w:t>cost</w:t>
      </w:r>
      <w:r>
        <w:rPr>
          <w:spacing w:val="-2"/>
        </w:rPr>
        <w:t xml:space="preserve"> </w:t>
      </w:r>
      <w:r>
        <w:t>per</w:t>
      </w:r>
      <w:r>
        <w:rPr>
          <w:spacing w:val="-2"/>
        </w:rPr>
        <w:t xml:space="preserve"> </w:t>
      </w:r>
      <w:r>
        <w:t>unit</w:t>
      </w:r>
      <w:r>
        <w:rPr>
          <w:spacing w:val="-2"/>
        </w:rPr>
        <w:t xml:space="preserve"> </w:t>
      </w:r>
      <w:r>
        <w:t>of</w:t>
      </w:r>
      <w:r>
        <w:rPr>
          <w:spacing w:val="-2"/>
        </w:rPr>
        <w:t xml:space="preserve"> </w:t>
      </w:r>
      <w:r>
        <w:t>honest-sourced</w:t>
      </w:r>
      <w:r>
        <w:rPr>
          <w:spacing w:val="-2"/>
        </w:rPr>
        <w:t xml:space="preserve"> </w:t>
      </w:r>
      <w:r>
        <w:t>weight</w:t>
      </w:r>
      <w:r>
        <w:rPr>
          <w:spacing w:val="-2"/>
        </w:rPr>
        <w:t xml:space="preserve"> </w:t>
      </w:r>
      <w:r>
        <w:rPr>
          <w:i/>
        </w:rPr>
        <w:t>w</w:t>
      </w:r>
      <w:r>
        <w:rPr>
          <w:rFonts w:ascii="Menlo"/>
          <w:i/>
          <w:vertAlign w:val="subscript"/>
        </w:rPr>
        <w:t>ha</w:t>
      </w:r>
      <w:r>
        <w:rPr>
          <w:rFonts w:ascii="Menlo"/>
          <w:i/>
          <w:spacing w:val="-72"/>
        </w:rPr>
        <w:t xml:space="preserve"> </w:t>
      </w:r>
      <w:r>
        <w:t>can</w:t>
      </w:r>
      <w:r>
        <w:rPr>
          <w:spacing w:val="-2"/>
        </w:rPr>
        <w:t xml:space="preserve"> </w:t>
      </w:r>
      <w:r>
        <w:t xml:space="preserve">be </w:t>
      </w:r>
      <w:r>
        <w:rPr>
          <w:spacing w:val="-2"/>
        </w:rPr>
        <w:t>written</w:t>
      </w:r>
    </w:p>
    <w:p w14:paraId="00DC23B0" w14:textId="77777777" w:rsidR="00350CFB" w:rsidRDefault="00283FFF">
      <w:pPr>
        <w:tabs>
          <w:tab w:val="left" w:pos="9196"/>
        </w:tabs>
        <w:ind w:left="3050"/>
        <w:rPr>
          <w:sz w:val="24"/>
        </w:rPr>
      </w:pPr>
      <w:r>
        <w:rPr>
          <w:i/>
          <w:sz w:val="24"/>
        </w:rPr>
        <w:t>c</w:t>
      </w:r>
      <w:r>
        <w:rPr>
          <w:sz w:val="24"/>
          <w:vertAlign w:val="subscript"/>
        </w:rPr>
        <w:t>in</w:t>
      </w:r>
      <w:r>
        <w:rPr>
          <w:sz w:val="24"/>
        </w:rPr>
        <w:t>(</w:t>
      </w:r>
      <w:r>
        <w:rPr>
          <w:i/>
          <w:sz w:val="24"/>
        </w:rPr>
        <w:t>w</w:t>
      </w:r>
      <w:r>
        <w:rPr>
          <w:rFonts w:ascii="Menlo" w:hAnsi="Menlo"/>
          <w:i/>
          <w:sz w:val="24"/>
          <w:vertAlign w:val="subscript"/>
        </w:rPr>
        <w:t>ha</w:t>
      </w:r>
      <w:r>
        <w:rPr>
          <w:sz w:val="24"/>
        </w:rPr>
        <w:t>)</w:t>
      </w:r>
      <w:r>
        <w:rPr>
          <w:spacing w:val="37"/>
          <w:sz w:val="24"/>
        </w:rPr>
        <w:t xml:space="preserve"> </w:t>
      </w:r>
      <w:r>
        <w:rPr>
          <w:sz w:val="24"/>
        </w:rPr>
        <w:t>=</w:t>
      </w:r>
      <w:r>
        <w:rPr>
          <w:spacing w:val="38"/>
          <w:sz w:val="24"/>
        </w:rPr>
        <w:t xml:space="preserve"> </w:t>
      </w:r>
      <w:r>
        <w:rPr>
          <w:i/>
          <w:sz w:val="24"/>
        </w:rPr>
        <w:t>c</w:t>
      </w:r>
      <w:r>
        <w:rPr>
          <w:sz w:val="24"/>
          <w:vertAlign w:val="subscript"/>
        </w:rPr>
        <w:t>gas</w:t>
      </w:r>
      <w:r>
        <w:rPr>
          <w:spacing w:val="33"/>
          <w:sz w:val="24"/>
        </w:rPr>
        <w:t xml:space="preserve"> </w:t>
      </w:r>
      <w:r>
        <w:rPr>
          <w:sz w:val="24"/>
        </w:rPr>
        <w:t>+</w:t>
      </w:r>
      <w:r>
        <w:rPr>
          <w:spacing w:val="18"/>
          <w:sz w:val="24"/>
        </w:rPr>
        <w:t xml:space="preserve"> </w:t>
      </w:r>
      <w:r>
        <w:rPr>
          <w:i/>
          <w:sz w:val="24"/>
        </w:rPr>
        <w:t>ℓ</w:t>
      </w:r>
      <w:r>
        <w:rPr>
          <w:sz w:val="24"/>
          <w:vertAlign w:val="subscript"/>
        </w:rPr>
        <w:t>honest</w:t>
      </w:r>
      <w:r>
        <w:rPr>
          <w:sz w:val="24"/>
        </w:rPr>
        <w:t>(</w:t>
      </w:r>
      <w:r>
        <w:rPr>
          <w:i/>
          <w:sz w:val="24"/>
        </w:rPr>
        <w:t>w</w:t>
      </w:r>
      <w:r>
        <w:rPr>
          <w:rFonts w:ascii="Menlo" w:hAnsi="Menlo"/>
          <w:i/>
          <w:sz w:val="24"/>
          <w:vertAlign w:val="subscript"/>
        </w:rPr>
        <w:t>ha</w:t>
      </w:r>
      <w:r>
        <w:rPr>
          <w:sz w:val="24"/>
        </w:rPr>
        <w:t>)</w:t>
      </w:r>
      <w:r>
        <w:rPr>
          <w:spacing w:val="18"/>
          <w:sz w:val="24"/>
        </w:rPr>
        <w:t xml:space="preserve"> </w:t>
      </w:r>
      <w:r>
        <w:rPr>
          <w:sz w:val="24"/>
        </w:rPr>
        <w:t>+</w:t>
      </w:r>
      <w:r>
        <w:rPr>
          <w:spacing w:val="19"/>
          <w:sz w:val="24"/>
        </w:rPr>
        <w:t xml:space="preserve"> </w:t>
      </w:r>
      <w:r>
        <w:rPr>
          <w:i/>
          <w:spacing w:val="-2"/>
          <w:sz w:val="24"/>
        </w:rPr>
        <w:t>π</w:t>
      </w:r>
      <w:r>
        <w:rPr>
          <w:spacing w:val="-2"/>
          <w:sz w:val="24"/>
        </w:rPr>
        <w:t>(</w:t>
      </w:r>
      <w:r>
        <w:rPr>
          <w:i/>
          <w:spacing w:val="-2"/>
          <w:sz w:val="24"/>
        </w:rPr>
        <w:t>w</w:t>
      </w:r>
      <w:r>
        <w:rPr>
          <w:rFonts w:ascii="Menlo" w:hAnsi="Menlo"/>
          <w:i/>
          <w:spacing w:val="-2"/>
          <w:sz w:val="24"/>
          <w:vertAlign w:val="subscript"/>
        </w:rPr>
        <w:t>ha</w:t>
      </w:r>
      <w:r>
        <w:rPr>
          <w:spacing w:val="-2"/>
          <w:sz w:val="24"/>
        </w:rPr>
        <w:t>)</w:t>
      </w:r>
      <w:r>
        <w:rPr>
          <w:i/>
          <w:spacing w:val="-2"/>
          <w:sz w:val="24"/>
        </w:rPr>
        <w:t>,</w:t>
      </w:r>
      <w:r>
        <w:rPr>
          <w:i/>
          <w:sz w:val="24"/>
        </w:rPr>
        <w:tab/>
      </w:r>
      <w:r>
        <w:rPr>
          <w:spacing w:val="-2"/>
          <w:sz w:val="24"/>
        </w:rPr>
        <w:t>(5.9)</w:t>
      </w:r>
    </w:p>
    <w:p w14:paraId="00DC23B1" w14:textId="77777777" w:rsidR="00350CFB" w:rsidRDefault="00350CFB">
      <w:pPr>
        <w:pStyle w:val="a3"/>
        <w:spacing w:before="105"/>
      </w:pPr>
    </w:p>
    <w:p w14:paraId="00DC23B2" w14:textId="77777777" w:rsidR="00350CFB" w:rsidRDefault="00283FFF">
      <w:pPr>
        <w:pStyle w:val="a3"/>
        <w:spacing w:line="396" w:lineRule="auto"/>
        <w:ind w:left="282" w:right="521" w:hanging="9"/>
      </w:pPr>
      <w:r>
        <w:t xml:space="preserve">where </w:t>
      </w:r>
      <w:r>
        <w:rPr>
          <w:i/>
        </w:rPr>
        <w:t>ℓ</w:t>
      </w:r>
      <w:r>
        <w:rPr>
          <w:vertAlign w:val="subscript"/>
        </w:rPr>
        <w:t>honest</w:t>
      </w:r>
      <w:r>
        <w:t xml:space="preserve"> is compensation paid to the honest owner and </w:t>
      </w:r>
      <w:r>
        <w:rPr>
          <w:i/>
        </w:rPr>
        <w:t xml:space="preserve">π </w:t>
      </w:r>
      <w:r>
        <w:t>is a risk premium for potential loss from malicious spending. Cost-effectiveness of the attack is then</w:t>
      </w:r>
    </w:p>
    <w:p w14:paraId="00DC23B3" w14:textId="77777777" w:rsidR="00350CFB" w:rsidRDefault="00350CFB">
      <w:pPr>
        <w:pStyle w:val="a3"/>
        <w:spacing w:before="2"/>
        <w:rPr>
          <w:sz w:val="14"/>
        </w:rPr>
      </w:pPr>
    </w:p>
    <w:p w14:paraId="00DC23B4" w14:textId="77777777" w:rsidR="00350CFB" w:rsidRDefault="00350CFB">
      <w:pPr>
        <w:pStyle w:val="a3"/>
        <w:rPr>
          <w:sz w:val="14"/>
        </w:rPr>
        <w:sectPr w:rsidR="00350CFB">
          <w:pgSz w:w="11910" w:h="16840"/>
          <w:pgMar w:top="1840" w:right="708" w:bottom="2300" w:left="992" w:header="0" w:footer="2115" w:gutter="0"/>
          <w:cols w:space="720"/>
        </w:sectPr>
      </w:pPr>
    </w:p>
    <w:p w14:paraId="00DC23B5" w14:textId="77777777" w:rsidR="00350CFB" w:rsidRDefault="00283FFF">
      <w:pPr>
        <w:spacing w:before="55" w:line="219" w:lineRule="exact"/>
        <w:ind w:left="4798"/>
        <w:jc w:val="center"/>
        <w:rPr>
          <w:sz w:val="24"/>
        </w:rPr>
      </w:pPr>
      <w:bookmarkStart w:id="367" w:name="_bookmark124"/>
      <w:bookmarkEnd w:id="367"/>
      <w:r>
        <w:rPr>
          <w:spacing w:val="2"/>
          <w:w w:val="115"/>
          <w:sz w:val="24"/>
        </w:rPr>
        <w:t>∆</w:t>
      </w:r>
      <w:r>
        <w:rPr>
          <w:i/>
          <w:spacing w:val="2"/>
          <w:w w:val="115"/>
          <w:sz w:val="24"/>
        </w:rPr>
        <w:t>J</w:t>
      </w:r>
      <w:r>
        <w:rPr>
          <w:spacing w:val="2"/>
          <w:w w:val="115"/>
          <w:sz w:val="24"/>
        </w:rPr>
        <w:t>(</w:t>
      </w:r>
      <w:r>
        <w:rPr>
          <w:i/>
          <w:spacing w:val="2"/>
          <w:w w:val="115"/>
          <w:sz w:val="24"/>
        </w:rPr>
        <w:t>T</w:t>
      </w:r>
      <w:r>
        <w:rPr>
          <w:i/>
          <w:spacing w:val="-11"/>
          <w:w w:val="115"/>
          <w:sz w:val="24"/>
        </w:rPr>
        <w:t xml:space="preserve"> </w:t>
      </w:r>
      <w:r>
        <w:rPr>
          <w:spacing w:val="-12"/>
          <w:w w:val="115"/>
          <w:sz w:val="24"/>
        </w:rPr>
        <w:t>)</w:t>
      </w:r>
    </w:p>
    <w:p w14:paraId="00DC23B6" w14:textId="77777777" w:rsidR="00350CFB" w:rsidRDefault="00283FFF">
      <w:pPr>
        <w:spacing w:line="163" w:lineRule="exact"/>
        <w:ind w:right="786"/>
        <w:jc w:val="right"/>
        <w:rPr>
          <w:sz w:val="24"/>
        </w:rPr>
      </w:pPr>
      <w:r>
        <w:rPr>
          <w:noProof/>
          <w:sz w:val="24"/>
        </w:rPr>
        <mc:AlternateContent>
          <mc:Choice Requires="wps">
            <w:drawing>
              <wp:anchor distT="0" distB="0" distL="0" distR="0" simplePos="0" relativeHeight="15793152" behindDoc="0" locked="0" layoutInCell="1" allowOverlap="1" wp14:anchorId="00DC27EC" wp14:editId="00DC27ED">
                <wp:simplePos x="0" y="0"/>
                <wp:positionH relativeFrom="page">
                  <wp:posOffset>3676980</wp:posOffset>
                </wp:positionH>
                <wp:positionV relativeFrom="paragraph">
                  <wp:posOffset>68353</wp:posOffset>
                </wp:positionV>
                <wp:extent cx="443865" cy="1270"/>
                <wp:effectExtent l="0" t="0" r="0" b="0"/>
                <wp:wrapNone/>
                <wp:docPr id="864" name="Graphic 8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3865" cy="1270"/>
                        </a:xfrm>
                        <a:custGeom>
                          <a:avLst/>
                          <a:gdLst/>
                          <a:ahLst/>
                          <a:cxnLst/>
                          <a:rect l="l" t="t" r="r" b="b"/>
                          <a:pathLst>
                            <a:path w="443865">
                              <a:moveTo>
                                <a:pt x="0" y="0"/>
                              </a:moveTo>
                              <a:lnTo>
                                <a:pt x="443522"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3D00BB" id="Graphic 864" o:spid="_x0000_s1026" style="position:absolute;margin-left:289.55pt;margin-top:5.4pt;width:34.95pt;height:.1pt;z-index:15793152;visibility:visible;mso-wrap-style:square;mso-wrap-distance-left:0;mso-wrap-distance-top:0;mso-wrap-distance-right:0;mso-wrap-distance-bottom:0;mso-position-horizontal:absolute;mso-position-horizontal-relative:page;mso-position-vertical:absolute;mso-position-vertical-relative:text;v-text-anchor:top" coordsize="4438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" path="m,l443522,e" filled="f" strokeweight=".16869mm">
                <v:path arrowok="t"/>
                <w10:wrap anchorx="page"/>
              </v:shape>
            </w:pict>
          </mc:Fallback>
        </mc:AlternateContent>
      </w:r>
      <w:r>
        <w:rPr>
          <w:i/>
          <w:w w:val="115"/>
          <w:sz w:val="24"/>
        </w:rPr>
        <w:t>η</w:t>
      </w:r>
      <w:r>
        <w:rPr>
          <w:i/>
          <w:spacing w:val="-17"/>
          <w:w w:val="115"/>
          <w:sz w:val="24"/>
        </w:rPr>
        <w:t xml:space="preserve"> </w:t>
      </w:r>
      <w:r>
        <w:rPr>
          <w:spacing w:val="-10"/>
          <w:w w:val="115"/>
          <w:sz w:val="24"/>
        </w:rPr>
        <w:t>=</w:t>
      </w:r>
    </w:p>
    <w:p w14:paraId="00DC23B7" w14:textId="77777777" w:rsidR="00350CFB" w:rsidRDefault="00283FFF">
      <w:pPr>
        <w:spacing w:line="220" w:lineRule="exact"/>
        <w:ind w:left="4781"/>
        <w:jc w:val="center"/>
        <w:rPr>
          <w:i/>
          <w:sz w:val="24"/>
        </w:rPr>
      </w:pPr>
      <w:r>
        <w:rPr>
          <w:i/>
          <w:spacing w:val="-12"/>
          <w:w w:val="105"/>
          <w:sz w:val="24"/>
        </w:rPr>
        <w:t>C</w:t>
      </w:r>
    </w:p>
    <w:p w14:paraId="00DC23B8" w14:textId="77777777" w:rsidR="00350CFB" w:rsidRDefault="00283FFF">
      <w:pPr>
        <w:tabs>
          <w:tab w:val="left" w:pos="3556"/>
        </w:tabs>
        <w:spacing w:before="217"/>
        <w:rPr>
          <w:sz w:val="24"/>
        </w:rPr>
      </w:pPr>
      <w:r>
        <w:br w:type="column"/>
      </w:r>
      <w:r>
        <w:rPr>
          <w:i/>
          <w:spacing w:val="-10"/>
          <w:sz w:val="24"/>
        </w:rPr>
        <w:t>,</w:t>
      </w:r>
      <w:r>
        <w:rPr>
          <w:i/>
          <w:sz w:val="24"/>
        </w:rPr>
        <w:tab/>
      </w:r>
      <w:r>
        <w:rPr>
          <w:spacing w:val="-2"/>
          <w:sz w:val="24"/>
        </w:rPr>
        <w:t>(5.10)</w:t>
      </w:r>
    </w:p>
    <w:p w14:paraId="00DC23B9" w14:textId="77777777" w:rsidR="00350CFB" w:rsidRDefault="00350CFB">
      <w:pPr>
        <w:rPr>
          <w:sz w:val="24"/>
        </w:rPr>
        <w:sectPr w:rsidR="00350CFB">
          <w:type w:val="continuous"/>
          <w:pgSz w:w="11910" w:h="16840"/>
          <w:pgMar w:top="1920" w:right="708" w:bottom="280" w:left="992" w:header="0" w:footer="2115" w:gutter="0"/>
          <w:cols w:num="2" w:space="720" w:equalWidth="0">
            <w:col w:w="5497" w:space="24"/>
            <w:col w:w="4689"/>
          </w:cols>
        </w:sectPr>
      </w:pPr>
    </w:p>
    <w:p w14:paraId="00DC23BA" w14:textId="77777777" w:rsidR="00350CFB" w:rsidRDefault="00350CFB">
      <w:pPr>
        <w:pStyle w:val="a3"/>
        <w:spacing w:before="118"/>
      </w:pPr>
    </w:p>
    <w:p w14:paraId="00DC23BB" w14:textId="77777777" w:rsidR="00350CFB" w:rsidRDefault="00283FFF">
      <w:pPr>
        <w:pStyle w:val="a3"/>
        <w:ind w:left="273"/>
        <w:jc w:val="both"/>
      </w:pPr>
      <w:r>
        <w:t>with</w:t>
      </w:r>
      <w:r>
        <w:rPr>
          <w:spacing w:val="3"/>
        </w:rPr>
        <w:t xml:space="preserve"> </w:t>
      </w:r>
      <w:r>
        <w:t>∆</w:t>
      </w:r>
      <w:r>
        <w:rPr>
          <w:i/>
        </w:rPr>
        <w:t>J</w:t>
      </w:r>
      <w:r>
        <w:t>(</w:t>
      </w:r>
      <w:r>
        <w:rPr>
          <w:i/>
        </w:rPr>
        <w:t>T</w:t>
      </w:r>
      <w:r>
        <w:rPr>
          <w:i/>
          <w:spacing w:val="-26"/>
        </w:rPr>
        <w:t xml:space="preserve"> </w:t>
      </w:r>
      <w:r>
        <w:t>)</w:t>
      </w:r>
      <w:r>
        <w:rPr>
          <w:spacing w:val="4"/>
        </w:rPr>
        <w:t xml:space="preserve"> </w:t>
      </w:r>
      <w:r>
        <w:t>the</w:t>
      </w:r>
      <w:r>
        <w:rPr>
          <w:spacing w:val="3"/>
        </w:rPr>
        <w:t xml:space="preserve"> </w:t>
      </w:r>
      <w:r>
        <w:t>increase</w:t>
      </w:r>
      <w:r>
        <w:rPr>
          <w:spacing w:val="4"/>
        </w:rPr>
        <w:t xml:space="preserve"> </w:t>
      </w:r>
      <w:r>
        <w:t>in</w:t>
      </w:r>
      <w:r>
        <w:rPr>
          <w:spacing w:val="3"/>
        </w:rPr>
        <w:t xml:space="preserve"> </w:t>
      </w:r>
      <w:r>
        <w:t>mean</w:t>
      </w:r>
      <w:r>
        <w:rPr>
          <w:spacing w:val="4"/>
        </w:rPr>
        <w:t xml:space="preserve"> </w:t>
      </w:r>
      <w:r>
        <w:t>target</w:t>
      </w:r>
      <w:r>
        <w:rPr>
          <w:spacing w:val="3"/>
        </w:rPr>
        <w:t xml:space="preserve"> </w:t>
      </w:r>
      <w:r>
        <w:t>rank</w:t>
      </w:r>
      <w:r>
        <w:rPr>
          <w:spacing w:val="4"/>
        </w:rPr>
        <w:t xml:space="preserve"> </w:t>
      </w:r>
      <w:r>
        <w:t>attributable</w:t>
      </w:r>
      <w:r>
        <w:rPr>
          <w:spacing w:val="3"/>
        </w:rPr>
        <w:t xml:space="preserve"> </w:t>
      </w:r>
      <w:r>
        <w:t>to</w:t>
      </w:r>
      <w:r>
        <w:rPr>
          <w:spacing w:val="4"/>
        </w:rPr>
        <w:t xml:space="preserve"> </w:t>
      </w:r>
      <w:r>
        <w:t>the</w:t>
      </w:r>
      <w:r>
        <w:rPr>
          <w:spacing w:val="4"/>
        </w:rPr>
        <w:t xml:space="preserve"> </w:t>
      </w:r>
      <w:r>
        <w:t>attack</w:t>
      </w:r>
      <w:r>
        <w:rPr>
          <w:spacing w:val="3"/>
        </w:rPr>
        <w:t xml:space="preserve"> </w:t>
      </w:r>
      <w:r>
        <w:rPr>
          <w:spacing w:val="-2"/>
        </w:rPr>
        <w:t>edges.</w:t>
      </w:r>
    </w:p>
    <w:p w14:paraId="00DC23BC" w14:textId="77777777" w:rsidR="00350CFB" w:rsidRDefault="00283FFF">
      <w:pPr>
        <w:pStyle w:val="a3"/>
        <w:spacing w:before="195" w:line="396" w:lineRule="auto"/>
        <w:ind w:left="282" w:right="524"/>
        <w:jc w:val="both"/>
      </w:pPr>
      <w:r>
        <w:t>Equations (</w:t>
      </w:r>
      <w:hyperlink w:anchor="_bookmark122" w:history="1">
        <w:r>
          <w:t>5.7</w:t>
        </w:r>
      </w:hyperlink>
      <w:r>
        <w:t>)–(</w:t>
      </w:r>
      <w:hyperlink w:anchor="_bookmark124" w:history="1">
        <w:r>
          <w:t>5.10</w:t>
        </w:r>
      </w:hyperlink>
      <w:r>
        <w:t>) imply that EndorseRank is not Sybil-proof, but that closed-cluster infla-tion is population-share limited, and that cross-cluster inflation requires costly honest-sourced al-lowances.</w:t>
      </w:r>
      <w:r>
        <w:rPr>
          <w:spacing w:val="40"/>
        </w:rPr>
        <w:t xml:space="preserve"> </w:t>
      </w:r>
      <w:r>
        <w:t>Transfer wash trading faces different costs (fees and inventory) but does not require exposing spending authority to external addresses.</w:t>
      </w:r>
      <w:r>
        <w:rPr>
          <w:spacing w:val="40"/>
        </w:rPr>
        <w:t xml:space="preserve"> </w:t>
      </w:r>
      <w:r>
        <w:t xml:space="preserve">Sybil-adjusted stability proxies in Chapter </w:t>
      </w:r>
      <w:hyperlink w:anchor="_bookmark84" w:history="1">
        <w:r>
          <w:t>4</w:t>
        </w:r>
      </w:hyperlink>
      <w:r>
        <w:t xml:space="preserve"> partially address observational manipulation; they do not replace adversarial evaluation, which </w:t>
      </w:r>
      <w:bookmarkStart w:id="368" w:name="Regulatory_and_ethical_considerations"/>
      <w:bookmarkStart w:id="369" w:name="_bookmark125"/>
      <w:bookmarkEnd w:id="368"/>
      <w:bookmarkEnd w:id="369"/>
      <w:r>
        <w:t>remains future work.</w:t>
      </w:r>
    </w:p>
    <w:p w14:paraId="00DC23BD" w14:textId="77777777" w:rsidR="00350CFB" w:rsidRDefault="00350CFB">
      <w:pPr>
        <w:pStyle w:val="a3"/>
        <w:spacing w:before="164"/>
      </w:pPr>
    </w:p>
    <w:p w14:paraId="00DC23BE" w14:textId="77777777" w:rsidR="00350CFB" w:rsidRDefault="00283FFF">
      <w:pPr>
        <w:pStyle w:val="2"/>
        <w:numPr>
          <w:ilvl w:val="1"/>
          <w:numId w:val="26"/>
        </w:numPr>
        <w:tabs>
          <w:tab w:val="left" w:pos="783"/>
        </w:tabs>
        <w:spacing w:before="1"/>
        <w:ind w:left="783" w:hanging="501"/>
      </w:pPr>
      <w:r>
        <w:t>Regulatory</w:t>
      </w:r>
      <w:r>
        <w:rPr>
          <w:spacing w:val="17"/>
        </w:rPr>
        <w:t xml:space="preserve"> </w:t>
      </w:r>
      <w:r>
        <w:t>and</w:t>
      </w:r>
      <w:r>
        <w:rPr>
          <w:spacing w:val="18"/>
        </w:rPr>
        <w:t xml:space="preserve"> </w:t>
      </w:r>
      <w:r>
        <w:t>ethical</w:t>
      </w:r>
      <w:r>
        <w:rPr>
          <w:spacing w:val="17"/>
        </w:rPr>
        <w:t xml:space="preserve"> </w:t>
      </w:r>
      <w:r>
        <w:rPr>
          <w:spacing w:val="-2"/>
        </w:rPr>
        <w:t>considerations</w:t>
      </w:r>
    </w:p>
    <w:p w14:paraId="00DC23BF" w14:textId="77777777" w:rsidR="00350CFB" w:rsidRDefault="00350CFB">
      <w:pPr>
        <w:pStyle w:val="a3"/>
        <w:spacing w:before="23"/>
        <w:rPr>
          <w:b/>
          <w:sz w:val="28"/>
        </w:rPr>
      </w:pPr>
    </w:p>
    <w:p w14:paraId="00DC23C0" w14:textId="77777777" w:rsidR="00350CFB" w:rsidRDefault="00283FFF">
      <w:pPr>
        <w:pStyle w:val="a3"/>
        <w:spacing w:before="1" w:line="396" w:lineRule="auto"/>
        <w:ind w:left="282" w:right="524"/>
        <w:jc w:val="both"/>
      </w:pPr>
      <w:r>
        <w:t>On-chain reputation scores occupy a contested space between transparency and fairness.</w:t>
      </w:r>
      <w:r>
        <w:rPr>
          <w:spacing w:val="40"/>
        </w:rPr>
        <w:t xml:space="preserve"> </w:t>
      </w:r>
      <w:r>
        <w:t>Legal and</w:t>
      </w:r>
      <w:r>
        <w:rPr>
          <w:spacing w:val="-9"/>
        </w:rPr>
        <w:t xml:space="preserve"> </w:t>
      </w:r>
      <w:r>
        <w:t>regulatory</w:t>
      </w:r>
      <w:r>
        <w:rPr>
          <w:spacing w:val="-9"/>
        </w:rPr>
        <w:t xml:space="preserve"> </w:t>
      </w:r>
      <w:r>
        <w:t>analyses</w:t>
      </w:r>
      <w:r>
        <w:rPr>
          <w:spacing w:val="-9"/>
        </w:rPr>
        <w:t xml:space="preserve"> </w:t>
      </w:r>
      <w:r>
        <w:t>of</w:t>
      </w:r>
      <w:r>
        <w:rPr>
          <w:spacing w:val="-9"/>
        </w:rPr>
        <w:t xml:space="preserve"> </w:t>
      </w:r>
      <w:r>
        <w:t>DeFi</w:t>
      </w:r>
      <w:r>
        <w:rPr>
          <w:spacing w:val="-9"/>
        </w:rPr>
        <w:t xml:space="preserve"> </w:t>
      </w:r>
      <w:r>
        <w:t>emphasize</w:t>
      </w:r>
      <w:r>
        <w:rPr>
          <w:spacing w:val="-8"/>
        </w:rPr>
        <w:t xml:space="preserve"> </w:t>
      </w:r>
      <w:r>
        <w:t>that</w:t>
      </w:r>
      <w:r>
        <w:rPr>
          <w:spacing w:val="-9"/>
        </w:rPr>
        <w:t xml:space="preserve"> </w:t>
      </w:r>
      <w:r>
        <w:t>decentralized</w:t>
      </w:r>
      <w:r>
        <w:rPr>
          <w:spacing w:val="-9"/>
        </w:rPr>
        <w:t xml:space="preserve"> </w:t>
      </w:r>
      <w:r>
        <w:t>markets</w:t>
      </w:r>
      <w:r>
        <w:rPr>
          <w:spacing w:val="-9"/>
        </w:rPr>
        <w:t xml:space="preserve"> </w:t>
      </w:r>
      <w:r>
        <w:t>remain</w:t>
      </w:r>
      <w:r>
        <w:rPr>
          <w:spacing w:val="-9"/>
        </w:rPr>
        <w:t xml:space="preserve"> </w:t>
      </w:r>
      <w:r>
        <w:t>subject</w:t>
      </w:r>
      <w:r>
        <w:rPr>
          <w:spacing w:val="-8"/>
        </w:rPr>
        <w:t xml:space="preserve"> </w:t>
      </w:r>
      <w:r>
        <w:t>to</w:t>
      </w:r>
      <w:r>
        <w:rPr>
          <w:spacing w:val="-9"/>
        </w:rPr>
        <w:t xml:space="preserve"> </w:t>
      </w:r>
      <w:r>
        <w:t>disclosure and</w:t>
      </w:r>
      <w:r>
        <w:rPr>
          <w:spacing w:val="-4"/>
        </w:rPr>
        <w:t xml:space="preserve"> </w:t>
      </w:r>
      <w:r>
        <w:t>consumer-protection</w:t>
      </w:r>
      <w:r>
        <w:rPr>
          <w:spacing w:val="-5"/>
        </w:rPr>
        <w:t xml:space="preserve"> </w:t>
      </w:r>
      <w:r>
        <w:t>concerns</w:t>
      </w:r>
      <w:r>
        <w:rPr>
          <w:spacing w:val="-4"/>
        </w:rPr>
        <w:t xml:space="preserve"> </w:t>
      </w:r>
      <w:r>
        <w:t>even</w:t>
      </w:r>
      <w:r>
        <w:rPr>
          <w:spacing w:val="-4"/>
        </w:rPr>
        <w:t xml:space="preserve"> </w:t>
      </w:r>
      <w:r>
        <w:t>when</w:t>
      </w:r>
      <w:r>
        <w:rPr>
          <w:spacing w:val="-4"/>
        </w:rPr>
        <w:t xml:space="preserve"> </w:t>
      </w:r>
      <w:r>
        <w:t>settlement</w:t>
      </w:r>
      <w:r>
        <w:rPr>
          <w:spacing w:val="-4"/>
        </w:rPr>
        <w:t xml:space="preserve"> </w:t>
      </w:r>
      <w:r>
        <w:t>is</w:t>
      </w:r>
      <w:r>
        <w:rPr>
          <w:spacing w:val="-4"/>
        </w:rPr>
        <w:t xml:space="preserve"> </w:t>
      </w:r>
      <w:r>
        <w:t>on-chain</w:t>
      </w:r>
      <w:r>
        <w:rPr>
          <w:spacing w:val="-4"/>
        </w:rPr>
        <w:t xml:space="preserve"> </w:t>
      </w:r>
      <w:hyperlink w:anchor="_bookmark195" w:history="1">
        <w:r>
          <w:rPr>
            <w:vertAlign w:val="superscript"/>
          </w:rPr>
          <w:t>[62]</w:t>
        </w:r>
      </w:hyperlink>
      <w:r>
        <w:t>. Packin</w:t>
      </w:r>
      <w:r>
        <w:rPr>
          <w:spacing w:val="-4"/>
        </w:rPr>
        <w:t xml:space="preserve"> </w:t>
      </w:r>
      <w:r>
        <w:t>and</w:t>
      </w:r>
      <w:r>
        <w:rPr>
          <w:spacing w:val="-4"/>
        </w:rPr>
        <w:t xml:space="preserve"> </w:t>
      </w:r>
      <w:r>
        <w:t>Lev-Aretz</w:t>
      </w:r>
      <w:hyperlink w:anchor="_bookmark181" w:history="1">
        <w:r>
          <w:rPr>
            <w:vertAlign w:val="superscript"/>
          </w:rPr>
          <w:t>[48]</w:t>
        </w:r>
      </w:hyperlink>
      <w:r>
        <w:t xml:space="preserve"> caution</w:t>
      </w:r>
      <w:r>
        <w:rPr>
          <w:spacing w:val="-8"/>
        </w:rPr>
        <w:t xml:space="preserve"> </w:t>
      </w:r>
      <w:r>
        <w:t>that</w:t>
      </w:r>
      <w:r>
        <w:rPr>
          <w:spacing w:val="-7"/>
        </w:rPr>
        <w:t xml:space="preserve"> </w:t>
      </w:r>
      <w:r>
        <w:t>decentralized</w:t>
      </w:r>
      <w:r>
        <w:rPr>
          <w:spacing w:val="-7"/>
        </w:rPr>
        <w:t xml:space="preserve"> </w:t>
      </w:r>
      <w:r>
        <w:t>credit</w:t>
      </w:r>
      <w:r>
        <w:rPr>
          <w:spacing w:val="-7"/>
        </w:rPr>
        <w:t xml:space="preserve"> </w:t>
      </w:r>
      <w:r>
        <w:t>scoring</w:t>
      </w:r>
      <w:r>
        <w:rPr>
          <w:spacing w:val="-7"/>
        </w:rPr>
        <w:t xml:space="preserve"> </w:t>
      </w:r>
      <w:r>
        <w:t>can</w:t>
      </w:r>
      <w:r>
        <w:rPr>
          <w:spacing w:val="-7"/>
        </w:rPr>
        <w:t xml:space="preserve"> </w:t>
      </w:r>
      <w:r>
        <w:t>reproduce</w:t>
      </w:r>
      <w:r>
        <w:rPr>
          <w:spacing w:val="-7"/>
        </w:rPr>
        <w:t xml:space="preserve"> </w:t>
      </w:r>
      <w:r>
        <w:t>black-box</w:t>
      </w:r>
      <w:r>
        <w:rPr>
          <w:spacing w:val="-7"/>
        </w:rPr>
        <w:t xml:space="preserve"> </w:t>
      </w:r>
      <w:r>
        <w:t>harms</w:t>
      </w:r>
      <w:r>
        <w:rPr>
          <w:spacing w:val="-7"/>
        </w:rPr>
        <w:t xml:space="preserve"> </w:t>
      </w:r>
      <w:r>
        <w:t>if</w:t>
      </w:r>
      <w:r>
        <w:rPr>
          <w:spacing w:val="-7"/>
        </w:rPr>
        <w:t xml:space="preserve"> </w:t>
      </w:r>
      <w:r>
        <w:t>models</w:t>
      </w:r>
      <w:r>
        <w:rPr>
          <w:spacing w:val="-8"/>
        </w:rPr>
        <w:t xml:space="preserve"> </w:t>
      </w:r>
      <w:r>
        <w:t>are</w:t>
      </w:r>
      <w:r>
        <w:rPr>
          <w:spacing w:val="-7"/>
        </w:rPr>
        <w:t xml:space="preserve"> </w:t>
      </w:r>
      <w:r>
        <w:t>opaque,</w:t>
      </w:r>
      <w:r>
        <w:rPr>
          <w:spacing w:val="-7"/>
        </w:rPr>
        <w:t xml:space="preserve"> </w:t>
      </w:r>
      <w:r>
        <w:rPr>
          <w:spacing w:val="-5"/>
        </w:rPr>
        <w:t>un-</w:t>
      </w:r>
    </w:p>
    <w:p w14:paraId="00DC23C1" w14:textId="77777777" w:rsidR="00350CFB" w:rsidRDefault="00350CFB">
      <w:pPr>
        <w:pStyle w:val="a3"/>
        <w:spacing w:line="396" w:lineRule="auto"/>
        <w:jc w:val="both"/>
        <w:sectPr w:rsidR="00350CFB">
          <w:type w:val="continuous"/>
          <w:pgSz w:w="11910" w:h="16840"/>
          <w:pgMar w:top="1920" w:right="708" w:bottom="280" w:left="992" w:header="0" w:footer="2115" w:gutter="0"/>
          <w:cols w:space="720"/>
        </w:sectPr>
      </w:pPr>
    </w:p>
    <w:p w14:paraId="00DC23C2" w14:textId="77777777" w:rsidR="00350CFB" w:rsidRDefault="00283FFF">
      <w:pPr>
        <w:pStyle w:val="a3"/>
        <w:spacing w:before="72" w:line="396" w:lineRule="auto"/>
        <w:ind w:left="282" w:right="558"/>
        <w:jc w:val="both"/>
      </w:pPr>
      <w:r>
        <w:t>appealable, or coupled to identity systems without due process.</w:t>
      </w:r>
      <w:r>
        <w:rPr>
          <w:spacing w:val="32"/>
        </w:rPr>
        <w:t xml:space="preserve"> </w:t>
      </w:r>
      <w:r>
        <w:t>EndorseRank and AWP are fully determined</w:t>
      </w:r>
      <w:r>
        <w:rPr>
          <w:spacing w:val="-15"/>
        </w:rPr>
        <w:t xml:space="preserve"> </w:t>
      </w:r>
      <w:r>
        <w:t>by</w:t>
      </w:r>
      <w:r>
        <w:rPr>
          <w:spacing w:val="-15"/>
        </w:rPr>
        <w:t xml:space="preserve"> </w:t>
      </w:r>
      <w:r>
        <w:t>public</w:t>
      </w:r>
      <w:r>
        <w:rPr>
          <w:spacing w:val="-15"/>
        </w:rPr>
        <w:t xml:space="preserve"> </w:t>
      </w:r>
      <w:r>
        <w:t>ledger</w:t>
      </w:r>
      <w:r>
        <w:rPr>
          <w:spacing w:val="-15"/>
        </w:rPr>
        <w:t xml:space="preserve"> </w:t>
      </w:r>
      <w:r>
        <w:t>events</w:t>
      </w:r>
      <w:r>
        <w:rPr>
          <w:spacing w:val="-15"/>
        </w:rPr>
        <w:t xml:space="preserve"> </w:t>
      </w:r>
      <w:r>
        <w:t>and</w:t>
      </w:r>
      <w:r>
        <w:rPr>
          <w:spacing w:val="-15"/>
        </w:rPr>
        <w:t xml:space="preserve"> </w:t>
      </w:r>
      <w:r>
        <w:t>published</w:t>
      </w:r>
      <w:r>
        <w:rPr>
          <w:spacing w:val="-15"/>
        </w:rPr>
        <w:t xml:space="preserve"> </w:t>
      </w:r>
      <w:r>
        <w:t>algorithms;</w:t>
      </w:r>
      <w:r>
        <w:rPr>
          <w:spacing w:val="-15"/>
        </w:rPr>
        <w:t xml:space="preserve"> </w:t>
      </w:r>
      <w:r>
        <w:t>any</w:t>
      </w:r>
      <w:r>
        <w:rPr>
          <w:spacing w:val="-15"/>
        </w:rPr>
        <w:t xml:space="preserve"> </w:t>
      </w:r>
      <w:r>
        <w:t>party</w:t>
      </w:r>
      <w:r>
        <w:rPr>
          <w:spacing w:val="-15"/>
        </w:rPr>
        <w:t xml:space="preserve"> </w:t>
      </w:r>
      <w:r>
        <w:t>can</w:t>
      </w:r>
      <w:r>
        <w:rPr>
          <w:spacing w:val="-15"/>
        </w:rPr>
        <w:t xml:space="preserve"> </w:t>
      </w:r>
      <w:r>
        <w:t>recompute</w:t>
      </w:r>
      <w:r>
        <w:rPr>
          <w:spacing w:val="-15"/>
        </w:rPr>
        <w:t xml:space="preserve"> </w:t>
      </w:r>
      <w:r>
        <w:t>scores</w:t>
      </w:r>
      <w:r>
        <w:rPr>
          <w:spacing w:val="-15"/>
        </w:rPr>
        <w:t xml:space="preserve"> </w:t>
      </w:r>
      <w:r>
        <w:t>from the</w:t>
      </w:r>
      <w:r>
        <w:rPr>
          <w:spacing w:val="-11"/>
        </w:rPr>
        <w:t xml:space="preserve"> </w:t>
      </w:r>
      <w:r>
        <w:t>open</w:t>
      </w:r>
      <w:r>
        <w:rPr>
          <w:spacing w:val="-11"/>
        </w:rPr>
        <w:t xml:space="preserve"> </w:t>
      </w:r>
      <w:r>
        <w:t>pipeline</w:t>
      </w:r>
      <w:r>
        <w:rPr>
          <w:spacing w:val="-11"/>
        </w:rPr>
        <w:t xml:space="preserve"> </w:t>
      </w:r>
      <w:r>
        <w:t>(Appendix</w:t>
      </w:r>
      <w:r>
        <w:rPr>
          <w:spacing w:val="-11"/>
        </w:rPr>
        <w:t xml:space="preserve"> </w:t>
      </w:r>
      <w:hyperlink w:anchor="_bookmark198" w:history="1">
        <w:r>
          <w:t>8.1</w:t>
        </w:r>
      </w:hyperlink>
      <w:r>
        <w:t>).</w:t>
      </w:r>
      <w:r>
        <w:rPr>
          <w:spacing w:val="11"/>
        </w:rPr>
        <w:t xml:space="preserve"> </w:t>
      </w:r>
      <w:r>
        <w:t>That</w:t>
      </w:r>
      <w:r>
        <w:rPr>
          <w:spacing w:val="-11"/>
        </w:rPr>
        <w:t xml:space="preserve"> </w:t>
      </w:r>
      <w:r>
        <w:t>auditability</w:t>
      </w:r>
      <w:r>
        <w:rPr>
          <w:spacing w:val="-11"/>
        </w:rPr>
        <w:t xml:space="preserve"> </w:t>
      </w:r>
      <w:r>
        <w:t>is</w:t>
      </w:r>
      <w:r>
        <w:rPr>
          <w:spacing w:val="-11"/>
        </w:rPr>
        <w:t xml:space="preserve"> </w:t>
      </w:r>
      <w:r>
        <w:t>a</w:t>
      </w:r>
      <w:r>
        <w:rPr>
          <w:spacing w:val="-11"/>
        </w:rPr>
        <w:t xml:space="preserve"> </w:t>
      </w:r>
      <w:r>
        <w:t>partial</w:t>
      </w:r>
      <w:r>
        <w:rPr>
          <w:spacing w:val="-11"/>
        </w:rPr>
        <w:t xml:space="preserve"> </w:t>
      </w:r>
      <w:r>
        <w:t>response</w:t>
      </w:r>
      <w:r>
        <w:rPr>
          <w:spacing w:val="-11"/>
        </w:rPr>
        <w:t xml:space="preserve"> </w:t>
      </w:r>
      <w:r>
        <w:t>to</w:t>
      </w:r>
      <w:r>
        <w:rPr>
          <w:spacing w:val="-11"/>
        </w:rPr>
        <w:t xml:space="preserve"> </w:t>
      </w:r>
      <w:r>
        <w:t>black-box</w:t>
      </w:r>
      <w:r>
        <w:rPr>
          <w:spacing w:val="-11"/>
        </w:rPr>
        <w:t xml:space="preserve"> </w:t>
      </w:r>
      <w:r>
        <w:t>concerns,</w:t>
      </w:r>
      <w:r>
        <w:rPr>
          <w:spacing w:val="-10"/>
        </w:rPr>
        <w:t xml:space="preserve"> </w:t>
      </w:r>
      <w:r>
        <w:t>but it does not resolve distributional effects:</w:t>
      </w:r>
      <w:r>
        <w:rPr>
          <w:spacing w:val="29"/>
        </w:rPr>
        <w:t xml:space="preserve"> </w:t>
      </w:r>
      <w:r>
        <w:t>wallets with limited approval or transfer history receive low scores regardless of off-chain creditworthiness.</w:t>
      </w:r>
    </w:p>
    <w:p w14:paraId="00DC23C3" w14:textId="77777777" w:rsidR="00350CFB" w:rsidRDefault="00283FFF">
      <w:pPr>
        <w:pStyle w:val="a3"/>
        <w:spacing w:before="19" w:line="396" w:lineRule="auto"/>
        <w:ind w:left="273" w:right="534" w:firstLine="8"/>
        <w:jc w:val="both"/>
      </w:pPr>
      <w:r>
        <w:rPr>
          <w:color w:val="FF0000"/>
        </w:rPr>
        <w:t>Ethically, scores must not be presented as identity, creditworthiness in the consumer-lending sense, or proof of unique personhood [17]. They are ordinal indicators of on-chain graph position under specified edge semantics. Deployments that gate access to financial services should disclose the graph definition, observation window, and known failure modes—including Sybil exposure. Regulatory regimes that require explainability favor graph propagation over opaque machine-learning scores [39],[48], provided operators resist overclaiming predictive power for loan default.</w:t>
      </w:r>
    </w:p>
    <w:p w14:paraId="00DC23C4" w14:textId="77777777" w:rsidR="00350CFB" w:rsidRDefault="00283FFF">
      <w:pPr>
        <w:pStyle w:val="a3"/>
        <w:spacing w:before="22" w:line="396" w:lineRule="auto"/>
        <w:ind w:left="282" w:right="522"/>
        <w:jc w:val="both"/>
      </w:pPr>
      <w:bookmarkStart w:id="370" w:name="Threats_to_validity"/>
      <w:bookmarkStart w:id="371" w:name="_bookmark126"/>
      <w:r>
        <w:rPr>
          <w:color w:val="FF0000"/>
        </w:rPr>
        <w:t>Privacy is structurally limited on public ledgers [46],[60]: reputation computation uses data already broadcast. The ethical obligation is therefore not to avoid analysis but to avoid deanonymization beyond address-level aggregation and to prevent misuse of scores as persistent biometric-like iden-tifiers. This research analyzes addresses only; no off-chain identity linkage is performed (Chap-ter 3).</w:t>
      </w:r>
      <w:bookmarkEnd w:id="370"/>
      <w:bookmarkEnd w:id="371"/>
    </w:p>
    <w:p w14:paraId="00DC23C5" w14:textId="77777777" w:rsidR="00350CFB" w:rsidRDefault="00350CFB">
      <w:pPr>
        <w:pStyle w:val="a3"/>
        <w:spacing w:before="164"/>
      </w:pPr>
    </w:p>
    <w:p w14:paraId="00DC23C6" w14:textId="77777777" w:rsidR="00350CFB" w:rsidRDefault="00283FFF">
      <w:pPr>
        <w:pStyle w:val="2"/>
        <w:numPr>
          <w:ilvl w:val="1"/>
          <w:numId w:val="26"/>
        </w:numPr>
        <w:tabs>
          <w:tab w:val="left" w:pos="783"/>
        </w:tabs>
        <w:ind w:left="783" w:hanging="501"/>
      </w:pPr>
      <w:r>
        <w:t>Threats</w:t>
      </w:r>
      <w:r>
        <w:rPr>
          <w:spacing w:val="8"/>
        </w:rPr>
        <w:t xml:space="preserve"> </w:t>
      </w:r>
      <w:r>
        <w:t>to</w:t>
      </w:r>
      <w:r>
        <w:rPr>
          <w:spacing w:val="8"/>
        </w:rPr>
        <w:t xml:space="preserve"> </w:t>
      </w:r>
      <w:r>
        <w:rPr>
          <w:spacing w:val="-2"/>
        </w:rPr>
        <w:t>validity</w:t>
      </w:r>
    </w:p>
    <w:p w14:paraId="00DC23C7" w14:textId="77777777" w:rsidR="00350CFB" w:rsidRDefault="00350CFB">
      <w:pPr>
        <w:pStyle w:val="a3"/>
        <w:spacing w:before="24"/>
        <w:rPr>
          <w:b/>
          <w:sz w:val="28"/>
        </w:rPr>
      </w:pPr>
    </w:p>
    <w:p w14:paraId="00DC23C8" w14:textId="77777777" w:rsidR="00350CFB" w:rsidRDefault="00283FFF">
      <w:pPr>
        <w:pStyle w:val="a3"/>
        <w:spacing w:line="396" w:lineRule="auto"/>
        <w:ind w:left="282" w:right="523"/>
        <w:jc w:val="both"/>
      </w:pPr>
      <w:r>
        <w:t>Interpretation of the empirical claims should account for the following threats, organized by con-</w:t>
      </w:r>
      <w:bookmarkStart w:id="372" w:name="Construct_validity"/>
      <w:bookmarkEnd w:id="372"/>
      <w:r>
        <w:t>struct, internal, external, and adversarial validity.</w:t>
      </w:r>
    </w:p>
    <w:p w14:paraId="00DC23C9" w14:textId="77777777" w:rsidR="00350CFB" w:rsidRDefault="00350CFB">
      <w:pPr>
        <w:pStyle w:val="a3"/>
        <w:spacing w:before="7"/>
      </w:pPr>
    </w:p>
    <w:p w14:paraId="00DC23CA" w14:textId="77777777" w:rsidR="00350CFB" w:rsidRDefault="00283FFF">
      <w:pPr>
        <w:pStyle w:val="3"/>
        <w:numPr>
          <w:ilvl w:val="2"/>
          <w:numId w:val="26"/>
        </w:numPr>
        <w:tabs>
          <w:tab w:val="left" w:pos="879"/>
        </w:tabs>
        <w:ind w:left="879" w:hanging="597"/>
      </w:pPr>
      <w:r>
        <w:t>Construct</w:t>
      </w:r>
      <w:r>
        <w:rPr>
          <w:spacing w:val="-12"/>
        </w:rPr>
        <w:t xml:space="preserve"> </w:t>
      </w:r>
      <w:r>
        <w:rPr>
          <w:spacing w:val="-2"/>
        </w:rPr>
        <w:t>validity</w:t>
      </w:r>
    </w:p>
    <w:p w14:paraId="00DC23CB" w14:textId="77777777" w:rsidR="00350CFB" w:rsidRDefault="00350CFB">
      <w:pPr>
        <w:pStyle w:val="a3"/>
        <w:spacing w:before="47"/>
        <w:rPr>
          <w:b/>
        </w:rPr>
      </w:pPr>
    </w:p>
    <w:p w14:paraId="00DC23CC" w14:textId="77777777" w:rsidR="00350CFB" w:rsidRDefault="00283FFF">
      <w:pPr>
        <w:pStyle w:val="a4"/>
        <w:numPr>
          <w:ilvl w:val="3"/>
          <w:numId w:val="26"/>
        </w:numPr>
        <w:tabs>
          <w:tab w:val="left" w:pos="806"/>
          <w:tab w:val="left" w:pos="808"/>
        </w:tabs>
        <w:spacing w:line="396" w:lineRule="auto"/>
        <w:ind w:left="808" w:right="524"/>
        <w:jc w:val="both"/>
        <w:rPr>
          <w:sz w:val="24"/>
        </w:rPr>
      </w:pPr>
      <w:r>
        <w:rPr>
          <w:color w:val="FF0000"/>
          <w:sz w:val="24"/>
        </w:rPr>
        <w:t>Proxy not ground truth: No under-collateralized lending default labels are available at sufficient density. The matched sample is wallets with non-zero endorsement- and transfer-graph connectivity (n = 5,521).</w:t>
      </w:r>
    </w:p>
    <w:p w14:paraId="00DC23CD" w14:textId="77777777" w:rsidR="00350CFB" w:rsidRDefault="00350CFB">
      <w:pPr>
        <w:pStyle w:val="a4"/>
        <w:spacing w:line="396" w:lineRule="auto"/>
        <w:jc w:val="both"/>
        <w:rPr>
          <w:sz w:val="24"/>
        </w:rPr>
        <w:sectPr w:rsidR="00350CFB">
          <w:pgSz w:w="11910" w:h="16840"/>
          <w:pgMar w:top="1840" w:right="708" w:bottom="2300" w:left="992" w:header="0" w:footer="2115" w:gutter="0"/>
          <w:cols w:space="720"/>
        </w:sectPr>
      </w:pPr>
    </w:p>
    <w:p w14:paraId="00DC23CE" w14:textId="77777777" w:rsidR="00350CFB" w:rsidRDefault="00283FFF">
      <w:pPr>
        <w:pStyle w:val="a3"/>
        <w:spacing w:before="72"/>
        <w:ind w:left="808"/>
        <w:jc w:val="both"/>
      </w:pPr>
      <w:r>
        <w:rPr>
          <w:color w:val="FF0000"/>
        </w:rPr>
        <w:t>Same-window checks remain allowance versus transfer. The external check is the spender holdout.</w:t>
      </w:r>
    </w:p>
    <w:p w14:paraId="00DC23CF" w14:textId="77777777" w:rsidR="00350CFB" w:rsidRDefault="00283FFF">
      <w:pPr>
        <w:pStyle w:val="a4"/>
        <w:numPr>
          <w:ilvl w:val="3"/>
          <w:numId w:val="26"/>
        </w:numPr>
        <w:tabs>
          <w:tab w:val="left" w:pos="806"/>
          <w:tab w:val="left" w:pos="808"/>
        </w:tabs>
        <w:spacing w:before="217" w:line="396" w:lineRule="auto"/>
        <w:ind w:left="808" w:right="525"/>
        <w:jc w:val="both"/>
        <w:rPr>
          <w:sz w:val="24"/>
        </w:rPr>
      </w:pPr>
      <w:r>
        <w:rPr>
          <w:color w:val="FF0000"/>
          <w:sz w:val="24"/>
        </w:rPr>
        <w:t>Same-window checks are allowance versus transfer. The external check is the temporal holdout.</w:t>
      </w:r>
    </w:p>
    <w:p w14:paraId="00DC23D0" w14:textId="77777777" w:rsidR="00350CFB" w:rsidRDefault="00283FFF">
      <w:pPr>
        <w:pStyle w:val="a4"/>
        <w:numPr>
          <w:ilvl w:val="3"/>
          <w:numId w:val="26"/>
        </w:numPr>
        <w:tabs>
          <w:tab w:val="left" w:pos="800"/>
          <w:tab w:val="left" w:pos="806"/>
        </w:tabs>
        <w:spacing w:before="40" w:line="396" w:lineRule="auto"/>
        <w:ind w:left="800" w:right="558" w:hanging="208"/>
        <w:jc w:val="both"/>
        <w:rPr>
          <w:sz w:val="24"/>
        </w:rPr>
      </w:pPr>
      <w:r>
        <w:rPr>
          <w:spacing w:val="-15"/>
          <w:sz w:val="24"/>
        </w:rPr>
        <w:t xml:space="preserve"> </w:t>
      </w:r>
      <w:r>
        <w:rPr>
          <w:b/>
          <w:sz w:val="24"/>
        </w:rPr>
        <w:t>Secondary-axis</w:t>
      </w:r>
      <w:r>
        <w:rPr>
          <w:b/>
          <w:spacing w:val="-15"/>
          <w:sz w:val="24"/>
        </w:rPr>
        <w:t xml:space="preserve"> </w:t>
      </w:r>
      <w:r>
        <w:rPr>
          <w:b/>
          <w:sz w:val="24"/>
        </w:rPr>
        <w:t>interpretation:</w:t>
      </w:r>
      <w:r>
        <w:rPr>
          <w:b/>
          <w:spacing w:val="-10"/>
          <w:sz w:val="24"/>
        </w:rPr>
        <w:t xml:space="preserve"> </w:t>
      </w:r>
      <w:r>
        <w:rPr>
          <w:sz w:val="24"/>
        </w:rPr>
        <w:t>EndorseRank’s</w:t>
      </w:r>
      <w:r>
        <w:rPr>
          <w:spacing w:val="-3"/>
          <w:sz w:val="24"/>
        </w:rPr>
        <w:t xml:space="preserve"> </w:t>
      </w:r>
      <w:r>
        <w:rPr>
          <w:sz w:val="24"/>
        </w:rPr>
        <w:t>moderate</w:t>
      </w:r>
      <w:r>
        <w:rPr>
          <w:spacing w:val="-3"/>
          <w:sz w:val="24"/>
        </w:rPr>
        <w:t xml:space="preserve"> </w:t>
      </w:r>
      <w:r>
        <w:rPr>
          <w:sz w:val="24"/>
        </w:rPr>
        <w:t>transfer</w:t>
      </w:r>
      <w:r>
        <w:rPr>
          <w:spacing w:val="-3"/>
          <w:sz w:val="24"/>
        </w:rPr>
        <w:t xml:space="preserve"> </w:t>
      </w:r>
      <w:r>
        <w:rPr>
          <w:i/>
          <w:sz w:val="24"/>
        </w:rPr>
        <w:t>τ</w:t>
      </w:r>
      <w:r>
        <w:rPr>
          <w:i/>
          <w:spacing w:val="30"/>
          <w:sz w:val="24"/>
        </w:rPr>
        <w:t xml:space="preserve"> </w:t>
      </w:r>
      <w:r>
        <w:rPr>
          <w:sz w:val="24"/>
        </w:rPr>
        <w:t>= 0</w:t>
      </w:r>
      <w:r>
        <w:rPr>
          <w:i/>
          <w:sz w:val="24"/>
        </w:rPr>
        <w:t>.</w:t>
      </w:r>
      <w:r>
        <w:rPr>
          <w:sz w:val="24"/>
        </w:rPr>
        <w:t>333</w:t>
      </w:r>
      <w:r>
        <w:rPr>
          <w:spacing w:val="-3"/>
          <w:sz w:val="24"/>
        </w:rPr>
        <w:t xml:space="preserve"> </w:t>
      </w:r>
      <w:r>
        <w:rPr>
          <w:sz w:val="24"/>
        </w:rPr>
        <w:t>is</w:t>
      </w:r>
      <w:r>
        <w:rPr>
          <w:spacing w:val="-3"/>
          <w:sz w:val="24"/>
        </w:rPr>
        <w:t xml:space="preserve"> </w:t>
      </w:r>
      <w:r>
        <w:rPr>
          <w:sz w:val="24"/>
        </w:rPr>
        <w:t>a</w:t>
      </w:r>
      <w:r>
        <w:rPr>
          <w:spacing w:val="-3"/>
          <w:sz w:val="24"/>
        </w:rPr>
        <w:t xml:space="preserve"> </w:t>
      </w:r>
      <w:r>
        <w:rPr>
          <w:sz w:val="24"/>
        </w:rPr>
        <w:t xml:space="preserve">secondary </w:t>
      </w:r>
      <w:r>
        <w:rPr>
          <w:spacing w:val="-2"/>
          <w:sz w:val="24"/>
        </w:rPr>
        <w:t>validation</w:t>
      </w:r>
      <w:r>
        <w:rPr>
          <w:spacing w:val="-11"/>
          <w:sz w:val="24"/>
        </w:rPr>
        <w:t xml:space="preserve"> </w:t>
      </w:r>
      <w:r>
        <w:rPr>
          <w:spacing w:val="-2"/>
          <w:sz w:val="24"/>
        </w:rPr>
        <w:t>axis,</w:t>
      </w:r>
      <w:r>
        <w:rPr>
          <w:spacing w:val="-7"/>
          <w:sz w:val="24"/>
        </w:rPr>
        <w:t xml:space="preserve"> </w:t>
      </w:r>
      <w:r>
        <w:rPr>
          <w:spacing w:val="-2"/>
          <w:sz w:val="24"/>
        </w:rPr>
        <w:t>not</w:t>
      </w:r>
      <w:r>
        <w:rPr>
          <w:spacing w:val="-11"/>
          <w:sz w:val="24"/>
        </w:rPr>
        <w:t xml:space="preserve"> </w:t>
      </w:r>
      <w:r>
        <w:rPr>
          <w:spacing w:val="-2"/>
          <w:sz w:val="24"/>
        </w:rPr>
        <w:t>evidence</w:t>
      </w:r>
      <w:r>
        <w:rPr>
          <w:spacing w:val="-11"/>
          <w:sz w:val="24"/>
        </w:rPr>
        <w:t xml:space="preserve"> </w:t>
      </w:r>
      <w:r>
        <w:rPr>
          <w:spacing w:val="-2"/>
          <w:sz w:val="24"/>
        </w:rPr>
        <w:t>that</w:t>
      </w:r>
      <w:r>
        <w:rPr>
          <w:spacing w:val="-11"/>
          <w:sz w:val="24"/>
        </w:rPr>
        <w:t xml:space="preserve"> </w:t>
      </w:r>
      <w:r>
        <w:rPr>
          <w:spacing w:val="-2"/>
          <w:sz w:val="24"/>
        </w:rPr>
        <w:t>allowance</w:t>
      </w:r>
      <w:r>
        <w:rPr>
          <w:spacing w:val="-11"/>
          <w:sz w:val="24"/>
        </w:rPr>
        <w:t xml:space="preserve"> </w:t>
      </w:r>
      <w:r>
        <w:rPr>
          <w:spacing w:val="-2"/>
          <w:sz w:val="24"/>
        </w:rPr>
        <w:t>graphs</w:t>
      </w:r>
      <w:r>
        <w:rPr>
          <w:spacing w:val="-11"/>
          <w:sz w:val="24"/>
        </w:rPr>
        <w:t xml:space="preserve"> </w:t>
      </w:r>
      <w:r>
        <w:rPr>
          <w:spacing w:val="-2"/>
          <w:sz w:val="24"/>
        </w:rPr>
        <w:t>measure</w:t>
      </w:r>
      <w:r>
        <w:rPr>
          <w:spacing w:val="-11"/>
          <w:sz w:val="24"/>
        </w:rPr>
        <w:t xml:space="preserve"> </w:t>
      </w:r>
      <w:r>
        <w:rPr>
          <w:spacing w:val="-2"/>
          <w:sz w:val="24"/>
        </w:rPr>
        <w:t>transfer</w:t>
      </w:r>
      <w:r>
        <w:rPr>
          <w:spacing w:val="-11"/>
          <w:sz w:val="24"/>
        </w:rPr>
        <w:t xml:space="preserve"> </w:t>
      </w:r>
      <w:r>
        <w:rPr>
          <w:spacing w:val="-2"/>
          <w:sz w:val="24"/>
        </w:rPr>
        <w:t>centrality</w:t>
      </w:r>
      <w:r>
        <w:rPr>
          <w:spacing w:val="-11"/>
          <w:sz w:val="24"/>
        </w:rPr>
        <w:t xml:space="preserve"> </w:t>
      </w:r>
      <w:r>
        <w:rPr>
          <w:spacing w:val="-2"/>
          <w:sz w:val="24"/>
        </w:rPr>
        <w:t>as</w:t>
      </w:r>
      <w:r>
        <w:rPr>
          <w:spacing w:val="-11"/>
          <w:sz w:val="24"/>
        </w:rPr>
        <w:t xml:space="preserve"> </w:t>
      </w:r>
      <w:r>
        <w:rPr>
          <w:spacing w:val="-2"/>
          <w:sz w:val="24"/>
        </w:rPr>
        <w:t>well</w:t>
      </w:r>
      <w:r>
        <w:rPr>
          <w:spacing w:val="-11"/>
          <w:sz w:val="24"/>
        </w:rPr>
        <w:t xml:space="preserve"> </w:t>
      </w:r>
      <w:r>
        <w:rPr>
          <w:spacing w:val="-2"/>
          <w:sz w:val="24"/>
        </w:rPr>
        <w:t>as</w:t>
      </w:r>
      <w:r>
        <w:rPr>
          <w:spacing w:val="-11"/>
          <w:sz w:val="24"/>
        </w:rPr>
        <w:t xml:space="preserve"> </w:t>
      </w:r>
      <w:r>
        <w:rPr>
          <w:spacing w:val="-2"/>
          <w:sz w:val="24"/>
        </w:rPr>
        <w:t xml:space="preserve">AWP </w:t>
      </w:r>
      <w:r>
        <w:rPr>
          <w:w w:val="105"/>
          <w:sz w:val="24"/>
        </w:rPr>
        <w:t>(</w:t>
      </w:r>
      <w:r>
        <w:rPr>
          <w:i/>
          <w:w w:val="105"/>
          <w:sz w:val="24"/>
        </w:rPr>
        <w:t xml:space="preserve">τ </w:t>
      </w:r>
      <w:r>
        <w:rPr>
          <w:w w:val="105"/>
          <w:sz w:val="24"/>
        </w:rPr>
        <w:t>= 0</w:t>
      </w:r>
      <w:r>
        <w:rPr>
          <w:i/>
          <w:w w:val="105"/>
          <w:sz w:val="24"/>
        </w:rPr>
        <w:t>.</w:t>
      </w:r>
      <w:r>
        <w:rPr>
          <w:w w:val="105"/>
          <w:sz w:val="24"/>
        </w:rPr>
        <w:t>534).</w:t>
      </w:r>
    </w:p>
    <w:p w14:paraId="00DC23D1" w14:textId="77777777" w:rsidR="00350CFB" w:rsidRDefault="00350CFB">
      <w:pPr>
        <w:pStyle w:val="a3"/>
        <w:spacing w:before="8"/>
      </w:pPr>
    </w:p>
    <w:p w14:paraId="00DC23D2" w14:textId="77777777" w:rsidR="00350CFB" w:rsidRDefault="00283FFF">
      <w:pPr>
        <w:pStyle w:val="3"/>
        <w:numPr>
          <w:ilvl w:val="2"/>
          <w:numId w:val="26"/>
        </w:numPr>
        <w:tabs>
          <w:tab w:val="left" w:pos="879"/>
        </w:tabs>
        <w:ind w:left="879" w:hanging="597"/>
      </w:pPr>
      <w:bookmarkStart w:id="373" w:name="Internal_validity"/>
      <w:bookmarkEnd w:id="373"/>
      <w:r>
        <w:t>Internal</w:t>
      </w:r>
      <w:r>
        <w:rPr>
          <w:spacing w:val="-10"/>
        </w:rPr>
        <w:t xml:space="preserve"> </w:t>
      </w:r>
      <w:r>
        <w:rPr>
          <w:spacing w:val="-2"/>
        </w:rPr>
        <w:t>validity</w:t>
      </w:r>
    </w:p>
    <w:p w14:paraId="00DC23D3" w14:textId="77777777" w:rsidR="00350CFB" w:rsidRDefault="00350CFB">
      <w:pPr>
        <w:pStyle w:val="a3"/>
        <w:spacing w:before="46"/>
        <w:rPr>
          <w:b/>
        </w:rPr>
      </w:pPr>
    </w:p>
    <w:p w14:paraId="00DC23D4" w14:textId="77777777" w:rsidR="00350CFB" w:rsidRDefault="00283FFF">
      <w:pPr>
        <w:pStyle w:val="a4"/>
        <w:numPr>
          <w:ilvl w:val="3"/>
          <w:numId w:val="26"/>
        </w:numPr>
        <w:tabs>
          <w:tab w:val="left" w:pos="806"/>
          <w:tab w:val="left" w:pos="808"/>
        </w:tabs>
        <w:spacing w:before="1" w:line="396" w:lineRule="auto"/>
        <w:ind w:left="808" w:right="523"/>
        <w:jc w:val="both"/>
        <w:rPr>
          <w:sz w:val="24"/>
        </w:rPr>
      </w:pPr>
      <w:r>
        <w:rPr>
          <w:b/>
          <w:sz w:val="24"/>
        </w:rPr>
        <w:t>Shared observation window:</w:t>
      </w:r>
      <w:r>
        <w:rPr>
          <w:b/>
          <w:spacing w:val="40"/>
          <w:sz w:val="24"/>
        </w:rPr>
        <w:t xml:space="preserve"> </w:t>
      </w:r>
      <w:r>
        <w:rPr>
          <w:sz w:val="24"/>
        </w:rPr>
        <w:t>All methods and proxies are computed over 2025-12-01 to 2026-05-31. Market</w:t>
      </w:r>
      <w:r>
        <w:rPr>
          <w:spacing w:val="-10"/>
          <w:sz w:val="24"/>
        </w:rPr>
        <w:t xml:space="preserve"> </w:t>
      </w:r>
      <w:r>
        <w:rPr>
          <w:sz w:val="24"/>
        </w:rPr>
        <w:t>regimes</w:t>
      </w:r>
      <w:r>
        <w:rPr>
          <w:spacing w:val="-10"/>
          <w:sz w:val="24"/>
        </w:rPr>
        <w:t xml:space="preserve"> </w:t>
      </w:r>
      <w:r>
        <w:rPr>
          <w:sz w:val="24"/>
        </w:rPr>
        <w:t>specific</w:t>
      </w:r>
      <w:r>
        <w:rPr>
          <w:spacing w:val="-10"/>
          <w:sz w:val="24"/>
        </w:rPr>
        <w:t xml:space="preserve"> </w:t>
      </w:r>
      <w:r>
        <w:rPr>
          <w:sz w:val="24"/>
        </w:rPr>
        <w:t>to</w:t>
      </w:r>
      <w:r>
        <w:rPr>
          <w:spacing w:val="-10"/>
          <w:sz w:val="24"/>
        </w:rPr>
        <w:t xml:space="preserve"> </w:t>
      </w:r>
      <w:r>
        <w:rPr>
          <w:sz w:val="24"/>
        </w:rPr>
        <w:t>that</w:t>
      </w:r>
      <w:r>
        <w:rPr>
          <w:spacing w:val="-10"/>
          <w:sz w:val="24"/>
        </w:rPr>
        <w:t xml:space="preserve"> </w:t>
      </w:r>
      <w:r>
        <w:rPr>
          <w:sz w:val="24"/>
        </w:rPr>
        <w:t>window—volatility,</w:t>
      </w:r>
      <w:r>
        <w:rPr>
          <w:spacing w:val="-10"/>
          <w:sz w:val="24"/>
        </w:rPr>
        <w:t xml:space="preserve"> </w:t>
      </w:r>
      <w:r>
        <w:rPr>
          <w:sz w:val="24"/>
        </w:rPr>
        <w:t>incentive</w:t>
      </w:r>
      <w:r>
        <w:rPr>
          <w:spacing w:val="-10"/>
          <w:sz w:val="24"/>
        </w:rPr>
        <w:t xml:space="preserve"> </w:t>
      </w:r>
      <w:r>
        <w:rPr>
          <w:sz w:val="24"/>
        </w:rPr>
        <w:t>programs,</w:t>
      </w:r>
      <w:r>
        <w:rPr>
          <w:spacing w:val="-10"/>
          <w:sz w:val="24"/>
        </w:rPr>
        <w:t xml:space="preserve"> </w:t>
      </w:r>
      <w:r>
        <w:rPr>
          <w:sz w:val="24"/>
        </w:rPr>
        <w:t>or</w:t>
      </w:r>
      <w:r>
        <w:rPr>
          <w:spacing w:val="-10"/>
          <w:sz w:val="24"/>
        </w:rPr>
        <w:t xml:space="preserve"> </w:t>
      </w:r>
      <w:r>
        <w:rPr>
          <w:sz w:val="24"/>
        </w:rPr>
        <w:t>pro-tocol changes—may inflate or deflate alignment.</w:t>
      </w:r>
      <w:r>
        <w:rPr>
          <w:spacing w:val="40"/>
          <w:sz w:val="24"/>
        </w:rPr>
        <w:t xml:space="preserve"> </w:t>
      </w:r>
      <w:r>
        <w:rPr>
          <w:sz w:val="24"/>
        </w:rPr>
        <w:t>Robustness checks on damping and top-token subgraphs reduce sensitivity to PageRank hyperparameters and token concentration but do not vary the calendar window.</w:t>
      </w:r>
    </w:p>
    <w:p w14:paraId="00DC23D5" w14:textId="77777777" w:rsidR="00350CFB" w:rsidRDefault="00283FFF">
      <w:pPr>
        <w:pStyle w:val="a4"/>
        <w:numPr>
          <w:ilvl w:val="3"/>
          <w:numId w:val="26"/>
        </w:numPr>
        <w:tabs>
          <w:tab w:val="left" w:pos="806"/>
          <w:tab w:val="left" w:pos="808"/>
        </w:tabs>
        <w:spacing w:before="42" w:line="388" w:lineRule="auto"/>
        <w:ind w:left="808" w:right="522"/>
        <w:jc w:val="both"/>
        <w:rPr>
          <w:sz w:val="24"/>
        </w:rPr>
      </w:pPr>
      <w:r>
        <w:rPr>
          <w:sz w:val="24"/>
          <w:color w:val="FF0000"/>
        </w:rPr>
        <w:t>Cohort selection: The matched wallet cohort requires non-zero reputation-subgraph connectivity (n = 5,521). Results may not extend to addresses absent from allowance and transfer subgraphs.</w:t>
      </w:r>
    </w:p>
    <w:p w14:paraId="00DC23D6" w14:textId="77777777" w:rsidR="00350CFB" w:rsidRDefault="00283FFF">
      <w:pPr>
        <w:pStyle w:val="a4"/>
        <w:numPr>
          <w:ilvl w:val="3"/>
          <w:numId w:val="26"/>
        </w:numPr>
        <w:tabs>
          <w:tab w:val="left" w:pos="806"/>
          <w:tab w:val="left" w:pos="808"/>
        </w:tabs>
        <w:spacing w:before="54" w:line="393" w:lineRule="auto"/>
        <w:ind w:left="808" w:right="524"/>
        <w:jc w:val="both"/>
        <w:rPr>
          <w:sz w:val="24"/>
        </w:rPr>
      </w:pPr>
      <w:r>
        <w:rPr>
          <w:b/>
          <w:sz w:val="24"/>
        </w:rPr>
        <w:t>Edge-weight measurement:</w:t>
      </w:r>
      <w:r>
        <w:rPr>
          <w:b/>
          <w:spacing w:val="40"/>
          <w:sz w:val="24"/>
        </w:rPr>
        <w:t xml:space="preserve"> </w:t>
      </w:r>
      <w:r>
        <w:rPr>
          <w:sz w:val="24"/>
        </w:rPr>
        <w:t xml:space="preserve">Token-decimal normalization, USD conversion choices, and permit-versus-approve coverage can affect </w:t>
      </w:r>
      <w:r>
        <w:rPr>
          <w:i/>
          <w:sz w:val="24"/>
        </w:rPr>
        <w:t>w</w:t>
      </w:r>
      <w:r>
        <w:rPr>
          <w:rFonts w:ascii="Menlo" w:hAnsi="Menlo"/>
          <w:i/>
          <w:sz w:val="24"/>
          <w:vertAlign w:val="subscript"/>
        </w:rPr>
        <w:t>uv</w:t>
      </w:r>
      <w:r>
        <w:rPr>
          <w:sz w:val="24"/>
        </w:rPr>
        <w:t>.</w:t>
      </w:r>
      <w:r>
        <w:rPr>
          <w:spacing w:val="40"/>
          <w:sz w:val="24"/>
        </w:rPr>
        <w:t xml:space="preserve"> </w:t>
      </w:r>
      <w:r>
        <w:rPr>
          <w:sz w:val="24"/>
        </w:rPr>
        <w:t xml:space="preserve">Measurement error in edge weights propa-gates to </w:t>
      </w:r>
      <w:r>
        <w:rPr>
          <w:b/>
          <w:sz w:val="24"/>
        </w:rPr>
        <w:t xml:space="preserve">r </w:t>
      </w:r>
      <w:r>
        <w:rPr>
          <w:sz w:val="24"/>
        </w:rPr>
        <w:t xml:space="preserve">and to rank correlations </w:t>
      </w:r>
      <w:hyperlink w:anchor="_bookmark173" w:history="1">
        <w:r>
          <w:rPr>
            <w:sz w:val="24"/>
            <w:vertAlign w:val="superscript"/>
          </w:rPr>
          <w:t>[40]</w:t>
        </w:r>
      </w:hyperlink>
      <w:r>
        <w:rPr>
          <w:sz w:val="24"/>
        </w:rPr>
        <w:t>.</w:t>
      </w:r>
    </w:p>
    <w:p w14:paraId="00DC23D7" w14:textId="77777777" w:rsidR="00350CFB" w:rsidRDefault="00350CFB">
      <w:pPr>
        <w:pStyle w:val="a3"/>
        <w:spacing w:before="9"/>
      </w:pPr>
    </w:p>
    <w:p w14:paraId="00DC23D8" w14:textId="77777777" w:rsidR="00350CFB" w:rsidRDefault="00283FFF">
      <w:pPr>
        <w:pStyle w:val="3"/>
        <w:numPr>
          <w:ilvl w:val="2"/>
          <w:numId w:val="26"/>
        </w:numPr>
        <w:tabs>
          <w:tab w:val="left" w:pos="879"/>
        </w:tabs>
        <w:ind w:left="879" w:hanging="597"/>
      </w:pPr>
      <w:bookmarkStart w:id="374" w:name="External_validity"/>
      <w:bookmarkEnd w:id="374"/>
      <w:r>
        <w:t>External</w:t>
      </w:r>
      <w:r>
        <w:rPr>
          <w:spacing w:val="-10"/>
        </w:rPr>
        <w:t xml:space="preserve"> </w:t>
      </w:r>
      <w:r>
        <w:rPr>
          <w:spacing w:val="-2"/>
        </w:rPr>
        <w:t>validity</w:t>
      </w:r>
    </w:p>
    <w:p w14:paraId="00DC23D9" w14:textId="77777777" w:rsidR="00350CFB" w:rsidRDefault="00350CFB">
      <w:pPr>
        <w:pStyle w:val="a3"/>
        <w:spacing w:before="46"/>
        <w:rPr>
          <w:b/>
        </w:rPr>
      </w:pPr>
    </w:p>
    <w:p w14:paraId="00DC23DA" w14:textId="77777777" w:rsidR="00350CFB" w:rsidRDefault="00283FFF">
      <w:pPr>
        <w:pStyle w:val="a4"/>
        <w:numPr>
          <w:ilvl w:val="3"/>
          <w:numId w:val="26"/>
        </w:numPr>
        <w:tabs>
          <w:tab w:val="left" w:pos="802"/>
          <w:tab w:val="left" w:pos="806"/>
        </w:tabs>
        <w:spacing w:before="1" w:line="391" w:lineRule="auto"/>
        <w:ind w:left="802" w:right="524" w:hanging="210"/>
        <w:jc w:val="both"/>
        <w:rPr>
          <w:position w:val="-8"/>
          <w:sz w:val="24"/>
        </w:rPr>
      </w:pPr>
      <w:r>
        <w:rPr>
          <w:sz w:val="24"/>
          <w:color w:val="FF0000"/>
        </w:rPr>
        <w:t>Single chain: Evidence is limited to Arbitrum One. Generalization to other Layer-1 or Layer-2 chains requires re-validation [28],[53],[59].</w:t>
      </w:r>
    </w:p>
    <w:p w14:paraId="00DC23DB" w14:textId="77777777" w:rsidR="00350CFB" w:rsidRDefault="00283FFF">
      <w:pPr>
        <w:pStyle w:val="a4"/>
        <w:numPr>
          <w:ilvl w:val="3"/>
          <w:numId w:val="26"/>
        </w:numPr>
        <w:tabs>
          <w:tab w:val="left" w:pos="807"/>
        </w:tabs>
        <w:spacing w:before="41"/>
        <w:ind w:left="807" w:hanging="214"/>
        <w:jc w:val="both"/>
        <w:rPr>
          <w:sz w:val="24"/>
        </w:rPr>
      </w:pPr>
      <w:r>
        <w:rPr>
          <w:b/>
          <w:sz w:val="24"/>
        </w:rPr>
        <w:t>Pool</w:t>
      </w:r>
      <w:r>
        <w:rPr>
          <w:b/>
          <w:spacing w:val="-6"/>
          <w:sz w:val="24"/>
        </w:rPr>
        <w:t xml:space="preserve"> </w:t>
      </w:r>
      <w:r>
        <w:rPr>
          <w:b/>
          <w:sz w:val="24"/>
        </w:rPr>
        <w:t>scaling</w:t>
      </w:r>
      <w:r>
        <w:rPr>
          <w:b/>
          <w:spacing w:val="-6"/>
          <w:sz w:val="24"/>
        </w:rPr>
        <w:t xml:space="preserve"> </w:t>
      </w:r>
      <w:r>
        <w:rPr>
          <w:b/>
          <w:sz w:val="24"/>
        </w:rPr>
        <w:t>versus</w:t>
      </w:r>
      <w:r>
        <w:rPr>
          <w:b/>
          <w:spacing w:val="-6"/>
          <w:sz w:val="24"/>
        </w:rPr>
        <w:t xml:space="preserve"> </w:t>
      </w:r>
      <w:r>
        <w:rPr>
          <w:b/>
          <w:sz w:val="24"/>
        </w:rPr>
        <w:t>alignment</w:t>
      </w:r>
      <w:r>
        <w:rPr>
          <w:b/>
          <w:spacing w:val="-6"/>
          <w:sz w:val="24"/>
        </w:rPr>
        <w:t xml:space="preserve"> </w:t>
      </w:r>
      <w:r>
        <w:rPr>
          <w:b/>
          <w:sz w:val="24"/>
        </w:rPr>
        <w:t>scaling:</w:t>
      </w:r>
      <w:r>
        <w:rPr>
          <w:b/>
          <w:spacing w:val="13"/>
          <w:sz w:val="24"/>
        </w:rPr>
        <w:t xml:space="preserve"> </w:t>
      </w:r>
      <w:r>
        <w:rPr>
          <w:sz w:val="24"/>
        </w:rPr>
        <w:t>Runtime</w:t>
      </w:r>
      <w:r>
        <w:rPr>
          <w:spacing w:val="-6"/>
          <w:sz w:val="24"/>
        </w:rPr>
        <w:t xml:space="preserve"> </w:t>
      </w:r>
      <w:r>
        <w:rPr>
          <w:sz w:val="24"/>
        </w:rPr>
        <w:t>scaling</w:t>
      </w:r>
      <w:r>
        <w:rPr>
          <w:spacing w:val="-6"/>
          <w:sz w:val="24"/>
        </w:rPr>
        <w:t xml:space="preserve"> </w:t>
      </w:r>
      <w:r>
        <w:rPr>
          <w:sz w:val="24"/>
        </w:rPr>
        <w:t>on</w:t>
      </w:r>
      <w:r>
        <w:rPr>
          <w:spacing w:val="-6"/>
          <w:sz w:val="24"/>
        </w:rPr>
        <w:t xml:space="preserve"> </w:t>
      </w:r>
      <w:r>
        <w:rPr>
          <w:sz w:val="24"/>
        </w:rPr>
        <w:t>the</w:t>
      </w:r>
      <w:r>
        <w:rPr>
          <w:spacing w:val="-6"/>
          <w:sz w:val="24"/>
        </w:rPr>
        <w:t xml:space="preserve"> </w:t>
      </w:r>
      <w:r>
        <w:rPr>
          <w:sz w:val="24"/>
        </w:rPr>
        <w:t>expanded</w:t>
      </w:r>
      <w:r>
        <w:rPr>
          <w:spacing w:val="-6"/>
          <w:sz w:val="24"/>
        </w:rPr>
        <w:t xml:space="preserve"> </w:t>
      </w:r>
      <w:r>
        <w:rPr>
          <w:sz w:val="24"/>
        </w:rPr>
        <w:t>wallet</w:t>
      </w:r>
      <w:r>
        <w:rPr>
          <w:spacing w:val="-6"/>
          <w:sz w:val="24"/>
        </w:rPr>
        <w:t xml:space="preserve"> </w:t>
      </w:r>
      <w:r>
        <w:rPr>
          <w:sz w:val="24"/>
        </w:rPr>
        <w:t>pool</w:t>
      </w:r>
      <w:r>
        <w:rPr>
          <w:spacing w:val="-6"/>
          <w:sz w:val="24"/>
        </w:rPr>
        <w:t xml:space="preserve"> </w:t>
      </w:r>
      <w:r>
        <w:rPr>
          <w:sz w:val="24"/>
        </w:rPr>
        <w:t>(</w:t>
      </w:r>
      <w:r>
        <w:rPr>
          <w:i/>
          <w:sz w:val="24"/>
        </w:rPr>
        <w:t>N</w:t>
      </w:r>
      <w:r>
        <w:rPr>
          <w:i/>
          <w:spacing w:val="25"/>
          <w:sz w:val="24"/>
        </w:rPr>
        <w:t xml:space="preserve"> </w:t>
      </w:r>
      <w:r>
        <w:rPr>
          <w:spacing w:val="-10"/>
          <w:sz w:val="24"/>
        </w:rPr>
        <w:t>=</w:t>
      </w:r>
    </w:p>
    <w:p w14:paraId="00DC23DC" w14:textId="77777777" w:rsidR="00350CFB" w:rsidRDefault="00350CFB">
      <w:pPr>
        <w:pStyle w:val="a4"/>
        <w:jc w:val="both"/>
        <w:rPr>
          <w:sz w:val="24"/>
        </w:rPr>
        <w:sectPr w:rsidR="00350CFB">
          <w:pgSz w:w="11910" w:h="16840"/>
          <w:pgMar w:top="1840" w:right="708" w:bottom="2300" w:left="992" w:header="0" w:footer="2115" w:gutter="0"/>
          <w:cols w:space="720"/>
        </w:sectPr>
      </w:pPr>
    </w:p>
    <w:p w14:paraId="00DC23DD" w14:textId="77777777" w:rsidR="00350CFB" w:rsidRDefault="00283FFF">
      <w:pPr>
        <w:pStyle w:val="a3"/>
        <w:spacing w:before="72" w:line="396" w:lineRule="auto"/>
        <w:ind w:left="808" w:right="564" w:hanging="6"/>
        <w:jc w:val="both"/>
      </w:pPr>
      <w:r>
        <w:rPr>
          <w:color w:val="FF0000"/>
        </w:rPr>
        <w:t>31,612) supports efficiency claims at larger n; alignment results remain anchored to the matched connectivity cohort. Efficiency gains should not be assumed to preserve the same τ profile at arbitrary population sizes without further alignment studies.</w:t>
      </w:r>
    </w:p>
    <w:p w14:paraId="00DC23DE" w14:textId="77777777" w:rsidR="00350CFB" w:rsidRDefault="00350CFB">
      <w:pPr>
        <w:pStyle w:val="a3"/>
        <w:spacing w:before="8"/>
      </w:pPr>
    </w:p>
    <w:p w14:paraId="00DC23DF" w14:textId="77777777" w:rsidR="00350CFB" w:rsidRDefault="00283FFF">
      <w:pPr>
        <w:pStyle w:val="3"/>
        <w:numPr>
          <w:ilvl w:val="2"/>
          <w:numId w:val="26"/>
        </w:numPr>
        <w:tabs>
          <w:tab w:val="left" w:pos="879"/>
        </w:tabs>
        <w:spacing w:before="1"/>
        <w:ind w:left="879" w:hanging="597"/>
        <w:jc w:val="both"/>
      </w:pPr>
      <w:bookmarkStart w:id="375" w:name="Adversarial_validity"/>
      <w:bookmarkEnd w:id="375"/>
      <w:r>
        <w:t>Adversarial</w:t>
      </w:r>
      <w:r>
        <w:rPr>
          <w:spacing w:val="-14"/>
        </w:rPr>
        <w:t xml:space="preserve"> </w:t>
      </w:r>
      <w:r>
        <w:rPr>
          <w:spacing w:val="-2"/>
        </w:rPr>
        <w:t>validity</w:t>
      </w:r>
    </w:p>
    <w:p w14:paraId="00DC23E0" w14:textId="77777777" w:rsidR="00350CFB" w:rsidRDefault="00350CFB">
      <w:pPr>
        <w:pStyle w:val="a3"/>
        <w:spacing w:before="46"/>
        <w:rPr>
          <w:b/>
        </w:rPr>
      </w:pPr>
    </w:p>
    <w:p w14:paraId="00DC23E1" w14:textId="77777777" w:rsidR="00350CFB" w:rsidRDefault="00283FFF">
      <w:pPr>
        <w:pStyle w:val="a4"/>
        <w:numPr>
          <w:ilvl w:val="3"/>
          <w:numId w:val="26"/>
        </w:numPr>
        <w:tabs>
          <w:tab w:val="left" w:pos="806"/>
          <w:tab w:val="left" w:pos="808"/>
        </w:tabs>
        <w:spacing w:line="396" w:lineRule="auto"/>
        <w:ind w:left="808" w:right="564"/>
        <w:jc w:val="both"/>
        <w:rPr>
          <w:sz w:val="24"/>
        </w:rPr>
      </w:pPr>
      <w:r>
        <w:rPr>
          <w:b/>
          <w:spacing w:val="-2"/>
          <w:sz w:val="24"/>
        </w:rPr>
        <w:t>Sybil</w:t>
      </w:r>
      <w:r>
        <w:rPr>
          <w:b/>
          <w:spacing w:val="-9"/>
          <w:sz w:val="24"/>
        </w:rPr>
        <w:t xml:space="preserve"> </w:t>
      </w:r>
      <w:r>
        <w:rPr>
          <w:b/>
          <w:spacing w:val="-2"/>
          <w:sz w:val="24"/>
        </w:rPr>
        <w:t>and</w:t>
      </w:r>
      <w:r>
        <w:rPr>
          <w:b/>
          <w:spacing w:val="-9"/>
          <w:sz w:val="24"/>
        </w:rPr>
        <w:t xml:space="preserve"> </w:t>
      </w:r>
      <w:r>
        <w:rPr>
          <w:b/>
          <w:spacing w:val="-2"/>
          <w:sz w:val="24"/>
        </w:rPr>
        <w:t>wash</w:t>
      </w:r>
      <w:r>
        <w:rPr>
          <w:b/>
          <w:spacing w:val="-9"/>
          <w:sz w:val="24"/>
        </w:rPr>
        <w:t xml:space="preserve"> </w:t>
      </w:r>
      <w:r>
        <w:rPr>
          <w:b/>
          <w:spacing w:val="-2"/>
          <w:sz w:val="24"/>
        </w:rPr>
        <w:t>trading:</w:t>
      </w:r>
      <w:r>
        <w:rPr>
          <w:b/>
          <w:spacing w:val="24"/>
          <w:sz w:val="24"/>
        </w:rPr>
        <w:t xml:space="preserve"> </w:t>
      </w:r>
      <w:r>
        <w:rPr>
          <w:spacing w:val="-2"/>
          <w:sz w:val="24"/>
        </w:rPr>
        <w:t>Adversarial</w:t>
      </w:r>
      <w:r>
        <w:rPr>
          <w:spacing w:val="-9"/>
          <w:sz w:val="24"/>
        </w:rPr>
        <w:t xml:space="preserve"> </w:t>
      </w:r>
      <w:r>
        <w:rPr>
          <w:spacing w:val="-2"/>
          <w:sz w:val="24"/>
        </w:rPr>
        <w:t>allowance</w:t>
      </w:r>
      <w:r>
        <w:rPr>
          <w:spacing w:val="-9"/>
          <w:sz w:val="24"/>
        </w:rPr>
        <w:t xml:space="preserve"> </w:t>
      </w:r>
      <w:r>
        <w:rPr>
          <w:spacing w:val="-2"/>
          <w:sz w:val="24"/>
        </w:rPr>
        <w:t>or</w:t>
      </w:r>
      <w:r>
        <w:rPr>
          <w:spacing w:val="-9"/>
          <w:sz w:val="24"/>
        </w:rPr>
        <w:t xml:space="preserve"> </w:t>
      </w:r>
      <w:r>
        <w:rPr>
          <w:spacing w:val="-2"/>
          <w:sz w:val="24"/>
        </w:rPr>
        <w:t>transfer</w:t>
      </w:r>
      <w:r>
        <w:rPr>
          <w:spacing w:val="-9"/>
          <w:sz w:val="24"/>
        </w:rPr>
        <w:t xml:space="preserve"> </w:t>
      </w:r>
      <w:r>
        <w:rPr>
          <w:spacing w:val="-2"/>
          <w:sz w:val="24"/>
        </w:rPr>
        <w:t>patterns</w:t>
      </w:r>
      <w:r>
        <w:rPr>
          <w:spacing w:val="-9"/>
          <w:sz w:val="24"/>
        </w:rPr>
        <w:t xml:space="preserve"> </w:t>
      </w:r>
      <w:r>
        <w:rPr>
          <w:spacing w:val="-2"/>
          <w:sz w:val="24"/>
        </w:rPr>
        <w:t>may</w:t>
      </w:r>
      <w:r>
        <w:rPr>
          <w:spacing w:val="-9"/>
          <w:sz w:val="24"/>
        </w:rPr>
        <w:t xml:space="preserve"> </w:t>
      </w:r>
      <w:r>
        <w:rPr>
          <w:spacing w:val="-2"/>
          <w:sz w:val="24"/>
        </w:rPr>
        <w:t>manipulate</w:t>
      </w:r>
      <w:r>
        <w:rPr>
          <w:spacing w:val="-9"/>
          <w:sz w:val="24"/>
        </w:rPr>
        <w:t xml:space="preserve"> </w:t>
      </w:r>
      <w:r>
        <w:rPr>
          <w:spacing w:val="-2"/>
          <w:sz w:val="24"/>
        </w:rPr>
        <w:t xml:space="preserve">rankings </w:t>
      </w:r>
      <w:hyperlink w:anchor="_bookmark150" w:history="1">
        <w:r>
          <w:rPr>
            <w:sz w:val="24"/>
            <w:vertAlign w:val="superscript"/>
          </w:rPr>
          <w:t>[17]</w:t>
        </w:r>
      </w:hyperlink>
      <w:r>
        <w:rPr>
          <w:sz w:val="24"/>
        </w:rPr>
        <w:t>. Sybil-adjusted</w:t>
      </w:r>
      <w:r>
        <w:rPr>
          <w:spacing w:val="-6"/>
          <w:sz w:val="24"/>
        </w:rPr>
        <w:t xml:space="preserve"> </w:t>
      </w:r>
      <w:r>
        <w:rPr>
          <w:sz w:val="24"/>
        </w:rPr>
        <w:t>proxies</w:t>
      </w:r>
      <w:r>
        <w:rPr>
          <w:spacing w:val="-6"/>
          <w:sz w:val="24"/>
        </w:rPr>
        <w:t xml:space="preserve"> </w:t>
      </w:r>
      <w:r>
        <w:rPr>
          <w:sz w:val="24"/>
        </w:rPr>
        <w:t>partially</w:t>
      </w:r>
      <w:r>
        <w:rPr>
          <w:spacing w:val="-6"/>
          <w:sz w:val="24"/>
        </w:rPr>
        <w:t xml:space="preserve"> </w:t>
      </w:r>
      <w:r>
        <w:rPr>
          <w:sz w:val="24"/>
        </w:rPr>
        <w:t>address</w:t>
      </w:r>
      <w:r>
        <w:rPr>
          <w:spacing w:val="-6"/>
          <w:sz w:val="24"/>
        </w:rPr>
        <w:t xml:space="preserve"> </w:t>
      </w:r>
      <w:r>
        <w:rPr>
          <w:sz w:val="24"/>
        </w:rPr>
        <w:t>but</w:t>
      </w:r>
      <w:r>
        <w:rPr>
          <w:spacing w:val="-6"/>
          <w:sz w:val="24"/>
        </w:rPr>
        <w:t xml:space="preserve"> </w:t>
      </w:r>
      <w:r>
        <w:rPr>
          <w:sz w:val="24"/>
        </w:rPr>
        <w:t>do</w:t>
      </w:r>
      <w:r>
        <w:rPr>
          <w:spacing w:val="-6"/>
          <w:sz w:val="24"/>
        </w:rPr>
        <w:t xml:space="preserve"> </w:t>
      </w:r>
      <w:r>
        <w:rPr>
          <w:sz w:val="24"/>
        </w:rPr>
        <w:t>not</w:t>
      </w:r>
      <w:r>
        <w:rPr>
          <w:spacing w:val="-6"/>
          <w:sz w:val="24"/>
        </w:rPr>
        <w:t xml:space="preserve"> </w:t>
      </w:r>
      <w:r>
        <w:rPr>
          <w:sz w:val="24"/>
        </w:rPr>
        <w:t>eliminate</w:t>
      </w:r>
      <w:r>
        <w:rPr>
          <w:spacing w:val="-6"/>
          <w:sz w:val="24"/>
        </w:rPr>
        <w:t xml:space="preserve"> </w:t>
      </w:r>
      <w:r>
        <w:rPr>
          <w:sz w:val="24"/>
        </w:rPr>
        <w:t>this</w:t>
      </w:r>
      <w:r>
        <w:rPr>
          <w:spacing w:val="-6"/>
          <w:sz w:val="24"/>
        </w:rPr>
        <w:t xml:space="preserve"> </w:t>
      </w:r>
      <w:r>
        <w:rPr>
          <w:sz w:val="24"/>
        </w:rPr>
        <w:t>risk. The</w:t>
      </w:r>
      <w:r>
        <w:rPr>
          <w:spacing w:val="-6"/>
          <w:sz w:val="24"/>
        </w:rPr>
        <w:t xml:space="preserve"> </w:t>
      </w:r>
      <w:r>
        <w:rPr>
          <w:sz w:val="24"/>
        </w:rPr>
        <w:t>cost</w:t>
      </w:r>
      <w:r>
        <w:rPr>
          <w:spacing w:val="-6"/>
          <w:sz w:val="24"/>
        </w:rPr>
        <w:t xml:space="preserve"> </w:t>
      </w:r>
      <w:r>
        <w:rPr>
          <w:sz w:val="24"/>
        </w:rPr>
        <w:t>model</w:t>
      </w:r>
      <w:r>
        <w:rPr>
          <w:spacing w:val="-6"/>
          <w:sz w:val="24"/>
        </w:rPr>
        <w:t xml:space="preserve"> </w:t>
      </w:r>
      <w:r>
        <w:rPr>
          <w:sz w:val="24"/>
        </w:rPr>
        <w:t xml:space="preserve">in Section </w:t>
      </w:r>
      <w:hyperlink w:anchor="_bookmark121" w:history="1">
        <w:r>
          <w:rPr>
            <w:sz w:val="24"/>
          </w:rPr>
          <w:t>5.5</w:t>
        </w:r>
      </w:hyperlink>
      <w:r>
        <w:rPr>
          <w:sz w:val="24"/>
        </w:rPr>
        <w:t xml:space="preserve"> is analytical; it is not an empirical red-team evaluation.</w:t>
      </w:r>
    </w:p>
    <w:p w14:paraId="00DC23E2" w14:textId="77777777" w:rsidR="00350CFB" w:rsidRDefault="00283FFF">
      <w:pPr>
        <w:pStyle w:val="a4"/>
        <w:numPr>
          <w:ilvl w:val="3"/>
          <w:numId w:val="26"/>
        </w:numPr>
        <w:tabs>
          <w:tab w:val="left" w:pos="806"/>
          <w:tab w:val="left" w:pos="808"/>
        </w:tabs>
        <w:spacing w:before="40" w:line="396" w:lineRule="auto"/>
        <w:ind w:left="808" w:right="524"/>
        <w:jc w:val="both"/>
        <w:rPr>
          <w:sz w:val="24"/>
        </w:rPr>
      </w:pPr>
      <w:r>
        <w:rPr>
          <w:b/>
          <w:sz w:val="24"/>
        </w:rPr>
        <w:t>Strategic</w:t>
      </w:r>
      <w:r>
        <w:rPr>
          <w:b/>
          <w:spacing w:val="-4"/>
          <w:sz w:val="24"/>
        </w:rPr>
        <w:t xml:space="preserve"> </w:t>
      </w:r>
      <w:r>
        <w:rPr>
          <w:b/>
          <w:sz w:val="24"/>
        </w:rPr>
        <w:t>approval</w:t>
      </w:r>
      <w:r>
        <w:rPr>
          <w:b/>
          <w:spacing w:val="-4"/>
          <w:sz w:val="24"/>
        </w:rPr>
        <w:t xml:space="preserve"> </w:t>
      </w:r>
      <w:r>
        <w:rPr>
          <w:b/>
          <w:sz w:val="24"/>
        </w:rPr>
        <w:t xml:space="preserve">behavior: </w:t>
      </w:r>
      <w:r>
        <w:rPr>
          <w:sz w:val="24"/>
        </w:rPr>
        <w:t>Once</w:t>
      </w:r>
      <w:r>
        <w:rPr>
          <w:spacing w:val="-4"/>
          <w:sz w:val="24"/>
        </w:rPr>
        <w:t xml:space="preserve"> </w:t>
      </w:r>
      <w:r>
        <w:rPr>
          <w:sz w:val="24"/>
        </w:rPr>
        <w:t>EndorseRank</w:t>
      </w:r>
      <w:r>
        <w:rPr>
          <w:spacing w:val="-4"/>
          <w:sz w:val="24"/>
        </w:rPr>
        <w:t xml:space="preserve"> </w:t>
      </w:r>
      <w:r>
        <w:rPr>
          <w:sz w:val="24"/>
        </w:rPr>
        <w:t>is</w:t>
      </w:r>
      <w:r>
        <w:rPr>
          <w:spacing w:val="-4"/>
          <w:sz w:val="24"/>
        </w:rPr>
        <w:t xml:space="preserve"> </w:t>
      </w:r>
      <w:r>
        <w:rPr>
          <w:sz w:val="24"/>
        </w:rPr>
        <w:t>deployed,</w:t>
      </w:r>
      <w:r>
        <w:rPr>
          <w:spacing w:val="-3"/>
          <w:sz w:val="24"/>
        </w:rPr>
        <w:t xml:space="preserve"> </w:t>
      </w:r>
      <w:r>
        <w:rPr>
          <w:sz w:val="24"/>
        </w:rPr>
        <w:t>rational</w:t>
      </w:r>
      <w:r>
        <w:rPr>
          <w:spacing w:val="-4"/>
          <w:sz w:val="24"/>
        </w:rPr>
        <w:t xml:space="preserve"> </w:t>
      </w:r>
      <w:r>
        <w:rPr>
          <w:sz w:val="24"/>
        </w:rPr>
        <w:t>actors</w:t>
      </w:r>
      <w:r>
        <w:rPr>
          <w:spacing w:val="-4"/>
          <w:sz w:val="24"/>
        </w:rPr>
        <w:t xml:space="preserve"> </w:t>
      </w:r>
      <w:r>
        <w:rPr>
          <w:sz w:val="24"/>
        </w:rPr>
        <w:t>may</w:t>
      </w:r>
      <w:r>
        <w:rPr>
          <w:spacing w:val="-4"/>
          <w:sz w:val="24"/>
        </w:rPr>
        <w:t xml:space="preserve"> </w:t>
      </w:r>
      <w:r>
        <w:rPr>
          <w:sz w:val="24"/>
        </w:rPr>
        <w:t>grant</w:t>
      </w:r>
      <w:r>
        <w:rPr>
          <w:spacing w:val="-4"/>
          <w:sz w:val="24"/>
        </w:rPr>
        <w:t xml:space="preserve"> </w:t>
      </w:r>
      <w:r>
        <w:rPr>
          <w:sz w:val="24"/>
        </w:rPr>
        <w:t>al-lowances</w:t>
      </w:r>
      <w:r>
        <w:rPr>
          <w:spacing w:val="-15"/>
          <w:sz w:val="24"/>
        </w:rPr>
        <w:t xml:space="preserve"> </w:t>
      </w:r>
      <w:r>
        <w:rPr>
          <w:sz w:val="24"/>
        </w:rPr>
        <w:t>strategically</w:t>
      </w:r>
      <w:r>
        <w:rPr>
          <w:spacing w:val="-15"/>
          <w:sz w:val="24"/>
        </w:rPr>
        <w:t xml:space="preserve"> </w:t>
      </w:r>
      <w:r>
        <w:rPr>
          <w:sz w:val="24"/>
        </w:rPr>
        <w:t>to</w:t>
      </w:r>
      <w:r>
        <w:rPr>
          <w:spacing w:val="-15"/>
          <w:sz w:val="24"/>
        </w:rPr>
        <w:t xml:space="preserve"> </w:t>
      </w:r>
      <w:r>
        <w:rPr>
          <w:sz w:val="24"/>
        </w:rPr>
        <w:t>farm</w:t>
      </w:r>
      <w:r>
        <w:rPr>
          <w:spacing w:val="-15"/>
          <w:sz w:val="24"/>
        </w:rPr>
        <w:t xml:space="preserve"> </w:t>
      </w:r>
      <w:r>
        <w:rPr>
          <w:sz w:val="24"/>
        </w:rPr>
        <w:t>rank.</w:t>
      </w:r>
      <w:r>
        <w:rPr>
          <w:spacing w:val="-15"/>
          <w:sz w:val="24"/>
        </w:rPr>
        <w:t xml:space="preserve"> </w:t>
      </w:r>
      <w:r>
        <w:rPr>
          <w:sz w:val="24"/>
        </w:rPr>
        <w:t>Observational</w:t>
      </w:r>
      <w:r>
        <w:rPr>
          <w:spacing w:val="-15"/>
          <w:sz w:val="24"/>
        </w:rPr>
        <w:t xml:space="preserve"> </w:t>
      </w:r>
      <w:r>
        <w:rPr>
          <w:i/>
          <w:sz w:val="24"/>
        </w:rPr>
        <w:t>τ</w:t>
      </w:r>
      <w:r>
        <w:rPr>
          <w:i/>
          <w:spacing w:val="-10"/>
          <w:sz w:val="24"/>
        </w:rPr>
        <w:t xml:space="preserve"> </w:t>
      </w:r>
      <w:r>
        <w:rPr>
          <w:sz w:val="24"/>
        </w:rPr>
        <w:t>estimated</w:t>
      </w:r>
      <w:r>
        <w:rPr>
          <w:spacing w:val="-15"/>
          <w:sz w:val="24"/>
        </w:rPr>
        <w:t xml:space="preserve"> </w:t>
      </w:r>
      <w:r>
        <w:rPr>
          <w:sz w:val="24"/>
        </w:rPr>
        <w:t>before</w:t>
      </w:r>
      <w:r>
        <w:rPr>
          <w:spacing w:val="-15"/>
          <w:sz w:val="24"/>
        </w:rPr>
        <w:t xml:space="preserve"> </w:t>
      </w:r>
      <w:r>
        <w:rPr>
          <w:sz w:val="24"/>
        </w:rPr>
        <w:t>widespread</w:t>
      </w:r>
      <w:r>
        <w:rPr>
          <w:spacing w:val="-15"/>
          <w:sz w:val="24"/>
        </w:rPr>
        <w:t xml:space="preserve"> </w:t>
      </w:r>
      <w:r>
        <w:rPr>
          <w:sz w:val="24"/>
        </w:rPr>
        <w:t>deployment may overstate robustness to strategic behavior.</w:t>
      </w:r>
    </w:p>
    <w:p w14:paraId="00DC23E3" w14:textId="77777777" w:rsidR="00350CFB" w:rsidRDefault="00350CFB">
      <w:pPr>
        <w:pStyle w:val="a3"/>
        <w:spacing w:before="161"/>
      </w:pPr>
    </w:p>
    <w:p w14:paraId="00DC23E4" w14:textId="77777777" w:rsidR="00350CFB" w:rsidRDefault="00283FFF">
      <w:pPr>
        <w:pStyle w:val="2"/>
        <w:numPr>
          <w:ilvl w:val="1"/>
          <w:numId w:val="26"/>
        </w:numPr>
        <w:tabs>
          <w:tab w:val="left" w:pos="783"/>
        </w:tabs>
        <w:spacing w:before="1"/>
        <w:ind w:left="783" w:hanging="501"/>
        <w:jc w:val="both"/>
      </w:pPr>
      <w:bookmarkStart w:id="376" w:name="Limitations"/>
      <w:bookmarkStart w:id="377" w:name="_bookmark127"/>
      <w:bookmarkEnd w:id="376"/>
      <w:bookmarkEnd w:id="377"/>
      <w:r>
        <w:rPr>
          <w:spacing w:val="-2"/>
        </w:rPr>
        <w:t>Limitations</w:t>
      </w:r>
    </w:p>
    <w:p w14:paraId="00DC23E5" w14:textId="77777777" w:rsidR="00350CFB" w:rsidRDefault="00283FFF">
      <w:pPr>
        <w:pStyle w:val="a3"/>
        <w:spacing w:before="205" w:line="456" w:lineRule="exact"/>
        <w:ind w:left="270" w:right="524" w:firstLine="11"/>
        <w:jc w:val="both"/>
      </w:pPr>
      <w:r>
        <w:t xml:space="preserve">Results reflect one six-month window on Arbitrum One for a matched wallet cohort of </w:t>
      </w:r>
      <w:r>
        <w:rPr>
          <w:i/>
        </w:rPr>
        <w:t xml:space="preserve">n </w:t>
      </w:r>
      <w:r>
        <w:t>= 5</w:t>
      </w:r>
      <w:r>
        <w:rPr>
          <w:i/>
        </w:rPr>
        <w:t>,</w:t>
      </w:r>
      <w:r>
        <w:t>521 addresses.</w:t>
      </w:r>
      <w:r>
        <w:rPr>
          <w:spacing w:val="40"/>
        </w:rPr>
        <w:t xml:space="preserve"> </w:t>
      </w:r>
      <w:r>
        <w:t>The endorsement subgraph comprises 14</w:t>
      </w:r>
      <w:r>
        <w:rPr>
          <w:i/>
        </w:rPr>
        <w:t>,</w:t>
      </w:r>
      <w:r>
        <w:t>727 edges; the transfer subgraph comprises 137</w:t>
      </w:r>
      <w:r>
        <w:rPr>
          <w:i/>
        </w:rPr>
        <w:t>,</w:t>
      </w:r>
      <w:r>
        <w:t>087</w:t>
      </w:r>
      <w:r>
        <w:rPr>
          <w:spacing w:val="-14"/>
        </w:rPr>
        <w:t xml:space="preserve"> </w:t>
      </w:r>
      <w:r>
        <w:t>edges.</w:t>
      </w:r>
      <w:r>
        <w:rPr>
          <w:spacing w:val="8"/>
        </w:rPr>
        <w:t xml:space="preserve"> </w:t>
      </w:r>
      <w:r>
        <w:t>Trading-success</w:t>
      </w:r>
      <w:r>
        <w:rPr>
          <w:spacing w:val="-14"/>
        </w:rPr>
        <w:t xml:space="preserve"> </w:t>
      </w:r>
      <w:r>
        <w:t>alignment</w:t>
      </w:r>
      <w:r>
        <w:rPr>
          <w:spacing w:val="-14"/>
        </w:rPr>
        <w:t xml:space="preserve"> </w:t>
      </w:r>
      <w:r>
        <w:t>for</w:t>
      </w:r>
      <w:r>
        <w:rPr>
          <w:spacing w:val="-14"/>
        </w:rPr>
        <w:t xml:space="preserve"> </w:t>
      </w:r>
      <w:r>
        <w:t>social</w:t>
      </w:r>
      <w:r>
        <w:rPr>
          <w:spacing w:val="-14"/>
        </w:rPr>
        <w:t xml:space="preserve"> </w:t>
      </w:r>
      <w:r>
        <w:t>methods</w:t>
      </w:r>
      <w:r>
        <w:rPr>
          <w:spacing w:val="-14"/>
        </w:rPr>
        <w:t xml:space="preserve"> </w:t>
      </w:r>
      <w:r>
        <w:t>is</w:t>
      </w:r>
      <w:r>
        <w:rPr>
          <w:spacing w:val="-14"/>
        </w:rPr>
        <w:t xml:space="preserve"> </w:t>
      </w:r>
      <w:r>
        <w:t>weak</w:t>
      </w:r>
      <w:r>
        <w:rPr>
          <w:spacing w:val="-14"/>
        </w:rPr>
        <w:t xml:space="preserve"> </w:t>
      </w:r>
      <w:r>
        <w:t>to</w:t>
      </w:r>
      <w:r>
        <w:rPr>
          <w:spacing w:val="-14"/>
        </w:rPr>
        <w:t xml:space="preserve"> </w:t>
      </w:r>
      <w:r>
        <w:t>modest</w:t>
      </w:r>
      <w:r>
        <w:rPr>
          <w:spacing w:val="-14"/>
        </w:rPr>
        <w:t xml:space="preserve"> </w:t>
      </w:r>
      <w:r>
        <w:t>(0</w:t>
      </w:r>
      <w:r>
        <w:rPr>
          <w:i/>
        </w:rPr>
        <w:t>.</w:t>
      </w:r>
      <w:r>
        <w:t>096</w:t>
      </w:r>
      <w:r>
        <w:rPr>
          <w:spacing w:val="-14"/>
        </w:rPr>
        <w:t xml:space="preserve"> </w:t>
      </w:r>
      <w:r>
        <w:t>and</w:t>
      </w:r>
      <w:r>
        <w:rPr>
          <w:spacing w:val="-14"/>
        </w:rPr>
        <w:t xml:space="preserve"> </w:t>
      </w:r>
      <w:r>
        <w:t>0</w:t>
      </w:r>
      <w:r>
        <w:rPr>
          <w:i/>
        </w:rPr>
        <w:t>.</w:t>
      </w:r>
      <w:r>
        <w:t>179), and transfer proxies</w:t>
      </w:r>
      <w:r>
        <w:rPr>
          <w:spacing w:val="-1"/>
        </w:rPr>
        <w:t xml:space="preserve"> </w:t>
      </w:r>
      <w:r>
        <w:t>remain the stronger validation frame (RQ4).</w:t>
      </w:r>
      <w:r>
        <w:rPr>
          <w:spacing w:val="29"/>
        </w:rPr>
        <w:t xml:space="preserve"> </w:t>
      </w:r>
      <w:r>
        <w:t>EndorseRank’s</w:t>
      </w:r>
      <w:r>
        <w:rPr>
          <w:spacing w:val="-1"/>
        </w:rPr>
        <w:t xml:space="preserve"> </w:t>
      </w:r>
      <w:r>
        <w:t>primary demon-strated</w:t>
      </w:r>
      <w:r>
        <w:rPr>
          <w:spacing w:val="-15"/>
        </w:rPr>
        <w:t xml:space="preserve"> </w:t>
      </w:r>
      <w:r>
        <w:t>strengths</w:t>
      </w:r>
      <w:r>
        <w:rPr>
          <w:spacing w:val="-15"/>
        </w:rPr>
        <w:t xml:space="preserve"> </w:t>
      </w:r>
      <w:r>
        <w:t>are</w:t>
      </w:r>
      <w:r>
        <w:rPr>
          <w:spacing w:val="-15"/>
        </w:rPr>
        <w:t xml:space="preserve"> </w:t>
      </w:r>
      <w:r>
        <w:t>allowance-construct</w:t>
      </w:r>
      <w:r>
        <w:rPr>
          <w:spacing w:val="-15"/>
        </w:rPr>
        <w:t xml:space="preserve"> </w:t>
      </w:r>
      <w:r>
        <w:t>alignment</w:t>
      </w:r>
      <w:r>
        <w:rPr>
          <w:spacing w:val="-15"/>
        </w:rPr>
        <w:t xml:space="preserve"> </w:t>
      </w:r>
      <w:r>
        <w:t>(</w:t>
      </w:r>
      <w:r>
        <w:rPr>
          <w:i/>
        </w:rPr>
        <w:t>τ</w:t>
      </w:r>
      <w:r>
        <w:rPr>
          <w:i/>
          <w:spacing w:val="-15"/>
        </w:rPr>
        <w:t xml:space="preserve"> </w:t>
      </w:r>
      <w:r>
        <w:t>=</w:t>
      </w:r>
      <w:r>
        <w:rPr>
          <w:spacing w:val="2"/>
        </w:rPr>
        <w:t xml:space="preserve"> </w:t>
      </w:r>
      <w:r>
        <w:t>0</w:t>
      </w:r>
      <w:r>
        <w:rPr>
          <w:i/>
        </w:rPr>
        <w:t>.</w:t>
      </w:r>
      <w:r>
        <w:t>355),</w:t>
      </w:r>
      <w:r>
        <w:rPr>
          <w:spacing w:val="-15"/>
        </w:rPr>
        <w:t xml:space="preserve"> </w:t>
      </w:r>
      <w:r>
        <w:t>rank</w:t>
      </w:r>
      <w:r>
        <w:rPr>
          <w:spacing w:val="-15"/>
        </w:rPr>
        <w:t xml:space="preserve"> </w:t>
      </w:r>
      <w:r>
        <w:t>distinctness</w:t>
      </w:r>
      <w:r>
        <w:rPr>
          <w:spacing w:val="-15"/>
        </w:rPr>
        <w:t xml:space="preserve"> </w:t>
      </w:r>
      <w:r>
        <w:t>from</w:t>
      </w:r>
      <w:r>
        <w:rPr>
          <w:spacing w:val="-15"/>
        </w:rPr>
        <w:t xml:space="preserve"> </w:t>
      </w:r>
      <w:r>
        <w:t>AWP</w:t>
      </w:r>
      <w:r>
        <w:rPr>
          <w:spacing w:val="-15"/>
        </w:rPr>
        <w:t xml:space="preserve"> </w:t>
      </w:r>
      <w:r>
        <w:t xml:space="preserve">(inter-method </w:t>
      </w:r>
      <w:r>
        <w:rPr>
          <w:i/>
        </w:rPr>
        <w:t>τ</w:t>
      </w:r>
      <w:r>
        <w:rPr>
          <w:i/>
          <w:spacing w:val="40"/>
        </w:rPr>
        <w:t xml:space="preserve"> </w:t>
      </w:r>
      <w:r>
        <w:t>=</w:t>
      </w:r>
      <w:r>
        <w:rPr>
          <w:spacing w:val="19"/>
        </w:rPr>
        <w:t xml:space="preserve"> </w:t>
      </w:r>
      <w:r>
        <w:t>0</w:t>
      </w:r>
      <w:r>
        <w:rPr>
          <w:i/>
        </w:rPr>
        <w:t>.</w:t>
      </w:r>
      <w:r>
        <w:t>316), and computational efficiency (2</w:t>
      </w:r>
      <w:r>
        <w:rPr>
          <w:i/>
        </w:rPr>
        <w:t>.</w:t>
      </w:r>
      <w:r>
        <w:t>105</w:t>
      </w:r>
      <w:r>
        <w:rPr>
          <w:spacing w:val="-15"/>
        </w:rPr>
        <w:t xml:space="preserve"> </w:t>
      </w:r>
      <w:r>
        <w:t>s vs. 18</w:t>
      </w:r>
      <w:r>
        <w:rPr>
          <w:i/>
        </w:rPr>
        <w:t>.</w:t>
      </w:r>
      <w:r>
        <w:t>711</w:t>
      </w:r>
      <w:r>
        <w:rPr>
          <w:spacing w:val="-15"/>
        </w:rPr>
        <w:t xml:space="preserve"> </w:t>
      </w:r>
      <w:r>
        <w:t xml:space="preserve">s; pool scaling </w:t>
      </w:r>
      <w:r>
        <w:rPr>
          <w:rFonts w:ascii="Arial Unicode MS" w:hAnsi="Arial Unicode MS"/>
        </w:rPr>
        <w:t xml:space="preserve">≈ </w:t>
      </w:r>
      <w:r>
        <w:t>10</w:t>
      </w:r>
      <w:r>
        <w:rPr>
          <w:i/>
        </w:rPr>
        <w:t>.</w:t>
      </w:r>
      <w:r>
        <w:t>4</w:t>
      </w:r>
      <w:r>
        <w:rPr>
          <w:rFonts w:ascii="Arial Unicode MS" w:hAnsi="Arial Unicode MS"/>
        </w:rPr>
        <w:t xml:space="preserve">× </w:t>
      </w:r>
      <w:r>
        <w:t>and</w:t>
      </w:r>
    </w:p>
    <w:p w14:paraId="00DC23E6" w14:textId="77777777" w:rsidR="00350CFB" w:rsidRDefault="00283FFF">
      <w:pPr>
        <w:pStyle w:val="a3"/>
        <w:spacing w:before="63"/>
        <w:ind w:left="282"/>
        <w:jc w:val="both"/>
      </w:pPr>
      <w:r>
        <w:rPr>
          <w:rFonts w:ascii="Arial Unicode MS" w:hAnsi="Arial Unicode MS"/>
          <w:w w:val="120"/>
        </w:rPr>
        <w:t>≈</w:t>
      </w:r>
      <w:r>
        <w:rPr>
          <w:rFonts w:ascii="Arial Unicode MS" w:hAnsi="Arial Unicode MS"/>
          <w:spacing w:val="2"/>
          <w:w w:val="120"/>
        </w:rPr>
        <w:t xml:space="preserve"> </w:t>
      </w:r>
      <w:r>
        <w:rPr>
          <w:spacing w:val="-2"/>
          <w:w w:val="120"/>
        </w:rPr>
        <w:t>9</w:t>
      </w:r>
      <w:r>
        <w:rPr>
          <w:i/>
          <w:spacing w:val="-2"/>
          <w:w w:val="120"/>
        </w:rPr>
        <w:t>.</w:t>
      </w:r>
      <w:r>
        <w:rPr>
          <w:spacing w:val="-2"/>
          <w:w w:val="120"/>
        </w:rPr>
        <w:t>4</w:t>
      </w:r>
      <w:r>
        <w:rPr>
          <w:rFonts w:ascii="Arial Unicode MS" w:hAnsi="Arial Unicode MS"/>
          <w:spacing w:val="-2"/>
          <w:w w:val="120"/>
        </w:rPr>
        <w:t>×</w:t>
      </w:r>
      <w:r>
        <w:rPr>
          <w:spacing w:val="-2"/>
          <w:w w:val="120"/>
        </w:rPr>
        <w:t>).</w:t>
      </w:r>
    </w:p>
    <w:p w14:paraId="00DC23E7" w14:textId="77777777" w:rsidR="00350CFB" w:rsidRDefault="00283FFF">
      <w:pPr>
        <w:pStyle w:val="a3"/>
        <w:spacing w:before="133" w:line="396" w:lineRule="auto"/>
        <w:ind w:left="282" w:right="548" w:hanging="8"/>
        <w:jc w:val="both"/>
      </w:pPr>
      <w:r>
        <w:rPr>
          <w:color w:val="FF0000"/>
        </w:rPr>
        <w:t>Token-decimal normalization, USD price oracles, and permit-versus-approve coverage may affect edge weights. Extended baselines (alternative PageRank variants and lending-oriented graphs) are archived for future comparison (Appendix 8.1) but are excluded from the main research narrative. Unsecured lending default labels are out of scope. Regulatory and ethical deployment constraints (Section 5.6) limit how scores should be used even when alignment is favorable.</w:t>
      </w:r>
    </w:p>
    <w:p w14:paraId="00DC23E8" w14:textId="77777777" w:rsidR="00350CFB" w:rsidRDefault="00283FFF">
      <w:pPr>
        <w:pStyle w:val="a3"/>
        <w:spacing w:before="19"/>
        <w:ind w:left="274"/>
        <w:jc w:val="both"/>
      </w:pPr>
      <w:r>
        <w:t>These</w:t>
      </w:r>
      <w:r>
        <w:rPr>
          <w:spacing w:val="-15"/>
        </w:rPr>
        <w:t xml:space="preserve"> </w:t>
      </w:r>
      <w:r>
        <w:t>limitations</w:t>
      </w:r>
      <w:r>
        <w:rPr>
          <w:spacing w:val="-15"/>
        </w:rPr>
        <w:t xml:space="preserve"> </w:t>
      </w:r>
      <w:r>
        <w:t>bound</w:t>
      </w:r>
      <w:r>
        <w:rPr>
          <w:spacing w:val="-15"/>
        </w:rPr>
        <w:t xml:space="preserve"> </w:t>
      </w:r>
      <w:r>
        <w:t>the</w:t>
      </w:r>
      <w:r>
        <w:rPr>
          <w:spacing w:val="-15"/>
        </w:rPr>
        <w:t xml:space="preserve"> </w:t>
      </w:r>
      <w:r>
        <w:t>claims:</w:t>
      </w:r>
      <w:r>
        <w:rPr>
          <w:spacing w:val="-10"/>
        </w:rPr>
        <w:t xml:space="preserve"> </w:t>
      </w:r>
      <w:r>
        <w:t>EndorseRank</w:t>
      </w:r>
      <w:r>
        <w:rPr>
          <w:spacing w:val="-15"/>
        </w:rPr>
        <w:t xml:space="preserve"> </w:t>
      </w:r>
      <w:r>
        <w:t>is</w:t>
      </w:r>
      <w:r>
        <w:rPr>
          <w:spacing w:val="-15"/>
        </w:rPr>
        <w:t xml:space="preserve"> </w:t>
      </w:r>
      <w:r>
        <w:t>a</w:t>
      </w:r>
      <w:r>
        <w:rPr>
          <w:spacing w:val="-15"/>
        </w:rPr>
        <w:t xml:space="preserve"> </w:t>
      </w:r>
      <w:r>
        <w:t>credible,</w:t>
      </w:r>
      <w:r>
        <w:rPr>
          <w:spacing w:val="-15"/>
        </w:rPr>
        <w:t xml:space="preserve"> </w:t>
      </w:r>
      <w:r>
        <w:t>efficient,</w:t>
      </w:r>
      <w:r>
        <w:rPr>
          <w:spacing w:val="-15"/>
        </w:rPr>
        <w:t xml:space="preserve"> </w:t>
      </w:r>
      <w:r>
        <w:t>allowance-specific</w:t>
      </w:r>
      <w:r>
        <w:rPr>
          <w:spacing w:val="-15"/>
        </w:rPr>
        <w:t xml:space="preserve"> </w:t>
      </w:r>
      <w:r>
        <w:rPr>
          <w:spacing w:val="-2"/>
        </w:rPr>
        <w:t>social</w:t>
      </w:r>
    </w:p>
    <w:p w14:paraId="00DC23E9" w14:textId="77777777" w:rsidR="00350CFB" w:rsidRDefault="00350CFB">
      <w:pPr>
        <w:pStyle w:val="a3"/>
        <w:jc w:val="both"/>
        <w:sectPr w:rsidR="00350CFB">
          <w:pgSz w:w="11910" w:h="16840"/>
          <w:pgMar w:top="1840" w:right="708" w:bottom="2300" w:left="992" w:header="0" w:footer="2115" w:gutter="0"/>
          <w:cols w:space="720"/>
        </w:sectPr>
      </w:pPr>
    </w:p>
    <w:p w14:paraId="00DC23EA" w14:textId="77777777" w:rsidR="00350CFB" w:rsidRDefault="00283FFF">
      <w:pPr>
        <w:pStyle w:val="a3"/>
        <w:spacing w:before="72" w:line="396" w:lineRule="auto"/>
        <w:ind w:left="282" w:right="556"/>
      </w:pPr>
      <w:r>
        <w:t>reputation</w:t>
      </w:r>
      <w:r>
        <w:rPr>
          <w:spacing w:val="-15"/>
        </w:rPr>
        <w:t xml:space="preserve"> </w:t>
      </w:r>
      <w:r>
        <w:t>method</w:t>
      </w:r>
      <w:r>
        <w:rPr>
          <w:spacing w:val="-15"/>
        </w:rPr>
        <w:t xml:space="preserve"> </w:t>
      </w:r>
      <w:r>
        <w:t>on</w:t>
      </w:r>
      <w:r>
        <w:rPr>
          <w:spacing w:val="-15"/>
        </w:rPr>
        <w:t xml:space="preserve"> </w:t>
      </w:r>
      <w:r>
        <w:t>the</w:t>
      </w:r>
      <w:r>
        <w:rPr>
          <w:spacing w:val="-15"/>
        </w:rPr>
        <w:t xml:space="preserve"> </w:t>
      </w:r>
      <w:r>
        <w:t>studied</w:t>
      </w:r>
      <w:r>
        <w:rPr>
          <w:spacing w:val="-15"/>
        </w:rPr>
        <w:t xml:space="preserve"> </w:t>
      </w:r>
      <w:r>
        <w:t>cohort</w:t>
      </w:r>
      <w:r>
        <w:rPr>
          <w:spacing w:val="-15"/>
        </w:rPr>
        <w:t xml:space="preserve"> </w:t>
      </w:r>
      <w:r>
        <w:t>and</w:t>
      </w:r>
      <w:r>
        <w:rPr>
          <w:spacing w:val="-15"/>
        </w:rPr>
        <w:t xml:space="preserve"> </w:t>
      </w:r>
      <w:r>
        <w:t>window;</w:t>
      </w:r>
      <w:r>
        <w:rPr>
          <w:spacing w:val="-15"/>
        </w:rPr>
        <w:t xml:space="preserve"> </w:t>
      </w:r>
      <w:r>
        <w:t>it</w:t>
      </w:r>
      <w:r>
        <w:rPr>
          <w:spacing w:val="-15"/>
        </w:rPr>
        <w:t xml:space="preserve"> </w:t>
      </w:r>
      <w:r>
        <w:t>is</w:t>
      </w:r>
      <w:r>
        <w:rPr>
          <w:spacing w:val="-15"/>
        </w:rPr>
        <w:t xml:space="preserve"> </w:t>
      </w:r>
      <w:r>
        <w:t>not</w:t>
      </w:r>
      <w:r>
        <w:rPr>
          <w:spacing w:val="-15"/>
        </w:rPr>
        <w:t xml:space="preserve"> </w:t>
      </w:r>
      <w:r>
        <w:t>a</w:t>
      </w:r>
      <w:r>
        <w:rPr>
          <w:spacing w:val="-15"/>
        </w:rPr>
        <w:t xml:space="preserve"> </w:t>
      </w:r>
      <w:r>
        <w:t>universal</w:t>
      </w:r>
      <w:r>
        <w:rPr>
          <w:spacing w:val="-15"/>
        </w:rPr>
        <w:t xml:space="preserve"> </w:t>
      </w:r>
      <w:r>
        <w:t>credit</w:t>
      </w:r>
      <w:r>
        <w:rPr>
          <w:spacing w:val="-15"/>
        </w:rPr>
        <w:t xml:space="preserve"> </w:t>
      </w:r>
      <w:r>
        <w:t>score,</w:t>
      </w:r>
      <w:r>
        <w:rPr>
          <w:spacing w:val="-15"/>
        </w:rPr>
        <w:t xml:space="preserve"> </w:t>
      </w:r>
      <w:r>
        <w:t>a</w:t>
      </w:r>
      <w:r>
        <w:rPr>
          <w:spacing w:val="-15"/>
        </w:rPr>
        <w:t xml:space="preserve"> </w:t>
      </w:r>
      <w:r>
        <w:t xml:space="preserve">Sybil-proof identity system, or a replacement for protocol-level collateralization </w:t>
      </w:r>
      <w:hyperlink w:anchor="_bookmark159" w:history="1">
        <w:r>
          <w:rPr>
            <w:vertAlign w:val="superscript"/>
          </w:rPr>
          <w:t>[26]</w:t>
        </w:r>
      </w:hyperlink>
      <w:r>
        <w:rPr>
          <w:vertAlign w:val="superscript"/>
        </w:rPr>
        <w:t>,</w:t>
      </w:r>
      <w:hyperlink w:anchor="_bookmark181" w:history="1">
        <w:r>
          <w:rPr>
            <w:vertAlign w:val="superscript"/>
          </w:rPr>
          <w:t>[48]</w:t>
        </w:r>
      </w:hyperlink>
      <w:r>
        <w:t>.</w:t>
      </w:r>
    </w:p>
    <w:p w14:paraId="00DC23EB" w14:textId="77777777" w:rsidR="00350CFB" w:rsidRDefault="00350CFB">
      <w:pPr>
        <w:pStyle w:val="a3"/>
        <w:spacing w:line="396" w:lineRule="auto"/>
        <w:sectPr w:rsidR="00350CFB">
          <w:pgSz w:w="11910" w:h="16840"/>
          <w:pgMar w:top="1840" w:right="708" w:bottom="2300" w:left="992" w:header="0" w:footer="2115" w:gutter="0"/>
          <w:cols w:space="720"/>
        </w:sectPr>
      </w:pPr>
    </w:p>
    <w:p w14:paraId="00DC23EC" w14:textId="77777777" w:rsidR="00350CFB" w:rsidRDefault="00350CFB">
      <w:pPr>
        <w:pStyle w:val="a3"/>
        <w:rPr>
          <w:sz w:val="34"/>
        </w:rPr>
      </w:pPr>
    </w:p>
    <w:p w14:paraId="00DC23ED" w14:textId="77777777" w:rsidR="00350CFB" w:rsidRDefault="00350CFB">
      <w:pPr>
        <w:pStyle w:val="a3"/>
        <w:spacing w:before="197"/>
        <w:rPr>
          <w:sz w:val="34"/>
        </w:rPr>
      </w:pPr>
    </w:p>
    <w:p w14:paraId="00DC23EE" w14:textId="77777777" w:rsidR="00350CFB" w:rsidRDefault="00283FFF">
      <w:pPr>
        <w:pStyle w:val="1"/>
        <w:numPr>
          <w:ilvl w:val="0"/>
          <w:numId w:val="26"/>
        </w:numPr>
        <w:tabs>
          <w:tab w:val="left" w:pos="625"/>
        </w:tabs>
        <w:ind w:left="625" w:hanging="343"/>
        <w:jc w:val="both"/>
      </w:pPr>
      <w:bookmarkStart w:id="378" w:name="Conclusion_and_Future_Work"/>
      <w:bookmarkStart w:id="379" w:name="_bookmark128"/>
      <w:bookmarkEnd w:id="378"/>
      <w:bookmarkEnd w:id="379"/>
      <w:r>
        <w:t>Conclusion</w:t>
      </w:r>
      <w:r>
        <w:rPr>
          <w:spacing w:val="5"/>
        </w:rPr>
        <w:t xml:space="preserve"> </w:t>
      </w:r>
      <w:r>
        <w:t>and</w:t>
      </w:r>
      <w:r>
        <w:rPr>
          <w:spacing w:val="6"/>
        </w:rPr>
        <w:t xml:space="preserve"> </w:t>
      </w:r>
      <w:r>
        <w:t>Future</w:t>
      </w:r>
      <w:r>
        <w:rPr>
          <w:spacing w:val="5"/>
        </w:rPr>
        <w:t xml:space="preserve"> </w:t>
      </w:r>
      <w:r>
        <w:rPr>
          <w:spacing w:val="-4"/>
        </w:rPr>
        <w:t>Work</w:t>
      </w:r>
    </w:p>
    <w:p w14:paraId="00DC23EF" w14:textId="77777777" w:rsidR="00350CFB" w:rsidRDefault="00350CFB">
      <w:pPr>
        <w:pStyle w:val="a3"/>
        <w:spacing w:before="28"/>
        <w:rPr>
          <w:b/>
          <w:sz w:val="34"/>
        </w:rPr>
      </w:pPr>
    </w:p>
    <w:p w14:paraId="00DC23F0" w14:textId="0AA737C6" w:rsidR="00350CFB" w:rsidRDefault="00283FFF">
      <w:pPr>
        <w:pStyle w:val="a3"/>
        <w:spacing w:line="396" w:lineRule="auto"/>
        <w:ind w:left="282" w:right="533" w:hanging="8"/>
        <w:jc w:val="both"/>
      </w:pPr>
      <w:r>
        <w:t>This</w:t>
      </w:r>
      <w:r>
        <w:rPr>
          <w:spacing w:val="-7"/>
        </w:rPr>
        <w:t xml:space="preserve"> </w:t>
      </w:r>
      <w:r>
        <w:t>chapter</w:t>
      </w:r>
      <w:r>
        <w:rPr>
          <w:spacing w:val="-7"/>
        </w:rPr>
        <w:t xml:space="preserve"> </w:t>
      </w:r>
      <w:r>
        <w:t>synthesizes</w:t>
      </w:r>
      <w:r>
        <w:rPr>
          <w:spacing w:val="-7"/>
        </w:rPr>
        <w:t xml:space="preserve"> </w:t>
      </w:r>
      <w:r>
        <w:t>the</w:t>
      </w:r>
      <w:r>
        <w:rPr>
          <w:spacing w:val="-7"/>
        </w:rPr>
        <w:t xml:space="preserve"> </w:t>
      </w:r>
      <w:del w:id="380" w:author="Moulla, Donatien Koulla" w:date="2026-08-27T17:13:00Z">
        <w:r>
          <w:delText>dissertation</w:delText>
        </w:r>
      </w:del>
      <w:ins w:id="381" w:author="Moulla, Donatien Koulla" w:date="2026-08-27T17:13:00Z">
        <w:r>
          <w:t>thesis</w:t>
        </w:r>
      </w:ins>
      <w:r>
        <w:t>,</w:t>
      </w:r>
      <w:r>
        <w:rPr>
          <w:spacing w:val="-6"/>
        </w:rPr>
        <w:t xml:space="preserve"> </w:t>
      </w:r>
      <w:r>
        <w:t>states</w:t>
      </w:r>
      <w:r>
        <w:rPr>
          <w:spacing w:val="-7"/>
        </w:rPr>
        <w:t xml:space="preserve"> </w:t>
      </w:r>
      <w:r>
        <w:t>the</w:t>
      </w:r>
      <w:r>
        <w:rPr>
          <w:spacing w:val="-7"/>
        </w:rPr>
        <w:t xml:space="preserve"> </w:t>
      </w:r>
      <w:r>
        <w:t>original</w:t>
      </w:r>
      <w:r>
        <w:rPr>
          <w:spacing w:val="-7"/>
        </w:rPr>
        <w:t xml:space="preserve"> </w:t>
      </w:r>
      <w:r>
        <w:t>contribution</w:t>
      </w:r>
      <w:r>
        <w:rPr>
          <w:spacing w:val="-7"/>
        </w:rPr>
        <w:t xml:space="preserve"> </w:t>
      </w:r>
      <w:r>
        <w:t>to</w:t>
      </w:r>
      <w:r>
        <w:rPr>
          <w:spacing w:val="-7"/>
        </w:rPr>
        <w:t xml:space="preserve"> </w:t>
      </w:r>
      <w:r>
        <w:t>knowledge,</w:t>
      </w:r>
      <w:r>
        <w:rPr>
          <w:spacing w:val="-6"/>
        </w:rPr>
        <w:t xml:space="preserve"> </w:t>
      </w:r>
      <w:r>
        <w:t>revisits</w:t>
      </w:r>
      <w:r>
        <w:rPr>
          <w:spacing w:val="-7"/>
        </w:rPr>
        <w:t xml:space="preserve"> </w:t>
      </w:r>
      <w:r>
        <w:t xml:space="preserve">the </w:t>
      </w:r>
      <w:r>
        <w:rPr>
          <w:spacing w:val="-2"/>
        </w:rPr>
        <w:t>research</w:t>
      </w:r>
      <w:r>
        <w:rPr>
          <w:spacing w:val="-3"/>
        </w:rPr>
        <w:t xml:space="preserve"> </w:t>
      </w:r>
      <w:r>
        <w:rPr>
          <w:spacing w:val="-2"/>
        </w:rPr>
        <w:t>questions, and</w:t>
      </w:r>
      <w:r>
        <w:rPr>
          <w:spacing w:val="-3"/>
        </w:rPr>
        <w:t xml:space="preserve"> </w:t>
      </w:r>
      <w:r>
        <w:rPr>
          <w:spacing w:val="-2"/>
        </w:rPr>
        <w:t>outlines</w:t>
      </w:r>
      <w:r>
        <w:rPr>
          <w:spacing w:val="-3"/>
        </w:rPr>
        <w:t xml:space="preserve"> </w:t>
      </w:r>
      <w:r>
        <w:rPr>
          <w:spacing w:val="-2"/>
        </w:rPr>
        <w:t>future</w:t>
      </w:r>
      <w:r>
        <w:rPr>
          <w:spacing w:val="-3"/>
        </w:rPr>
        <w:t xml:space="preserve"> </w:t>
      </w:r>
      <w:r>
        <w:rPr>
          <w:spacing w:val="-2"/>
        </w:rPr>
        <w:t>work</w:t>
      </w:r>
      <w:r>
        <w:rPr>
          <w:spacing w:val="-3"/>
        </w:rPr>
        <w:t xml:space="preserve"> </w:t>
      </w:r>
      <w:r>
        <w:rPr>
          <w:spacing w:val="-2"/>
        </w:rPr>
        <w:t>on</w:t>
      </w:r>
      <w:r>
        <w:rPr>
          <w:spacing w:val="-3"/>
        </w:rPr>
        <w:t xml:space="preserve"> </w:t>
      </w:r>
      <w:r>
        <w:rPr>
          <w:spacing w:val="-2"/>
        </w:rPr>
        <w:t>cross-protocol</w:t>
      </w:r>
      <w:r>
        <w:rPr>
          <w:spacing w:val="-3"/>
        </w:rPr>
        <w:t xml:space="preserve"> </w:t>
      </w:r>
      <w:r>
        <w:rPr>
          <w:spacing w:val="-2"/>
        </w:rPr>
        <w:t>validation, adversarial</w:t>
      </w:r>
      <w:r>
        <w:rPr>
          <w:spacing w:val="-3"/>
        </w:rPr>
        <w:t xml:space="preserve"> </w:t>
      </w:r>
      <w:r>
        <w:rPr>
          <w:spacing w:val="-2"/>
        </w:rPr>
        <w:t xml:space="preserve">manipulation, </w:t>
      </w:r>
      <w:bookmarkStart w:id="382" w:name="Summary_of_findings"/>
      <w:bookmarkStart w:id="383" w:name="_bookmark129"/>
      <w:bookmarkEnd w:id="382"/>
      <w:bookmarkEnd w:id="383"/>
      <w:r>
        <w:t>hybrid methods, and live oracle integration.</w:t>
      </w:r>
    </w:p>
    <w:p w14:paraId="00DC23F1" w14:textId="77777777" w:rsidR="00350CFB" w:rsidRDefault="00350CFB">
      <w:pPr>
        <w:pStyle w:val="a3"/>
        <w:spacing w:before="161"/>
      </w:pPr>
    </w:p>
    <w:p w14:paraId="00DC23F2" w14:textId="77777777" w:rsidR="00350CFB" w:rsidRDefault="00283FFF">
      <w:pPr>
        <w:pStyle w:val="2"/>
        <w:numPr>
          <w:ilvl w:val="1"/>
          <w:numId w:val="26"/>
        </w:numPr>
        <w:tabs>
          <w:tab w:val="left" w:pos="783"/>
        </w:tabs>
        <w:spacing w:before="1"/>
        <w:ind w:left="783" w:hanging="501"/>
      </w:pPr>
      <w:r>
        <w:t>Summary</w:t>
      </w:r>
      <w:r>
        <w:rPr>
          <w:spacing w:val="15"/>
        </w:rPr>
        <w:t xml:space="preserve"> </w:t>
      </w:r>
      <w:r>
        <w:t>of</w:t>
      </w:r>
      <w:r>
        <w:rPr>
          <w:spacing w:val="15"/>
        </w:rPr>
        <w:t xml:space="preserve"> </w:t>
      </w:r>
      <w:r>
        <w:rPr>
          <w:spacing w:val="-2"/>
        </w:rPr>
        <w:t>findings</w:t>
      </w:r>
    </w:p>
    <w:p w14:paraId="00DC23F3" w14:textId="77777777" w:rsidR="00350CFB" w:rsidRDefault="00350CFB">
      <w:pPr>
        <w:pStyle w:val="a3"/>
        <w:spacing w:before="23"/>
        <w:rPr>
          <w:b/>
          <w:sz w:val="28"/>
        </w:rPr>
      </w:pPr>
    </w:p>
    <w:p w14:paraId="00DC23F4" w14:textId="515093D1" w:rsidR="00350CFB" w:rsidRDefault="00283FFF">
      <w:pPr>
        <w:pStyle w:val="a3"/>
        <w:spacing w:before="1" w:line="391" w:lineRule="auto"/>
        <w:ind w:left="273" w:right="523" w:firstLine="1"/>
        <w:jc w:val="both"/>
      </w:pPr>
      <w:r>
        <w:rPr>
          <w:color w:val="FF0000"/>
        </w:rPr>
        <w:t>This thesis formulated EndorseRank, a PageRank method on a latest-allowance endorsement graph that produces an on-chain reputation score on Arbitrum One, and evaluated it against Adaptive Weighted PageRank (AWP) on an identical matched wallet cohort (n = 5,521) with non-zero endorsement- and transfer-graph connectivity. Same-window checks are allowance versus transfer. The external check is a temporal holdout of future new approvals on t1 inbound spenders (n = 1,335).</w:t>
      </w:r>
    </w:p>
    <w:p w14:paraId="00DC23F5" w14:textId="77777777" w:rsidR="00350CFB" w:rsidRDefault="00283FFF">
      <w:pPr>
        <w:pStyle w:val="a3"/>
        <w:spacing w:before="33"/>
        <w:ind w:left="274"/>
        <w:jc w:val="both"/>
      </w:pPr>
      <w:r>
        <w:t>The</w:t>
      </w:r>
      <w:r>
        <w:rPr>
          <w:spacing w:val="-13"/>
        </w:rPr>
        <w:t xml:space="preserve"> </w:t>
      </w:r>
      <w:r>
        <w:t>primary</w:t>
      </w:r>
      <w:r>
        <w:rPr>
          <w:spacing w:val="-12"/>
        </w:rPr>
        <w:t xml:space="preserve"> </w:t>
      </w:r>
      <w:r>
        <w:t>findings</w:t>
      </w:r>
      <w:r>
        <w:rPr>
          <w:spacing w:val="-12"/>
        </w:rPr>
        <w:t xml:space="preserve"> </w:t>
      </w:r>
      <w:r>
        <w:t>for</w:t>
      </w:r>
      <w:r>
        <w:rPr>
          <w:spacing w:val="-13"/>
        </w:rPr>
        <w:t xml:space="preserve"> </w:t>
      </w:r>
      <w:r>
        <w:t>the</w:t>
      </w:r>
      <w:r>
        <w:rPr>
          <w:spacing w:val="-12"/>
        </w:rPr>
        <w:t xml:space="preserve"> </w:t>
      </w:r>
      <w:r>
        <w:t>EndorseRank–AWP</w:t>
      </w:r>
      <w:r>
        <w:rPr>
          <w:spacing w:val="-12"/>
        </w:rPr>
        <w:t xml:space="preserve"> </w:t>
      </w:r>
      <w:r>
        <w:t>comparison</w:t>
      </w:r>
      <w:r>
        <w:rPr>
          <w:spacing w:val="-12"/>
        </w:rPr>
        <w:t xml:space="preserve"> </w:t>
      </w:r>
      <w:r>
        <w:t>are</w:t>
      </w:r>
      <w:r>
        <w:rPr>
          <w:spacing w:val="-13"/>
        </w:rPr>
        <w:t xml:space="preserve"> </w:t>
      </w:r>
      <w:r>
        <w:t>as</w:t>
      </w:r>
      <w:r>
        <w:rPr>
          <w:spacing w:val="-12"/>
        </w:rPr>
        <w:t xml:space="preserve"> </w:t>
      </w:r>
      <w:r>
        <w:rPr>
          <w:spacing w:val="-2"/>
        </w:rPr>
        <w:t>follows.</w:t>
      </w:r>
    </w:p>
    <w:p w14:paraId="00DC23F6" w14:textId="77777777" w:rsidR="00350CFB" w:rsidRDefault="00283FFF">
      <w:pPr>
        <w:pStyle w:val="a3"/>
        <w:spacing w:before="194" w:line="396" w:lineRule="auto"/>
        <w:ind w:left="273" w:right="524" w:firstLine="8"/>
        <w:jc w:val="both"/>
      </w:pPr>
      <w:r>
        <w:t>On reputation structure (RQ1), EndorseRank and AWP yield partially overlapping yet construct-distinct</w:t>
      </w:r>
      <w:r>
        <w:rPr>
          <w:spacing w:val="-14"/>
        </w:rPr>
        <w:t xml:space="preserve"> </w:t>
      </w:r>
      <w:r>
        <w:t>orderings.</w:t>
      </w:r>
      <w:r>
        <w:rPr>
          <w:spacing w:val="11"/>
        </w:rPr>
        <w:t xml:space="preserve"> </w:t>
      </w:r>
      <w:r>
        <w:t>Inter-method</w:t>
      </w:r>
      <w:r>
        <w:rPr>
          <w:spacing w:val="-14"/>
        </w:rPr>
        <w:t xml:space="preserve"> </w:t>
      </w:r>
      <w:r>
        <w:t>Kendall</w:t>
      </w:r>
      <w:r>
        <w:rPr>
          <w:spacing w:val="-15"/>
        </w:rPr>
        <w:t xml:space="preserve"> </w:t>
      </w:r>
      <w:r>
        <w:rPr>
          <w:i/>
        </w:rPr>
        <w:t>τ</w:t>
      </w:r>
      <w:r>
        <w:rPr>
          <w:i/>
          <w:spacing w:val="11"/>
        </w:rPr>
        <w:t xml:space="preserve"> </w:t>
      </w:r>
      <w:r>
        <w:t>between</w:t>
      </w:r>
      <w:r>
        <w:rPr>
          <w:spacing w:val="-14"/>
        </w:rPr>
        <w:t xml:space="preserve"> </w:t>
      </w:r>
      <w:r>
        <w:t>the</w:t>
      </w:r>
      <w:r>
        <w:rPr>
          <w:spacing w:val="-14"/>
        </w:rPr>
        <w:t xml:space="preserve"> </w:t>
      </w:r>
      <w:r>
        <w:t>two</w:t>
      </w:r>
      <w:r>
        <w:rPr>
          <w:spacing w:val="-14"/>
        </w:rPr>
        <w:t xml:space="preserve"> </w:t>
      </w:r>
      <w:r>
        <w:t>score</w:t>
      </w:r>
      <w:r>
        <w:rPr>
          <w:spacing w:val="-14"/>
        </w:rPr>
        <w:t xml:space="preserve"> </w:t>
      </w:r>
      <w:r>
        <w:t>vectors</w:t>
      </w:r>
      <w:r>
        <w:rPr>
          <w:spacing w:val="-14"/>
        </w:rPr>
        <w:t xml:space="preserve"> </w:t>
      </w:r>
      <w:r>
        <w:t>is</w:t>
      </w:r>
      <w:r>
        <w:rPr>
          <w:spacing w:val="-14"/>
        </w:rPr>
        <w:t xml:space="preserve"> </w:t>
      </w:r>
      <w:r>
        <w:t>0</w:t>
      </w:r>
      <w:r>
        <w:rPr>
          <w:i/>
        </w:rPr>
        <w:t>.</w:t>
      </w:r>
      <w:r>
        <w:t>316,</w:t>
      </w:r>
      <w:r>
        <w:rPr>
          <w:spacing w:val="-13"/>
        </w:rPr>
        <w:t xml:space="preserve"> </w:t>
      </w:r>
      <w:r>
        <w:t>within</w:t>
      </w:r>
      <w:r>
        <w:rPr>
          <w:spacing w:val="-14"/>
        </w:rPr>
        <w:t xml:space="preserve"> </w:t>
      </w:r>
      <w:r>
        <w:t>the</w:t>
      </w:r>
      <w:r>
        <w:rPr>
          <w:spacing w:val="-14"/>
        </w:rPr>
        <w:t xml:space="preserve"> </w:t>
      </w:r>
      <w:r>
        <w:t>weak-to-moderate band:</w:t>
      </w:r>
      <w:r>
        <w:rPr>
          <w:spacing w:val="40"/>
        </w:rPr>
        <w:t xml:space="preserve"> </w:t>
      </w:r>
      <w:r>
        <w:t>correlation is present, but allowance and transfer graphs emphasize different wallet relationships. H1 is supported.</w:t>
      </w:r>
    </w:p>
    <w:p w14:paraId="00DC23F7" w14:textId="77777777" w:rsidR="00350CFB" w:rsidRDefault="00283FFF">
      <w:pPr>
        <w:pStyle w:val="a3"/>
        <w:spacing w:before="18" w:line="316" w:lineRule="auto"/>
        <w:ind w:left="282" w:right="524"/>
        <w:jc w:val="both"/>
      </w:pPr>
      <w:r>
        <w:rPr>
          <w:color w:val="FF0000"/>
        </w:rPr>
        <w:t>On social-method alignment (RQ2), construct-specific winners emerge. EndorseRank leads on allowance checks (tau = 0.355 versus AWP −0.030); AWP leads on transfer checks (tau = 0.534 versus EndorseRank 0.333). H2 is supported in that construct-specific form.</w:t>
      </w:r>
    </w:p>
    <w:p w14:paraId="00DC23F8" w14:textId="77777777" w:rsidR="00350CFB" w:rsidRDefault="00283FFF">
      <w:pPr>
        <w:pStyle w:val="a3"/>
        <w:spacing w:before="89" w:line="396" w:lineRule="auto"/>
        <w:ind w:left="282" w:right="524"/>
        <w:jc w:val="both"/>
      </w:pPr>
      <w:r>
        <w:rPr>
          <w:color w:val="FF0000"/>
          <w:w w:val="105"/>
        </w:rPr>
        <w:t>H2 is supported in the construct-specific form: allowance versus transfer.</w:t>
      </w:r>
    </w:p>
    <w:p w14:paraId="00DC23F9" w14:textId="77777777" w:rsidR="00350CFB" w:rsidRDefault="00283FFF">
      <w:pPr>
        <w:pStyle w:val="a3"/>
        <w:spacing w:before="16"/>
        <w:ind w:left="282"/>
        <w:jc w:val="both"/>
      </w:pPr>
      <w:r>
        <w:t>On</w:t>
      </w:r>
      <w:r>
        <w:rPr>
          <w:spacing w:val="13"/>
        </w:rPr>
        <w:t xml:space="preserve"> </w:t>
      </w:r>
      <w:r>
        <w:t>computational</w:t>
      </w:r>
      <w:r>
        <w:rPr>
          <w:spacing w:val="13"/>
        </w:rPr>
        <w:t xml:space="preserve"> </w:t>
      </w:r>
      <w:r>
        <w:t>efficiency</w:t>
      </w:r>
      <w:r>
        <w:rPr>
          <w:spacing w:val="14"/>
        </w:rPr>
        <w:t xml:space="preserve"> </w:t>
      </w:r>
      <w:r>
        <w:t>(RQ3),</w:t>
      </w:r>
      <w:r>
        <w:rPr>
          <w:spacing w:val="19"/>
        </w:rPr>
        <w:t xml:space="preserve"> </w:t>
      </w:r>
      <w:r>
        <w:t>EndorseRank</w:t>
      </w:r>
      <w:r>
        <w:rPr>
          <w:spacing w:val="13"/>
        </w:rPr>
        <w:t xml:space="preserve"> </w:t>
      </w:r>
      <w:r>
        <w:t>requires</w:t>
      </w:r>
      <w:r>
        <w:rPr>
          <w:spacing w:val="13"/>
        </w:rPr>
        <w:t xml:space="preserve"> </w:t>
      </w:r>
      <w:r>
        <w:t>less</w:t>
      </w:r>
      <w:r>
        <w:rPr>
          <w:spacing w:val="14"/>
        </w:rPr>
        <w:t xml:space="preserve"> </w:t>
      </w:r>
      <w:r>
        <w:t>PageRank</w:t>
      </w:r>
      <w:r>
        <w:rPr>
          <w:spacing w:val="13"/>
        </w:rPr>
        <w:t xml:space="preserve"> </w:t>
      </w:r>
      <w:r>
        <w:t>wall-clock</w:t>
      </w:r>
      <w:r>
        <w:rPr>
          <w:spacing w:val="14"/>
        </w:rPr>
        <w:t xml:space="preserve"> </w:t>
      </w:r>
      <w:r>
        <w:t>time</w:t>
      </w:r>
      <w:r>
        <w:rPr>
          <w:spacing w:val="13"/>
        </w:rPr>
        <w:t xml:space="preserve"> </w:t>
      </w:r>
      <w:r>
        <w:rPr>
          <w:spacing w:val="-4"/>
        </w:rPr>
        <w:t>than</w:t>
      </w:r>
    </w:p>
    <w:p w14:paraId="00DC23FA" w14:textId="77777777" w:rsidR="00350CFB" w:rsidRDefault="00350CFB">
      <w:pPr>
        <w:pStyle w:val="a3"/>
        <w:jc w:val="both"/>
        <w:sectPr w:rsidR="00350CFB">
          <w:pgSz w:w="11910" w:h="16840"/>
          <w:pgMar w:top="1920" w:right="708" w:bottom="2300" w:left="992" w:header="0" w:footer="2115" w:gutter="0"/>
          <w:cols w:space="720"/>
        </w:sectPr>
      </w:pPr>
    </w:p>
    <w:p w14:paraId="00DC23FB" w14:textId="77777777" w:rsidR="00350CFB" w:rsidRDefault="00283FFF">
      <w:pPr>
        <w:pStyle w:val="a3"/>
        <w:spacing w:before="72" w:line="326" w:lineRule="auto"/>
        <w:ind w:left="276" w:right="564" w:hanging="3"/>
        <w:jc w:val="both"/>
      </w:pPr>
      <w:r>
        <w:t>AWP</w:t>
      </w:r>
      <w:r>
        <w:rPr>
          <w:spacing w:val="-6"/>
        </w:rPr>
        <w:t xml:space="preserve"> </w:t>
      </w:r>
      <w:r>
        <w:t>on the matched cohort and on the expanded wallet pool.</w:t>
      </w:r>
      <w:r>
        <w:rPr>
          <w:spacing w:val="23"/>
        </w:rPr>
        <w:t xml:space="preserve"> </w:t>
      </w:r>
      <w:r>
        <w:t xml:space="preserve">At </w:t>
      </w:r>
      <w:r>
        <w:rPr>
          <w:i/>
        </w:rPr>
        <w:t xml:space="preserve">n </w:t>
      </w:r>
      <w:r>
        <w:t>= 5</w:t>
      </w:r>
      <w:r>
        <w:rPr>
          <w:i/>
        </w:rPr>
        <w:t>,</w:t>
      </w:r>
      <w:r>
        <w:t>521, runtimes are 2</w:t>
      </w:r>
      <w:r>
        <w:rPr>
          <w:i/>
        </w:rPr>
        <w:t>.</w:t>
      </w:r>
      <w:r>
        <w:t>105</w:t>
      </w:r>
      <w:r>
        <w:rPr>
          <w:spacing w:val="-15"/>
        </w:rPr>
        <w:t xml:space="preserve"> </w:t>
      </w:r>
      <w:r>
        <w:t xml:space="preserve">s </w:t>
      </w:r>
      <w:r>
        <w:rPr>
          <w:w w:val="105"/>
        </w:rPr>
        <w:t>versus</w:t>
      </w:r>
      <w:r>
        <w:rPr>
          <w:spacing w:val="-16"/>
          <w:w w:val="105"/>
        </w:rPr>
        <w:t xml:space="preserve"> </w:t>
      </w:r>
      <w:r>
        <w:rPr>
          <w:w w:val="105"/>
        </w:rPr>
        <w:t>18</w:t>
      </w:r>
      <w:r>
        <w:rPr>
          <w:i/>
          <w:w w:val="105"/>
        </w:rPr>
        <w:t>.</w:t>
      </w:r>
      <w:r>
        <w:rPr>
          <w:w w:val="105"/>
        </w:rPr>
        <w:t>711</w:t>
      </w:r>
      <w:r>
        <w:rPr>
          <w:spacing w:val="-23"/>
          <w:w w:val="105"/>
        </w:rPr>
        <w:t xml:space="preserve"> </w:t>
      </w:r>
      <w:r>
        <w:rPr>
          <w:w w:val="105"/>
        </w:rPr>
        <w:t>s</w:t>
      </w:r>
      <w:r>
        <w:rPr>
          <w:spacing w:val="-10"/>
          <w:w w:val="105"/>
        </w:rPr>
        <w:t xml:space="preserve"> </w:t>
      </w:r>
      <w:r>
        <w:rPr>
          <w:w w:val="105"/>
        </w:rPr>
        <w:t>(</w:t>
      </w:r>
      <w:r>
        <w:rPr>
          <w:rFonts w:ascii="Arial Unicode MS" w:hAnsi="Arial Unicode MS"/>
          <w:w w:val="105"/>
        </w:rPr>
        <w:t>≈</w:t>
      </w:r>
      <w:r>
        <w:rPr>
          <w:rFonts w:ascii="Arial Unicode MS" w:hAnsi="Arial Unicode MS"/>
          <w:spacing w:val="-3"/>
          <w:w w:val="105"/>
        </w:rPr>
        <w:t xml:space="preserve"> </w:t>
      </w:r>
      <w:r>
        <w:rPr>
          <w:w w:val="105"/>
        </w:rPr>
        <w:t>8</w:t>
      </w:r>
      <w:r>
        <w:rPr>
          <w:i/>
          <w:w w:val="105"/>
        </w:rPr>
        <w:t>.</w:t>
      </w:r>
      <w:r>
        <w:rPr>
          <w:w w:val="105"/>
        </w:rPr>
        <w:t>9</w:t>
      </w:r>
      <w:r>
        <w:rPr>
          <w:rFonts w:ascii="Arial Unicode MS" w:hAnsi="Arial Unicode MS"/>
          <w:w w:val="105"/>
        </w:rPr>
        <w:t>×</w:t>
      </w:r>
      <w:r>
        <w:rPr>
          <w:w w:val="105"/>
        </w:rPr>
        <w:t>).</w:t>
      </w:r>
      <w:r>
        <w:rPr>
          <w:spacing w:val="20"/>
          <w:w w:val="105"/>
        </w:rPr>
        <w:t xml:space="preserve"> </w:t>
      </w:r>
      <w:r>
        <w:rPr>
          <w:w w:val="105"/>
        </w:rPr>
        <w:t>Pool</w:t>
      </w:r>
      <w:r>
        <w:rPr>
          <w:spacing w:val="-9"/>
          <w:w w:val="105"/>
        </w:rPr>
        <w:t xml:space="preserve"> </w:t>
      </w:r>
      <w:r>
        <w:rPr>
          <w:w w:val="105"/>
        </w:rPr>
        <w:t>scaling</w:t>
      </w:r>
      <w:r>
        <w:rPr>
          <w:spacing w:val="-10"/>
          <w:w w:val="105"/>
        </w:rPr>
        <w:t xml:space="preserve"> </w:t>
      </w:r>
      <w:r>
        <w:rPr>
          <w:w w:val="105"/>
        </w:rPr>
        <w:t>preserves</w:t>
      </w:r>
      <w:r>
        <w:rPr>
          <w:spacing w:val="-9"/>
          <w:w w:val="105"/>
        </w:rPr>
        <w:t xml:space="preserve"> </w:t>
      </w:r>
      <w:r>
        <w:rPr>
          <w:w w:val="105"/>
        </w:rPr>
        <w:t>the</w:t>
      </w:r>
      <w:r>
        <w:rPr>
          <w:spacing w:val="-9"/>
          <w:w w:val="105"/>
        </w:rPr>
        <w:t xml:space="preserve"> </w:t>
      </w:r>
      <w:r>
        <w:rPr>
          <w:w w:val="105"/>
        </w:rPr>
        <w:t>advantage</w:t>
      </w:r>
      <w:r>
        <w:rPr>
          <w:spacing w:val="-10"/>
          <w:w w:val="105"/>
        </w:rPr>
        <w:t xml:space="preserve"> </w:t>
      </w:r>
      <w:r>
        <w:rPr>
          <w:w w:val="105"/>
        </w:rPr>
        <w:t>at</w:t>
      </w:r>
      <w:r>
        <w:rPr>
          <w:spacing w:val="-9"/>
          <w:w w:val="105"/>
        </w:rPr>
        <w:t xml:space="preserve"> </w:t>
      </w:r>
      <w:r>
        <w:rPr>
          <w:i/>
          <w:w w:val="105"/>
        </w:rPr>
        <w:t>n</w:t>
      </w:r>
      <w:r>
        <w:rPr>
          <w:i/>
          <w:spacing w:val="4"/>
          <w:w w:val="105"/>
        </w:rPr>
        <w:t xml:space="preserve"> </w:t>
      </w:r>
      <w:r>
        <w:rPr>
          <w:w w:val="105"/>
        </w:rPr>
        <w:t>=</w:t>
      </w:r>
      <w:r>
        <w:rPr>
          <w:spacing w:val="5"/>
          <w:w w:val="105"/>
        </w:rPr>
        <w:t xml:space="preserve"> </w:t>
      </w:r>
      <w:r>
        <w:rPr>
          <w:w w:val="105"/>
        </w:rPr>
        <w:t>10</w:t>
      </w:r>
      <w:r>
        <w:rPr>
          <w:i/>
          <w:w w:val="105"/>
        </w:rPr>
        <w:t>,</w:t>
      </w:r>
      <w:r>
        <w:rPr>
          <w:w w:val="105"/>
        </w:rPr>
        <w:t>000</w:t>
      </w:r>
      <w:r>
        <w:rPr>
          <w:spacing w:val="-9"/>
          <w:w w:val="105"/>
        </w:rPr>
        <w:t xml:space="preserve"> </w:t>
      </w:r>
      <w:r>
        <w:rPr>
          <w:w w:val="105"/>
        </w:rPr>
        <w:t>(</w:t>
      </w:r>
      <w:r>
        <w:rPr>
          <w:rFonts w:ascii="Arial Unicode MS" w:hAnsi="Arial Unicode MS"/>
          <w:w w:val="105"/>
        </w:rPr>
        <w:t>≈</w:t>
      </w:r>
      <w:r>
        <w:rPr>
          <w:rFonts w:ascii="Arial Unicode MS" w:hAnsi="Arial Unicode MS"/>
          <w:spacing w:val="-3"/>
          <w:w w:val="105"/>
        </w:rPr>
        <w:t xml:space="preserve"> </w:t>
      </w:r>
      <w:r>
        <w:rPr>
          <w:w w:val="105"/>
        </w:rPr>
        <w:t>10</w:t>
      </w:r>
      <w:r>
        <w:rPr>
          <w:i/>
          <w:w w:val="105"/>
        </w:rPr>
        <w:t>.</w:t>
      </w:r>
      <w:r>
        <w:rPr>
          <w:w w:val="105"/>
        </w:rPr>
        <w:t>4</w:t>
      </w:r>
      <w:r>
        <w:rPr>
          <w:rFonts w:ascii="Arial Unicode MS" w:hAnsi="Arial Unicode MS"/>
          <w:w w:val="105"/>
        </w:rPr>
        <w:t>×</w:t>
      </w:r>
      <w:r>
        <w:rPr>
          <w:w w:val="105"/>
        </w:rPr>
        <w:t>)</w:t>
      </w:r>
      <w:r>
        <w:rPr>
          <w:spacing w:val="-9"/>
          <w:w w:val="105"/>
        </w:rPr>
        <w:t xml:space="preserve"> </w:t>
      </w:r>
      <w:r>
        <w:rPr>
          <w:w w:val="105"/>
        </w:rPr>
        <w:t>and</w:t>
      </w:r>
      <w:r>
        <w:rPr>
          <w:spacing w:val="-9"/>
          <w:w w:val="105"/>
        </w:rPr>
        <w:t xml:space="preserve"> </w:t>
      </w:r>
      <w:r>
        <w:rPr>
          <w:spacing w:val="-5"/>
          <w:w w:val="105"/>
        </w:rPr>
        <w:t>at</w:t>
      </w:r>
    </w:p>
    <w:p w14:paraId="00DC23FC" w14:textId="77777777" w:rsidR="00350CFB" w:rsidRDefault="00283FFF">
      <w:pPr>
        <w:pStyle w:val="a3"/>
        <w:spacing w:line="307" w:lineRule="exact"/>
        <w:ind w:left="282"/>
        <w:jc w:val="both"/>
      </w:pPr>
      <w:r>
        <w:rPr>
          <w:i/>
          <w:w w:val="105"/>
        </w:rPr>
        <w:t>N</w:t>
      </w:r>
      <w:r>
        <w:rPr>
          <w:i/>
          <w:spacing w:val="10"/>
          <w:w w:val="105"/>
        </w:rPr>
        <w:t xml:space="preserve"> </w:t>
      </w:r>
      <w:r>
        <w:rPr>
          <w:w w:val="105"/>
        </w:rPr>
        <w:t>=</w:t>
      </w:r>
      <w:r>
        <w:rPr>
          <w:spacing w:val="-4"/>
          <w:w w:val="105"/>
        </w:rPr>
        <w:t xml:space="preserve"> </w:t>
      </w:r>
      <w:r>
        <w:rPr>
          <w:w w:val="105"/>
        </w:rPr>
        <w:t>31</w:t>
      </w:r>
      <w:r>
        <w:rPr>
          <w:i/>
          <w:w w:val="105"/>
        </w:rPr>
        <w:t>,</w:t>
      </w:r>
      <w:r>
        <w:rPr>
          <w:w w:val="105"/>
        </w:rPr>
        <w:t>612</w:t>
      </w:r>
      <w:r>
        <w:rPr>
          <w:spacing w:val="-16"/>
          <w:w w:val="105"/>
        </w:rPr>
        <w:t xml:space="preserve"> </w:t>
      </w:r>
      <w:r>
        <w:rPr>
          <w:w w:val="105"/>
        </w:rPr>
        <w:t>(</w:t>
      </w:r>
      <w:r>
        <w:rPr>
          <w:rFonts w:ascii="Arial Unicode MS" w:hAnsi="Arial Unicode MS"/>
          <w:w w:val="105"/>
        </w:rPr>
        <w:t>≈</w:t>
      </w:r>
      <w:r>
        <w:rPr>
          <w:rFonts w:ascii="Arial Unicode MS" w:hAnsi="Arial Unicode MS"/>
          <w:spacing w:val="-11"/>
          <w:w w:val="105"/>
        </w:rPr>
        <w:t xml:space="preserve"> </w:t>
      </w:r>
      <w:r>
        <w:rPr>
          <w:w w:val="105"/>
        </w:rPr>
        <w:t>9</w:t>
      </w:r>
      <w:r>
        <w:rPr>
          <w:i/>
          <w:w w:val="105"/>
        </w:rPr>
        <w:t>.</w:t>
      </w:r>
      <w:r>
        <w:rPr>
          <w:w w:val="105"/>
        </w:rPr>
        <w:t>4</w:t>
      </w:r>
      <w:r>
        <w:rPr>
          <w:rFonts w:ascii="Arial Unicode MS" w:hAnsi="Arial Unicode MS"/>
          <w:w w:val="105"/>
        </w:rPr>
        <w:t>×</w:t>
      </w:r>
      <w:r>
        <w:rPr>
          <w:w w:val="105"/>
        </w:rPr>
        <w:t>).</w:t>
      </w:r>
      <w:r>
        <w:rPr>
          <w:spacing w:val="8"/>
          <w:w w:val="105"/>
        </w:rPr>
        <w:t xml:space="preserve"> </w:t>
      </w:r>
      <w:r>
        <w:rPr>
          <w:w w:val="105"/>
        </w:rPr>
        <w:t>Robustness</w:t>
      </w:r>
      <w:r>
        <w:rPr>
          <w:spacing w:val="-15"/>
          <w:w w:val="105"/>
        </w:rPr>
        <w:t xml:space="preserve"> </w:t>
      </w:r>
      <w:r>
        <w:rPr>
          <w:w w:val="105"/>
        </w:rPr>
        <w:t>checks</w:t>
      </w:r>
      <w:r>
        <w:rPr>
          <w:spacing w:val="-16"/>
          <w:w w:val="105"/>
        </w:rPr>
        <w:t xml:space="preserve"> </w:t>
      </w:r>
      <w:r>
        <w:rPr>
          <w:w w:val="105"/>
        </w:rPr>
        <w:t>on</w:t>
      </w:r>
      <w:r>
        <w:rPr>
          <w:spacing w:val="-16"/>
          <w:w w:val="105"/>
        </w:rPr>
        <w:t xml:space="preserve"> </w:t>
      </w:r>
      <w:r>
        <w:rPr>
          <w:w w:val="105"/>
        </w:rPr>
        <w:t>damping</w:t>
      </w:r>
      <w:r>
        <w:rPr>
          <w:spacing w:val="-15"/>
          <w:w w:val="105"/>
        </w:rPr>
        <w:t xml:space="preserve"> </w:t>
      </w:r>
      <w:r>
        <w:rPr>
          <w:w w:val="105"/>
        </w:rPr>
        <w:t>and</w:t>
      </w:r>
      <w:r>
        <w:rPr>
          <w:spacing w:val="-16"/>
          <w:w w:val="105"/>
        </w:rPr>
        <w:t xml:space="preserve"> </w:t>
      </w:r>
      <w:r>
        <w:rPr>
          <w:w w:val="105"/>
        </w:rPr>
        <w:t>top-token</w:t>
      </w:r>
      <w:r>
        <w:rPr>
          <w:spacing w:val="-16"/>
          <w:w w:val="105"/>
        </w:rPr>
        <w:t xml:space="preserve"> </w:t>
      </w:r>
      <w:r>
        <w:rPr>
          <w:w w:val="105"/>
        </w:rPr>
        <w:t>subgraphs</w:t>
      </w:r>
      <w:r>
        <w:rPr>
          <w:spacing w:val="-15"/>
          <w:w w:val="105"/>
        </w:rPr>
        <w:t xml:space="preserve"> </w:t>
      </w:r>
      <w:r>
        <w:rPr>
          <w:w w:val="105"/>
        </w:rPr>
        <w:t>do</w:t>
      </w:r>
      <w:r>
        <w:rPr>
          <w:spacing w:val="-16"/>
          <w:w w:val="105"/>
        </w:rPr>
        <w:t xml:space="preserve"> </w:t>
      </w:r>
      <w:r>
        <w:rPr>
          <w:w w:val="105"/>
        </w:rPr>
        <w:t>not</w:t>
      </w:r>
      <w:r>
        <w:rPr>
          <w:spacing w:val="-15"/>
          <w:w w:val="105"/>
        </w:rPr>
        <w:t xml:space="preserve"> </w:t>
      </w:r>
      <w:r>
        <w:rPr>
          <w:spacing w:val="-2"/>
          <w:w w:val="105"/>
        </w:rPr>
        <w:t>overturn</w:t>
      </w:r>
    </w:p>
    <w:p w14:paraId="00DC23FD" w14:textId="77777777" w:rsidR="00350CFB" w:rsidRDefault="00283FFF">
      <w:pPr>
        <w:pStyle w:val="a3"/>
        <w:spacing w:before="119" w:line="396" w:lineRule="auto"/>
        <w:ind w:left="282" w:right="563"/>
        <w:jc w:val="both"/>
      </w:pPr>
      <w:r>
        <w:t>the</w:t>
      </w:r>
      <w:r>
        <w:rPr>
          <w:spacing w:val="-15"/>
        </w:rPr>
        <w:t xml:space="preserve"> </w:t>
      </w:r>
      <w:r>
        <w:t>efficiency–alignment</w:t>
      </w:r>
      <w:r>
        <w:rPr>
          <w:spacing w:val="-15"/>
        </w:rPr>
        <w:t xml:space="preserve"> </w:t>
      </w:r>
      <w:r>
        <w:t>pattern.</w:t>
      </w:r>
      <w:r>
        <w:rPr>
          <w:spacing w:val="7"/>
        </w:rPr>
        <w:t xml:space="preserve"> </w:t>
      </w:r>
      <w:r>
        <w:t>H3</w:t>
      </w:r>
      <w:r>
        <w:rPr>
          <w:spacing w:val="-15"/>
        </w:rPr>
        <w:t xml:space="preserve"> </w:t>
      </w:r>
      <w:r>
        <w:t>is</w:t>
      </w:r>
      <w:r>
        <w:rPr>
          <w:spacing w:val="-15"/>
        </w:rPr>
        <w:t xml:space="preserve"> </w:t>
      </w:r>
      <w:r>
        <w:t>supported</w:t>
      </w:r>
      <w:r>
        <w:rPr>
          <w:spacing w:val="-15"/>
        </w:rPr>
        <w:t xml:space="preserve"> </w:t>
      </w:r>
      <w:r>
        <w:t>(Claim</w:t>
      </w:r>
      <w:r>
        <w:rPr>
          <w:spacing w:val="-15"/>
        </w:rPr>
        <w:t xml:space="preserve"> </w:t>
      </w:r>
      <w:r>
        <w:t>C1);</w:t>
      </w:r>
      <w:r>
        <w:rPr>
          <w:spacing w:val="-13"/>
        </w:rPr>
        <w:t xml:space="preserve"> </w:t>
      </w:r>
      <w:r>
        <w:t>together</w:t>
      </w:r>
      <w:r>
        <w:rPr>
          <w:spacing w:val="-15"/>
        </w:rPr>
        <w:t xml:space="preserve"> </w:t>
      </w:r>
      <w:r>
        <w:t>with</w:t>
      </w:r>
      <w:r>
        <w:rPr>
          <w:spacing w:val="-15"/>
        </w:rPr>
        <w:t xml:space="preserve"> </w:t>
      </w:r>
      <w:r>
        <w:t>alignment</w:t>
      </w:r>
      <w:r>
        <w:rPr>
          <w:spacing w:val="-15"/>
        </w:rPr>
        <w:t xml:space="preserve"> </w:t>
      </w:r>
      <w:r>
        <w:t>results,</w:t>
      </w:r>
      <w:r>
        <w:rPr>
          <w:spacing w:val="-14"/>
        </w:rPr>
        <w:t xml:space="preserve"> </w:t>
      </w:r>
      <w:r>
        <w:t>this feeds Claim C4.</w:t>
      </w:r>
    </w:p>
    <w:p w14:paraId="00DC23FE" w14:textId="77777777" w:rsidR="00350CFB" w:rsidRDefault="00283FFF">
      <w:pPr>
        <w:pStyle w:val="a3"/>
        <w:spacing w:before="16" w:line="396" w:lineRule="auto"/>
        <w:ind w:left="282" w:right="564"/>
        <w:jc w:val="both"/>
      </w:pPr>
      <w:r>
        <w:rPr>
          <w:color w:val="FF0000"/>
        </w:rPr>
        <w:t>On the temporal holdout (RQ4), EndorseRank predicts future new approvers at Kendall tau = 0.479 (bootstrap 95% CI 0.426–0.529) versus AWP 0.044. That is not a trading-profit, liquidation, or malicious-spender result.</w:t>
      </w:r>
    </w:p>
    <w:p w14:paraId="00DC23FF" w14:textId="77777777" w:rsidR="00350CFB" w:rsidRDefault="00283FFF">
      <w:pPr>
        <w:pStyle w:val="a3"/>
        <w:spacing w:before="18" w:line="396" w:lineRule="auto"/>
        <w:ind w:left="282" w:right="548" w:hanging="9"/>
        <w:jc w:val="both"/>
      </w:pPr>
      <w:r>
        <w:rPr>
          <w:color w:val="FF0000"/>
        </w:rPr>
        <w:t>SRQ1 / SC1 are withdrawn. The external check that remains is the spender holdout.</w:t>
      </w:r>
    </w:p>
    <w:p w14:paraId="00DC2400" w14:textId="77777777" w:rsidR="00350CFB" w:rsidRDefault="00283FFF">
      <w:pPr>
        <w:pStyle w:val="a3"/>
        <w:spacing w:before="18" w:line="396" w:lineRule="auto"/>
        <w:ind w:left="282" w:right="559"/>
        <w:jc w:val="both"/>
      </w:pPr>
      <w:r>
        <w:t>Collectively, Claims C1–C4 establish an efficiency–alignment trade-off:</w:t>
      </w:r>
      <w:r>
        <w:rPr>
          <w:spacing w:val="40"/>
        </w:rPr>
        <w:t xml:space="preserve"> </w:t>
      </w:r>
      <w:r>
        <w:t>EndorseRank offers substantially lower PageRank cost and stronger allowance-construct validity, while AWP offers stronger transfer and social-outcome alignment.</w:t>
      </w:r>
      <w:r>
        <w:rPr>
          <w:spacing w:val="40"/>
        </w:rPr>
        <w:t xml:space="preserve"> </w:t>
      </w:r>
      <w:r>
        <w:t xml:space="preserve">The appropriate choice depends on whether operators prioritize authorization semantics and refresh latency or transfer-hub detection and </w:t>
      </w:r>
      <w:bookmarkStart w:id="384" w:name="Original_contribution_to_knowledge"/>
      <w:bookmarkStart w:id="385" w:name="_bookmark130"/>
      <w:bookmarkEnd w:id="384"/>
      <w:bookmarkEnd w:id="385"/>
      <w:r>
        <w:t>outcome co-movement.</w:t>
      </w:r>
    </w:p>
    <w:p w14:paraId="00DC2401" w14:textId="77777777" w:rsidR="00350CFB" w:rsidRDefault="00350CFB">
      <w:pPr>
        <w:pStyle w:val="a3"/>
        <w:spacing w:before="164"/>
      </w:pPr>
    </w:p>
    <w:p w14:paraId="00DC2402" w14:textId="77777777" w:rsidR="00350CFB" w:rsidRDefault="00283FFF">
      <w:pPr>
        <w:pStyle w:val="2"/>
        <w:numPr>
          <w:ilvl w:val="1"/>
          <w:numId w:val="26"/>
        </w:numPr>
        <w:tabs>
          <w:tab w:val="left" w:pos="783"/>
        </w:tabs>
        <w:ind w:left="783" w:hanging="501"/>
      </w:pPr>
      <w:r>
        <w:t>Original</w:t>
      </w:r>
      <w:r>
        <w:rPr>
          <w:spacing w:val="15"/>
        </w:rPr>
        <w:t xml:space="preserve"> </w:t>
      </w:r>
      <w:r>
        <w:t>contribution</w:t>
      </w:r>
      <w:r>
        <w:rPr>
          <w:spacing w:val="16"/>
        </w:rPr>
        <w:t xml:space="preserve"> </w:t>
      </w:r>
      <w:r>
        <w:t>to</w:t>
      </w:r>
      <w:r>
        <w:rPr>
          <w:spacing w:val="15"/>
        </w:rPr>
        <w:t xml:space="preserve"> </w:t>
      </w:r>
      <w:r>
        <w:rPr>
          <w:spacing w:val="-2"/>
        </w:rPr>
        <w:t>knowledge</w:t>
      </w:r>
    </w:p>
    <w:p w14:paraId="00DC2403" w14:textId="77777777" w:rsidR="00350CFB" w:rsidRDefault="00350CFB">
      <w:pPr>
        <w:pStyle w:val="a3"/>
        <w:spacing w:before="24"/>
        <w:rPr>
          <w:b/>
          <w:sz w:val="28"/>
        </w:rPr>
      </w:pPr>
    </w:p>
    <w:p w14:paraId="00DC2404" w14:textId="4D1B5D95" w:rsidR="00350CFB" w:rsidRDefault="00283FFF">
      <w:pPr>
        <w:pStyle w:val="a3"/>
        <w:spacing w:line="396" w:lineRule="auto"/>
        <w:ind w:left="282" w:right="524" w:hanging="8"/>
        <w:jc w:val="both"/>
      </w:pPr>
      <w:commentRangeStart w:id="386"/>
      <w:commentRangeStart w:id="387"/>
      <w:r>
        <w:t xml:space="preserve">This </w:t>
      </w:r>
      <w:del w:id="388" w:author="Moulla, Donatien Koulla" w:date="2026-08-27T17:13:00Z">
        <w:r>
          <w:delText>dissertation</w:delText>
        </w:r>
      </w:del>
      <w:ins w:id="389" w:author="Moulla, Donatien Koulla" w:date="2026-08-27T17:13:00Z">
        <w:r>
          <w:t>thesis</w:t>
        </w:r>
      </w:ins>
      <w:r>
        <w:t xml:space="preserve"> contributes to on-chain reputation research and DeFi risk assessment in four re-</w:t>
      </w:r>
      <w:r>
        <w:rPr>
          <w:spacing w:val="-2"/>
        </w:rPr>
        <w:t>spects.</w:t>
      </w:r>
      <w:commentRangeEnd w:id="386"/>
      <w:r>
        <w:rPr>
          <w:rStyle w:val="a5"/>
          <w:sz w:val="24"/>
          <w:szCs w:val="24"/>
        </w:rPr>
        <w:commentReference w:id="386"/>
      </w:r>
      <w:commentRangeEnd w:id="387"/>
      <w:r w:rsidR="00F50D42">
        <w:rPr>
          <w:rStyle w:val="a5"/>
          <w:sz w:val="24"/>
          <w:szCs w:val="24"/>
        </w:rPr>
        <w:commentReference w:id="387"/>
      </w:r>
    </w:p>
    <w:p w14:paraId="00DC2405" w14:textId="77777777" w:rsidR="00350CFB" w:rsidRDefault="00283FFF">
      <w:pPr>
        <w:pStyle w:val="a4"/>
        <w:numPr>
          <w:ilvl w:val="0"/>
          <w:numId w:val="8"/>
        </w:numPr>
        <w:tabs>
          <w:tab w:val="left" w:pos="806"/>
          <w:tab w:val="left" w:pos="808"/>
        </w:tabs>
        <w:spacing w:before="62" w:line="388" w:lineRule="auto"/>
        <w:ind w:right="524"/>
        <w:jc w:val="both"/>
        <w:rPr>
          <w:sz w:val="24"/>
        </w:rPr>
      </w:pPr>
      <w:r>
        <w:rPr>
          <w:b/>
          <w:sz w:val="24"/>
        </w:rPr>
        <w:t xml:space="preserve">EndorseRank: </w:t>
      </w:r>
      <w:r>
        <w:rPr>
          <w:sz w:val="24"/>
        </w:rPr>
        <w:t>An allowance-based endorsement graph model.</w:t>
      </w:r>
      <w:r>
        <w:rPr>
          <w:spacing w:val="40"/>
          <w:sz w:val="24"/>
        </w:rPr>
        <w:t xml:space="preserve"> </w:t>
      </w:r>
      <w:r>
        <w:rPr>
          <w:sz w:val="24"/>
        </w:rPr>
        <w:t xml:space="preserve">By treating latest ERC-20 </w:t>
      </w:r>
      <w:r>
        <w:rPr>
          <w:rFonts w:ascii="Courier New" w:hAnsi="Courier New"/>
          <w:spacing w:val="-2"/>
          <w:sz w:val="24"/>
        </w:rPr>
        <w:t>approve</w:t>
      </w:r>
      <w:r>
        <w:rPr>
          <w:rFonts w:ascii="Courier New" w:hAnsi="Courier New"/>
          <w:spacing w:val="-34"/>
          <w:sz w:val="24"/>
        </w:rPr>
        <w:t xml:space="preserve"> </w:t>
      </w:r>
      <w:r>
        <w:rPr>
          <w:spacing w:val="-2"/>
          <w:sz w:val="24"/>
        </w:rPr>
        <w:t>and</w:t>
      </w:r>
      <w:r>
        <w:rPr>
          <w:spacing w:val="-13"/>
          <w:sz w:val="24"/>
        </w:rPr>
        <w:t xml:space="preserve"> </w:t>
      </w:r>
      <w:r>
        <w:rPr>
          <w:spacing w:val="-2"/>
          <w:sz w:val="24"/>
        </w:rPr>
        <w:t>EIP-2612</w:t>
      </w:r>
      <w:r>
        <w:rPr>
          <w:spacing w:val="-13"/>
          <w:sz w:val="24"/>
        </w:rPr>
        <w:t xml:space="preserve"> </w:t>
      </w:r>
      <w:r>
        <w:rPr>
          <w:rFonts w:ascii="Courier New" w:hAnsi="Courier New"/>
          <w:spacing w:val="-2"/>
          <w:sz w:val="24"/>
        </w:rPr>
        <w:t>permit</w:t>
      </w:r>
      <w:r>
        <w:rPr>
          <w:rFonts w:ascii="Courier New" w:hAnsi="Courier New"/>
          <w:spacing w:val="-35"/>
          <w:sz w:val="24"/>
        </w:rPr>
        <w:t xml:space="preserve"> </w:t>
      </w:r>
      <w:r>
        <w:rPr>
          <w:spacing w:val="-2"/>
          <w:sz w:val="24"/>
        </w:rPr>
        <w:t>authorizations</w:t>
      </w:r>
      <w:r>
        <w:rPr>
          <w:spacing w:val="-13"/>
          <w:sz w:val="24"/>
        </w:rPr>
        <w:t xml:space="preserve"> </w:t>
      </w:r>
      <w:r>
        <w:rPr>
          <w:spacing w:val="-2"/>
          <w:sz w:val="24"/>
        </w:rPr>
        <w:t>as</w:t>
      </w:r>
      <w:r>
        <w:rPr>
          <w:spacing w:val="-13"/>
          <w:sz w:val="24"/>
        </w:rPr>
        <w:t xml:space="preserve"> </w:t>
      </w:r>
      <w:r>
        <w:rPr>
          <w:spacing w:val="-2"/>
          <w:sz w:val="24"/>
        </w:rPr>
        <w:t>directed</w:t>
      </w:r>
      <w:r>
        <w:rPr>
          <w:spacing w:val="-13"/>
          <w:sz w:val="24"/>
        </w:rPr>
        <w:t xml:space="preserve"> </w:t>
      </w:r>
      <w:r>
        <w:rPr>
          <w:spacing w:val="-2"/>
          <w:sz w:val="24"/>
        </w:rPr>
        <w:t>endorsement</w:t>
      </w:r>
      <w:r>
        <w:rPr>
          <w:spacing w:val="-13"/>
          <w:sz w:val="24"/>
        </w:rPr>
        <w:t xml:space="preserve"> </w:t>
      </w:r>
      <w:r>
        <w:rPr>
          <w:spacing w:val="-2"/>
          <w:sz w:val="24"/>
        </w:rPr>
        <w:t>edges</w:t>
      </w:r>
      <w:r>
        <w:rPr>
          <w:spacing w:val="-8"/>
          <w:sz w:val="24"/>
        </w:rPr>
        <w:t xml:space="preserve"> </w:t>
      </w:r>
      <w:hyperlink w:anchor="_bookmark151" w:history="1">
        <w:r>
          <w:rPr>
            <w:spacing w:val="-2"/>
            <w:sz w:val="24"/>
            <w:vertAlign w:val="superscript"/>
          </w:rPr>
          <w:t>[18]</w:t>
        </w:r>
      </w:hyperlink>
      <w:r>
        <w:rPr>
          <w:spacing w:val="-2"/>
          <w:sz w:val="24"/>
          <w:vertAlign w:val="superscript"/>
        </w:rPr>
        <w:t>,</w:t>
      </w:r>
      <w:hyperlink w:anchor="_bookmark152" w:history="1">
        <w:r>
          <w:rPr>
            <w:spacing w:val="-2"/>
            <w:sz w:val="24"/>
            <w:vertAlign w:val="superscript"/>
          </w:rPr>
          <w:t>[19]</w:t>
        </w:r>
      </w:hyperlink>
      <w:r>
        <w:rPr>
          <w:spacing w:val="-2"/>
          <w:sz w:val="24"/>
        </w:rPr>
        <w:t>,</w:t>
      </w:r>
      <w:r>
        <w:rPr>
          <w:spacing w:val="4"/>
          <w:sz w:val="24"/>
        </w:rPr>
        <w:t xml:space="preserve"> </w:t>
      </w:r>
      <w:r>
        <w:rPr>
          <w:spacing w:val="-2"/>
          <w:sz w:val="24"/>
        </w:rPr>
        <w:t>it</w:t>
      </w:r>
      <w:r>
        <w:rPr>
          <w:sz w:val="24"/>
        </w:rPr>
        <w:t xml:space="preserve"> </w:t>
      </w:r>
      <w:r>
        <w:rPr>
          <w:spacing w:val="-2"/>
          <w:sz w:val="24"/>
        </w:rPr>
        <w:t>ex-tends</w:t>
      </w:r>
      <w:r>
        <w:rPr>
          <w:spacing w:val="-8"/>
          <w:sz w:val="24"/>
        </w:rPr>
        <w:t xml:space="preserve"> </w:t>
      </w:r>
      <w:r>
        <w:rPr>
          <w:spacing w:val="-2"/>
          <w:sz w:val="24"/>
        </w:rPr>
        <w:t>PageRank’s</w:t>
      </w:r>
      <w:r>
        <w:rPr>
          <w:spacing w:val="-9"/>
          <w:sz w:val="24"/>
        </w:rPr>
        <w:t xml:space="preserve"> </w:t>
      </w:r>
      <w:r>
        <w:rPr>
          <w:spacing w:val="-2"/>
          <w:sz w:val="24"/>
        </w:rPr>
        <w:t>citation</w:t>
      </w:r>
      <w:r>
        <w:rPr>
          <w:spacing w:val="-8"/>
          <w:sz w:val="24"/>
        </w:rPr>
        <w:t xml:space="preserve"> </w:t>
      </w:r>
      <w:r>
        <w:rPr>
          <w:spacing w:val="-2"/>
          <w:sz w:val="24"/>
        </w:rPr>
        <w:t>metaphor</w:t>
      </w:r>
      <w:r>
        <w:rPr>
          <w:spacing w:val="-8"/>
          <w:sz w:val="24"/>
        </w:rPr>
        <w:t xml:space="preserve"> </w:t>
      </w:r>
      <w:hyperlink w:anchor="_bookmark141" w:history="1">
        <w:r>
          <w:rPr>
            <w:spacing w:val="-2"/>
            <w:sz w:val="24"/>
            <w:vertAlign w:val="superscript"/>
          </w:rPr>
          <w:t>[8]</w:t>
        </w:r>
      </w:hyperlink>
      <w:r>
        <w:rPr>
          <w:spacing w:val="-2"/>
          <w:sz w:val="24"/>
          <w:vertAlign w:val="superscript"/>
        </w:rPr>
        <w:t>,</w:t>
      </w:r>
      <w:hyperlink w:anchor="_bookmark182" w:history="1">
        <w:r>
          <w:rPr>
            <w:spacing w:val="-2"/>
            <w:sz w:val="24"/>
            <w:vertAlign w:val="superscript"/>
          </w:rPr>
          <w:t>[49]</w:t>
        </w:r>
      </w:hyperlink>
      <w:r>
        <w:rPr>
          <w:spacing w:val="-2"/>
          <w:sz w:val="24"/>
        </w:rPr>
        <w:t xml:space="preserve"> from</w:t>
      </w:r>
      <w:r>
        <w:rPr>
          <w:spacing w:val="-8"/>
          <w:sz w:val="24"/>
        </w:rPr>
        <w:t xml:space="preserve"> </w:t>
      </w:r>
      <w:r>
        <w:rPr>
          <w:spacing w:val="-2"/>
          <w:sz w:val="24"/>
        </w:rPr>
        <w:t>transfer</w:t>
      </w:r>
      <w:r>
        <w:rPr>
          <w:spacing w:val="-8"/>
          <w:sz w:val="24"/>
        </w:rPr>
        <w:t xml:space="preserve"> </w:t>
      </w:r>
      <w:r>
        <w:rPr>
          <w:spacing w:val="-2"/>
          <w:sz w:val="24"/>
        </w:rPr>
        <w:t>graphs</w:t>
      </w:r>
      <w:r>
        <w:rPr>
          <w:spacing w:val="-8"/>
          <w:sz w:val="24"/>
        </w:rPr>
        <w:t xml:space="preserve"> </w:t>
      </w:r>
      <w:hyperlink w:anchor="_bookmark149" w:history="1">
        <w:r>
          <w:rPr>
            <w:spacing w:val="-2"/>
            <w:sz w:val="24"/>
            <w:vertAlign w:val="superscript"/>
          </w:rPr>
          <w:t>[16]</w:t>
        </w:r>
      </w:hyperlink>
      <w:r>
        <w:rPr>
          <w:spacing w:val="-2"/>
          <w:sz w:val="24"/>
        </w:rPr>
        <w:t xml:space="preserve"> to</w:t>
      </w:r>
      <w:r>
        <w:rPr>
          <w:spacing w:val="-8"/>
          <w:sz w:val="24"/>
        </w:rPr>
        <w:t xml:space="preserve"> </w:t>
      </w:r>
      <w:r>
        <w:rPr>
          <w:spacing w:val="-2"/>
          <w:sz w:val="24"/>
        </w:rPr>
        <w:t>explicit</w:t>
      </w:r>
      <w:r>
        <w:rPr>
          <w:spacing w:val="-8"/>
          <w:sz w:val="24"/>
        </w:rPr>
        <w:t xml:space="preserve"> </w:t>
      </w:r>
      <w:r>
        <w:rPr>
          <w:spacing w:val="-2"/>
          <w:sz w:val="24"/>
        </w:rPr>
        <w:t>spending</w:t>
      </w:r>
      <w:r>
        <w:rPr>
          <w:spacing w:val="-8"/>
          <w:sz w:val="24"/>
        </w:rPr>
        <w:t xml:space="preserve"> </w:t>
      </w:r>
      <w:r>
        <w:rPr>
          <w:spacing w:val="-2"/>
          <w:sz w:val="24"/>
        </w:rPr>
        <w:t>delega-</w:t>
      </w:r>
      <w:r>
        <w:rPr>
          <w:sz w:val="24"/>
        </w:rPr>
        <w:t>tion. The</w:t>
      </w:r>
      <w:r>
        <w:rPr>
          <w:spacing w:val="-3"/>
          <w:sz w:val="24"/>
        </w:rPr>
        <w:t xml:space="preserve"> </w:t>
      </w:r>
      <w:r>
        <w:rPr>
          <w:sz w:val="24"/>
        </w:rPr>
        <w:t>model</w:t>
      </w:r>
      <w:r>
        <w:rPr>
          <w:spacing w:val="-3"/>
          <w:sz w:val="24"/>
        </w:rPr>
        <w:t xml:space="preserve"> </w:t>
      </w:r>
      <w:r>
        <w:rPr>
          <w:sz w:val="24"/>
        </w:rPr>
        <w:t>eliminates</w:t>
      </w:r>
      <w:r>
        <w:rPr>
          <w:spacing w:val="-3"/>
          <w:sz w:val="24"/>
        </w:rPr>
        <w:t xml:space="preserve"> </w:t>
      </w:r>
      <w:r>
        <w:rPr>
          <w:sz w:val="24"/>
        </w:rPr>
        <w:t>temporal</w:t>
      </w:r>
      <w:r>
        <w:rPr>
          <w:spacing w:val="-3"/>
          <w:sz w:val="24"/>
        </w:rPr>
        <w:t xml:space="preserve"> </w:t>
      </w:r>
      <w:r>
        <w:rPr>
          <w:sz w:val="24"/>
        </w:rPr>
        <w:t>decay</w:t>
      </w:r>
      <w:r>
        <w:rPr>
          <w:spacing w:val="-3"/>
          <w:sz w:val="24"/>
        </w:rPr>
        <w:t xml:space="preserve"> </w:t>
      </w:r>
      <w:r>
        <w:rPr>
          <w:sz w:val="24"/>
        </w:rPr>
        <w:t>through</w:t>
      </w:r>
      <w:r>
        <w:rPr>
          <w:spacing w:val="-3"/>
          <w:sz w:val="24"/>
        </w:rPr>
        <w:t xml:space="preserve"> </w:t>
      </w:r>
      <w:r>
        <w:rPr>
          <w:sz w:val="24"/>
        </w:rPr>
        <w:t>allowance</w:t>
      </w:r>
      <w:r>
        <w:rPr>
          <w:spacing w:val="-3"/>
          <w:sz w:val="24"/>
        </w:rPr>
        <w:t xml:space="preserve"> </w:t>
      </w:r>
      <w:r>
        <w:rPr>
          <w:sz w:val="24"/>
        </w:rPr>
        <w:t>override</w:t>
      </w:r>
      <w:r>
        <w:rPr>
          <w:spacing w:val="-3"/>
          <w:sz w:val="24"/>
        </w:rPr>
        <w:t xml:space="preserve"> </w:t>
      </w:r>
      <w:r>
        <w:rPr>
          <w:sz w:val="24"/>
        </w:rPr>
        <w:t>semantics</w:t>
      </w:r>
      <w:r>
        <w:rPr>
          <w:spacing w:val="-3"/>
          <w:sz w:val="24"/>
        </w:rPr>
        <w:t xml:space="preserve"> </w:t>
      </w:r>
      <w:r>
        <w:rPr>
          <w:sz w:val="24"/>
        </w:rPr>
        <w:t>and</w:t>
      </w:r>
      <w:r>
        <w:rPr>
          <w:spacing w:val="-3"/>
          <w:sz w:val="24"/>
        </w:rPr>
        <w:t xml:space="preserve"> </w:t>
      </w:r>
      <w:r>
        <w:rPr>
          <w:sz w:val="24"/>
        </w:rPr>
        <w:t>yields</w:t>
      </w:r>
    </w:p>
    <w:p w14:paraId="00DC2406" w14:textId="77777777" w:rsidR="00350CFB" w:rsidRDefault="00350CFB">
      <w:pPr>
        <w:pStyle w:val="a4"/>
        <w:spacing w:line="388" w:lineRule="auto"/>
        <w:jc w:val="both"/>
        <w:rPr>
          <w:sz w:val="24"/>
        </w:rPr>
        <w:sectPr w:rsidR="00350CFB">
          <w:pgSz w:w="11910" w:h="16840"/>
          <w:pgMar w:top="1840" w:right="708" w:bottom="2300" w:left="992" w:header="0" w:footer="2115" w:gutter="0"/>
          <w:cols w:space="720"/>
        </w:sectPr>
      </w:pPr>
    </w:p>
    <w:p w14:paraId="00DC2407" w14:textId="77777777" w:rsidR="00350CFB" w:rsidRDefault="00283FFF">
      <w:pPr>
        <w:pStyle w:val="a3"/>
        <w:spacing w:before="72"/>
        <w:ind w:left="808"/>
        <w:jc w:val="both"/>
      </w:pPr>
      <w:r>
        <w:t>a</w:t>
      </w:r>
      <w:r>
        <w:rPr>
          <w:spacing w:val="-8"/>
        </w:rPr>
        <w:t xml:space="preserve"> </w:t>
      </w:r>
      <w:r>
        <w:t>sparse</w:t>
      </w:r>
      <w:r>
        <w:rPr>
          <w:spacing w:val="-7"/>
        </w:rPr>
        <w:t xml:space="preserve"> </w:t>
      </w:r>
      <w:r>
        <w:t>graph</w:t>
      </w:r>
      <w:r>
        <w:rPr>
          <w:spacing w:val="-8"/>
        </w:rPr>
        <w:t xml:space="preserve"> </w:t>
      </w:r>
      <w:r>
        <w:t>(14</w:t>
      </w:r>
      <w:r>
        <w:rPr>
          <w:i/>
        </w:rPr>
        <w:t>,</w:t>
      </w:r>
      <w:r>
        <w:t>727</w:t>
      </w:r>
      <w:r>
        <w:rPr>
          <w:spacing w:val="-6"/>
        </w:rPr>
        <w:t xml:space="preserve"> </w:t>
      </w:r>
      <w:r>
        <w:t>edges</w:t>
      </w:r>
      <w:r>
        <w:rPr>
          <w:spacing w:val="-7"/>
        </w:rPr>
        <w:t xml:space="preserve"> </w:t>
      </w:r>
      <w:r>
        <w:t>on</w:t>
      </w:r>
      <w:r>
        <w:rPr>
          <w:spacing w:val="-8"/>
        </w:rPr>
        <w:t xml:space="preserve"> </w:t>
      </w:r>
      <w:r>
        <w:t>the</w:t>
      </w:r>
      <w:r>
        <w:rPr>
          <w:spacing w:val="-7"/>
        </w:rPr>
        <w:t xml:space="preserve"> </w:t>
      </w:r>
      <w:r>
        <w:t>matched</w:t>
      </w:r>
      <w:r>
        <w:rPr>
          <w:spacing w:val="-7"/>
        </w:rPr>
        <w:t xml:space="preserve"> </w:t>
      </w:r>
      <w:r>
        <w:t>cohort)</w:t>
      </w:r>
      <w:r>
        <w:rPr>
          <w:spacing w:val="-8"/>
        </w:rPr>
        <w:t xml:space="preserve"> </w:t>
      </w:r>
      <w:r>
        <w:t>suitable</w:t>
      </w:r>
      <w:r>
        <w:rPr>
          <w:spacing w:val="-7"/>
        </w:rPr>
        <w:t xml:space="preserve"> </w:t>
      </w:r>
      <w:r>
        <w:t>for</w:t>
      </w:r>
      <w:r>
        <w:rPr>
          <w:spacing w:val="-7"/>
        </w:rPr>
        <w:t xml:space="preserve"> </w:t>
      </w:r>
      <w:r>
        <w:t>frequent</w:t>
      </w:r>
      <w:r>
        <w:rPr>
          <w:spacing w:val="-8"/>
        </w:rPr>
        <w:t xml:space="preserve"> </w:t>
      </w:r>
      <w:r>
        <w:rPr>
          <w:spacing w:val="-2"/>
        </w:rPr>
        <w:t>recomputation.</w:t>
      </w:r>
    </w:p>
    <w:p w14:paraId="00DC2408" w14:textId="77777777" w:rsidR="00350CFB" w:rsidRDefault="00283FFF">
      <w:pPr>
        <w:pStyle w:val="a4"/>
        <w:numPr>
          <w:ilvl w:val="0"/>
          <w:numId w:val="8"/>
        </w:numPr>
        <w:tabs>
          <w:tab w:val="left" w:pos="806"/>
          <w:tab w:val="left" w:pos="808"/>
        </w:tabs>
        <w:spacing w:before="217" w:line="396" w:lineRule="auto"/>
        <w:ind w:right="524"/>
        <w:jc w:val="both"/>
        <w:rPr>
          <w:sz w:val="24"/>
        </w:rPr>
      </w:pPr>
      <w:r>
        <w:rPr>
          <w:color w:val="FF0000"/>
          <w:sz w:val="24"/>
        </w:rPr>
        <w:t>Same-window and holdout evaluation: Compares EndorseRank and AWP on allowance versus transfer checks and on t2 new owner–spender approvals.</w:t>
      </w:r>
    </w:p>
    <w:p w14:paraId="00DC2409" w14:textId="77777777" w:rsidR="00350CFB" w:rsidRDefault="00283FFF">
      <w:pPr>
        <w:pStyle w:val="a4"/>
        <w:numPr>
          <w:ilvl w:val="0"/>
          <w:numId w:val="8"/>
        </w:numPr>
        <w:tabs>
          <w:tab w:val="left" w:pos="806"/>
          <w:tab w:val="left" w:pos="808"/>
        </w:tabs>
        <w:spacing w:before="43" w:line="396" w:lineRule="auto"/>
        <w:ind w:right="524"/>
        <w:jc w:val="both"/>
        <w:rPr>
          <w:sz w:val="24"/>
        </w:rPr>
      </w:pPr>
      <w:r>
        <w:rPr>
          <w:b/>
          <w:sz w:val="24"/>
        </w:rPr>
        <w:t>Reproducible open-source evaluation pipeline:</w:t>
      </w:r>
      <w:r>
        <w:rPr>
          <w:b/>
          <w:spacing w:val="40"/>
          <w:sz w:val="24"/>
        </w:rPr>
        <w:t xml:space="preserve"> </w:t>
      </w:r>
      <w:r>
        <w:rPr>
          <w:sz w:val="24"/>
        </w:rPr>
        <w:t xml:space="preserve">Links extraction, graph construction, scoring, proxy computation, and LaTeX-ready tables to a machine-readable summary (Ap-pendix </w:t>
      </w:r>
      <w:hyperlink w:anchor="_bookmark198" w:history="1">
        <w:r>
          <w:rPr>
            <w:sz w:val="24"/>
          </w:rPr>
          <w:t>8.1</w:t>
        </w:r>
      </w:hyperlink>
      <w:r>
        <w:rPr>
          <w:sz w:val="24"/>
        </w:rPr>
        <w:t>).</w:t>
      </w:r>
      <w:r>
        <w:rPr>
          <w:spacing w:val="40"/>
          <w:sz w:val="24"/>
        </w:rPr>
        <w:t xml:space="preserve"> </w:t>
      </w:r>
      <w:r>
        <w:rPr>
          <w:sz w:val="24"/>
        </w:rPr>
        <w:t xml:space="preserve">Auditability of decentralized credit-related scores is a recognized concern </w:t>
      </w:r>
      <w:hyperlink w:anchor="_bookmark181" w:history="1">
        <w:r>
          <w:rPr>
            <w:sz w:val="24"/>
            <w:vertAlign w:val="superscript"/>
          </w:rPr>
          <w:t>[48]</w:t>
        </w:r>
      </w:hyperlink>
      <w:r>
        <w:rPr>
          <w:sz w:val="24"/>
        </w:rPr>
        <w:t>; the pipeline makes the empirical claims independently verifiable.</w:t>
      </w:r>
    </w:p>
    <w:p w14:paraId="00DC240A" w14:textId="77777777" w:rsidR="00350CFB" w:rsidRDefault="00283FFF">
      <w:pPr>
        <w:pStyle w:val="a4"/>
        <w:numPr>
          <w:ilvl w:val="0"/>
          <w:numId w:val="8"/>
        </w:numPr>
        <w:tabs>
          <w:tab w:val="left" w:pos="806"/>
          <w:tab w:val="left" w:pos="808"/>
        </w:tabs>
        <w:spacing w:before="41" w:line="396" w:lineRule="auto"/>
        <w:ind w:right="558"/>
        <w:jc w:val="both"/>
        <w:rPr>
          <w:sz w:val="24"/>
        </w:rPr>
      </w:pPr>
      <w:r>
        <w:rPr>
          <w:color w:val="FF0000"/>
          <w:sz w:val="24"/>
        </w:rPr>
        <w:t>Temporal holdout: t1 scores versus t2 new approvals on inbound spenders (EndorseRank tau = 0.479, CI 0.426–0.529; AWP 0.044).</w:t>
      </w:r>
    </w:p>
    <w:p w14:paraId="00DC240B" w14:textId="77777777" w:rsidR="00350CFB" w:rsidRDefault="00283FFF">
      <w:pPr>
        <w:pStyle w:val="a3"/>
        <w:spacing w:before="65" w:line="396" w:lineRule="auto"/>
        <w:ind w:left="282" w:right="524"/>
        <w:jc w:val="both"/>
      </w:pPr>
      <w:r>
        <w:t xml:space="preserve">Relative to prior graph-reputation and DeFi credit work </w:t>
      </w:r>
      <w:hyperlink w:anchor="_bookmark149" w:history="1">
        <w:r>
          <w:rPr>
            <w:vertAlign w:val="superscript"/>
          </w:rPr>
          <w:t>[16]</w:t>
        </w:r>
      </w:hyperlink>
      <w:r>
        <w:rPr>
          <w:vertAlign w:val="superscript"/>
        </w:rPr>
        <w:t>,</w:t>
      </w:r>
      <w:hyperlink w:anchor="_bookmark160" w:history="1">
        <w:r>
          <w:rPr>
            <w:vertAlign w:val="superscript"/>
          </w:rPr>
          <w:t>[27]</w:t>
        </w:r>
      </w:hyperlink>
      <w:r>
        <w:rPr>
          <w:vertAlign w:val="superscript"/>
        </w:rPr>
        <w:t>,</w:t>
      </w:r>
      <w:hyperlink w:anchor="_bookmark162" w:history="1">
        <w:r>
          <w:rPr>
            <w:vertAlign w:val="superscript"/>
          </w:rPr>
          <w:t>[29]</w:t>
        </w:r>
      </w:hyperlink>
      <w:r>
        <w:rPr>
          <w:vertAlign w:val="superscript"/>
        </w:rPr>
        <w:t>,</w:t>
      </w:r>
      <w:hyperlink w:anchor="_bookmark168" w:history="1">
        <w:r>
          <w:rPr>
            <w:vertAlign w:val="superscript"/>
          </w:rPr>
          <w:t>[35]</w:t>
        </w:r>
      </w:hyperlink>
      <w:r>
        <w:rPr>
          <w:vertAlign w:val="superscript"/>
        </w:rPr>
        <w:t>,</w:t>
      </w:r>
      <w:hyperlink w:anchor="_bookmark172" w:history="1">
        <w:r>
          <w:rPr>
            <w:vertAlign w:val="superscript"/>
          </w:rPr>
          <w:t>[39]</w:t>
        </w:r>
      </w:hyperlink>
      <w:r>
        <w:rPr>
          <w:vertAlign w:val="superscript"/>
        </w:rPr>
        <w:t>,</w:t>
      </w:r>
      <w:hyperlink w:anchor="_bookmark177" w:history="1">
        <w:r>
          <w:rPr>
            <w:vertAlign w:val="superscript"/>
          </w:rPr>
          <w:t>[44]</w:t>
        </w:r>
      </w:hyperlink>
      <w:r>
        <w:t>, the original knowl-edge contribution is the demonstration that allowance-graph PageRank is a distinct, efficient, and allowance-valid</w:t>
      </w:r>
      <w:r>
        <w:rPr>
          <w:spacing w:val="-14"/>
        </w:rPr>
        <w:t xml:space="preserve"> </w:t>
      </w:r>
      <w:r>
        <w:t>social</w:t>
      </w:r>
      <w:r>
        <w:rPr>
          <w:spacing w:val="-14"/>
        </w:rPr>
        <w:t xml:space="preserve"> </w:t>
      </w:r>
      <w:r>
        <w:t>reputation</w:t>
      </w:r>
      <w:r>
        <w:rPr>
          <w:spacing w:val="-14"/>
        </w:rPr>
        <w:t xml:space="preserve"> </w:t>
      </w:r>
      <w:r>
        <w:t>construct</w:t>
      </w:r>
      <w:r>
        <w:rPr>
          <w:spacing w:val="-14"/>
        </w:rPr>
        <w:t xml:space="preserve"> </w:t>
      </w:r>
      <w:r>
        <w:t>on</w:t>
      </w:r>
      <w:r>
        <w:rPr>
          <w:spacing w:val="-14"/>
        </w:rPr>
        <w:t xml:space="preserve"> </w:t>
      </w:r>
      <w:r>
        <w:t>Arbitrum</w:t>
      </w:r>
      <w:r>
        <w:rPr>
          <w:spacing w:val="-14"/>
        </w:rPr>
        <w:t xml:space="preserve"> </w:t>
      </w:r>
      <w:r>
        <w:t>One</w:t>
      </w:r>
      <w:r>
        <w:rPr>
          <w:spacing w:val="-14"/>
        </w:rPr>
        <w:t xml:space="preserve"> </w:t>
      </w:r>
      <w:r>
        <w:t>leveraged</w:t>
      </w:r>
      <w:r>
        <w:rPr>
          <w:spacing w:val="-14"/>
        </w:rPr>
        <w:t xml:space="preserve"> </w:t>
      </w:r>
      <w:r>
        <w:t>trading</w:t>
      </w:r>
      <w:r>
        <w:rPr>
          <w:spacing w:val="-14"/>
        </w:rPr>
        <w:t xml:space="preserve"> </w:t>
      </w:r>
      <w:r>
        <w:t>data—not</w:t>
      </w:r>
      <w:r>
        <w:rPr>
          <w:spacing w:val="-14"/>
        </w:rPr>
        <w:t xml:space="preserve"> </w:t>
      </w:r>
      <w:r>
        <w:t>a</w:t>
      </w:r>
      <w:r>
        <w:rPr>
          <w:spacing w:val="-14"/>
        </w:rPr>
        <w:t xml:space="preserve"> </w:t>
      </w:r>
      <w:r>
        <w:t xml:space="preserve">drop-in approximation of transfer-graph AWP, and not a substitute for collateralization </w:t>
      </w:r>
      <w:hyperlink w:anchor="_bookmark159" w:history="1">
        <w:r>
          <w:rPr>
            <w:vertAlign w:val="superscript"/>
          </w:rPr>
          <w:t>[26]</w:t>
        </w:r>
      </w:hyperlink>
      <w:r>
        <w:rPr>
          <w:vertAlign w:val="superscript"/>
        </w:rPr>
        <w:t>,</w:t>
      </w:r>
      <w:hyperlink w:anchor="_bookmark161" w:history="1">
        <w:r>
          <w:rPr>
            <w:vertAlign w:val="superscript"/>
          </w:rPr>
          <w:t>[28]</w:t>
        </w:r>
      </w:hyperlink>
      <w:r>
        <w:rPr>
          <w:vertAlign w:val="superscript"/>
        </w:rPr>
        <w:t>,</w:t>
      </w:r>
      <w:hyperlink w:anchor="_bookmark186" w:history="1">
        <w:r>
          <w:rPr>
            <w:vertAlign w:val="superscript"/>
          </w:rPr>
          <w:t>[53]</w:t>
        </w:r>
      </w:hyperlink>
      <w:r>
        <w:rPr>
          <w:vertAlign w:val="superscript"/>
        </w:rPr>
        <w:t>,</w:t>
      </w:r>
      <w:hyperlink w:anchor="_bookmark192" w:history="1">
        <w:r>
          <w:rPr>
            <w:vertAlign w:val="superscript"/>
          </w:rPr>
          <w:t>[59]</w:t>
        </w:r>
      </w:hyperlink>
      <w:r>
        <w:t>.</w:t>
      </w:r>
    </w:p>
    <w:p w14:paraId="00DC240C" w14:textId="77777777" w:rsidR="00350CFB" w:rsidRDefault="00283FFF">
      <w:pPr>
        <w:pStyle w:val="a3"/>
        <w:spacing w:before="19" w:line="396" w:lineRule="auto"/>
        <w:ind w:left="270" w:right="521" w:firstLine="3"/>
        <w:jc w:val="both"/>
      </w:pPr>
      <w:r>
        <w:t xml:space="preserve">Authorization graphs and payment graphs are therefore not interchangeable reputation substrates. </w:t>
      </w:r>
      <w:r>
        <w:rPr>
          <w:spacing w:val="-2"/>
        </w:rPr>
        <w:t>They</w:t>
      </w:r>
      <w:r>
        <w:rPr>
          <w:spacing w:val="-12"/>
        </w:rPr>
        <w:t xml:space="preserve"> </w:t>
      </w:r>
      <w:r>
        <w:rPr>
          <w:spacing w:val="-2"/>
        </w:rPr>
        <w:t>differ</w:t>
      </w:r>
      <w:r>
        <w:rPr>
          <w:spacing w:val="-12"/>
        </w:rPr>
        <w:t xml:space="preserve"> </w:t>
      </w:r>
      <w:r>
        <w:rPr>
          <w:spacing w:val="-2"/>
        </w:rPr>
        <w:t>in</w:t>
      </w:r>
      <w:r>
        <w:rPr>
          <w:spacing w:val="-12"/>
        </w:rPr>
        <w:t xml:space="preserve"> </w:t>
      </w:r>
      <w:r>
        <w:rPr>
          <w:spacing w:val="-2"/>
        </w:rPr>
        <w:t>sparsity</w:t>
      </w:r>
      <w:r>
        <w:rPr>
          <w:spacing w:val="-12"/>
        </w:rPr>
        <w:t xml:space="preserve"> </w:t>
      </w:r>
      <w:r>
        <w:rPr>
          <w:spacing w:val="-2"/>
        </w:rPr>
        <w:t>(14</w:t>
      </w:r>
      <w:r>
        <w:rPr>
          <w:i/>
          <w:spacing w:val="-2"/>
        </w:rPr>
        <w:t>,</w:t>
      </w:r>
      <w:r>
        <w:rPr>
          <w:spacing w:val="-2"/>
        </w:rPr>
        <w:t>727</w:t>
      </w:r>
      <w:r>
        <w:rPr>
          <w:spacing w:val="-11"/>
        </w:rPr>
        <w:t xml:space="preserve"> </w:t>
      </w:r>
      <w:r>
        <w:rPr>
          <w:spacing w:val="-2"/>
        </w:rPr>
        <w:t>versus</w:t>
      </w:r>
      <w:r>
        <w:rPr>
          <w:spacing w:val="-12"/>
        </w:rPr>
        <w:t xml:space="preserve"> </w:t>
      </w:r>
      <w:r>
        <w:rPr>
          <w:spacing w:val="-2"/>
        </w:rPr>
        <w:t>137</w:t>
      </w:r>
      <w:r>
        <w:rPr>
          <w:i/>
          <w:spacing w:val="-2"/>
        </w:rPr>
        <w:t>,</w:t>
      </w:r>
      <w:r>
        <w:rPr>
          <w:spacing w:val="-2"/>
        </w:rPr>
        <w:t>087</w:t>
      </w:r>
      <w:r>
        <w:rPr>
          <w:spacing w:val="-11"/>
        </w:rPr>
        <w:t xml:space="preserve"> </w:t>
      </w:r>
      <w:r>
        <w:rPr>
          <w:spacing w:val="-2"/>
        </w:rPr>
        <w:t>edges</w:t>
      </w:r>
      <w:r>
        <w:rPr>
          <w:spacing w:val="-12"/>
        </w:rPr>
        <w:t xml:space="preserve"> </w:t>
      </w:r>
      <w:r>
        <w:rPr>
          <w:spacing w:val="-2"/>
        </w:rPr>
        <w:t>on</w:t>
      </w:r>
      <w:r>
        <w:rPr>
          <w:spacing w:val="-12"/>
        </w:rPr>
        <w:t xml:space="preserve"> </w:t>
      </w:r>
      <w:r>
        <w:rPr>
          <w:spacing w:val="-2"/>
        </w:rPr>
        <w:t>the</w:t>
      </w:r>
      <w:r>
        <w:rPr>
          <w:spacing w:val="-12"/>
        </w:rPr>
        <w:t xml:space="preserve"> </w:t>
      </w:r>
      <w:r>
        <w:rPr>
          <w:spacing w:val="-2"/>
        </w:rPr>
        <w:t>matched</w:t>
      </w:r>
      <w:r>
        <w:rPr>
          <w:spacing w:val="-12"/>
        </w:rPr>
        <w:t xml:space="preserve"> </w:t>
      </w:r>
      <w:r>
        <w:rPr>
          <w:spacing w:val="-2"/>
        </w:rPr>
        <w:t>cohort),</w:t>
      </w:r>
      <w:r>
        <w:rPr>
          <w:spacing w:val="-7"/>
        </w:rPr>
        <w:t xml:space="preserve"> </w:t>
      </w:r>
      <w:r>
        <w:rPr>
          <w:spacing w:val="-2"/>
        </w:rPr>
        <w:t>runtime</w:t>
      </w:r>
      <w:r>
        <w:rPr>
          <w:spacing w:val="-12"/>
        </w:rPr>
        <w:t xml:space="preserve"> </w:t>
      </w:r>
      <w:r>
        <w:rPr>
          <w:spacing w:val="-2"/>
        </w:rPr>
        <w:t>(2</w:t>
      </w:r>
      <w:r>
        <w:rPr>
          <w:i/>
          <w:spacing w:val="-2"/>
        </w:rPr>
        <w:t>.</w:t>
      </w:r>
      <w:r>
        <w:rPr>
          <w:spacing w:val="-2"/>
        </w:rPr>
        <w:t>105</w:t>
      </w:r>
      <w:r>
        <w:rPr>
          <w:spacing w:val="-12"/>
        </w:rPr>
        <w:t xml:space="preserve"> </w:t>
      </w:r>
      <w:r>
        <w:rPr>
          <w:spacing w:val="-2"/>
        </w:rPr>
        <w:t>s</w:t>
      </w:r>
      <w:r>
        <w:rPr>
          <w:spacing w:val="-12"/>
        </w:rPr>
        <w:t xml:space="preserve"> </w:t>
      </w:r>
      <w:r>
        <w:rPr>
          <w:spacing w:val="-2"/>
        </w:rPr>
        <w:t xml:space="preserve">versus </w:t>
      </w:r>
      <w:r>
        <w:rPr>
          <w:w w:val="105"/>
        </w:rPr>
        <w:t>18</w:t>
      </w:r>
      <w:r>
        <w:rPr>
          <w:i/>
          <w:w w:val="105"/>
        </w:rPr>
        <w:t>.</w:t>
      </w:r>
      <w:r>
        <w:rPr>
          <w:w w:val="105"/>
        </w:rPr>
        <w:t>711</w:t>
      </w:r>
      <w:r>
        <w:rPr>
          <w:spacing w:val="-16"/>
          <w:w w:val="105"/>
        </w:rPr>
        <w:t xml:space="preserve"> </w:t>
      </w:r>
      <w:r>
        <w:rPr>
          <w:w w:val="105"/>
        </w:rPr>
        <w:t>s),</w:t>
      </w:r>
      <w:r>
        <w:rPr>
          <w:spacing w:val="-16"/>
          <w:w w:val="105"/>
        </w:rPr>
        <w:t xml:space="preserve"> </w:t>
      </w:r>
      <w:r>
        <w:rPr>
          <w:w w:val="105"/>
        </w:rPr>
        <w:t>and</w:t>
      </w:r>
      <w:r>
        <w:rPr>
          <w:spacing w:val="-16"/>
          <w:w w:val="105"/>
        </w:rPr>
        <w:t xml:space="preserve"> </w:t>
      </w:r>
      <w:r>
        <w:rPr>
          <w:w w:val="105"/>
        </w:rPr>
        <w:t>alignment</w:t>
      </w:r>
      <w:r>
        <w:rPr>
          <w:spacing w:val="-15"/>
          <w:w w:val="105"/>
        </w:rPr>
        <w:t xml:space="preserve"> </w:t>
      </w:r>
      <w:r>
        <w:rPr>
          <w:w w:val="105"/>
        </w:rPr>
        <w:t>profiles</w:t>
      </w:r>
      <w:r>
        <w:rPr>
          <w:spacing w:val="-16"/>
          <w:w w:val="105"/>
        </w:rPr>
        <w:t xml:space="preserve"> </w:t>
      </w:r>
      <w:r>
        <w:rPr>
          <w:w w:val="105"/>
        </w:rPr>
        <w:t>(allowance</w:t>
      </w:r>
      <w:r>
        <w:rPr>
          <w:spacing w:val="-16"/>
          <w:w w:val="105"/>
        </w:rPr>
        <w:t xml:space="preserve"> </w:t>
      </w:r>
      <w:r>
        <w:rPr>
          <w:i/>
          <w:w w:val="105"/>
        </w:rPr>
        <w:t>τ</w:t>
      </w:r>
      <w:r>
        <w:rPr>
          <w:i/>
          <w:spacing w:val="10"/>
          <w:w w:val="105"/>
        </w:rPr>
        <w:t xml:space="preserve"> </w:t>
      </w:r>
      <w:r>
        <w:rPr>
          <w:w w:val="105"/>
        </w:rPr>
        <w:t>=</w:t>
      </w:r>
      <w:r>
        <w:rPr>
          <w:spacing w:val="-2"/>
          <w:w w:val="105"/>
        </w:rPr>
        <w:t xml:space="preserve"> </w:t>
      </w:r>
      <w:r>
        <w:rPr>
          <w:w w:val="105"/>
        </w:rPr>
        <w:t>0</w:t>
      </w:r>
      <w:r>
        <w:rPr>
          <w:i/>
          <w:w w:val="105"/>
        </w:rPr>
        <w:t>.</w:t>
      </w:r>
      <w:r>
        <w:rPr>
          <w:w w:val="105"/>
        </w:rPr>
        <w:t>355</w:t>
      </w:r>
      <w:r>
        <w:rPr>
          <w:spacing w:val="-14"/>
          <w:w w:val="105"/>
        </w:rPr>
        <w:t xml:space="preserve"> </w:t>
      </w:r>
      <w:r>
        <w:rPr>
          <w:w w:val="105"/>
        </w:rPr>
        <w:t>for</w:t>
      </w:r>
      <w:r>
        <w:rPr>
          <w:spacing w:val="-15"/>
          <w:w w:val="105"/>
        </w:rPr>
        <w:t xml:space="preserve"> </w:t>
      </w:r>
      <w:r>
        <w:rPr>
          <w:w w:val="105"/>
        </w:rPr>
        <w:t>EndorseRank;</w:t>
      </w:r>
      <w:r>
        <w:rPr>
          <w:spacing w:val="-11"/>
          <w:w w:val="105"/>
        </w:rPr>
        <w:t xml:space="preserve"> </w:t>
      </w:r>
      <w:r>
        <w:rPr>
          <w:w w:val="105"/>
        </w:rPr>
        <w:t>transfer</w:t>
      </w:r>
      <w:r>
        <w:rPr>
          <w:spacing w:val="-15"/>
          <w:w w:val="105"/>
        </w:rPr>
        <w:t xml:space="preserve"> </w:t>
      </w:r>
      <w:r>
        <w:rPr>
          <w:i/>
          <w:w w:val="105"/>
        </w:rPr>
        <w:t>τ</w:t>
      </w:r>
      <w:r>
        <w:rPr>
          <w:i/>
          <w:spacing w:val="18"/>
          <w:w w:val="105"/>
        </w:rPr>
        <w:t xml:space="preserve"> </w:t>
      </w:r>
      <w:r>
        <w:rPr>
          <w:w w:val="105"/>
        </w:rPr>
        <w:t>=</w:t>
      </w:r>
      <w:r>
        <w:rPr>
          <w:spacing w:val="-2"/>
          <w:w w:val="105"/>
        </w:rPr>
        <w:t xml:space="preserve"> </w:t>
      </w:r>
      <w:r>
        <w:rPr>
          <w:w w:val="105"/>
        </w:rPr>
        <w:t>0</w:t>
      </w:r>
      <w:r>
        <w:rPr>
          <w:i/>
          <w:w w:val="105"/>
        </w:rPr>
        <w:t>.</w:t>
      </w:r>
      <w:r>
        <w:rPr>
          <w:w w:val="105"/>
        </w:rPr>
        <w:t>534</w:t>
      </w:r>
      <w:r>
        <w:rPr>
          <w:spacing w:val="-14"/>
          <w:w w:val="105"/>
        </w:rPr>
        <w:t xml:space="preserve"> </w:t>
      </w:r>
      <w:r>
        <w:rPr>
          <w:w w:val="105"/>
        </w:rPr>
        <w:t xml:space="preserve">for </w:t>
      </w:r>
      <w:bookmarkStart w:id="390" w:name="Future_work"/>
      <w:bookmarkStart w:id="391" w:name="_bookmark131"/>
      <w:bookmarkEnd w:id="390"/>
      <w:bookmarkEnd w:id="391"/>
      <w:r>
        <w:t xml:space="preserve">AWP), and they should be validated against proxies that match their intended semantics </w:t>
      </w:r>
      <w:hyperlink w:anchor="_bookmark147" w:history="1">
        <w:r>
          <w:rPr>
            <w:vertAlign w:val="superscript"/>
          </w:rPr>
          <w:t>[14]</w:t>
        </w:r>
      </w:hyperlink>
      <w:r>
        <w:t>.</w:t>
      </w:r>
    </w:p>
    <w:p w14:paraId="00DC240D" w14:textId="77777777" w:rsidR="00350CFB" w:rsidRDefault="00350CFB">
      <w:pPr>
        <w:pStyle w:val="a3"/>
        <w:spacing w:line="396" w:lineRule="auto"/>
        <w:jc w:val="both"/>
        <w:sectPr w:rsidR="00350CFB">
          <w:pgSz w:w="11910" w:h="16840"/>
          <w:pgMar w:top="1840" w:right="708" w:bottom="2300" w:left="992" w:header="0" w:footer="2115" w:gutter="0"/>
          <w:cols w:space="720"/>
        </w:sectPr>
      </w:pPr>
    </w:p>
    <w:p w14:paraId="00DC240E" w14:textId="77777777" w:rsidR="00350CFB" w:rsidRDefault="00283FFF">
      <w:pPr>
        <w:pStyle w:val="2"/>
        <w:numPr>
          <w:ilvl w:val="1"/>
          <w:numId w:val="26"/>
        </w:numPr>
        <w:tabs>
          <w:tab w:val="left" w:pos="783"/>
        </w:tabs>
        <w:spacing w:before="112"/>
        <w:ind w:left="783" w:hanging="501"/>
      </w:pPr>
      <w:r>
        <w:t>Future</w:t>
      </w:r>
      <w:r>
        <w:rPr>
          <w:spacing w:val="11"/>
        </w:rPr>
        <w:t xml:space="preserve"> </w:t>
      </w:r>
      <w:r>
        <w:rPr>
          <w:spacing w:val="-4"/>
        </w:rPr>
        <w:t>work</w:t>
      </w:r>
    </w:p>
    <w:p w14:paraId="00DC240F" w14:textId="77777777" w:rsidR="00350CFB" w:rsidRDefault="00350CFB">
      <w:pPr>
        <w:pStyle w:val="a3"/>
        <w:spacing w:before="24"/>
        <w:rPr>
          <w:b/>
          <w:sz w:val="28"/>
        </w:rPr>
      </w:pPr>
    </w:p>
    <w:p w14:paraId="00DC2410" w14:textId="77777777" w:rsidR="00350CFB" w:rsidRDefault="00283FFF">
      <w:pPr>
        <w:pStyle w:val="a3"/>
        <w:ind w:left="282"/>
      </w:pPr>
      <w:r>
        <w:t>Several</w:t>
      </w:r>
      <w:r>
        <w:rPr>
          <w:spacing w:val="-8"/>
        </w:rPr>
        <w:t xml:space="preserve"> </w:t>
      </w:r>
      <w:r>
        <w:t>extensions</w:t>
      </w:r>
      <w:r>
        <w:rPr>
          <w:spacing w:val="-8"/>
        </w:rPr>
        <w:t xml:space="preserve"> </w:t>
      </w:r>
      <w:r>
        <w:t>follow</w:t>
      </w:r>
      <w:r>
        <w:rPr>
          <w:spacing w:val="-8"/>
        </w:rPr>
        <w:t xml:space="preserve"> </w:t>
      </w:r>
      <w:r>
        <w:t>from</w:t>
      </w:r>
      <w:r>
        <w:rPr>
          <w:spacing w:val="-8"/>
        </w:rPr>
        <w:t xml:space="preserve"> </w:t>
      </w:r>
      <w:r>
        <w:t>the</w:t>
      </w:r>
      <w:r>
        <w:rPr>
          <w:spacing w:val="-8"/>
        </w:rPr>
        <w:t xml:space="preserve"> </w:t>
      </w:r>
      <w:r>
        <w:t>limitations</w:t>
      </w:r>
      <w:r>
        <w:rPr>
          <w:spacing w:val="-8"/>
        </w:rPr>
        <w:t xml:space="preserve"> </w:t>
      </w:r>
      <w:r>
        <w:t>in</w:t>
      </w:r>
      <w:r>
        <w:rPr>
          <w:spacing w:val="-8"/>
        </w:rPr>
        <w:t xml:space="preserve"> </w:t>
      </w:r>
      <w:r>
        <w:t>Chapter</w:t>
      </w:r>
      <w:r>
        <w:rPr>
          <w:spacing w:val="-7"/>
        </w:rPr>
        <w:t xml:space="preserve"> </w:t>
      </w:r>
      <w:hyperlink w:anchor="_bookmark114" w:history="1">
        <w:r>
          <w:t>5</w:t>
        </w:r>
      </w:hyperlink>
      <w:r>
        <w:rPr>
          <w:spacing w:val="-8"/>
        </w:rPr>
        <w:t xml:space="preserve"> </w:t>
      </w:r>
      <w:r>
        <w:t>and</w:t>
      </w:r>
      <w:r>
        <w:rPr>
          <w:spacing w:val="-7"/>
        </w:rPr>
        <w:t xml:space="preserve"> </w:t>
      </w:r>
      <w:r>
        <w:t>the</w:t>
      </w:r>
      <w:r>
        <w:rPr>
          <w:spacing w:val="-8"/>
        </w:rPr>
        <w:t xml:space="preserve"> </w:t>
      </w:r>
      <w:r>
        <w:t>scope</w:t>
      </w:r>
      <w:r>
        <w:rPr>
          <w:spacing w:val="-8"/>
        </w:rPr>
        <w:t xml:space="preserve"> </w:t>
      </w:r>
      <w:r>
        <w:t>of</w:t>
      </w:r>
      <w:r>
        <w:rPr>
          <w:spacing w:val="-8"/>
        </w:rPr>
        <w:t xml:space="preserve"> </w:t>
      </w:r>
      <w:r>
        <w:t>this</w:t>
      </w:r>
      <w:r>
        <w:rPr>
          <w:spacing w:val="-8"/>
        </w:rPr>
        <w:t xml:space="preserve"> </w:t>
      </w:r>
      <w:r>
        <w:rPr>
          <w:spacing w:val="-2"/>
        </w:rPr>
        <w:t>study.</w:t>
      </w:r>
    </w:p>
    <w:p w14:paraId="00DC2411" w14:textId="77777777" w:rsidR="00350CFB" w:rsidRDefault="00350CFB">
      <w:pPr>
        <w:pStyle w:val="a3"/>
        <w:spacing w:before="24"/>
      </w:pPr>
    </w:p>
    <w:p w14:paraId="00DC2412" w14:textId="77777777" w:rsidR="00350CFB" w:rsidRDefault="00283FFF">
      <w:pPr>
        <w:pStyle w:val="a4"/>
        <w:numPr>
          <w:ilvl w:val="0"/>
          <w:numId w:val="7"/>
        </w:numPr>
        <w:tabs>
          <w:tab w:val="left" w:pos="806"/>
          <w:tab w:val="left" w:pos="808"/>
        </w:tabs>
        <w:spacing w:line="396" w:lineRule="auto"/>
        <w:ind w:right="524"/>
        <w:jc w:val="both"/>
        <w:rPr>
          <w:sz w:val="24"/>
        </w:rPr>
      </w:pPr>
      <w:r>
        <w:rPr>
          <w:sz w:val="24"/>
          <w:color w:val="FF0000"/>
        </w:rPr>
        <w:t>Cross-protocol and cross-chain validation: Replication on other Layer-2 or Layer-1 networks would test whether the allowance–transfer trade-off generalizes beyond Arbitrum One [53],[59]. Where lending default labels are denser, credit-ground-truth validation can complement the holdout used here [26],[44].</w:t>
      </w:r>
    </w:p>
    <w:p w14:paraId="00DC2413" w14:textId="77777777" w:rsidR="00350CFB" w:rsidRDefault="00283FFF">
      <w:pPr>
        <w:pStyle w:val="a4"/>
        <w:numPr>
          <w:ilvl w:val="0"/>
          <w:numId w:val="7"/>
        </w:numPr>
        <w:tabs>
          <w:tab w:val="left" w:pos="797"/>
          <w:tab w:val="left" w:pos="799"/>
        </w:tabs>
        <w:spacing w:before="43" w:line="396" w:lineRule="auto"/>
        <w:ind w:left="799" w:right="523" w:hanging="207"/>
        <w:jc w:val="both"/>
        <w:rPr>
          <w:sz w:val="24"/>
        </w:rPr>
      </w:pPr>
      <w:r>
        <w:rPr>
          <w:b/>
          <w:sz w:val="24"/>
        </w:rPr>
        <w:t>Adversarial evaluation:</w:t>
      </w:r>
      <w:r>
        <w:rPr>
          <w:b/>
          <w:spacing w:val="40"/>
          <w:sz w:val="24"/>
        </w:rPr>
        <w:t xml:space="preserve"> </w:t>
      </w:r>
      <w:r>
        <w:rPr>
          <w:sz w:val="24"/>
        </w:rPr>
        <w:t xml:space="preserve">The Sybil cost model in Chapter </w:t>
      </w:r>
      <w:hyperlink w:anchor="_bookmark114" w:history="1">
        <w:r>
          <w:rPr>
            <w:sz w:val="24"/>
          </w:rPr>
          <w:t>5</w:t>
        </w:r>
      </w:hyperlink>
      <w:r>
        <w:rPr>
          <w:sz w:val="24"/>
        </w:rPr>
        <w:t xml:space="preserve"> is analytical.</w:t>
      </w:r>
      <w:r>
        <w:rPr>
          <w:spacing w:val="40"/>
          <w:sz w:val="24"/>
        </w:rPr>
        <w:t xml:space="preserve"> </w:t>
      </w:r>
      <w:r>
        <w:rPr>
          <w:sz w:val="24"/>
        </w:rPr>
        <w:t>Empirical red-teaming—including wash approvals, coordinated spender farms, and strategic revocation—would</w:t>
      </w:r>
      <w:r>
        <w:rPr>
          <w:spacing w:val="-11"/>
          <w:sz w:val="24"/>
        </w:rPr>
        <w:t xml:space="preserve"> </w:t>
      </w:r>
      <w:r>
        <w:rPr>
          <w:sz w:val="24"/>
        </w:rPr>
        <w:t>quantify</w:t>
      </w:r>
      <w:r>
        <w:rPr>
          <w:spacing w:val="-11"/>
          <w:sz w:val="24"/>
        </w:rPr>
        <w:t xml:space="preserve"> </w:t>
      </w:r>
      <w:r>
        <w:rPr>
          <w:sz w:val="24"/>
        </w:rPr>
        <w:t>realized</w:t>
      </w:r>
      <w:r>
        <w:rPr>
          <w:spacing w:val="-11"/>
          <w:sz w:val="24"/>
        </w:rPr>
        <w:t xml:space="preserve"> </w:t>
      </w:r>
      <w:r>
        <w:rPr>
          <w:sz w:val="24"/>
        </w:rPr>
        <w:t>attack</w:t>
      </w:r>
      <w:r>
        <w:rPr>
          <w:spacing w:val="-11"/>
          <w:sz w:val="24"/>
        </w:rPr>
        <w:t xml:space="preserve"> </w:t>
      </w:r>
      <w:r>
        <w:rPr>
          <w:sz w:val="24"/>
        </w:rPr>
        <w:t>cost-effectiveness</w:t>
      </w:r>
      <w:r>
        <w:rPr>
          <w:spacing w:val="-11"/>
          <w:sz w:val="24"/>
        </w:rPr>
        <w:t xml:space="preserve"> </w:t>
      </w:r>
      <w:r>
        <w:rPr>
          <w:sz w:val="24"/>
        </w:rPr>
        <w:t>under</w:t>
      </w:r>
      <w:r>
        <w:rPr>
          <w:spacing w:val="-11"/>
          <w:sz w:val="24"/>
        </w:rPr>
        <w:t xml:space="preserve"> </w:t>
      </w:r>
      <w:r>
        <w:rPr>
          <w:sz w:val="24"/>
        </w:rPr>
        <w:t>live</w:t>
      </w:r>
      <w:r>
        <w:rPr>
          <w:spacing w:val="-11"/>
          <w:sz w:val="24"/>
        </w:rPr>
        <w:t xml:space="preserve"> </w:t>
      </w:r>
      <w:r>
        <w:rPr>
          <w:sz w:val="24"/>
        </w:rPr>
        <w:t>fee</w:t>
      </w:r>
      <w:r>
        <w:rPr>
          <w:spacing w:val="-11"/>
          <w:sz w:val="24"/>
        </w:rPr>
        <w:t xml:space="preserve"> </w:t>
      </w:r>
      <w:r>
        <w:rPr>
          <w:sz w:val="24"/>
        </w:rPr>
        <w:t>markets</w:t>
      </w:r>
      <w:r>
        <w:rPr>
          <w:spacing w:val="-11"/>
          <w:sz w:val="24"/>
        </w:rPr>
        <w:t xml:space="preserve"> </w:t>
      </w:r>
      <w:r>
        <w:rPr>
          <w:sz w:val="24"/>
        </w:rPr>
        <w:t>and</w:t>
      </w:r>
      <w:r>
        <w:rPr>
          <w:spacing w:val="-11"/>
          <w:sz w:val="24"/>
        </w:rPr>
        <w:t xml:space="preserve"> </w:t>
      </w:r>
      <w:r>
        <w:rPr>
          <w:sz w:val="24"/>
        </w:rPr>
        <w:t>detection</w:t>
      </w:r>
      <w:r>
        <w:rPr>
          <w:spacing w:val="-11"/>
          <w:sz w:val="24"/>
        </w:rPr>
        <w:t xml:space="preserve"> </w:t>
      </w:r>
      <w:r>
        <w:rPr>
          <w:sz w:val="24"/>
        </w:rPr>
        <w:t xml:space="preserve">heuris-tics </w:t>
      </w:r>
      <w:hyperlink w:anchor="_bookmark150" w:history="1">
        <w:r>
          <w:rPr>
            <w:sz w:val="24"/>
            <w:vertAlign w:val="superscript"/>
          </w:rPr>
          <w:t>[17]</w:t>
        </w:r>
      </w:hyperlink>
      <w:r>
        <w:rPr>
          <w:sz w:val="24"/>
        </w:rPr>
        <w:t>.</w:t>
      </w:r>
      <w:r>
        <w:rPr>
          <w:spacing w:val="40"/>
          <w:sz w:val="24"/>
        </w:rPr>
        <w:t xml:space="preserve"> </w:t>
      </w:r>
      <w:r>
        <w:rPr>
          <w:sz w:val="24"/>
        </w:rPr>
        <w:t xml:space="preserve">Sybil clustering on </w:t>
      </w:r>
      <w:r>
        <w:rPr>
          <w:i/>
          <w:sz w:val="24"/>
        </w:rPr>
        <w:t>G</w:t>
      </w:r>
      <w:r>
        <w:rPr>
          <w:sz w:val="24"/>
          <w:vertAlign w:val="subscript"/>
        </w:rPr>
        <w:t>approve</w:t>
      </w:r>
      <w:r>
        <w:rPr>
          <w:sz w:val="24"/>
        </w:rPr>
        <w:t xml:space="preserve"> and comparison with transfer-graph manipulation costs are</w:t>
      </w:r>
      <w:r>
        <w:rPr>
          <w:spacing w:val="-10"/>
          <w:sz w:val="24"/>
        </w:rPr>
        <w:t xml:space="preserve"> </w:t>
      </w:r>
      <w:r>
        <w:rPr>
          <w:sz w:val="24"/>
        </w:rPr>
        <w:t>natural</w:t>
      </w:r>
      <w:r>
        <w:rPr>
          <w:spacing w:val="-10"/>
          <w:sz w:val="24"/>
        </w:rPr>
        <w:t xml:space="preserve"> </w:t>
      </w:r>
      <w:r>
        <w:rPr>
          <w:sz w:val="24"/>
        </w:rPr>
        <w:t>next</w:t>
      </w:r>
      <w:r>
        <w:rPr>
          <w:spacing w:val="-10"/>
          <w:sz w:val="24"/>
        </w:rPr>
        <w:t xml:space="preserve"> </w:t>
      </w:r>
      <w:r>
        <w:rPr>
          <w:sz w:val="24"/>
        </w:rPr>
        <w:t>experiments.</w:t>
      </w:r>
      <w:r>
        <w:rPr>
          <w:spacing w:val="11"/>
          <w:sz w:val="24"/>
        </w:rPr>
        <w:t xml:space="preserve"> </w:t>
      </w:r>
      <w:r>
        <w:rPr>
          <w:sz w:val="24"/>
        </w:rPr>
        <w:t>Such</w:t>
      </w:r>
      <w:r>
        <w:rPr>
          <w:spacing w:val="-10"/>
          <w:sz w:val="24"/>
        </w:rPr>
        <w:t xml:space="preserve"> </w:t>
      </w:r>
      <w:r>
        <w:rPr>
          <w:sz w:val="24"/>
        </w:rPr>
        <w:t>work</w:t>
      </w:r>
      <w:r>
        <w:rPr>
          <w:spacing w:val="-10"/>
          <w:sz w:val="24"/>
        </w:rPr>
        <w:t xml:space="preserve"> </w:t>
      </w:r>
      <w:r>
        <w:rPr>
          <w:sz w:val="24"/>
        </w:rPr>
        <w:t>would</w:t>
      </w:r>
      <w:r>
        <w:rPr>
          <w:spacing w:val="-10"/>
          <w:sz w:val="24"/>
        </w:rPr>
        <w:t xml:space="preserve"> </w:t>
      </w:r>
      <w:r>
        <w:rPr>
          <w:sz w:val="24"/>
        </w:rPr>
        <w:t>also</w:t>
      </w:r>
      <w:r>
        <w:rPr>
          <w:spacing w:val="-10"/>
          <w:sz w:val="24"/>
        </w:rPr>
        <w:t xml:space="preserve"> </w:t>
      </w:r>
      <w:r>
        <w:rPr>
          <w:sz w:val="24"/>
        </w:rPr>
        <w:t>stress-test</w:t>
      </w:r>
      <w:r>
        <w:rPr>
          <w:spacing w:val="-10"/>
          <w:sz w:val="24"/>
        </w:rPr>
        <w:t xml:space="preserve"> </w:t>
      </w:r>
      <w:r>
        <w:rPr>
          <w:sz w:val="24"/>
        </w:rPr>
        <w:t>whether</w:t>
      </w:r>
      <w:r>
        <w:rPr>
          <w:spacing w:val="-10"/>
          <w:sz w:val="24"/>
        </w:rPr>
        <w:t xml:space="preserve"> </w:t>
      </w:r>
      <w:r>
        <w:rPr>
          <w:sz w:val="24"/>
        </w:rPr>
        <w:t>Sybil-adjusted</w:t>
      </w:r>
      <w:r>
        <w:rPr>
          <w:spacing w:val="-10"/>
          <w:sz w:val="24"/>
        </w:rPr>
        <w:t xml:space="preserve"> </w:t>
      </w:r>
      <w:r>
        <w:rPr>
          <w:sz w:val="24"/>
        </w:rPr>
        <w:t>stabil-ity proxies remain informative under active adversaries.</w:t>
      </w:r>
    </w:p>
    <w:p w14:paraId="00DC2414" w14:textId="78DE14FC" w:rsidR="00350CFB" w:rsidRDefault="00283FFF">
      <w:pPr>
        <w:pStyle w:val="a4"/>
        <w:numPr>
          <w:ilvl w:val="0"/>
          <w:numId w:val="7"/>
        </w:numPr>
        <w:tabs>
          <w:tab w:val="left" w:pos="806"/>
          <w:tab w:val="left" w:pos="808"/>
        </w:tabs>
        <w:spacing w:before="44" w:line="396" w:lineRule="auto"/>
        <w:ind w:right="522"/>
        <w:jc w:val="both"/>
        <w:rPr>
          <w:sz w:val="24"/>
        </w:rPr>
      </w:pPr>
      <w:r>
        <w:rPr>
          <w:color w:val="FF0000"/>
          <w:sz w:val="24"/>
        </w:rPr>
        <w:t>Hybrid social methods: Operators may combine endorsement-graph features with transfer-graph features, or with DeFi-informed representation learning [39], while preserving the auditability emphasized by Packin and Lev-Aretz[48]. Hybrid designs should report construct-specific checks and, where claimed, a time-split holdout.</w:t>
      </w:r>
    </w:p>
    <w:p w14:paraId="00DC2415" w14:textId="77777777" w:rsidR="00350CFB" w:rsidRDefault="00283FFF">
      <w:pPr>
        <w:pStyle w:val="a4"/>
        <w:numPr>
          <w:ilvl w:val="0"/>
          <w:numId w:val="7"/>
        </w:numPr>
        <w:tabs>
          <w:tab w:val="left" w:pos="806"/>
          <w:tab w:val="left" w:pos="808"/>
        </w:tabs>
        <w:spacing w:before="44" w:line="396" w:lineRule="auto"/>
        <w:ind w:right="524"/>
        <w:jc w:val="both"/>
        <w:rPr>
          <w:sz w:val="24"/>
        </w:rPr>
      </w:pPr>
      <w:r>
        <w:rPr>
          <w:b/>
          <w:sz w:val="24"/>
        </w:rPr>
        <w:t>Live oracles and governance tooling:</w:t>
      </w:r>
      <w:r>
        <w:rPr>
          <w:b/>
          <w:spacing w:val="40"/>
          <w:sz w:val="24"/>
        </w:rPr>
        <w:t xml:space="preserve"> </w:t>
      </w:r>
      <w:r>
        <w:rPr>
          <w:sz w:val="24"/>
        </w:rPr>
        <w:t>Integration with risk oracles, liquidation prioritiza-tion,</w:t>
      </w:r>
      <w:r>
        <w:rPr>
          <w:spacing w:val="-11"/>
          <w:sz w:val="24"/>
        </w:rPr>
        <w:t xml:space="preserve"> </w:t>
      </w:r>
      <w:r>
        <w:rPr>
          <w:sz w:val="24"/>
        </w:rPr>
        <w:t>and</w:t>
      </w:r>
      <w:r>
        <w:rPr>
          <w:spacing w:val="-4"/>
          <w:sz w:val="24"/>
        </w:rPr>
        <w:t xml:space="preserve"> </w:t>
      </w:r>
      <w:r>
        <w:rPr>
          <w:sz w:val="24"/>
        </w:rPr>
        <w:t>governance</w:t>
      </w:r>
      <w:r>
        <w:rPr>
          <w:spacing w:val="-4"/>
          <w:sz w:val="24"/>
        </w:rPr>
        <w:t xml:space="preserve"> </w:t>
      </w:r>
      <w:r>
        <w:rPr>
          <w:sz w:val="24"/>
        </w:rPr>
        <w:t>dashboards</w:t>
      </w:r>
      <w:r>
        <w:rPr>
          <w:spacing w:val="-5"/>
          <w:sz w:val="24"/>
        </w:rPr>
        <w:t xml:space="preserve"> </w:t>
      </w:r>
      <w:r>
        <w:rPr>
          <w:sz w:val="24"/>
        </w:rPr>
        <w:t>would</w:t>
      </w:r>
      <w:r>
        <w:rPr>
          <w:spacing w:val="-4"/>
          <w:sz w:val="24"/>
        </w:rPr>
        <w:t xml:space="preserve"> </w:t>
      </w:r>
      <w:r>
        <w:rPr>
          <w:sz w:val="24"/>
        </w:rPr>
        <w:t>test</w:t>
      </w:r>
      <w:r>
        <w:rPr>
          <w:spacing w:val="-4"/>
          <w:sz w:val="24"/>
        </w:rPr>
        <w:t xml:space="preserve"> </w:t>
      </w:r>
      <w:r>
        <w:rPr>
          <w:sz w:val="24"/>
        </w:rPr>
        <w:t>whether</w:t>
      </w:r>
      <w:r>
        <w:rPr>
          <w:spacing w:val="-4"/>
          <w:sz w:val="24"/>
        </w:rPr>
        <w:t xml:space="preserve"> </w:t>
      </w:r>
      <w:r>
        <w:rPr>
          <w:sz w:val="24"/>
        </w:rPr>
        <w:t>EndorseRank’s</w:t>
      </w:r>
      <w:r>
        <w:rPr>
          <w:spacing w:val="-5"/>
          <w:sz w:val="24"/>
        </w:rPr>
        <w:t xml:space="preserve"> </w:t>
      </w:r>
      <w:r>
        <w:rPr>
          <w:sz w:val="24"/>
        </w:rPr>
        <w:t>runtime</w:t>
      </w:r>
      <w:r>
        <w:rPr>
          <w:spacing w:val="-4"/>
          <w:sz w:val="24"/>
        </w:rPr>
        <w:t xml:space="preserve"> </w:t>
      </w:r>
      <w:r>
        <w:rPr>
          <w:sz w:val="24"/>
        </w:rPr>
        <w:t>profile</w:t>
      </w:r>
      <w:r>
        <w:rPr>
          <w:spacing w:val="-4"/>
          <w:sz w:val="24"/>
        </w:rPr>
        <w:t xml:space="preserve"> </w:t>
      </w:r>
      <w:r>
        <w:rPr>
          <w:sz w:val="24"/>
        </w:rPr>
        <w:t>(2</w:t>
      </w:r>
      <w:r>
        <w:rPr>
          <w:i/>
          <w:sz w:val="24"/>
        </w:rPr>
        <w:t>.</w:t>
      </w:r>
      <w:r>
        <w:rPr>
          <w:sz w:val="24"/>
        </w:rPr>
        <w:t>105</w:t>
      </w:r>
      <w:r>
        <w:rPr>
          <w:spacing w:val="-15"/>
          <w:sz w:val="24"/>
        </w:rPr>
        <w:t xml:space="preserve"> </w:t>
      </w:r>
      <w:r>
        <w:rPr>
          <w:sz w:val="24"/>
        </w:rPr>
        <w:t>s on the matched cohort; order-of-magnitude gains on the expanded pool) sustains production refresh cadences.</w:t>
      </w:r>
      <w:r>
        <w:rPr>
          <w:spacing w:val="40"/>
          <w:sz w:val="24"/>
        </w:rPr>
        <w:t xml:space="preserve"> </w:t>
      </w:r>
      <w:r>
        <w:rPr>
          <w:sz w:val="24"/>
        </w:rPr>
        <w:t>Careful interface design is required so that ordinal graph scores are not over-interpreted</w:t>
      </w:r>
      <w:r>
        <w:rPr>
          <w:spacing w:val="-6"/>
          <w:sz w:val="24"/>
        </w:rPr>
        <w:t xml:space="preserve"> </w:t>
      </w:r>
      <w:r>
        <w:rPr>
          <w:sz w:val="24"/>
        </w:rPr>
        <w:t>as</w:t>
      </w:r>
      <w:r>
        <w:rPr>
          <w:spacing w:val="-6"/>
          <w:sz w:val="24"/>
        </w:rPr>
        <w:t xml:space="preserve"> </w:t>
      </w:r>
      <w:r>
        <w:rPr>
          <w:sz w:val="24"/>
        </w:rPr>
        <w:t>consumer</w:t>
      </w:r>
      <w:r>
        <w:rPr>
          <w:spacing w:val="-5"/>
          <w:sz w:val="24"/>
        </w:rPr>
        <w:t xml:space="preserve"> </w:t>
      </w:r>
      <w:r>
        <w:rPr>
          <w:sz w:val="24"/>
        </w:rPr>
        <w:t>credit</w:t>
      </w:r>
      <w:r>
        <w:rPr>
          <w:spacing w:val="-6"/>
          <w:sz w:val="24"/>
        </w:rPr>
        <w:t xml:space="preserve"> </w:t>
      </w:r>
      <w:r>
        <w:rPr>
          <w:sz w:val="24"/>
        </w:rPr>
        <w:t>ratings.</w:t>
      </w:r>
      <w:r>
        <w:rPr>
          <w:spacing w:val="18"/>
          <w:sz w:val="24"/>
        </w:rPr>
        <w:t xml:space="preserve"> </w:t>
      </w:r>
      <w:r>
        <w:rPr>
          <w:sz w:val="24"/>
        </w:rPr>
        <w:t>Human-in-the-loop</w:t>
      </w:r>
      <w:r>
        <w:rPr>
          <w:spacing w:val="-5"/>
          <w:sz w:val="24"/>
        </w:rPr>
        <w:t xml:space="preserve"> </w:t>
      </w:r>
      <w:r>
        <w:rPr>
          <w:sz w:val="24"/>
        </w:rPr>
        <w:t>safeguards</w:t>
      </w:r>
      <w:r>
        <w:rPr>
          <w:spacing w:val="-6"/>
          <w:sz w:val="24"/>
        </w:rPr>
        <w:t xml:space="preserve"> </w:t>
      </w:r>
      <w:r>
        <w:rPr>
          <w:sz w:val="24"/>
        </w:rPr>
        <w:t>remain</w:t>
      </w:r>
      <w:r>
        <w:rPr>
          <w:spacing w:val="-6"/>
          <w:sz w:val="24"/>
        </w:rPr>
        <w:t xml:space="preserve"> </w:t>
      </w:r>
      <w:r>
        <w:rPr>
          <w:sz w:val="24"/>
        </w:rPr>
        <w:t>appropri-</w:t>
      </w:r>
    </w:p>
    <w:p w14:paraId="00DC2416" w14:textId="77777777" w:rsidR="00350CFB" w:rsidRDefault="00350CFB">
      <w:pPr>
        <w:pStyle w:val="a4"/>
        <w:spacing w:line="396" w:lineRule="auto"/>
        <w:jc w:val="both"/>
        <w:rPr>
          <w:sz w:val="24"/>
        </w:rPr>
        <w:sectPr w:rsidR="00350CFB">
          <w:pgSz w:w="11910" w:h="16840"/>
          <w:pgMar w:top="1920" w:right="708" w:bottom="2300" w:left="992" w:header="0" w:footer="2115" w:gutter="0"/>
          <w:cols w:space="720"/>
        </w:sectPr>
      </w:pPr>
    </w:p>
    <w:p w14:paraId="00DC2417" w14:textId="77777777" w:rsidR="00350CFB" w:rsidRDefault="00283FFF">
      <w:pPr>
        <w:pStyle w:val="a3"/>
        <w:spacing w:before="72"/>
        <w:ind w:left="808"/>
        <w:jc w:val="both"/>
      </w:pPr>
      <w:r>
        <w:t>ate</w:t>
      </w:r>
      <w:r>
        <w:rPr>
          <w:spacing w:val="-8"/>
        </w:rPr>
        <w:t xml:space="preserve"> </w:t>
      </w:r>
      <w:r>
        <w:t>wherever</w:t>
      </w:r>
      <w:r>
        <w:rPr>
          <w:spacing w:val="-8"/>
        </w:rPr>
        <w:t xml:space="preserve"> </w:t>
      </w:r>
      <w:r>
        <w:t>scores</w:t>
      </w:r>
      <w:r>
        <w:rPr>
          <w:spacing w:val="-8"/>
        </w:rPr>
        <w:t xml:space="preserve"> </w:t>
      </w:r>
      <w:r>
        <w:t>gate</w:t>
      </w:r>
      <w:r>
        <w:rPr>
          <w:spacing w:val="-8"/>
        </w:rPr>
        <w:t xml:space="preserve"> </w:t>
      </w:r>
      <w:r>
        <w:t>access</w:t>
      </w:r>
      <w:r>
        <w:rPr>
          <w:spacing w:val="-8"/>
        </w:rPr>
        <w:t xml:space="preserve"> </w:t>
      </w:r>
      <w:r>
        <w:t>to</w:t>
      </w:r>
      <w:r>
        <w:rPr>
          <w:spacing w:val="-8"/>
        </w:rPr>
        <w:t xml:space="preserve"> </w:t>
      </w:r>
      <w:r>
        <w:t>financial</w:t>
      </w:r>
      <w:r>
        <w:rPr>
          <w:spacing w:val="-8"/>
        </w:rPr>
        <w:t xml:space="preserve"> </w:t>
      </w:r>
      <w:r>
        <w:rPr>
          <w:spacing w:val="-2"/>
        </w:rPr>
        <w:t>services.</w:t>
      </w:r>
    </w:p>
    <w:p w14:paraId="00DC2418" w14:textId="19FBB7D9" w:rsidR="00350CFB" w:rsidRDefault="00283FFF">
      <w:pPr>
        <w:pStyle w:val="a4"/>
        <w:numPr>
          <w:ilvl w:val="0"/>
          <w:numId w:val="7"/>
        </w:numPr>
        <w:tabs>
          <w:tab w:val="left" w:pos="802"/>
          <w:tab w:val="left" w:pos="806"/>
        </w:tabs>
        <w:spacing w:before="217" w:line="396" w:lineRule="auto"/>
        <w:ind w:left="802" w:right="523" w:hanging="210"/>
        <w:jc w:val="both"/>
        <w:rPr>
          <w:sz w:val="24"/>
        </w:rPr>
      </w:pPr>
      <w:r>
        <w:rPr>
          <w:spacing w:val="-15"/>
          <w:sz w:val="24"/>
          <w:color w:val="FF0000"/>
        </w:rPr>
        <w:t>Collateral-differentiation experiments: Section 5.4.4 argues that protocols can capture value through fee tiers, utilization, and monitoring cost without treating reputation as a collateral substitute. Until such evidence exists, collateral reduction remains an adoption hypothesis rather than an empirical claim of this research.</w:t>
      </w:r>
    </w:p>
    <w:p w14:paraId="00DC2419" w14:textId="77777777" w:rsidR="00350CFB" w:rsidRDefault="00283FFF">
      <w:pPr>
        <w:pStyle w:val="a4"/>
        <w:numPr>
          <w:ilvl w:val="0"/>
          <w:numId w:val="7"/>
        </w:numPr>
        <w:tabs>
          <w:tab w:val="left" w:pos="797"/>
          <w:tab w:val="left" w:pos="802"/>
        </w:tabs>
        <w:spacing w:before="45" w:line="396" w:lineRule="auto"/>
        <w:ind w:left="802" w:right="524" w:hanging="210"/>
        <w:jc w:val="both"/>
        <w:rPr>
          <w:sz w:val="24"/>
        </w:rPr>
      </w:pPr>
      <w:r>
        <w:rPr>
          <w:b/>
          <w:sz w:val="24"/>
        </w:rPr>
        <w:t>Adoption</w:t>
      </w:r>
      <w:r>
        <w:rPr>
          <w:b/>
          <w:spacing w:val="-15"/>
          <w:sz w:val="24"/>
        </w:rPr>
        <w:t xml:space="preserve"> </w:t>
      </w:r>
      <w:r>
        <w:rPr>
          <w:b/>
          <w:sz w:val="24"/>
        </w:rPr>
        <w:t>pathway</w:t>
      </w:r>
      <w:r>
        <w:rPr>
          <w:b/>
          <w:spacing w:val="-15"/>
          <w:sz w:val="24"/>
        </w:rPr>
        <w:t xml:space="preserve"> </w:t>
      </w:r>
      <w:r>
        <w:rPr>
          <w:b/>
          <w:sz w:val="24"/>
        </w:rPr>
        <w:t>and</w:t>
      </w:r>
      <w:r>
        <w:rPr>
          <w:b/>
          <w:spacing w:val="-15"/>
          <w:sz w:val="24"/>
        </w:rPr>
        <w:t xml:space="preserve"> </w:t>
      </w:r>
      <w:r>
        <w:rPr>
          <w:b/>
          <w:sz w:val="24"/>
        </w:rPr>
        <w:t>reputation</w:t>
      </w:r>
      <w:r>
        <w:rPr>
          <w:b/>
          <w:spacing w:val="-15"/>
          <w:sz w:val="24"/>
        </w:rPr>
        <w:t xml:space="preserve"> </w:t>
      </w:r>
      <w:r>
        <w:rPr>
          <w:b/>
          <w:sz w:val="24"/>
        </w:rPr>
        <w:t>multiples:</w:t>
      </w:r>
      <w:r>
        <w:rPr>
          <w:b/>
          <w:spacing w:val="-15"/>
          <w:sz w:val="24"/>
        </w:rPr>
        <w:t xml:space="preserve"> </w:t>
      </w:r>
      <w:r>
        <w:rPr>
          <w:sz w:val="24"/>
        </w:rPr>
        <w:t>Longitudinal</w:t>
      </w:r>
      <w:r>
        <w:rPr>
          <w:spacing w:val="-15"/>
          <w:sz w:val="24"/>
        </w:rPr>
        <w:t xml:space="preserve"> </w:t>
      </w:r>
      <w:r>
        <w:rPr>
          <w:sz w:val="24"/>
        </w:rPr>
        <w:t>studies</w:t>
      </w:r>
      <w:r>
        <w:rPr>
          <w:spacing w:val="-15"/>
          <w:sz w:val="24"/>
        </w:rPr>
        <w:t xml:space="preserve"> </w:t>
      </w:r>
      <w:r>
        <w:rPr>
          <w:sz w:val="24"/>
        </w:rPr>
        <w:t>of</w:t>
      </w:r>
      <w:r>
        <w:rPr>
          <w:spacing w:val="-15"/>
          <w:sz w:val="24"/>
        </w:rPr>
        <w:t xml:space="preserve"> </w:t>
      </w:r>
      <w:r>
        <w:rPr>
          <w:sz w:val="24"/>
        </w:rPr>
        <w:t>protocols</w:t>
      </w:r>
      <w:r>
        <w:rPr>
          <w:spacing w:val="-15"/>
          <w:sz w:val="24"/>
        </w:rPr>
        <w:t xml:space="preserve"> </w:t>
      </w:r>
      <w:r>
        <w:rPr>
          <w:sz w:val="24"/>
        </w:rPr>
        <w:t>that</w:t>
      </w:r>
      <w:r>
        <w:rPr>
          <w:spacing w:val="-15"/>
          <w:sz w:val="24"/>
        </w:rPr>
        <w:t xml:space="preserve"> </w:t>
      </w:r>
      <w:r>
        <w:rPr>
          <w:sz w:val="24"/>
        </w:rPr>
        <w:t>publish recomputable social ranks would clarify whether a shared ordinal vocabulary spreads across venues</w:t>
      </w:r>
      <w:r>
        <w:rPr>
          <w:spacing w:val="-12"/>
          <w:sz w:val="24"/>
        </w:rPr>
        <w:t xml:space="preserve"> </w:t>
      </w:r>
      <w:r>
        <w:rPr>
          <w:sz w:val="24"/>
        </w:rPr>
        <w:t>in</w:t>
      </w:r>
      <w:r>
        <w:rPr>
          <w:spacing w:val="-12"/>
          <w:sz w:val="24"/>
        </w:rPr>
        <w:t xml:space="preserve"> </w:t>
      </w:r>
      <w:r>
        <w:rPr>
          <w:sz w:val="24"/>
        </w:rPr>
        <w:t>the</w:t>
      </w:r>
      <w:r>
        <w:rPr>
          <w:spacing w:val="-12"/>
          <w:sz w:val="24"/>
        </w:rPr>
        <w:t xml:space="preserve"> </w:t>
      </w:r>
      <w:r>
        <w:rPr>
          <w:sz w:val="24"/>
        </w:rPr>
        <w:t>manner</w:t>
      </w:r>
      <w:r>
        <w:rPr>
          <w:spacing w:val="-12"/>
          <w:sz w:val="24"/>
        </w:rPr>
        <w:t xml:space="preserve"> </w:t>
      </w:r>
      <w:r>
        <w:rPr>
          <w:sz w:val="24"/>
        </w:rPr>
        <w:t>of</w:t>
      </w:r>
      <w:r>
        <w:rPr>
          <w:spacing w:val="-12"/>
          <w:sz w:val="24"/>
        </w:rPr>
        <w:t xml:space="preserve"> </w:t>
      </w:r>
      <w:r>
        <w:rPr>
          <w:sz w:val="24"/>
        </w:rPr>
        <w:t>valuation</w:t>
      </w:r>
      <w:r>
        <w:rPr>
          <w:spacing w:val="-12"/>
          <w:sz w:val="24"/>
        </w:rPr>
        <w:t xml:space="preserve"> </w:t>
      </w:r>
      <w:r>
        <w:rPr>
          <w:sz w:val="24"/>
        </w:rPr>
        <w:t>multiples</w:t>
      </w:r>
      <w:r>
        <w:rPr>
          <w:spacing w:val="-12"/>
          <w:sz w:val="24"/>
        </w:rPr>
        <w:t xml:space="preserve"> </w:t>
      </w:r>
      <w:r>
        <w:rPr>
          <w:sz w:val="24"/>
        </w:rPr>
        <w:t>(Section</w:t>
      </w:r>
      <w:r>
        <w:rPr>
          <w:spacing w:val="-12"/>
          <w:sz w:val="24"/>
        </w:rPr>
        <w:t xml:space="preserve"> </w:t>
      </w:r>
      <w:hyperlink w:anchor="_bookmark120" w:history="1">
        <w:r>
          <w:rPr>
            <w:sz w:val="24"/>
          </w:rPr>
          <w:t>5.4.5</w:t>
        </w:r>
      </w:hyperlink>
      <w:r>
        <w:rPr>
          <w:sz w:val="24"/>
        </w:rPr>
        <w:t>).</w:t>
      </w:r>
      <w:r>
        <w:rPr>
          <w:spacing w:val="10"/>
          <w:sz w:val="24"/>
        </w:rPr>
        <w:t xml:space="preserve"> </w:t>
      </w:r>
      <w:r>
        <w:rPr>
          <w:sz w:val="24"/>
        </w:rPr>
        <w:t>Metrics</w:t>
      </w:r>
      <w:r>
        <w:rPr>
          <w:spacing w:val="-12"/>
          <w:sz w:val="24"/>
        </w:rPr>
        <w:t xml:space="preserve"> </w:t>
      </w:r>
      <w:r>
        <w:rPr>
          <w:sz w:val="24"/>
        </w:rPr>
        <w:t>of</w:t>
      </w:r>
      <w:r>
        <w:rPr>
          <w:spacing w:val="-12"/>
          <w:sz w:val="24"/>
        </w:rPr>
        <w:t xml:space="preserve"> </w:t>
      </w:r>
      <w:r>
        <w:rPr>
          <w:sz w:val="24"/>
        </w:rPr>
        <w:t>interest</w:t>
      </w:r>
      <w:r>
        <w:rPr>
          <w:spacing w:val="-12"/>
          <w:sz w:val="24"/>
        </w:rPr>
        <w:t xml:space="preserve"> </w:t>
      </w:r>
      <w:r>
        <w:rPr>
          <w:sz w:val="24"/>
        </w:rPr>
        <w:t>include</w:t>
      </w:r>
      <w:r>
        <w:rPr>
          <w:spacing w:val="-12"/>
          <w:sz w:val="24"/>
        </w:rPr>
        <w:t xml:space="preserve"> </w:t>
      </w:r>
      <w:r>
        <w:rPr>
          <w:sz w:val="24"/>
        </w:rPr>
        <w:t>cross-protocol score correlation, fee-tier uptake, monitoring-cost deltas, and Sybil-filter efficacy under live reward programs.</w:t>
      </w:r>
    </w:p>
    <w:p w14:paraId="00DC241A" w14:textId="77777777" w:rsidR="00350CFB" w:rsidRDefault="00283FFF">
      <w:pPr>
        <w:pStyle w:val="a4"/>
        <w:numPr>
          <w:ilvl w:val="0"/>
          <w:numId w:val="7"/>
        </w:numPr>
        <w:tabs>
          <w:tab w:val="left" w:pos="797"/>
          <w:tab w:val="left" w:pos="799"/>
        </w:tabs>
        <w:spacing w:before="42" w:line="396" w:lineRule="auto"/>
        <w:ind w:left="799" w:right="523" w:hanging="207"/>
        <w:jc w:val="both"/>
        <w:rPr>
          <w:sz w:val="24"/>
        </w:rPr>
      </w:pPr>
      <w:r>
        <w:rPr>
          <w:b/>
          <w:sz w:val="24"/>
        </w:rPr>
        <w:t>Archived baselines and richer authorization semantics:</w:t>
      </w:r>
      <w:r>
        <w:rPr>
          <w:b/>
          <w:spacing w:val="40"/>
          <w:sz w:val="24"/>
        </w:rPr>
        <w:t xml:space="preserve"> </w:t>
      </w:r>
      <w:r>
        <w:rPr>
          <w:sz w:val="24"/>
        </w:rPr>
        <w:t xml:space="preserve">Extended baselines archived in Appendix </w:t>
      </w:r>
      <w:hyperlink w:anchor="_bookmark198" w:history="1">
        <w:r>
          <w:rPr>
            <w:sz w:val="24"/>
          </w:rPr>
          <w:t>8.1</w:t>
        </w:r>
      </w:hyperlink>
      <w:r>
        <w:rPr>
          <w:sz w:val="24"/>
        </w:rPr>
        <w:t xml:space="preserve"> can be revisited when additional social-graph semantics are needed.</w:t>
      </w:r>
      <w:r>
        <w:rPr>
          <w:spacing w:val="40"/>
          <w:sz w:val="24"/>
        </w:rPr>
        <w:t xml:space="preserve"> </w:t>
      </w:r>
      <w:r>
        <w:rPr>
          <w:sz w:val="24"/>
        </w:rPr>
        <w:t>Richer authorization events—including protocol-specific delegation logs where available—may re-fine endorsement edge definitions beyond ERC-20 allowances alone.</w:t>
      </w:r>
      <w:r>
        <w:rPr>
          <w:spacing w:val="40"/>
          <w:sz w:val="24"/>
        </w:rPr>
        <w:t xml:space="preserve"> </w:t>
      </w:r>
      <w:r>
        <w:rPr>
          <w:sz w:val="24"/>
        </w:rPr>
        <w:t xml:space="preserve">Longer observation windows and additional market regimes would further stress-test stability of the reported </w:t>
      </w:r>
      <w:r>
        <w:rPr>
          <w:i/>
          <w:sz w:val="24"/>
        </w:rPr>
        <w:t xml:space="preserve">τ </w:t>
      </w:r>
      <w:r>
        <w:rPr>
          <w:spacing w:val="-2"/>
          <w:sz w:val="24"/>
        </w:rPr>
        <w:t>profiles.</w:t>
      </w:r>
    </w:p>
    <w:p w14:paraId="00DC241B" w14:textId="77777777" w:rsidR="00350CFB" w:rsidRDefault="00350CFB">
      <w:pPr>
        <w:pStyle w:val="a3"/>
        <w:spacing w:before="164"/>
      </w:pPr>
    </w:p>
    <w:p w14:paraId="00DC241C" w14:textId="77777777" w:rsidR="00350CFB" w:rsidRDefault="00283FFF">
      <w:pPr>
        <w:pStyle w:val="2"/>
        <w:numPr>
          <w:ilvl w:val="1"/>
          <w:numId w:val="26"/>
        </w:numPr>
        <w:tabs>
          <w:tab w:val="left" w:pos="783"/>
        </w:tabs>
        <w:spacing w:before="1"/>
        <w:ind w:left="783" w:hanging="501"/>
      </w:pPr>
      <w:bookmarkStart w:id="394" w:name="Closing_reflection"/>
      <w:bookmarkStart w:id="395" w:name="_bookmark132"/>
      <w:bookmarkEnd w:id="394"/>
      <w:bookmarkEnd w:id="395"/>
      <w:r>
        <w:t>Closing</w:t>
      </w:r>
      <w:r>
        <w:rPr>
          <w:spacing w:val="19"/>
        </w:rPr>
        <w:t xml:space="preserve"> </w:t>
      </w:r>
      <w:r>
        <w:rPr>
          <w:spacing w:val="-2"/>
        </w:rPr>
        <w:t>reflection</w:t>
      </w:r>
    </w:p>
    <w:p w14:paraId="00DC241D" w14:textId="77777777" w:rsidR="00350CFB" w:rsidRDefault="00350CFB">
      <w:pPr>
        <w:pStyle w:val="a3"/>
        <w:spacing w:before="23"/>
        <w:rPr>
          <w:b/>
          <w:sz w:val="28"/>
        </w:rPr>
      </w:pPr>
    </w:p>
    <w:p w14:paraId="00DC241E" w14:textId="77777777" w:rsidR="00350CFB" w:rsidRDefault="00283FFF">
      <w:pPr>
        <w:pStyle w:val="a3"/>
        <w:spacing w:before="1"/>
        <w:ind w:left="282"/>
        <w:jc w:val="both"/>
      </w:pPr>
      <w:r>
        <w:t>On-chain</w:t>
      </w:r>
      <w:r>
        <w:rPr>
          <w:spacing w:val="-15"/>
        </w:rPr>
        <w:t xml:space="preserve"> </w:t>
      </w:r>
      <w:r>
        <w:t>reputation</w:t>
      </w:r>
      <w:r>
        <w:rPr>
          <w:spacing w:val="-15"/>
        </w:rPr>
        <w:t xml:space="preserve"> </w:t>
      </w:r>
      <w:r>
        <w:t>will</w:t>
      </w:r>
      <w:r>
        <w:rPr>
          <w:spacing w:val="-14"/>
        </w:rPr>
        <w:t xml:space="preserve"> </w:t>
      </w:r>
      <w:r>
        <w:t>not</w:t>
      </w:r>
      <w:r>
        <w:rPr>
          <w:spacing w:val="-15"/>
        </w:rPr>
        <w:t xml:space="preserve"> </w:t>
      </w:r>
      <w:r>
        <w:t>dissolve</w:t>
      </w:r>
      <w:r>
        <w:rPr>
          <w:spacing w:val="-14"/>
        </w:rPr>
        <w:t xml:space="preserve"> </w:t>
      </w:r>
      <w:r>
        <w:t>the</w:t>
      </w:r>
      <w:r>
        <w:rPr>
          <w:spacing w:val="-15"/>
        </w:rPr>
        <w:t xml:space="preserve"> </w:t>
      </w:r>
      <w:r>
        <w:t>need</w:t>
      </w:r>
      <w:r>
        <w:rPr>
          <w:spacing w:val="-14"/>
        </w:rPr>
        <w:t xml:space="preserve"> </w:t>
      </w:r>
      <w:r>
        <w:t>for</w:t>
      </w:r>
      <w:r>
        <w:rPr>
          <w:spacing w:val="-15"/>
        </w:rPr>
        <w:t xml:space="preserve"> </w:t>
      </w:r>
      <w:r>
        <w:t>collateral</w:t>
      </w:r>
      <w:r>
        <w:rPr>
          <w:spacing w:val="-15"/>
        </w:rPr>
        <w:t xml:space="preserve"> </w:t>
      </w:r>
      <w:r>
        <w:t>in</w:t>
      </w:r>
      <w:r>
        <w:rPr>
          <w:spacing w:val="-14"/>
        </w:rPr>
        <w:t xml:space="preserve"> </w:t>
      </w:r>
      <w:r>
        <w:t>adversarial,</w:t>
      </w:r>
      <w:r>
        <w:rPr>
          <w:spacing w:val="-14"/>
        </w:rPr>
        <w:t xml:space="preserve"> </w:t>
      </w:r>
      <w:r>
        <w:t>pseudonymous</w:t>
      </w:r>
      <w:r>
        <w:rPr>
          <w:spacing w:val="-14"/>
        </w:rPr>
        <w:t xml:space="preserve"> </w:t>
      </w:r>
      <w:r>
        <w:rPr>
          <w:spacing w:val="-2"/>
        </w:rPr>
        <w:t>markets</w:t>
      </w:r>
    </w:p>
    <w:p w14:paraId="00DC241F" w14:textId="1287C291" w:rsidR="00350CFB" w:rsidRDefault="0071403D">
      <w:pPr>
        <w:pStyle w:val="a3"/>
        <w:spacing w:before="180" w:line="396" w:lineRule="auto"/>
        <w:ind w:left="282" w:right="557"/>
        <w:jc w:val="both"/>
      </w:pPr>
      <w:hyperlink w:anchor="_bookmark159" w:history="1">
        <w:r>
          <w:rPr>
            <w:vertAlign w:val="superscript"/>
          </w:rPr>
          <w:t>[26]</w:t>
        </w:r>
      </w:hyperlink>
      <w:r>
        <w:rPr>
          <w:vertAlign w:val="superscript"/>
        </w:rPr>
        <w:t>,</w:t>
      </w:r>
      <w:hyperlink w:anchor="_bookmark186" w:history="1">
        <w:r>
          <w:rPr>
            <w:vertAlign w:val="superscript"/>
          </w:rPr>
          <w:t>[53]</w:t>
        </w:r>
      </w:hyperlink>
      <w:r>
        <w:t>.</w:t>
      </w:r>
      <w:r>
        <w:rPr>
          <w:spacing w:val="35"/>
        </w:rPr>
        <w:t xml:space="preserve"> </w:t>
      </w:r>
      <w:r>
        <w:t>It can, however, make behavioral structure legible.</w:t>
      </w:r>
      <w:r>
        <w:rPr>
          <w:spacing w:val="35"/>
        </w:rPr>
        <w:t xml:space="preserve"> </w:t>
      </w:r>
      <w:r>
        <w:t xml:space="preserve">This </w:t>
      </w:r>
      <w:del w:id="396" w:author="Moulla, Donatien Koulla" w:date="2026-08-27T17:13:00Z">
        <w:r>
          <w:delText>dissertation</w:delText>
        </w:r>
      </w:del>
      <w:ins w:id="397" w:author="Moulla, Donatien Koulla" w:date="2026-08-27T17:13:00Z">
        <w:r>
          <w:t>thesis</w:t>
        </w:r>
      </w:ins>
      <w:r>
        <w:t xml:space="preserve"> shows that legibility depends</w:t>
      </w:r>
      <w:r>
        <w:rPr>
          <w:spacing w:val="-14"/>
        </w:rPr>
        <w:t xml:space="preserve"> </w:t>
      </w:r>
      <w:r>
        <w:t>on</w:t>
      </w:r>
      <w:r>
        <w:rPr>
          <w:spacing w:val="-14"/>
        </w:rPr>
        <w:t xml:space="preserve"> </w:t>
      </w:r>
      <w:r>
        <w:t>which</w:t>
      </w:r>
      <w:r>
        <w:rPr>
          <w:spacing w:val="-14"/>
        </w:rPr>
        <w:t xml:space="preserve"> </w:t>
      </w:r>
      <w:r>
        <w:t>edges</w:t>
      </w:r>
      <w:r>
        <w:rPr>
          <w:spacing w:val="-13"/>
        </w:rPr>
        <w:t xml:space="preserve"> </w:t>
      </w:r>
      <w:r>
        <w:t>we</w:t>
      </w:r>
      <w:r>
        <w:rPr>
          <w:spacing w:val="-14"/>
        </w:rPr>
        <w:t xml:space="preserve"> </w:t>
      </w:r>
      <w:r>
        <w:t>choose</w:t>
      </w:r>
      <w:r>
        <w:rPr>
          <w:spacing w:val="-14"/>
        </w:rPr>
        <w:t xml:space="preserve"> </w:t>
      </w:r>
      <w:r>
        <w:t>to</w:t>
      </w:r>
      <w:r>
        <w:rPr>
          <w:spacing w:val="-13"/>
        </w:rPr>
        <w:t xml:space="preserve"> </w:t>
      </w:r>
      <w:r>
        <w:t>read.</w:t>
      </w:r>
      <w:r>
        <w:rPr>
          <w:spacing w:val="10"/>
        </w:rPr>
        <w:t xml:space="preserve"> </w:t>
      </w:r>
      <w:r>
        <w:t>Transfers</w:t>
      </w:r>
      <w:r>
        <w:rPr>
          <w:spacing w:val="-14"/>
        </w:rPr>
        <w:t xml:space="preserve"> </w:t>
      </w:r>
      <w:r>
        <w:t>tell</w:t>
      </w:r>
      <w:r>
        <w:rPr>
          <w:spacing w:val="-14"/>
        </w:rPr>
        <w:t xml:space="preserve"> </w:t>
      </w:r>
      <w:r>
        <w:t>a</w:t>
      </w:r>
      <w:r>
        <w:rPr>
          <w:spacing w:val="-14"/>
        </w:rPr>
        <w:t xml:space="preserve"> </w:t>
      </w:r>
      <w:r>
        <w:t>story</w:t>
      </w:r>
      <w:r>
        <w:rPr>
          <w:spacing w:val="-13"/>
        </w:rPr>
        <w:t xml:space="preserve"> </w:t>
      </w:r>
      <w:r>
        <w:t>about</w:t>
      </w:r>
      <w:r>
        <w:rPr>
          <w:spacing w:val="-14"/>
        </w:rPr>
        <w:t xml:space="preserve"> </w:t>
      </w:r>
      <w:r>
        <w:t>economic</w:t>
      </w:r>
      <w:r>
        <w:rPr>
          <w:spacing w:val="-14"/>
        </w:rPr>
        <w:t xml:space="preserve"> </w:t>
      </w:r>
      <w:r>
        <w:t>flow;</w:t>
      </w:r>
      <w:r>
        <w:rPr>
          <w:spacing w:val="-10"/>
        </w:rPr>
        <w:t xml:space="preserve"> </w:t>
      </w:r>
      <w:r>
        <w:t>allowances tell</w:t>
      </w:r>
      <w:r>
        <w:rPr>
          <w:spacing w:val="-5"/>
        </w:rPr>
        <w:t xml:space="preserve"> </w:t>
      </w:r>
      <w:r>
        <w:t>a</w:t>
      </w:r>
      <w:r>
        <w:rPr>
          <w:spacing w:val="-5"/>
        </w:rPr>
        <w:t xml:space="preserve"> </w:t>
      </w:r>
      <w:r>
        <w:t>story</w:t>
      </w:r>
      <w:r>
        <w:rPr>
          <w:spacing w:val="-5"/>
        </w:rPr>
        <w:t xml:space="preserve"> </w:t>
      </w:r>
      <w:r>
        <w:t>about</w:t>
      </w:r>
      <w:r>
        <w:rPr>
          <w:spacing w:val="-5"/>
        </w:rPr>
        <w:t xml:space="preserve"> </w:t>
      </w:r>
      <w:r>
        <w:t>delegated</w:t>
      </w:r>
      <w:r>
        <w:rPr>
          <w:spacing w:val="-5"/>
        </w:rPr>
        <w:t xml:space="preserve"> </w:t>
      </w:r>
      <w:r>
        <w:t>authority.</w:t>
      </w:r>
      <w:r>
        <w:rPr>
          <w:spacing w:val="15"/>
        </w:rPr>
        <w:t xml:space="preserve"> </w:t>
      </w:r>
      <w:r>
        <w:t>PageRank</w:t>
      </w:r>
      <w:r>
        <w:rPr>
          <w:spacing w:val="-5"/>
        </w:rPr>
        <w:t xml:space="preserve"> </w:t>
      </w:r>
      <w:r>
        <w:t>can</w:t>
      </w:r>
      <w:r>
        <w:rPr>
          <w:spacing w:val="-5"/>
        </w:rPr>
        <w:t xml:space="preserve"> </w:t>
      </w:r>
      <w:r>
        <w:t>narrate</w:t>
      </w:r>
      <w:r>
        <w:rPr>
          <w:spacing w:val="-5"/>
        </w:rPr>
        <w:t xml:space="preserve"> </w:t>
      </w:r>
      <w:r>
        <w:t>either</w:t>
      </w:r>
      <w:r>
        <w:rPr>
          <w:spacing w:val="-5"/>
        </w:rPr>
        <w:t xml:space="preserve"> </w:t>
      </w:r>
      <w:r>
        <w:t>story,</w:t>
      </w:r>
      <w:r>
        <w:rPr>
          <w:spacing w:val="-5"/>
        </w:rPr>
        <w:t xml:space="preserve"> </w:t>
      </w:r>
      <w:r>
        <w:t>but</w:t>
      </w:r>
      <w:r>
        <w:rPr>
          <w:spacing w:val="-5"/>
        </w:rPr>
        <w:t xml:space="preserve"> </w:t>
      </w:r>
      <w:r>
        <w:t>not</w:t>
      </w:r>
      <w:r>
        <w:rPr>
          <w:spacing w:val="-4"/>
        </w:rPr>
        <w:t xml:space="preserve"> </w:t>
      </w:r>
      <w:r>
        <w:t>both</w:t>
      </w:r>
      <w:r>
        <w:rPr>
          <w:spacing w:val="-5"/>
        </w:rPr>
        <w:t xml:space="preserve"> </w:t>
      </w:r>
      <w:r>
        <w:t>at</w:t>
      </w:r>
      <w:r>
        <w:rPr>
          <w:spacing w:val="-4"/>
        </w:rPr>
        <w:t xml:space="preserve"> </w:t>
      </w:r>
      <w:r>
        <w:t>once</w:t>
      </w:r>
      <w:r>
        <w:rPr>
          <w:spacing w:val="-5"/>
        </w:rPr>
        <w:t xml:space="preserve"> </w:t>
      </w:r>
      <w:r>
        <w:t>with the same ranking.</w:t>
      </w:r>
      <w:r>
        <w:rPr>
          <w:spacing w:val="40"/>
        </w:rPr>
        <w:t xml:space="preserve"> </w:t>
      </w:r>
      <w:r>
        <w:t>EndorseRank commits to the authorization narrative, documents its costs and</w:t>
      </w:r>
    </w:p>
    <w:p w14:paraId="00DC2420" w14:textId="77777777" w:rsidR="00350CFB" w:rsidRDefault="00350CFB">
      <w:pPr>
        <w:pStyle w:val="a3"/>
        <w:spacing w:line="396" w:lineRule="auto"/>
        <w:jc w:val="both"/>
        <w:sectPr w:rsidR="00350CFB">
          <w:pgSz w:w="11910" w:h="16840"/>
          <w:pgMar w:top="1840" w:right="708" w:bottom="2300" w:left="992" w:header="0" w:footer="2115" w:gutter="0"/>
          <w:cols w:space="720"/>
        </w:sectPr>
      </w:pPr>
    </w:p>
    <w:p w14:paraId="00DC2421" w14:textId="77777777" w:rsidR="00350CFB" w:rsidRDefault="00283FFF">
      <w:pPr>
        <w:pStyle w:val="a3"/>
        <w:spacing w:before="72"/>
        <w:ind w:left="282"/>
        <w:jc w:val="both"/>
      </w:pPr>
      <w:r>
        <w:t>benefits,</w:t>
      </w:r>
      <w:r>
        <w:rPr>
          <w:spacing w:val="-10"/>
        </w:rPr>
        <w:t xml:space="preserve"> </w:t>
      </w:r>
      <w:r>
        <w:t>and</w:t>
      </w:r>
      <w:r>
        <w:rPr>
          <w:spacing w:val="-9"/>
        </w:rPr>
        <w:t xml:space="preserve"> </w:t>
      </w:r>
      <w:r>
        <w:t>refuses</w:t>
      </w:r>
      <w:r>
        <w:rPr>
          <w:spacing w:val="-9"/>
        </w:rPr>
        <w:t xml:space="preserve"> </w:t>
      </w:r>
      <w:r>
        <w:t>to</w:t>
      </w:r>
      <w:r>
        <w:rPr>
          <w:spacing w:val="-10"/>
        </w:rPr>
        <w:t xml:space="preserve"> </w:t>
      </w:r>
      <w:r>
        <w:t>confuse</w:t>
      </w:r>
      <w:r>
        <w:rPr>
          <w:spacing w:val="-9"/>
        </w:rPr>
        <w:t xml:space="preserve"> </w:t>
      </w:r>
      <w:r>
        <w:t>outcome-native</w:t>
      </w:r>
      <w:r>
        <w:rPr>
          <w:spacing w:val="-9"/>
        </w:rPr>
        <w:t xml:space="preserve"> </w:t>
      </w:r>
      <w:r>
        <w:t>ceilings</w:t>
      </w:r>
      <w:r>
        <w:rPr>
          <w:spacing w:val="-9"/>
        </w:rPr>
        <w:t xml:space="preserve"> </w:t>
      </w:r>
      <w:r>
        <w:t>with</w:t>
      </w:r>
      <w:r>
        <w:rPr>
          <w:spacing w:val="-10"/>
        </w:rPr>
        <w:t xml:space="preserve"> </w:t>
      </w:r>
      <w:r>
        <w:t>social</w:t>
      </w:r>
      <w:r>
        <w:rPr>
          <w:spacing w:val="-9"/>
        </w:rPr>
        <w:t xml:space="preserve"> </w:t>
      </w:r>
      <w:r>
        <w:t>reputation</w:t>
      </w:r>
      <w:r>
        <w:rPr>
          <w:spacing w:val="-9"/>
        </w:rPr>
        <w:t xml:space="preserve"> </w:t>
      </w:r>
      <w:r>
        <w:rPr>
          <w:spacing w:val="-2"/>
        </w:rPr>
        <w:t>evidence.</w:t>
      </w:r>
    </w:p>
    <w:p w14:paraId="00DC2422" w14:textId="77777777" w:rsidR="00350CFB" w:rsidRDefault="00283FFF">
      <w:pPr>
        <w:pStyle w:val="a3"/>
        <w:spacing w:before="194" w:line="396" w:lineRule="auto"/>
        <w:ind w:left="282" w:right="560" w:hanging="8"/>
        <w:jc w:val="both"/>
      </w:pPr>
      <w:r>
        <w:rPr>
          <w:color w:val="FF0000"/>
        </w:rPr>
        <w:t>The practical upshot is modest and actionable. If a protocol or researcher needs a fast, auditable score of who is trusted to spend, EndorseRank is a credible instrument on Arbitrum One data of the kind studied here. If the goal is to find transfer hubs, AWP remains stronger among social methods.</w:t>
      </w:r>
    </w:p>
    <w:p w14:paraId="00DC2423" w14:textId="1483589D" w:rsidR="00350CFB" w:rsidRDefault="00283FFF">
      <w:pPr>
        <w:pStyle w:val="a3"/>
        <w:spacing w:before="21" w:line="396" w:lineRule="auto"/>
        <w:ind w:left="282" w:right="558" w:hanging="8"/>
        <w:jc w:val="both"/>
      </w:pPr>
      <w:r>
        <w:rPr>
          <w:color w:val="FF0000"/>
          <w:spacing w:val="-2"/>
        </w:rPr>
        <w:t>This thesis reports primary empirical claims C1–C4 addressing RQ1–RQ4 on a matched Arbitrum One wallet cohort (n = 5,521) and a spender holdout (n = 1,335). EndorseRank is an efficient, allowance-specific alternative to transfer-based AWP: distinct in ranking geometry (inter-method tau = 0.316), aligned with its primary construct (allowance tau = 0.355), faster to compute (2.105 s versus 18.711 s), and predictive of later new approvals (tau = 0.479).</w:t>
      </w:r>
    </w:p>
    <w:p w14:paraId="00DC2424" w14:textId="77777777" w:rsidR="00350CFB" w:rsidRDefault="00283FFF">
      <w:pPr>
        <w:pStyle w:val="a3"/>
        <w:spacing w:line="342" w:lineRule="exact"/>
        <w:ind w:left="282"/>
        <w:jc w:val="both"/>
      </w:pPr>
      <w:r>
        <w:t>construct</w:t>
      </w:r>
      <w:r>
        <w:rPr>
          <w:spacing w:val="-7"/>
        </w:rPr>
        <w:t xml:space="preserve"> </w:t>
      </w:r>
      <w:r>
        <w:t>(allowance</w:t>
      </w:r>
      <w:r>
        <w:rPr>
          <w:spacing w:val="-6"/>
        </w:rPr>
        <w:t xml:space="preserve"> </w:t>
      </w:r>
      <w:r>
        <w:rPr>
          <w:i/>
        </w:rPr>
        <w:t>τ</w:t>
      </w:r>
      <w:r>
        <w:rPr>
          <w:i/>
          <w:spacing w:val="36"/>
        </w:rPr>
        <w:t xml:space="preserve"> </w:t>
      </w:r>
      <w:r>
        <w:t>=</w:t>
      </w:r>
      <w:r>
        <w:rPr>
          <w:spacing w:val="9"/>
        </w:rPr>
        <w:t xml:space="preserve"> </w:t>
      </w:r>
      <w:r>
        <w:t>0</w:t>
      </w:r>
      <w:r>
        <w:rPr>
          <w:i/>
        </w:rPr>
        <w:t>.</w:t>
      </w:r>
      <w:r>
        <w:t>355),</w:t>
      </w:r>
      <w:r>
        <w:rPr>
          <w:spacing w:val="-4"/>
        </w:rPr>
        <w:t xml:space="preserve"> </w:t>
      </w:r>
      <w:r>
        <w:t>and</w:t>
      </w:r>
      <w:r>
        <w:rPr>
          <w:spacing w:val="-7"/>
        </w:rPr>
        <w:t xml:space="preserve"> </w:t>
      </w:r>
      <w:r>
        <w:t>approximately</w:t>
      </w:r>
      <w:r>
        <w:rPr>
          <w:spacing w:val="-6"/>
        </w:rPr>
        <w:t xml:space="preserve"> </w:t>
      </w:r>
      <w:r>
        <w:t>8</w:t>
      </w:r>
      <w:r>
        <w:rPr>
          <w:i/>
        </w:rPr>
        <w:t>.</w:t>
      </w:r>
      <w:r>
        <w:t>9</w:t>
      </w:r>
      <w:r>
        <w:rPr>
          <w:rFonts w:ascii="Arial Unicode MS" w:hAnsi="Arial Unicode MS"/>
        </w:rPr>
        <w:t>×</w:t>
      </w:r>
      <w:r>
        <w:rPr>
          <w:rFonts w:ascii="Arial Unicode MS" w:hAnsi="Arial Unicode MS"/>
          <w:spacing w:val="-12"/>
        </w:rPr>
        <w:t xml:space="preserve"> </w:t>
      </w:r>
      <w:r>
        <w:t>faster</w:t>
      </w:r>
      <w:r>
        <w:rPr>
          <w:spacing w:val="-6"/>
        </w:rPr>
        <w:t xml:space="preserve"> </w:t>
      </w:r>
      <w:r>
        <w:t>to</w:t>
      </w:r>
      <w:r>
        <w:rPr>
          <w:spacing w:val="-6"/>
        </w:rPr>
        <w:t xml:space="preserve"> </w:t>
      </w:r>
      <w:r>
        <w:t>compute</w:t>
      </w:r>
      <w:r>
        <w:rPr>
          <w:spacing w:val="-7"/>
        </w:rPr>
        <w:t xml:space="preserve"> </w:t>
      </w:r>
      <w:r>
        <w:t>on</w:t>
      </w:r>
      <w:r>
        <w:rPr>
          <w:spacing w:val="-6"/>
        </w:rPr>
        <w:t xml:space="preserve"> </w:t>
      </w:r>
      <w:r>
        <w:t>the</w:t>
      </w:r>
      <w:r>
        <w:rPr>
          <w:spacing w:val="-6"/>
        </w:rPr>
        <w:t xml:space="preserve"> </w:t>
      </w:r>
      <w:r>
        <w:t>studied</w:t>
      </w:r>
      <w:r>
        <w:rPr>
          <w:spacing w:val="-6"/>
        </w:rPr>
        <w:t xml:space="preserve"> </w:t>
      </w:r>
      <w:r>
        <w:rPr>
          <w:spacing w:val="-2"/>
        </w:rPr>
        <w:t>sample,</w:t>
      </w:r>
    </w:p>
    <w:p w14:paraId="00DC2425" w14:textId="77777777" w:rsidR="00350CFB" w:rsidRDefault="00283FFF">
      <w:pPr>
        <w:pStyle w:val="a3"/>
        <w:spacing w:before="38"/>
        <w:ind w:left="273"/>
        <w:jc w:val="both"/>
      </w:pPr>
      <w:r>
        <w:rPr>
          <w:w w:val="105"/>
        </w:rPr>
        <w:t>with</w:t>
      </w:r>
      <w:r>
        <w:rPr>
          <w:spacing w:val="13"/>
          <w:w w:val="105"/>
        </w:rPr>
        <w:t xml:space="preserve"> </w:t>
      </w:r>
      <w:r>
        <w:rPr>
          <w:w w:val="105"/>
        </w:rPr>
        <w:t>sustained</w:t>
      </w:r>
      <w:r>
        <w:rPr>
          <w:spacing w:val="14"/>
          <w:w w:val="105"/>
        </w:rPr>
        <w:t xml:space="preserve"> </w:t>
      </w:r>
      <w:r>
        <w:rPr>
          <w:w w:val="105"/>
        </w:rPr>
        <w:t>advantages</w:t>
      </w:r>
      <w:r>
        <w:rPr>
          <w:spacing w:val="14"/>
          <w:w w:val="105"/>
        </w:rPr>
        <w:t xml:space="preserve"> </w:t>
      </w:r>
      <w:r>
        <w:rPr>
          <w:w w:val="105"/>
        </w:rPr>
        <w:t>on</w:t>
      </w:r>
      <w:r>
        <w:rPr>
          <w:spacing w:val="13"/>
          <w:w w:val="105"/>
        </w:rPr>
        <w:t xml:space="preserve"> </w:t>
      </w:r>
      <w:r>
        <w:rPr>
          <w:w w:val="105"/>
        </w:rPr>
        <w:t>the</w:t>
      </w:r>
      <w:r>
        <w:rPr>
          <w:spacing w:val="15"/>
          <w:w w:val="105"/>
        </w:rPr>
        <w:t xml:space="preserve"> </w:t>
      </w:r>
      <w:r>
        <w:rPr>
          <w:w w:val="105"/>
        </w:rPr>
        <w:t>expanded</w:t>
      </w:r>
      <w:r>
        <w:rPr>
          <w:spacing w:val="13"/>
          <w:w w:val="105"/>
        </w:rPr>
        <w:t xml:space="preserve"> </w:t>
      </w:r>
      <w:r>
        <w:rPr>
          <w:w w:val="105"/>
        </w:rPr>
        <w:t>wallet</w:t>
      </w:r>
      <w:r>
        <w:rPr>
          <w:spacing w:val="14"/>
          <w:w w:val="105"/>
        </w:rPr>
        <w:t xml:space="preserve"> </w:t>
      </w:r>
      <w:r>
        <w:rPr>
          <w:w w:val="105"/>
        </w:rPr>
        <w:t>pool</w:t>
      </w:r>
      <w:r>
        <w:rPr>
          <w:spacing w:val="14"/>
          <w:w w:val="105"/>
        </w:rPr>
        <w:t xml:space="preserve"> </w:t>
      </w:r>
      <w:r>
        <w:rPr>
          <w:w w:val="105"/>
        </w:rPr>
        <w:t>(</w:t>
      </w:r>
      <w:r>
        <w:rPr>
          <w:rFonts w:ascii="Arial Unicode MS" w:hAnsi="Arial Unicode MS"/>
          <w:w w:val="105"/>
        </w:rPr>
        <w:t>≈</w:t>
      </w:r>
      <w:r>
        <w:rPr>
          <w:rFonts w:ascii="Arial Unicode MS" w:hAnsi="Arial Unicode MS"/>
          <w:spacing w:val="44"/>
          <w:w w:val="105"/>
        </w:rPr>
        <w:t xml:space="preserve"> </w:t>
      </w:r>
      <w:r>
        <w:rPr>
          <w:w w:val="105"/>
        </w:rPr>
        <w:t>10</w:t>
      </w:r>
      <w:r>
        <w:rPr>
          <w:i/>
          <w:w w:val="105"/>
        </w:rPr>
        <w:t>.</w:t>
      </w:r>
      <w:r>
        <w:rPr>
          <w:w w:val="105"/>
        </w:rPr>
        <w:t>4</w:t>
      </w:r>
      <w:r>
        <w:rPr>
          <w:rFonts w:ascii="Arial Unicode MS" w:hAnsi="Arial Unicode MS"/>
          <w:w w:val="105"/>
        </w:rPr>
        <w:t>×</w:t>
      </w:r>
      <w:r>
        <w:rPr>
          <w:rFonts w:ascii="Arial Unicode MS" w:hAnsi="Arial Unicode MS"/>
          <w:spacing w:val="7"/>
          <w:w w:val="105"/>
        </w:rPr>
        <w:t xml:space="preserve"> </w:t>
      </w:r>
      <w:r>
        <w:rPr>
          <w:w w:val="105"/>
        </w:rPr>
        <w:t>at</w:t>
      </w:r>
      <w:r>
        <w:rPr>
          <w:spacing w:val="14"/>
          <w:w w:val="105"/>
        </w:rPr>
        <w:t xml:space="preserve"> </w:t>
      </w:r>
      <w:r>
        <w:rPr>
          <w:i/>
          <w:w w:val="105"/>
        </w:rPr>
        <w:t>n</w:t>
      </w:r>
      <w:r>
        <w:rPr>
          <w:i/>
          <w:spacing w:val="51"/>
          <w:w w:val="105"/>
        </w:rPr>
        <w:t xml:space="preserve"> </w:t>
      </w:r>
      <w:r>
        <w:rPr>
          <w:w w:val="105"/>
        </w:rPr>
        <w:t>=</w:t>
      </w:r>
      <w:r>
        <w:rPr>
          <w:spacing w:val="51"/>
          <w:w w:val="105"/>
        </w:rPr>
        <w:t xml:space="preserve"> </w:t>
      </w:r>
      <w:r>
        <w:rPr>
          <w:w w:val="105"/>
        </w:rPr>
        <w:t>10</w:t>
      </w:r>
      <w:r>
        <w:rPr>
          <w:i/>
          <w:w w:val="105"/>
        </w:rPr>
        <w:t>,</w:t>
      </w:r>
      <w:r>
        <w:rPr>
          <w:w w:val="105"/>
        </w:rPr>
        <w:t>000;</w:t>
      </w:r>
      <w:r>
        <w:rPr>
          <w:spacing w:val="27"/>
          <w:w w:val="105"/>
        </w:rPr>
        <w:t xml:space="preserve"> </w:t>
      </w:r>
      <w:r>
        <w:rPr>
          <w:rFonts w:ascii="Arial Unicode MS" w:hAnsi="Arial Unicode MS"/>
          <w:w w:val="105"/>
        </w:rPr>
        <w:t>≈</w:t>
      </w:r>
      <w:r>
        <w:rPr>
          <w:rFonts w:ascii="Arial Unicode MS" w:hAnsi="Arial Unicode MS"/>
          <w:spacing w:val="43"/>
          <w:w w:val="105"/>
        </w:rPr>
        <w:t xml:space="preserve"> </w:t>
      </w:r>
      <w:r>
        <w:rPr>
          <w:w w:val="105"/>
        </w:rPr>
        <w:t>9</w:t>
      </w:r>
      <w:r>
        <w:rPr>
          <w:i/>
          <w:w w:val="105"/>
        </w:rPr>
        <w:t>.</w:t>
      </w:r>
      <w:r>
        <w:rPr>
          <w:w w:val="105"/>
        </w:rPr>
        <w:t>4</w:t>
      </w:r>
      <w:r>
        <w:rPr>
          <w:rFonts w:ascii="Arial Unicode MS" w:hAnsi="Arial Unicode MS"/>
          <w:w w:val="105"/>
        </w:rPr>
        <w:t>×</w:t>
      </w:r>
      <w:r>
        <w:rPr>
          <w:rFonts w:ascii="Arial Unicode MS" w:hAnsi="Arial Unicode MS"/>
          <w:spacing w:val="7"/>
          <w:w w:val="105"/>
        </w:rPr>
        <w:t xml:space="preserve"> </w:t>
      </w:r>
      <w:r>
        <w:rPr>
          <w:spacing w:val="-5"/>
          <w:w w:val="105"/>
        </w:rPr>
        <w:t>at</w:t>
      </w:r>
    </w:p>
    <w:p w14:paraId="00DC2426" w14:textId="77777777" w:rsidR="00350CFB" w:rsidRDefault="00283FFF">
      <w:pPr>
        <w:pStyle w:val="a3"/>
        <w:spacing w:before="119" w:line="396" w:lineRule="auto"/>
        <w:ind w:left="282" w:right="563"/>
        <w:jc w:val="both"/>
      </w:pPr>
      <w:r>
        <w:rPr>
          <w:i/>
        </w:rPr>
        <w:t>N</w:t>
      </w:r>
      <w:r>
        <w:rPr>
          <w:i/>
          <w:spacing w:val="40"/>
        </w:rPr>
        <w:t xml:space="preserve"> </w:t>
      </w:r>
      <w:r>
        <w:t>= 31</w:t>
      </w:r>
      <w:r>
        <w:rPr>
          <w:i/>
        </w:rPr>
        <w:t>,</w:t>
      </w:r>
      <w:r>
        <w:t>612).</w:t>
      </w:r>
      <w:r>
        <w:rPr>
          <w:spacing w:val="40"/>
        </w:rPr>
        <w:t xml:space="preserve"> </w:t>
      </w:r>
      <w:r>
        <w:t xml:space="preserve">Those properties motivate continued research on authorization-aware trust signals </w:t>
      </w:r>
      <w:r>
        <w:rPr>
          <w:w w:val="105"/>
        </w:rPr>
        <w:t>in decentralized markets.</w:t>
      </w:r>
    </w:p>
    <w:p w14:paraId="00DC2427" w14:textId="77777777" w:rsidR="00350CFB" w:rsidRDefault="00350CFB">
      <w:pPr>
        <w:pStyle w:val="a3"/>
        <w:spacing w:line="396" w:lineRule="auto"/>
        <w:jc w:val="both"/>
        <w:sectPr w:rsidR="00350CFB">
          <w:pgSz w:w="11910" w:h="16840"/>
          <w:pgMar w:top="1840" w:right="708" w:bottom="2300" w:left="992" w:header="0" w:footer="2115" w:gutter="0"/>
          <w:cols w:space="720"/>
        </w:sectPr>
      </w:pPr>
    </w:p>
    <w:p w14:paraId="00DC2428" w14:textId="77777777" w:rsidR="00350CFB" w:rsidRDefault="00350CFB">
      <w:pPr>
        <w:pStyle w:val="a3"/>
        <w:rPr>
          <w:sz w:val="34"/>
        </w:rPr>
      </w:pPr>
    </w:p>
    <w:p w14:paraId="00DC2429" w14:textId="77777777" w:rsidR="00350CFB" w:rsidRDefault="00350CFB">
      <w:pPr>
        <w:pStyle w:val="a3"/>
        <w:spacing w:before="197"/>
        <w:rPr>
          <w:sz w:val="34"/>
        </w:rPr>
      </w:pPr>
    </w:p>
    <w:p w14:paraId="00DC242A" w14:textId="77777777" w:rsidR="00350CFB" w:rsidRDefault="00283FFF">
      <w:pPr>
        <w:pStyle w:val="1"/>
        <w:numPr>
          <w:ilvl w:val="0"/>
          <w:numId w:val="26"/>
        </w:numPr>
        <w:tabs>
          <w:tab w:val="left" w:pos="625"/>
        </w:tabs>
        <w:ind w:left="625" w:hanging="343"/>
      </w:pPr>
      <w:bookmarkStart w:id="398" w:name="_bookmark142"/>
      <w:bookmarkStart w:id="399" w:name="References"/>
      <w:bookmarkStart w:id="400" w:name="_bookmark133"/>
      <w:bookmarkEnd w:id="398"/>
      <w:bookmarkEnd w:id="399"/>
      <w:bookmarkEnd w:id="400"/>
      <w:commentRangeStart w:id="401"/>
      <w:commentRangeStart w:id="402"/>
      <w:r>
        <w:rPr>
          <w:spacing w:val="-2"/>
        </w:rPr>
        <w:t>References</w:t>
      </w:r>
      <w:commentRangeEnd w:id="401"/>
      <w:r>
        <w:rPr>
          <w:rStyle w:val="a5"/>
          <w:sz w:val="34"/>
          <w:szCs w:val="34"/>
        </w:rPr>
        <w:commentReference w:id="401"/>
      </w:r>
      <w:commentRangeEnd w:id="402"/>
      <w:r w:rsidR="00F50D42">
        <w:rPr>
          <w:rStyle w:val="a5"/>
          <w:sz w:val="34"/>
          <w:szCs w:val="34"/>
        </w:rPr>
        <w:commentReference w:id="402"/>
      </w:r>
    </w:p>
    <w:p w14:paraId="00DC242B" w14:textId="77777777" w:rsidR="00350CFB" w:rsidRDefault="00350CFB">
      <w:pPr>
        <w:pStyle w:val="a3"/>
        <w:spacing w:before="28"/>
        <w:rPr>
          <w:b/>
          <w:sz w:val="34"/>
        </w:rPr>
      </w:pPr>
    </w:p>
    <w:p w14:paraId="00DC242C" w14:textId="77777777" w:rsidR="00350CFB" w:rsidRDefault="00283FFF">
      <w:pPr>
        <w:pStyle w:val="a4"/>
        <w:numPr>
          <w:ilvl w:val="0"/>
          <w:numId w:val="6"/>
        </w:numPr>
        <w:tabs>
          <w:tab w:val="left" w:pos="690"/>
          <w:tab w:val="left" w:pos="692"/>
        </w:tabs>
        <w:spacing w:line="396" w:lineRule="auto"/>
        <w:ind w:right="523"/>
        <w:jc w:val="both"/>
        <w:rPr>
          <w:sz w:val="24"/>
        </w:rPr>
      </w:pPr>
      <w:bookmarkStart w:id="403" w:name="_bookmark134"/>
      <w:bookmarkEnd w:id="403"/>
      <w:r>
        <w:rPr>
          <w:sz w:val="24"/>
        </w:rPr>
        <w:t>Akerlof, G. A. (1970).</w:t>
      </w:r>
      <w:r>
        <w:rPr>
          <w:spacing w:val="36"/>
          <w:sz w:val="24"/>
        </w:rPr>
        <w:t xml:space="preserve"> </w:t>
      </w:r>
      <w:r>
        <w:rPr>
          <w:sz w:val="24"/>
        </w:rPr>
        <w:t xml:space="preserve">The market for “lemons”: Quality uncertainty and the market mecha-nism. </w:t>
      </w:r>
      <w:r>
        <w:rPr>
          <w:i/>
          <w:sz w:val="24"/>
        </w:rPr>
        <w:t>The Quarterly Journal of Economics</w:t>
      </w:r>
      <w:r>
        <w:rPr>
          <w:sz w:val="24"/>
        </w:rPr>
        <w:t xml:space="preserve">, </w:t>
      </w:r>
      <w:r>
        <w:rPr>
          <w:i/>
          <w:sz w:val="24"/>
        </w:rPr>
        <w:t>84</w:t>
      </w:r>
      <w:r>
        <w:rPr>
          <w:sz w:val="24"/>
        </w:rPr>
        <w:t xml:space="preserve">(3), 488–500. </w:t>
      </w:r>
      <w:hyperlink r:id="rId44">
        <w:r>
          <w:rPr>
            <w:sz w:val="24"/>
          </w:rPr>
          <w:t>doi:10.2307/1879431</w:t>
        </w:r>
      </w:hyperlink>
    </w:p>
    <w:p w14:paraId="00DC242D" w14:textId="77777777" w:rsidR="00350CFB" w:rsidRDefault="00283FFF">
      <w:pPr>
        <w:pStyle w:val="a4"/>
        <w:numPr>
          <w:ilvl w:val="0"/>
          <w:numId w:val="6"/>
        </w:numPr>
        <w:tabs>
          <w:tab w:val="left" w:pos="691"/>
        </w:tabs>
        <w:spacing w:before="86"/>
        <w:ind w:left="691" w:hanging="409"/>
        <w:jc w:val="left"/>
        <w:rPr>
          <w:sz w:val="24"/>
        </w:rPr>
      </w:pPr>
      <w:bookmarkStart w:id="404" w:name="_bookmark135"/>
      <w:bookmarkEnd w:id="404"/>
      <w:r>
        <w:rPr>
          <w:spacing w:val="-2"/>
          <w:sz w:val="24"/>
        </w:rPr>
        <w:t>Angeris,</w:t>
      </w:r>
      <w:r>
        <w:rPr>
          <w:spacing w:val="-7"/>
          <w:sz w:val="24"/>
        </w:rPr>
        <w:t xml:space="preserve"> </w:t>
      </w:r>
      <w:r>
        <w:rPr>
          <w:spacing w:val="-2"/>
          <w:sz w:val="24"/>
        </w:rPr>
        <w:t>G.,</w:t>
      </w:r>
      <w:r>
        <w:rPr>
          <w:spacing w:val="-7"/>
          <w:sz w:val="24"/>
        </w:rPr>
        <w:t xml:space="preserve"> </w:t>
      </w:r>
      <w:r>
        <w:rPr>
          <w:spacing w:val="-2"/>
          <w:sz w:val="24"/>
        </w:rPr>
        <w:t>&amp;</w:t>
      </w:r>
      <w:r>
        <w:rPr>
          <w:spacing w:val="-11"/>
          <w:sz w:val="24"/>
        </w:rPr>
        <w:t xml:space="preserve"> </w:t>
      </w:r>
      <w:r>
        <w:rPr>
          <w:spacing w:val="-2"/>
          <w:sz w:val="24"/>
        </w:rPr>
        <w:t>Chitra,</w:t>
      </w:r>
      <w:r>
        <w:rPr>
          <w:spacing w:val="-7"/>
          <w:sz w:val="24"/>
        </w:rPr>
        <w:t xml:space="preserve"> </w:t>
      </w:r>
      <w:r>
        <w:rPr>
          <w:spacing w:val="-2"/>
          <w:sz w:val="24"/>
        </w:rPr>
        <w:t>T.</w:t>
      </w:r>
      <w:r>
        <w:rPr>
          <w:spacing w:val="-10"/>
          <w:sz w:val="24"/>
        </w:rPr>
        <w:t xml:space="preserve"> </w:t>
      </w:r>
      <w:r>
        <w:rPr>
          <w:spacing w:val="-2"/>
          <w:sz w:val="24"/>
        </w:rPr>
        <w:t>(2020).</w:t>
      </w:r>
      <w:r>
        <w:rPr>
          <w:spacing w:val="21"/>
          <w:sz w:val="24"/>
        </w:rPr>
        <w:t xml:space="preserve"> </w:t>
      </w:r>
      <w:r>
        <w:rPr>
          <w:spacing w:val="-2"/>
          <w:sz w:val="24"/>
        </w:rPr>
        <w:t>Improved</w:t>
      </w:r>
      <w:r>
        <w:rPr>
          <w:spacing w:val="-10"/>
          <w:sz w:val="24"/>
        </w:rPr>
        <w:t xml:space="preserve"> </w:t>
      </w:r>
      <w:r>
        <w:rPr>
          <w:spacing w:val="-2"/>
          <w:sz w:val="24"/>
        </w:rPr>
        <w:t>price</w:t>
      </w:r>
      <w:r>
        <w:rPr>
          <w:spacing w:val="-10"/>
          <w:sz w:val="24"/>
        </w:rPr>
        <w:t xml:space="preserve"> </w:t>
      </w:r>
      <w:r>
        <w:rPr>
          <w:spacing w:val="-2"/>
          <w:sz w:val="24"/>
        </w:rPr>
        <w:t>oracles:</w:t>
      </w:r>
      <w:r>
        <w:rPr>
          <w:spacing w:val="19"/>
          <w:sz w:val="24"/>
        </w:rPr>
        <w:t xml:space="preserve"> </w:t>
      </w:r>
      <w:r>
        <w:rPr>
          <w:spacing w:val="-2"/>
          <w:sz w:val="24"/>
        </w:rPr>
        <w:t>Constant</w:t>
      </w:r>
      <w:r>
        <w:rPr>
          <w:spacing w:val="-10"/>
          <w:sz w:val="24"/>
        </w:rPr>
        <w:t xml:space="preserve"> </w:t>
      </w:r>
      <w:r>
        <w:rPr>
          <w:spacing w:val="-2"/>
          <w:sz w:val="24"/>
        </w:rPr>
        <w:t>function</w:t>
      </w:r>
      <w:r>
        <w:rPr>
          <w:spacing w:val="-10"/>
          <w:sz w:val="24"/>
        </w:rPr>
        <w:t xml:space="preserve"> </w:t>
      </w:r>
      <w:r>
        <w:rPr>
          <w:spacing w:val="-2"/>
          <w:sz w:val="24"/>
        </w:rPr>
        <w:t>market</w:t>
      </w:r>
      <w:r>
        <w:rPr>
          <w:spacing w:val="-11"/>
          <w:sz w:val="24"/>
        </w:rPr>
        <w:t xml:space="preserve"> </w:t>
      </w:r>
      <w:r>
        <w:rPr>
          <w:spacing w:val="-2"/>
          <w:sz w:val="24"/>
        </w:rPr>
        <w:t>makers.</w:t>
      </w:r>
      <w:r>
        <w:rPr>
          <w:spacing w:val="22"/>
          <w:sz w:val="24"/>
        </w:rPr>
        <w:t xml:space="preserve"> </w:t>
      </w:r>
      <w:r>
        <w:rPr>
          <w:spacing w:val="-5"/>
          <w:sz w:val="24"/>
        </w:rPr>
        <w:t>In</w:t>
      </w:r>
    </w:p>
    <w:p w14:paraId="00DC242E" w14:textId="77777777" w:rsidR="00350CFB" w:rsidRDefault="00283FFF">
      <w:pPr>
        <w:spacing w:before="180"/>
        <w:ind w:left="692"/>
        <w:rPr>
          <w:sz w:val="24"/>
        </w:rPr>
      </w:pPr>
      <w:r>
        <w:rPr>
          <w:i/>
          <w:sz w:val="24"/>
        </w:rPr>
        <w:t>Proceedings</w:t>
      </w:r>
      <w:r>
        <w:rPr>
          <w:i/>
          <w:spacing w:val="-15"/>
          <w:sz w:val="24"/>
        </w:rPr>
        <w:t xml:space="preserve"> </w:t>
      </w:r>
      <w:r>
        <w:rPr>
          <w:i/>
          <w:sz w:val="24"/>
        </w:rPr>
        <w:t>of</w:t>
      </w:r>
      <w:r>
        <w:rPr>
          <w:i/>
          <w:spacing w:val="-14"/>
          <w:sz w:val="24"/>
        </w:rPr>
        <w:t xml:space="preserve"> </w:t>
      </w:r>
      <w:r>
        <w:rPr>
          <w:i/>
          <w:sz w:val="24"/>
        </w:rPr>
        <w:t>the</w:t>
      </w:r>
      <w:r>
        <w:rPr>
          <w:i/>
          <w:spacing w:val="-13"/>
          <w:sz w:val="24"/>
        </w:rPr>
        <w:t xml:space="preserve"> </w:t>
      </w:r>
      <w:r>
        <w:rPr>
          <w:i/>
          <w:sz w:val="24"/>
        </w:rPr>
        <w:t>2nd</w:t>
      </w:r>
      <w:r>
        <w:rPr>
          <w:i/>
          <w:spacing w:val="-14"/>
          <w:sz w:val="24"/>
        </w:rPr>
        <w:t xml:space="preserve"> </w:t>
      </w:r>
      <w:r>
        <w:rPr>
          <w:i/>
          <w:sz w:val="24"/>
        </w:rPr>
        <w:t>ACM</w:t>
      </w:r>
      <w:r>
        <w:rPr>
          <w:i/>
          <w:spacing w:val="-13"/>
          <w:sz w:val="24"/>
        </w:rPr>
        <w:t xml:space="preserve"> </w:t>
      </w:r>
      <w:r>
        <w:rPr>
          <w:i/>
          <w:sz w:val="24"/>
        </w:rPr>
        <w:t>Conference</w:t>
      </w:r>
      <w:r>
        <w:rPr>
          <w:i/>
          <w:spacing w:val="-14"/>
          <w:sz w:val="24"/>
        </w:rPr>
        <w:t xml:space="preserve"> </w:t>
      </w:r>
      <w:r>
        <w:rPr>
          <w:i/>
          <w:sz w:val="24"/>
        </w:rPr>
        <w:t>on</w:t>
      </w:r>
      <w:r>
        <w:rPr>
          <w:i/>
          <w:spacing w:val="-15"/>
          <w:sz w:val="24"/>
        </w:rPr>
        <w:t xml:space="preserve"> </w:t>
      </w:r>
      <w:r>
        <w:rPr>
          <w:i/>
          <w:sz w:val="24"/>
        </w:rPr>
        <w:t>Advances</w:t>
      </w:r>
      <w:r>
        <w:rPr>
          <w:i/>
          <w:spacing w:val="-13"/>
          <w:sz w:val="24"/>
        </w:rPr>
        <w:t xml:space="preserve"> </w:t>
      </w:r>
      <w:r>
        <w:rPr>
          <w:i/>
          <w:sz w:val="24"/>
        </w:rPr>
        <w:t>in</w:t>
      </w:r>
      <w:r>
        <w:rPr>
          <w:i/>
          <w:spacing w:val="-14"/>
          <w:sz w:val="24"/>
        </w:rPr>
        <w:t xml:space="preserve"> </w:t>
      </w:r>
      <w:r>
        <w:rPr>
          <w:i/>
          <w:sz w:val="24"/>
        </w:rPr>
        <w:t>Financial</w:t>
      </w:r>
      <w:r>
        <w:rPr>
          <w:i/>
          <w:spacing w:val="-13"/>
          <w:sz w:val="24"/>
        </w:rPr>
        <w:t xml:space="preserve"> </w:t>
      </w:r>
      <w:r>
        <w:rPr>
          <w:i/>
          <w:sz w:val="24"/>
        </w:rPr>
        <w:t>Technologies</w:t>
      </w:r>
      <w:r>
        <w:rPr>
          <w:i/>
          <w:spacing w:val="-14"/>
          <w:sz w:val="24"/>
        </w:rPr>
        <w:t xml:space="preserve"> </w:t>
      </w:r>
      <w:r>
        <w:rPr>
          <w:sz w:val="24"/>
        </w:rPr>
        <w:t>(pp.</w:t>
      </w:r>
      <w:r>
        <w:rPr>
          <w:spacing w:val="3"/>
          <w:sz w:val="24"/>
        </w:rPr>
        <w:t xml:space="preserve"> </w:t>
      </w:r>
      <w:r>
        <w:rPr>
          <w:sz w:val="24"/>
        </w:rPr>
        <w:t>80–</w:t>
      </w:r>
      <w:r>
        <w:rPr>
          <w:spacing w:val="-4"/>
          <w:sz w:val="24"/>
        </w:rPr>
        <w:t>91).</w:t>
      </w:r>
    </w:p>
    <w:p w14:paraId="00DC242F" w14:textId="77777777" w:rsidR="00350CFB" w:rsidRDefault="00283FFF">
      <w:pPr>
        <w:pStyle w:val="a3"/>
        <w:spacing w:before="181"/>
        <w:ind w:left="684"/>
      </w:pPr>
      <w:r>
        <w:t>ACM.</w:t>
      </w:r>
      <w:r>
        <w:rPr>
          <w:spacing w:val="-8"/>
        </w:rPr>
        <w:t xml:space="preserve"> </w:t>
      </w:r>
      <w:hyperlink r:id="rId45">
        <w:r>
          <w:rPr>
            <w:spacing w:val="-2"/>
          </w:rPr>
          <w:t>doi:10.1145/3419614.3423251</w:t>
        </w:r>
      </w:hyperlink>
    </w:p>
    <w:p w14:paraId="00DC2430" w14:textId="77777777" w:rsidR="00350CFB" w:rsidRDefault="00283FFF">
      <w:pPr>
        <w:pStyle w:val="a4"/>
        <w:numPr>
          <w:ilvl w:val="0"/>
          <w:numId w:val="6"/>
        </w:numPr>
        <w:tabs>
          <w:tab w:val="left" w:pos="690"/>
          <w:tab w:val="left" w:pos="692"/>
        </w:tabs>
        <w:spacing w:before="264" w:line="396" w:lineRule="auto"/>
        <w:ind w:right="564"/>
        <w:jc w:val="both"/>
        <w:rPr>
          <w:sz w:val="24"/>
        </w:rPr>
      </w:pPr>
      <w:bookmarkStart w:id="405" w:name="_bookmark136"/>
      <w:bookmarkEnd w:id="405"/>
      <w:r>
        <w:rPr>
          <w:sz w:val="24"/>
          <w:lang w:val="fr-CM"/>
        </w:rPr>
        <w:t>Antonopoulos,</w:t>
      </w:r>
      <w:r>
        <w:rPr>
          <w:spacing w:val="-15"/>
          <w:sz w:val="24"/>
          <w:lang w:val="fr-CM"/>
        </w:rPr>
        <w:t xml:space="preserve"> </w:t>
      </w:r>
      <w:r>
        <w:rPr>
          <w:sz w:val="24"/>
          <w:lang w:val="fr-CM"/>
        </w:rPr>
        <w:t>A.</w:t>
      </w:r>
      <w:r>
        <w:rPr>
          <w:spacing w:val="-15"/>
          <w:sz w:val="24"/>
          <w:lang w:val="fr-CM"/>
        </w:rPr>
        <w:t xml:space="preserve"> </w:t>
      </w:r>
      <w:r>
        <w:rPr>
          <w:sz w:val="24"/>
          <w:lang w:val="fr-CM"/>
        </w:rPr>
        <w:t>M.,</w:t>
      </w:r>
      <w:r>
        <w:rPr>
          <w:spacing w:val="-15"/>
          <w:sz w:val="24"/>
          <w:lang w:val="fr-CM"/>
        </w:rPr>
        <w:t xml:space="preserve"> </w:t>
      </w:r>
      <w:r>
        <w:rPr>
          <w:sz w:val="24"/>
          <w:lang w:val="fr-CM"/>
        </w:rPr>
        <w:t>&amp;</w:t>
      </w:r>
      <w:r>
        <w:rPr>
          <w:spacing w:val="-15"/>
          <w:sz w:val="24"/>
          <w:lang w:val="fr-CM"/>
        </w:rPr>
        <w:t xml:space="preserve"> </w:t>
      </w:r>
      <w:r>
        <w:rPr>
          <w:sz w:val="24"/>
          <w:lang w:val="fr-CM"/>
        </w:rPr>
        <w:t>Wood,</w:t>
      </w:r>
      <w:r>
        <w:rPr>
          <w:spacing w:val="-15"/>
          <w:sz w:val="24"/>
          <w:lang w:val="fr-CM"/>
        </w:rPr>
        <w:t xml:space="preserve"> </w:t>
      </w:r>
      <w:r>
        <w:rPr>
          <w:sz w:val="24"/>
          <w:lang w:val="fr-CM"/>
        </w:rPr>
        <w:t>G.</w:t>
      </w:r>
      <w:r>
        <w:rPr>
          <w:spacing w:val="-15"/>
          <w:sz w:val="24"/>
          <w:lang w:val="fr-CM"/>
        </w:rPr>
        <w:t xml:space="preserve"> </w:t>
      </w:r>
      <w:r>
        <w:rPr>
          <w:sz w:val="24"/>
          <w:lang w:val="fr-CM"/>
        </w:rPr>
        <w:t>(2018).</w:t>
      </w:r>
      <w:r>
        <w:rPr>
          <w:spacing w:val="-15"/>
          <w:sz w:val="24"/>
          <w:lang w:val="fr-CM"/>
        </w:rPr>
        <w:t xml:space="preserve"> </w:t>
      </w:r>
      <w:r>
        <w:rPr>
          <w:i/>
          <w:sz w:val="24"/>
        </w:rPr>
        <w:t>Mastering</w:t>
      </w:r>
      <w:r>
        <w:rPr>
          <w:i/>
          <w:spacing w:val="-15"/>
          <w:sz w:val="24"/>
        </w:rPr>
        <w:t xml:space="preserve"> </w:t>
      </w:r>
      <w:r>
        <w:rPr>
          <w:i/>
          <w:sz w:val="24"/>
        </w:rPr>
        <w:t>Ethereum:</w:t>
      </w:r>
      <w:r>
        <w:rPr>
          <w:i/>
          <w:spacing w:val="-15"/>
          <w:sz w:val="24"/>
        </w:rPr>
        <w:t xml:space="preserve"> </w:t>
      </w:r>
      <w:r>
        <w:rPr>
          <w:i/>
          <w:sz w:val="24"/>
        </w:rPr>
        <w:t>Building</w:t>
      </w:r>
      <w:r>
        <w:rPr>
          <w:i/>
          <w:spacing w:val="-15"/>
          <w:sz w:val="24"/>
        </w:rPr>
        <w:t xml:space="preserve"> </w:t>
      </w:r>
      <w:r>
        <w:rPr>
          <w:i/>
          <w:sz w:val="24"/>
        </w:rPr>
        <w:t>smart</w:t>
      </w:r>
      <w:r>
        <w:rPr>
          <w:i/>
          <w:spacing w:val="-15"/>
          <w:sz w:val="24"/>
        </w:rPr>
        <w:t xml:space="preserve"> </w:t>
      </w:r>
      <w:r>
        <w:rPr>
          <w:i/>
          <w:sz w:val="24"/>
        </w:rPr>
        <w:t>contracts</w:t>
      </w:r>
      <w:r>
        <w:rPr>
          <w:i/>
          <w:spacing w:val="-15"/>
          <w:sz w:val="24"/>
        </w:rPr>
        <w:t xml:space="preserve"> </w:t>
      </w:r>
      <w:r>
        <w:rPr>
          <w:i/>
          <w:sz w:val="24"/>
        </w:rPr>
        <w:t>and DApps</w:t>
      </w:r>
      <w:r>
        <w:rPr>
          <w:sz w:val="24"/>
        </w:rPr>
        <w:t>. O’Reilly Media.</w:t>
      </w:r>
    </w:p>
    <w:p w14:paraId="00DC2431" w14:textId="77777777" w:rsidR="00350CFB" w:rsidRDefault="00283FFF">
      <w:pPr>
        <w:pStyle w:val="a4"/>
        <w:numPr>
          <w:ilvl w:val="0"/>
          <w:numId w:val="6"/>
        </w:numPr>
        <w:tabs>
          <w:tab w:val="left" w:pos="690"/>
          <w:tab w:val="left" w:pos="692"/>
        </w:tabs>
        <w:spacing w:before="86" w:line="396" w:lineRule="auto"/>
        <w:ind w:right="524"/>
        <w:jc w:val="both"/>
        <w:rPr>
          <w:sz w:val="24"/>
        </w:rPr>
      </w:pPr>
      <w:bookmarkStart w:id="406" w:name="_bookmark137"/>
      <w:bookmarkEnd w:id="406"/>
      <w:r>
        <w:rPr>
          <w:sz w:val="24"/>
        </w:rPr>
        <w:t>Auer,</w:t>
      </w:r>
      <w:r>
        <w:rPr>
          <w:spacing w:val="-10"/>
          <w:sz w:val="24"/>
        </w:rPr>
        <w:t xml:space="preserve"> </w:t>
      </w:r>
      <w:r>
        <w:rPr>
          <w:sz w:val="24"/>
        </w:rPr>
        <w:t>R.,</w:t>
      </w:r>
      <w:r>
        <w:rPr>
          <w:spacing w:val="-9"/>
          <w:sz w:val="24"/>
        </w:rPr>
        <w:t xml:space="preserve"> </w:t>
      </w:r>
      <w:r>
        <w:rPr>
          <w:sz w:val="24"/>
        </w:rPr>
        <w:t>Haslhofer,</w:t>
      </w:r>
      <w:r>
        <w:rPr>
          <w:spacing w:val="-10"/>
          <w:sz w:val="24"/>
        </w:rPr>
        <w:t xml:space="preserve"> </w:t>
      </w:r>
      <w:r>
        <w:rPr>
          <w:sz w:val="24"/>
        </w:rPr>
        <w:t>B.,</w:t>
      </w:r>
      <w:r>
        <w:rPr>
          <w:spacing w:val="-9"/>
          <w:sz w:val="24"/>
        </w:rPr>
        <w:t xml:space="preserve"> </w:t>
      </w:r>
      <w:r>
        <w:rPr>
          <w:sz w:val="24"/>
        </w:rPr>
        <w:t>Kitzler,</w:t>
      </w:r>
      <w:r>
        <w:rPr>
          <w:spacing w:val="-10"/>
          <w:sz w:val="24"/>
        </w:rPr>
        <w:t xml:space="preserve"> </w:t>
      </w:r>
      <w:r>
        <w:rPr>
          <w:sz w:val="24"/>
        </w:rPr>
        <w:t>S.,</w:t>
      </w:r>
      <w:r>
        <w:rPr>
          <w:spacing w:val="-9"/>
          <w:sz w:val="24"/>
        </w:rPr>
        <w:t xml:space="preserve"> </w:t>
      </w:r>
      <w:r>
        <w:rPr>
          <w:sz w:val="24"/>
        </w:rPr>
        <w:t>Saggese,</w:t>
      </w:r>
      <w:r>
        <w:rPr>
          <w:spacing w:val="-10"/>
          <w:sz w:val="24"/>
        </w:rPr>
        <w:t xml:space="preserve"> </w:t>
      </w:r>
      <w:r>
        <w:rPr>
          <w:sz w:val="24"/>
        </w:rPr>
        <w:t>P.,</w:t>
      </w:r>
      <w:r>
        <w:rPr>
          <w:spacing w:val="-10"/>
          <w:sz w:val="24"/>
        </w:rPr>
        <w:t xml:space="preserve"> </w:t>
      </w:r>
      <w:r>
        <w:rPr>
          <w:sz w:val="24"/>
        </w:rPr>
        <w:t>&amp;</w:t>
      </w:r>
      <w:r>
        <w:rPr>
          <w:spacing w:val="-10"/>
          <w:sz w:val="24"/>
        </w:rPr>
        <w:t xml:space="preserve"> </w:t>
      </w:r>
      <w:r>
        <w:rPr>
          <w:sz w:val="24"/>
        </w:rPr>
        <w:t>Victor,</w:t>
      </w:r>
      <w:r>
        <w:rPr>
          <w:spacing w:val="-10"/>
          <w:sz w:val="24"/>
        </w:rPr>
        <w:t xml:space="preserve"> </w:t>
      </w:r>
      <w:r>
        <w:rPr>
          <w:sz w:val="24"/>
        </w:rPr>
        <w:t>F.</w:t>
      </w:r>
      <w:r>
        <w:rPr>
          <w:spacing w:val="-10"/>
          <w:sz w:val="24"/>
        </w:rPr>
        <w:t xml:space="preserve"> </w:t>
      </w:r>
      <w:r>
        <w:rPr>
          <w:sz w:val="24"/>
        </w:rPr>
        <w:t>(2023).</w:t>
      </w:r>
      <w:r>
        <w:rPr>
          <w:spacing w:val="9"/>
          <w:sz w:val="24"/>
        </w:rPr>
        <w:t xml:space="preserve"> </w:t>
      </w:r>
      <w:r>
        <w:rPr>
          <w:i/>
          <w:sz w:val="24"/>
        </w:rPr>
        <w:t>The</w:t>
      </w:r>
      <w:r>
        <w:rPr>
          <w:i/>
          <w:spacing w:val="-10"/>
          <w:sz w:val="24"/>
        </w:rPr>
        <w:t xml:space="preserve"> </w:t>
      </w:r>
      <w:r>
        <w:rPr>
          <w:i/>
          <w:sz w:val="24"/>
        </w:rPr>
        <w:t>technology</w:t>
      </w:r>
      <w:r>
        <w:rPr>
          <w:i/>
          <w:spacing w:val="-10"/>
          <w:sz w:val="24"/>
        </w:rPr>
        <w:t xml:space="preserve"> </w:t>
      </w:r>
      <w:r>
        <w:rPr>
          <w:i/>
          <w:sz w:val="24"/>
        </w:rPr>
        <w:t>of</w:t>
      </w:r>
      <w:r>
        <w:rPr>
          <w:i/>
          <w:spacing w:val="-9"/>
          <w:sz w:val="24"/>
        </w:rPr>
        <w:t xml:space="preserve"> </w:t>
      </w:r>
      <w:r>
        <w:rPr>
          <w:i/>
          <w:sz w:val="24"/>
        </w:rPr>
        <w:t xml:space="preserve">decen-tralized finance (DeFi) </w:t>
      </w:r>
      <w:r>
        <w:rPr>
          <w:sz w:val="24"/>
        </w:rPr>
        <w:t>(BIS Working Papers No. 1066). Bank for International Settlements.</w:t>
      </w:r>
    </w:p>
    <w:p w14:paraId="00DC2432" w14:textId="77777777" w:rsidR="00350CFB" w:rsidRDefault="00283FFF">
      <w:pPr>
        <w:pStyle w:val="a4"/>
        <w:numPr>
          <w:ilvl w:val="0"/>
          <w:numId w:val="6"/>
        </w:numPr>
        <w:tabs>
          <w:tab w:val="left" w:pos="684"/>
          <w:tab w:val="left" w:pos="690"/>
        </w:tabs>
        <w:spacing w:before="86" w:line="396" w:lineRule="auto"/>
        <w:ind w:left="684" w:right="524" w:hanging="403"/>
        <w:jc w:val="both"/>
        <w:rPr>
          <w:sz w:val="24"/>
        </w:rPr>
      </w:pPr>
      <w:bookmarkStart w:id="407" w:name="_bookmark138"/>
      <w:bookmarkEnd w:id="407"/>
      <w:r>
        <w:rPr>
          <w:sz w:val="24"/>
        </w:rPr>
        <w:tab/>
        <w:t>Bartoletti, M., Chiang, J. H., &amp; Lluch-Lafuente, A. (2021).</w:t>
      </w:r>
      <w:r>
        <w:rPr>
          <w:spacing w:val="29"/>
          <w:sz w:val="24"/>
        </w:rPr>
        <w:t xml:space="preserve"> </w:t>
      </w:r>
      <w:r>
        <w:rPr>
          <w:sz w:val="24"/>
        </w:rPr>
        <w:t>SoK: Lending pools in decentral-ized</w:t>
      </w:r>
      <w:r>
        <w:rPr>
          <w:spacing w:val="-15"/>
          <w:sz w:val="24"/>
        </w:rPr>
        <w:t xml:space="preserve"> </w:t>
      </w:r>
      <w:r>
        <w:rPr>
          <w:sz w:val="24"/>
        </w:rPr>
        <w:t>finance.</w:t>
      </w:r>
      <w:r>
        <w:rPr>
          <w:spacing w:val="-15"/>
          <w:sz w:val="24"/>
        </w:rPr>
        <w:t xml:space="preserve"> </w:t>
      </w:r>
      <w:r>
        <w:rPr>
          <w:sz w:val="24"/>
        </w:rPr>
        <w:t>In</w:t>
      </w:r>
      <w:r>
        <w:rPr>
          <w:spacing w:val="-15"/>
          <w:sz w:val="24"/>
        </w:rPr>
        <w:t xml:space="preserve"> </w:t>
      </w:r>
      <w:r>
        <w:rPr>
          <w:i/>
          <w:sz w:val="24"/>
        </w:rPr>
        <w:t>Financial</w:t>
      </w:r>
      <w:r>
        <w:rPr>
          <w:i/>
          <w:spacing w:val="-15"/>
          <w:sz w:val="24"/>
        </w:rPr>
        <w:t xml:space="preserve"> </w:t>
      </w:r>
      <w:r>
        <w:rPr>
          <w:i/>
          <w:sz w:val="24"/>
        </w:rPr>
        <w:t>Cryptography</w:t>
      </w:r>
      <w:r>
        <w:rPr>
          <w:i/>
          <w:spacing w:val="-15"/>
          <w:sz w:val="24"/>
        </w:rPr>
        <w:t xml:space="preserve"> </w:t>
      </w:r>
      <w:r>
        <w:rPr>
          <w:i/>
          <w:sz w:val="24"/>
        </w:rPr>
        <w:t>and</w:t>
      </w:r>
      <w:r>
        <w:rPr>
          <w:i/>
          <w:spacing w:val="-15"/>
          <w:sz w:val="24"/>
        </w:rPr>
        <w:t xml:space="preserve"> </w:t>
      </w:r>
      <w:r>
        <w:rPr>
          <w:i/>
          <w:sz w:val="24"/>
        </w:rPr>
        <w:t>Data</w:t>
      </w:r>
      <w:r>
        <w:rPr>
          <w:i/>
          <w:spacing w:val="-15"/>
          <w:sz w:val="24"/>
        </w:rPr>
        <w:t xml:space="preserve"> </w:t>
      </w:r>
      <w:r>
        <w:rPr>
          <w:i/>
          <w:sz w:val="24"/>
        </w:rPr>
        <w:t>Security. FC</w:t>
      </w:r>
      <w:r>
        <w:rPr>
          <w:i/>
          <w:spacing w:val="-15"/>
          <w:sz w:val="24"/>
        </w:rPr>
        <w:t xml:space="preserve"> </w:t>
      </w:r>
      <w:r>
        <w:rPr>
          <w:i/>
          <w:sz w:val="24"/>
        </w:rPr>
        <w:t>2021</w:t>
      </w:r>
      <w:r>
        <w:rPr>
          <w:i/>
          <w:spacing w:val="-15"/>
          <w:sz w:val="24"/>
        </w:rPr>
        <w:t xml:space="preserve"> </w:t>
      </w:r>
      <w:r>
        <w:rPr>
          <w:i/>
          <w:sz w:val="24"/>
        </w:rPr>
        <w:t>International</w:t>
      </w:r>
      <w:r>
        <w:rPr>
          <w:i/>
          <w:spacing w:val="-15"/>
          <w:sz w:val="24"/>
        </w:rPr>
        <w:t xml:space="preserve"> </w:t>
      </w:r>
      <w:r>
        <w:rPr>
          <w:i/>
          <w:sz w:val="24"/>
        </w:rPr>
        <w:t xml:space="preserve">Workshops </w:t>
      </w:r>
      <w:r>
        <w:rPr>
          <w:sz w:val="24"/>
        </w:rPr>
        <w:t xml:space="preserve">(pp. 553–578). Springer. </w:t>
      </w:r>
      <w:hyperlink r:id="rId46">
        <w:r>
          <w:rPr>
            <w:sz w:val="24"/>
          </w:rPr>
          <w:t>doi:10.1007/978-3-662-63958-0_40</w:t>
        </w:r>
      </w:hyperlink>
    </w:p>
    <w:p w14:paraId="00DC2433" w14:textId="77777777" w:rsidR="00350CFB" w:rsidRDefault="00283FFF">
      <w:pPr>
        <w:pStyle w:val="a4"/>
        <w:numPr>
          <w:ilvl w:val="0"/>
          <w:numId w:val="6"/>
        </w:numPr>
        <w:tabs>
          <w:tab w:val="left" w:pos="690"/>
          <w:tab w:val="left" w:pos="692"/>
        </w:tabs>
        <w:spacing w:before="87" w:line="396" w:lineRule="auto"/>
        <w:ind w:right="522"/>
        <w:jc w:val="both"/>
        <w:rPr>
          <w:sz w:val="24"/>
        </w:rPr>
      </w:pPr>
      <w:bookmarkStart w:id="408" w:name="_bookmark139"/>
      <w:bookmarkEnd w:id="408"/>
      <w:r>
        <w:rPr>
          <w:sz w:val="24"/>
        </w:rPr>
        <w:t>Basu,</w:t>
      </w:r>
      <w:r>
        <w:rPr>
          <w:spacing w:val="-5"/>
          <w:sz w:val="24"/>
        </w:rPr>
        <w:t xml:space="preserve"> </w:t>
      </w:r>
      <w:r>
        <w:rPr>
          <w:sz w:val="24"/>
        </w:rPr>
        <w:t>S.</w:t>
      </w:r>
      <w:r>
        <w:rPr>
          <w:spacing w:val="-5"/>
          <w:sz w:val="24"/>
        </w:rPr>
        <w:t xml:space="preserve"> </w:t>
      </w:r>
      <w:r>
        <w:rPr>
          <w:sz w:val="24"/>
        </w:rPr>
        <w:t>(1977).</w:t>
      </w:r>
      <w:r>
        <w:rPr>
          <w:spacing w:val="16"/>
          <w:sz w:val="24"/>
        </w:rPr>
        <w:t xml:space="preserve"> </w:t>
      </w:r>
      <w:r>
        <w:rPr>
          <w:sz w:val="24"/>
        </w:rPr>
        <w:t>Investment</w:t>
      </w:r>
      <w:r>
        <w:rPr>
          <w:spacing w:val="-5"/>
          <w:sz w:val="24"/>
        </w:rPr>
        <w:t xml:space="preserve"> </w:t>
      </w:r>
      <w:r>
        <w:rPr>
          <w:sz w:val="24"/>
        </w:rPr>
        <w:t>performance</w:t>
      </w:r>
      <w:r>
        <w:rPr>
          <w:spacing w:val="-6"/>
          <w:sz w:val="24"/>
        </w:rPr>
        <w:t xml:space="preserve"> </w:t>
      </w:r>
      <w:r>
        <w:rPr>
          <w:sz w:val="24"/>
        </w:rPr>
        <w:t>of</w:t>
      </w:r>
      <w:r>
        <w:rPr>
          <w:spacing w:val="-6"/>
          <w:sz w:val="24"/>
        </w:rPr>
        <w:t xml:space="preserve"> </w:t>
      </w:r>
      <w:r>
        <w:rPr>
          <w:sz w:val="24"/>
        </w:rPr>
        <w:t>common</w:t>
      </w:r>
      <w:r>
        <w:rPr>
          <w:spacing w:val="-5"/>
          <w:sz w:val="24"/>
        </w:rPr>
        <w:t xml:space="preserve"> </w:t>
      </w:r>
      <w:r>
        <w:rPr>
          <w:sz w:val="24"/>
        </w:rPr>
        <w:t>stocks</w:t>
      </w:r>
      <w:r>
        <w:rPr>
          <w:spacing w:val="-6"/>
          <w:sz w:val="24"/>
        </w:rPr>
        <w:t xml:space="preserve"> </w:t>
      </w:r>
      <w:r>
        <w:rPr>
          <w:sz w:val="24"/>
        </w:rPr>
        <w:t>in</w:t>
      </w:r>
      <w:r>
        <w:rPr>
          <w:spacing w:val="-5"/>
          <w:sz w:val="24"/>
        </w:rPr>
        <w:t xml:space="preserve"> </w:t>
      </w:r>
      <w:r>
        <w:rPr>
          <w:sz w:val="24"/>
        </w:rPr>
        <w:t>relation</w:t>
      </w:r>
      <w:r>
        <w:rPr>
          <w:spacing w:val="-6"/>
          <w:sz w:val="24"/>
        </w:rPr>
        <w:t xml:space="preserve"> </w:t>
      </w:r>
      <w:r>
        <w:rPr>
          <w:sz w:val="24"/>
        </w:rPr>
        <w:t>to</w:t>
      </w:r>
      <w:r>
        <w:rPr>
          <w:spacing w:val="-5"/>
          <w:sz w:val="24"/>
        </w:rPr>
        <w:t xml:space="preserve"> </w:t>
      </w:r>
      <w:r>
        <w:rPr>
          <w:sz w:val="24"/>
        </w:rPr>
        <w:t>their</w:t>
      </w:r>
      <w:r>
        <w:rPr>
          <w:spacing w:val="-6"/>
          <w:sz w:val="24"/>
        </w:rPr>
        <w:t xml:space="preserve"> </w:t>
      </w:r>
      <w:r>
        <w:rPr>
          <w:sz w:val="24"/>
        </w:rPr>
        <w:t>price-earnings ratios:</w:t>
      </w:r>
      <w:r>
        <w:rPr>
          <w:spacing w:val="40"/>
          <w:sz w:val="24"/>
        </w:rPr>
        <w:t xml:space="preserve"> </w:t>
      </w:r>
      <w:r>
        <w:rPr>
          <w:sz w:val="24"/>
        </w:rPr>
        <w:t>A test of the efficient market hypothesis.</w:t>
      </w:r>
      <w:r>
        <w:rPr>
          <w:spacing w:val="40"/>
          <w:sz w:val="24"/>
        </w:rPr>
        <w:t xml:space="preserve"> </w:t>
      </w:r>
      <w:r>
        <w:rPr>
          <w:i/>
          <w:sz w:val="24"/>
        </w:rPr>
        <w:t>The Journal of Finance</w:t>
      </w:r>
      <w:r>
        <w:rPr>
          <w:sz w:val="24"/>
        </w:rPr>
        <w:t xml:space="preserve">, </w:t>
      </w:r>
      <w:r>
        <w:rPr>
          <w:i/>
          <w:sz w:val="24"/>
        </w:rPr>
        <w:t>32</w:t>
      </w:r>
      <w:r>
        <w:rPr>
          <w:sz w:val="24"/>
        </w:rPr>
        <w:t xml:space="preserve">(3), 663–682. </w:t>
      </w:r>
      <w:hyperlink r:id="rId47">
        <w:r>
          <w:rPr>
            <w:spacing w:val="-2"/>
            <w:sz w:val="24"/>
          </w:rPr>
          <w:t>doi:10.1111/j.1540-6261.1977.tb01979.x</w:t>
        </w:r>
      </w:hyperlink>
    </w:p>
    <w:p w14:paraId="00DC2434" w14:textId="77777777" w:rsidR="00350CFB" w:rsidRDefault="00283FFF">
      <w:pPr>
        <w:pStyle w:val="a4"/>
        <w:numPr>
          <w:ilvl w:val="0"/>
          <w:numId w:val="6"/>
        </w:numPr>
        <w:tabs>
          <w:tab w:val="left" w:pos="690"/>
          <w:tab w:val="left" w:pos="692"/>
        </w:tabs>
        <w:spacing w:before="87" w:line="396" w:lineRule="auto"/>
        <w:ind w:right="524"/>
        <w:jc w:val="both"/>
        <w:rPr>
          <w:sz w:val="24"/>
        </w:rPr>
      </w:pPr>
      <w:bookmarkStart w:id="409" w:name="_bookmark140"/>
      <w:bookmarkEnd w:id="409"/>
      <w:r>
        <w:rPr>
          <w:sz w:val="24"/>
        </w:rPr>
        <w:t>Bonneau,</w:t>
      </w:r>
      <w:r>
        <w:rPr>
          <w:spacing w:val="-15"/>
          <w:sz w:val="24"/>
        </w:rPr>
        <w:t xml:space="preserve"> </w:t>
      </w:r>
      <w:r>
        <w:rPr>
          <w:sz w:val="24"/>
        </w:rPr>
        <w:t>J.,</w:t>
      </w:r>
      <w:r>
        <w:rPr>
          <w:spacing w:val="-15"/>
          <w:sz w:val="24"/>
        </w:rPr>
        <w:t xml:space="preserve"> </w:t>
      </w:r>
      <w:r>
        <w:rPr>
          <w:sz w:val="24"/>
        </w:rPr>
        <w:t>Miller,</w:t>
      </w:r>
      <w:r>
        <w:rPr>
          <w:spacing w:val="-15"/>
          <w:sz w:val="24"/>
        </w:rPr>
        <w:t xml:space="preserve"> </w:t>
      </w:r>
      <w:r>
        <w:rPr>
          <w:sz w:val="24"/>
        </w:rPr>
        <w:t>A.,</w:t>
      </w:r>
      <w:r>
        <w:rPr>
          <w:spacing w:val="-15"/>
          <w:sz w:val="24"/>
        </w:rPr>
        <w:t xml:space="preserve"> </w:t>
      </w:r>
      <w:r>
        <w:rPr>
          <w:sz w:val="24"/>
        </w:rPr>
        <w:t>Clark,</w:t>
      </w:r>
      <w:r>
        <w:rPr>
          <w:spacing w:val="-15"/>
          <w:sz w:val="24"/>
        </w:rPr>
        <w:t xml:space="preserve"> </w:t>
      </w:r>
      <w:r>
        <w:rPr>
          <w:sz w:val="24"/>
        </w:rPr>
        <w:t>J.,</w:t>
      </w:r>
      <w:r>
        <w:rPr>
          <w:spacing w:val="-15"/>
          <w:sz w:val="24"/>
        </w:rPr>
        <w:t xml:space="preserve"> </w:t>
      </w:r>
      <w:r>
        <w:rPr>
          <w:sz w:val="24"/>
        </w:rPr>
        <w:t>Narayanan,</w:t>
      </w:r>
      <w:r>
        <w:rPr>
          <w:spacing w:val="-15"/>
          <w:sz w:val="24"/>
        </w:rPr>
        <w:t xml:space="preserve"> </w:t>
      </w:r>
      <w:r>
        <w:rPr>
          <w:sz w:val="24"/>
        </w:rPr>
        <w:t>A.,</w:t>
      </w:r>
      <w:r>
        <w:rPr>
          <w:spacing w:val="-15"/>
          <w:sz w:val="24"/>
        </w:rPr>
        <w:t xml:space="preserve"> </w:t>
      </w:r>
      <w:r>
        <w:rPr>
          <w:sz w:val="24"/>
        </w:rPr>
        <w:t>Kroll,</w:t>
      </w:r>
      <w:r>
        <w:rPr>
          <w:spacing w:val="-15"/>
          <w:sz w:val="24"/>
        </w:rPr>
        <w:t xml:space="preserve"> </w:t>
      </w:r>
      <w:r>
        <w:rPr>
          <w:sz w:val="24"/>
        </w:rPr>
        <w:t>J.</w:t>
      </w:r>
      <w:r>
        <w:rPr>
          <w:spacing w:val="-15"/>
          <w:sz w:val="24"/>
        </w:rPr>
        <w:t xml:space="preserve"> </w:t>
      </w:r>
      <w:r>
        <w:rPr>
          <w:sz w:val="24"/>
        </w:rPr>
        <w:t>A.,</w:t>
      </w:r>
      <w:r>
        <w:rPr>
          <w:spacing w:val="-15"/>
          <w:sz w:val="24"/>
        </w:rPr>
        <w:t xml:space="preserve"> </w:t>
      </w:r>
      <w:r>
        <w:rPr>
          <w:sz w:val="24"/>
        </w:rPr>
        <w:t>&amp;</w:t>
      </w:r>
      <w:r>
        <w:rPr>
          <w:spacing w:val="-15"/>
          <w:sz w:val="24"/>
        </w:rPr>
        <w:t xml:space="preserve"> </w:t>
      </w:r>
      <w:r>
        <w:rPr>
          <w:sz w:val="24"/>
        </w:rPr>
        <w:t>Felten,</w:t>
      </w:r>
      <w:r>
        <w:rPr>
          <w:spacing w:val="-15"/>
          <w:sz w:val="24"/>
        </w:rPr>
        <w:t xml:space="preserve"> </w:t>
      </w:r>
      <w:r>
        <w:rPr>
          <w:sz w:val="24"/>
        </w:rPr>
        <w:t>E.</w:t>
      </w:r>
      <w:r>
        <w:rPr>
          <w:spacing w:val="-15"/>
          <w:sz w:val="24"/>
        </w:rPr>
        <w:t xml:space="preserve"> </w:t>
      </w:r>
      <w:r>
        <w:rPr>
          <w:sz w:val="24"/>
        </w:rPr>
        <w:t>W.</w:t>
      </w:r>
      <w:r>
        <w:rPr>
          <w:spacing w:val="-15"/>
          <w:sz w:val="24"/>
        </w:rPr>
        <w:t xml:space="preserve"> </w:t>
      </w:r>
      <w:r>
        <w:rPr>
          <w:sz w:val="24"/>
        </w:rPr>
        <w:t>(2015).</w:t>
      </w:r>
      <w:r>
        <w:rPr>
          <w:spacing w:val="3"/>
          <w:sz w:val="24"/>
        </w:rPr>
        <w:t xml:space="preserve"> </w:t>
      </w:r>
      <w:r>
        <w:rPr>
          <w:sz w:val="24"/>
        </w:rPr>
        <w:t>SoK:</w:t>
      </w:r>
      <w:r>
        <w:rPr>
          <w:spacing w:val="-15"/>
          <w:sz w:val="24"/>
        </w:rPr>
        <w:t xml:space="preserve"> </w:t>
      </w:r>
      <w:r>
        <w:rPr>
          <w:sz w:val="24"/>
        </w:rPr>
        <w:t>Re-search</w:t>
      </w:r>
      <w:r>
        <w:rPr>
          <w:spacing w:val="-15"/>
          <w:sz w:val="24"/>
        </w:rPr>
        <w:t xml:space="preserve"> </w:t>
      </w:r>
      <w:r>
        <w:rPr>
          <w:sz w:val="24"/>
        </w:rPr>
        <w:t>perspectives</w:t>
      </w:r>
      <w:r>
        <w:rPr>
          <w:spacing w:val="-15"/>
          <w:sz w:val="24"/>
        </w:rPr>
        <w:t xml:space="preserve"> </w:t>
      </w:r>
      <w:r>
        <w:rPr>
          <w:sz w:val="24"/>
        </w:rPr>
        <w:t>and</w:t>
      </w:r>
      <w:r>
        <w:rPr>
          <w:spacing w:val="-15"/>
          <w:sz w:val="24"/>
        </w:rPr>
        <w:t xml:space="preserve"> </w:t>
      </w:r>
      <w:r>
        <w:rPr>
          <w:sz w:val="24"/>
        </w:rPr>
        <w:t>challenges</w:t>
      </w:r>
      <w:r>
        <w:rPr>
          <w:spacing w:val="-15"/>
          <w:sz w:val="24"/>
        </w:rPr>
        <w:t xml:space="preserve"> </w:t>
      </w:r>
      <w:r>
        <w:rPr>
          <w:sz w:val="24"/>
        </w:rPr>
        <w:t>for</w:t>
      </w:r>
      <w:r>
        <w:rPr>
          <w:spacing w:val="-15"/>
          <w:sz w:val="24"/>
        </w:rPr>
        <w:t xml:space="preserve"> </w:t>
      </w:r>
      <w:r>
        <w:rPr>
          <w:sz w:val="24"/>
        </w:rPr>
        <w:t>Bitcoin</w:t>
      </w:r>
      <w:r>
        <w:rPr>
          <w:spacing w:val="-15"/>
          <w:sz w:val="24"/>
        </w:rPr>
        <w:t xml:space="preserve"> </w:t>
      </w:r>
      <w:r>
        <w:rPr>
          <w:sz w:val="24"/>
        </w:rPr>
        <w:t>and</w:t>
      </w:r>
      <w:r>
        <w:rPr>
          <w:spacing w:val="-15"/>
          <w:sz w:val="24"/>
        </w:rPr>
        <w:t xml:space="preserve"> </w:t>
      </w:r>
      <w:r>
        <w:rPr>
          <w:sz w:val="24"/>
        </w:rPr>
        <w:t>cryptocurrencies. In</w:t>
      </w:r>
      <w:r>
        <w:rPr>
          <w:spacing w:val="-15"/>
          <w:sz w:val="24"/>
        </w:rPr>
        <w:t xml:space="preserve"> </w:t>
      </w:r>
      <w:r>
        <w:rPr>
          <w:i/>
          <w:sz w:val="24"/>
        </w:rPr>
        <w:t>2015</w:t>
      </w:r>
      <w:r>
        <w:rPr>
          <w:i/>
          <w:spacing w:val="-15"/>
          <w:sz w:val="24"/>
        </w:rPr>
        <w:t xml:space="preserve"> </w:t>
      </w:r>
      <w:r>
        <w:rPr>
          <w:i/>
          <w:sz w:val="24"/>
        </w:rPr>
        <w:t>IEEE</w:t>
      </w:r>
      <w:r>
        <w:rPr>
          <w:i/>
          <w:spacing w:val="-15"/>
          <w:sz w:val="24"/>
        </w:rPr>
        <w:t xml:space="preserve"> </w:t>
      </w:r>
      <w:r>
        <w:rPr>
          <w:i/>
          <w:sz w:val="24"/>
        </w:rPr>
        <w:t xml:space="preserve">Symposium on Security and Privacy </w:t>
      </w:r>
      <w:r>
        <w:rPr>
          <w:sz w:val="24"/>
        </w:rPr>
        <w:t xml:space="preserve">(pp. 104–121). IEEE. </w:t>
      </w:r>
      <w:hyperlink r:id="rId48">
        <w:r>
          <w:rPr>
            <w:sz w:val="24"/>
          </w:rPr>
          <w:t>doi:10.1109/SP.2015.14</w:t>
        </w:r>
      </w:hyperlink>
    </w:p>
    <w:p w14:paraId="00DC2435" w14:textId="77777777" w:rsidR="00350CFB" w:rsidRDefault="00283FFF">
      <w:pPr>
        <w:pStyle w:val="a4"/>
        <w:numPr>
          <w:ilvl w:val="0"/>
          <w:numId w:val="6"/>
        </w:numPr>
        <w:tabs>
          <w:tab w:val="left" w:pos="686"/>
          <w:tab w:val="left" w:pos="690"/>
        </w:tabs>
        <w:spacing w:before="87" w:line="396" w:lineRule="auto"/>
        <w:ind w:left="686" w:right="523" w:hanging="405"/>
        <w:jc w:val="both"/>
        <w:rPr>
          <w:sz w:val="24"/>
        </w:rPr>
      </w:pPr>
      <w:bookmarkStart w:id="410" w:name="_bookmark141"/>
      <w:bookmarkEnd w:id="410"/>
      <w:r>
        <w:rPr>
          <w:sz w:val="24"/>
        </w:rPr>
        <w:tab/>
        <w:t>Brin,</w:t>
      </w:r>
      <w:r>
        <w:rPr>
          <w:spacing w:val="40"/>
          <w:sz w:val="24"/>
        </w:rPr>
        <w:t xml:space="preserve"> </w:t>
      </w:r>
      <w:r>
        <w:rPr>
          <w:sz w:val="24"/>
        </w:rPr>
        <w:t>S.,</w:t>
      </w:r>
      <w:r>
        <w:rPr>
          <w:spacing w:val="40"/>
          <w:sz w:val="24"/>
        </w:rPr>
        <w:t xml:space="preserve"> </w:t>
      </w:r>
      <w:r>
        <w:rPr>
          <w:sz w:val="24"/>
        </w:rPr>
        <w:t>&amp;</w:t>
      </w:r>
      <w:r>
        <w:rPr>
          <w:spacing w:val="39"/>
          <w:sz w:val="24"/>
        </w:rPr>
        <w:t xml:space="preserve"> </w:t>
      </w:r>
      <w:r>
        <w:rPr>
          <w:sz w:val="24"/>
        </w:rPr>
        <w:t>Page,</w:t>
      </w:r>
      <w:r>
        <w:rPr>
          <w:spacing w:val="40"/>
          <w:sz w:val="24"/>
        </w:rPr>
        <w:t xml:space="preserve"> </w:t>
      </w:r>
      <w:r>
        <w:rPr>
          <w:sz w:val="24"/>
        </w:rPr>
        <w:t>L.</w:t>
      </w:r>
      <w:r>
        <w:rPr>
          <w:spacing w:val="39"/>
          <w:sz w:val="24"/>
        </w:rPr>
        <w:t xml:space="preserve"> </w:t>
      </w:r>
      <w:r>
        <w:rPr>
          <w:sz w:val="24"/>
        </w:rPr>
        <w:t>(1998).</w:t>
      </w:r>
      <w:r>
        <w:rPr>
          <w:spacing w:val="80"/>
          <w:w w:val="150"/>
          <w:sz w:val="24"/>
        </w:rPr>
        <w:t xml:space="preserve"> </w:t>
      </w:r>
      <w:r>
        <w:rPr>
          <w:sz w:val="24"/>
        </w:rPr>
        <w:t>The</w:t>
      </w:r>
      <w:r>
        <w:rPr>
          <w:spacing w:val="39"/>
          <w:sz w:val="24"/>
        </w:rPr>
        <w:t xml:space="preserve"> </w:t>
      </w:r>
      <w:r>
        <w:rPr>
          <w:sz w:val="24"/>
        </w:rPr>
        <w:t>anatomy</w:t>
      </w:r>
      <w:r>
        <w:rPr>
          <w:spacing w:val="39"/>
          <w:sz w:val="24"/>
        </w:rPr>
        <w:t xml:space="preserve"> </w:t>
      </w:r>
      <w:r>
        <w:rPr>
          <w:sz w:val="24"/>
        </w:rPr>
        <w:t>of</w:t>
      </w:r>
      <w:r>
        <w:rPr>
          <w:spacing w:val="40"/>
          <w:sz w:val="24"/>
        </w:rPr>
        <w:t xml:space="preserve"> </w:t>
      </w:r>
      <w:r>
        <w:rPr>
          <w:sz w:val="24"/>
        </w:rPr>
        <w:t>a</w:t>
      </w:r>
      <w:r>
        <w:rPr>
          <w:spacing w:val="39"/>
          <w:sz w:val="24"/>
        </w:rPr>
        <w:t xml:space="preserve"> </w:t>
      </w:r>
      <w:r>
        <w:rPr>
          <w:sz w:val="24"/>
        </w:rPr>
        <w:t>large-scale</w:t>
      </w:r>
      <w:r>
        <w:rPr>
          <w:spacing w:val="39"/>
          <w:sz w:val="24"/>
        </w:rPr>
        <w:t xml:space="preserve"> </w:t>
      </w:r>
      <w:r>
        <w:rPr>
          <w:sz w:val="24"/>
        </w:rPr>
        <w:t>hypertextual</w:t>
      </w:r>
      <w:r>
        <w:rPr>
          <w:spacing w:val="39"/>
          <w:sz w:val="24"/>
        </w:rPr>
        <w:t xml:space="preserve"> </w:t>
      </w:r>
      <w:r>
        <w:rPr>
          <w:sz w:val="24"/>
        </w:rPr>
        <w:t>web</w:t>
      </w:r>
      <w:r>
        <w:rPr>
          <w:spacing w:val="40"/>
          <w:sz w:val="24"/>
        </w:rPr>
        <w:t xml:space="preserve"> </w:t>
      </w:r>
      <w:r>
        <w:rPr>
          <w:sz w:val="24"/>
        </w:rPr>
        <w:t>search</w:t>
      </w:r>
      <w:r>
        <w:rPr>
          <w:spacing w:val="39"/>
          <w:sz w:val="24"/>
        </w:rPr>
        <w:t xml:space="preserve"> </w:t>
      </w:r>
      <w:r>
        <w:rPr>
          <w:sz w:val="24"/>
        </w:rPr>
        <w:t>en-gine.</w:t>
      </w:r>
      <w:r>
        <w:rPr>
          <w:spacing w:val="40"/>
          <w:sz w:val="24"/>
        </w:rPr>
        <w:t xml:space="preserve"> </w:t>
      </w:r>
      <w:r>
        <w:rPr>
          <w:i/>
          <w:sz w:val="24"/>
        </w:rPr>
        <w:t>Computer Networks and ISDN Systems</w:t>
      </w:r>
      <w:r>
        <w:rPr>
          <w:sz w:val="24"/>
        </w:rPr>
        <w:t xml:space="preserve">, </w:t>
      </w:r>
      <w:r>
        <w:rPr>
          <w:i/>
          <w:sz w:val="24"/>
        </w:rPr>
        <w:t>30</w:t>
      </w:r>
      <w:r>
        <w:rPr>
          <w:sz w:val="24"/>
        </w:rPr>
        <w:t>(1–7), 107–117.</w:t>
      </w:r>
      <w:r>
        <w:rPr>
          <w:spacing w:val="40"/>
          <w:sz w:val="24"/>
        </w:rPr>
        <w:t xml:space="preserve"> </w:t>
      </w:r>
      <w:hyperlink r:id="rId49">
        <w:r>
          <w:rPr>
            <w:sz w:val="24"/>
          </w:rPr>
          <w:t>doi:10.1016/S0169-</w:t>
        </w:r>
      </w:hyperlink>
      <w:hyperlink r:id="rId50">
        <w:r>
          <w:rPr>
            <w:spacing w:val="-2"/>
            <w:sz w:val="24"/>
          </w:rPr>
          <w:t>7552(98)00110-X</w:t>
        </w:r>
      </w:hyperlink>
    </w:p>
    <w:p w14:paraId="00DC2436" w14:textId="77777777" w:rsidR="00350CFB" w:rsidRDefault="00350CFB">
      <w:pPr>
        <w:pStyle w:val="a4"/>
        <w:spacing w:line="396" w:lineRule="auto"/>
        <w:jc w:val="both"/>
        <w:rPr>
          <w:sz w:val="24"/>
        </w:rPr>
        <w:sectPr w:rsidR="00350CFB">
          <w:pgSz w:w="11910" w:h="16840"/>
          <w:pgMar w:top="1920" w:right="708" w:bottom="2300" w:left="992" w:header="0" w:footer="2115" w:gutter="0"/>
          <w:cols w:space="720"/>
        </w:sectPr>
      </w:pPr>
    </w:p>
    <w:p w14:paraId="00DC2437" w14:textId="77777777" w:rsidR="00350CFB" w:rsidRDefault="00283FFF">
      <w:pPr>
        <w:pStyle w:val="a4"/>
        <w:numPr>
          <w:ilvl w:val="0"/>
          <w:numId w:val="6"/>
        </w:numPr>
        <w:tabs>
          <w:tab w:val="left" w:pos="690"/>
          <w:tab w:val="left" w:pos="692"/>
        </w:tabs>
        <w:spacing w:before="72" w:line="396" w:lineRule="auto"/>
        <w:ind w:right="522"/>
        <w:jc w:val="both"/>
        <w:rPr>
          <w:sz w:val="24"/>
        </w:rPr>
      </w:pPr>
      <w:r>
        <w:rPr>
          <w:sz w:val="24"/>
        </w:rPr>
        <w:t>Buterin,</w:t>
      </w:r>
      <w:r>
        <w:rPr>
          <w:spacing w:val="-2"/>
          <w:sz w:val="24"/>
        </w:rPr>
        <w:t xml:space="preserve"> </w:t>
      </w:r>
      <w:r>
        <w:rPr>
          <w:sz w:val="24"/>
        </w:rPr>
        <w:t>V.</w:t>
      </w:r>
      <w:r>
        <w:rPr>
          <w:spacing w:val="-4"/>
          <w:sz w:val="24"/>
        </w:rPr>
        <w:t xml:space="preserve"> </w:t>
      </w:r>
      <w:r>
        <w:rPr>
          <w:sz w:val="24"/>
        </w:rPr>
        <w:t>(2014).</w:t>
      </w:r>
      <w:r>
        <w:rPr>
          <w:spacing w:val="25"/>
          <w:sz w:val="24"/>
        </w:rPr>
        <w:t xml:space="preserve"> </w:t>
      </w:r>
      <w:r>
        <w:rPr>
          <w:i/>
          <w:sz w:val="24"/>
        </w:rPr>
        <w:t>A</w:t>
      </w:r>
      <w:r>
        <w:rPr>
          <w:i/>
          <w:spacing w:val="-4"/>
          <w:sz w:val="24"/>
        </w:rPr>
        <w:t xml:space="preserve"> </w:t>
      </w:r>
      <w:r>
        <w:rPr>
          <w:i/>
          <w:sz w:val="24"/>
        </w:rPr>
        <w:t>next-generation</w:t>
      </w:r>
      <w:r>
        <w:rPr>
          <w:i/>
          <w:spacing w:val="-4"/>
          <w:sz w:val="24"/>
        </w:rPr>
        <w:t xml:space="preserve"> </w:t>
      </w:r>
      <w:r>
        <w:rPr>
          <w:i/>
          <w:sz w:val="24"/>
        </w:rPr>
        <w:t>smart</w:t>
      </w:r>
      <w:r>
        <w:rPr>
          <w:i/>
          <w:spacing w:val="-4"/>
          <w:sz w:val="24"/>
        </w:rPr>
        <w:t xml:space="preserve"> </w:t>
      </w:r>
      <w:r>
        <w:rPr>
          <w:i/>
          <w:sz w:val="24"/>
        </w:rPr>
        <w:t>contract</w:t>
      </w:r>
      <w:r>
        <w:rPr>
          <w:i/>
          <w:spacing w:val="-3"/>
          <w:sz w:val="24"/>
        </w:rPr>
        <w:t xml:space="preserve"> </w:t>
      </w:r>
      <w:r>
        <w:rPr>
          <w:i/>
          <w:sz w:val="24"/>
        </w:rPr>
        <w:t>and</w:t>
      </w:r>
      <w:r>
        <w:rPr>
          <w:i/>
          <w:spacing w:val="-4"/>
          <w:sz w:val="24"/>
        </w:rPr>
        <w:t xml:space="preserve"> </w:t>
      </w:r>
      <w:r>
        <w:rPr>
          <w:i/>
          <w:sz w:val="24"/>
        </w:rPr>
        <w:t>decentralized</w:t>
      </w:r>
      <w:r>
        <w:rPr>
          <w:i/>
          <w:spacing w:val="-4"/>
          <w:sz w:val="24"/>
        </w:rPr>
        <w:t xml:space="preserve"> </w:t>
      </w:r>
      <w:r>
        <w:rPr>
          <w:i/>
          <w:sz w:val="24"/>
        </w:rPr>
        <w:t>application</w:t>
      </w:r>
      <w:r>
        <w:rPr>
          <w:i/>
          <w:spacing w:val="-4"/>
          <w:sz w:val="24"/>
        </w:rPr>
        <w:t xml:space="preserve"> </w:t>
      </w:r>
      <w:r>
        <w:rPr>
          <w:i/>
          <w:sz w:val="24"/>
        </w:rPr>
        <w:t>platform</w:t>
      </w:r>
      <w:r>
        <w:rPr>
          <w:sz w:val="24"/>
        </w:rPr>
        <w:t>. Ethereum Foundation.</w:t>
      </w:r>
    </w:p>
    <w:p w14:paraId="00DC2438" w14:textId="77777777" w:rsidR="00350CFB" w:rsidRDefault="00283FFF">
      <w:pPr>
        <w:pStyle w:val="a4"/>
        <w:numPr>
          <w:ilvl w:val="0"/>
          <w:numId w:val="6"/>
        </w:numPr>
        <w:tabs>
          <w:tab w:val="left" w:pos="691"/>
        </w:tabs>
        <w:spacing w:before="86"/>
        <w:ind w:left="691" w:hanging="529"/>
        <w:jc w:val="both"/>
        <w:rPr>
          <w:sz w:val="24"/>
        </w:rPr>
      </w:pPr>
      <w:bookmarkStart w:id="411" w:name="_bookmark143"/>
      <w:bookmarkEnd w:id="411"/>
      <w:r>
        <w:rPr>
          <w:sz w:val="24"/>
        </w:rPr>
        <w:t>Capponi,</w:t>
      </w:r>
      <w:r>
        <w:rPr>
          <w:spacing w:val="20"/>
          <w:sz w:val="24"/>
        </w:rPr>
        <w:t xml:space="preserve"> </w:t>
      </w:r>
      <w:r>
        <w:rPr>
          <w:sz w:val="24"/>
        </w:rPr>
        <w:t>A.,</w:t>
      </w:r>
      <w:r>
        <w:rPr>
          <w:spacing w:val="22"/>
          <w:sz w:val="24"/>
        </w:rPr>
        <w:t xml:space="preserve"> </w:t>
      </w:r>
      <w:r>
        <w:rPr>
          <w:sz w:val="24"/>
        </w:rPr>
        <w:t>&amp;</w:t>
      </w:r>
      <w:r>
        <w:rPr>
          <w:spacing w:val="16"/>
          <w:sz w:val="24"/>
        </w:rPr>
        <w:t xml:space="preserve"> </w:t>
      </w:r>
      <w:r>
        <w:rPr>
          <w:sz w:val="24"/>
        </w:rPr>
        <w:t>Jia,</w:t>
      </w:r>
      <w:r>
        <w:rPr>
          <w:spacing w:val="22"/>
          <w:sz w:val="24"/>
        </w:rPr>
        <w:t xml:space="preserve"> </w:t>
      </w:r>
      <w:r>
        <w:rPr>
          <w:sz w:val="24"/>
        </w:rPr>
        <w:t>R.</w:t>
      </w:r>
      <w:r>
        <w:rPr>
          <w:spacing w:val="16"/>
          <w:sz w:val="24"/>
        </w:rPr>
        <w:t xml:space="preserve"> </w:t>
      </w:r>
      <w:r>
        <w:rPr>
          <w:sz w:val="24"/>
        </w:rPr>
        <w:t>(2021).</w:t>
      </w:r>
      <w:r>
        <w:rPr>
          <w:spacing w:val="77"/>
          <w:sz w:val="24"/>
        </w:rPr>
        <w:t xml:space="preserve"> </w:t>
      </w:r>
      <w:r>
        <w:rPr>
          <w:sz w:val="24"/>
        </w:rPr>
        <w:t>The</w:t>
      </w:r>
      <w:r>
        <w:rPr>
          <w:spacing w:val="16"/>
          <w:sz w:val="24"/>
        </w:rPr>
        <w:t xml:space="preserve"> </w:t>
      </w:r>
      <w:r>
        <w:rPr>
          <w:sz w:val="24"/>
        </w:rPr>
        <w:t>adoption</w:t>
      </w:r>
      <w:r>
        <w:rPr>
          <w:spacing w:val="16"/>
          <w:sz w:val="24"/>
        </w:rPr>
        <w:t xml:space="preserve"> </w:t>
      </w:r>
      <w:r>
        <w:rPr>
          <w:sz w:val="24"/>
        </w:rPr>
        <w:t>of</w:t>
      </w:r>
      <w:r>
        <w:rPr>
          <w:spacing w:val="16"/>
          <w:sz w:val="24"/>
        </w:rPr>
        <w:t xml:space="preserve"> </w:t>
      </w:r>
      <w:r>
        <w:rPr>
          <w:sz w:val="24"/>
        </w:rPr>
        <w:t>blockchain-based</w:t>
      </w:r>
      <w:r>
        <w:rPr>
          <w:spacing w:val="17"/>
          <w:sz w:val="24"/>
        </w:rPr>
        <w:t xml:space="preserve"> </w:t>
      </w:r>
      <w:r>
        <w:rPr>
          <w:sz w:val="24"/>
        </w:rPr>
        <w:t>decentralized</w:t>
      </w:r>
      <w:r>
        <w:rPr>
          <w:spacing w:val="16"/>
          <w:sz w:val="24"/>
        </w:rPr>
        <w:t xml:space="preserve"> </w:t>
      </w:r>
      <w:r>
        <w:rPr>
          <w:spacing w:val="-2"/>
          <w:sz w:val="24"/>
        </w:rPr>
        <w:t>exchanges.</w:t>
      </w:r>
    </w:p>
    <w:p w14:paraId="00DC2439" w14:textId="77777777" w:rsidR="00350CFB" w:rsidRDefault="00283FFF">
      <w:pPr>
        <w:spacing w:before="181"/>
        <w:ind w:left="692"/>
        <w:jc w:val="both"/>
        <w:rPr>
          <w:sz w:val="24"/>
        </w:rPr>
      </w:pPr>
      <w:r>
        <w:rPr>
          <w:i/>
          <w:sz w:val="24"/>
        </w:rPr>
        <w:t>arXiv</w:t>
      </w:r>
      <w:r>
        <w:rPr>
          <w:i/>
          <w:spacing w:val="-13"/>
          <w:sz w:val="24"/>
        </w:rPr>
        <w:t xml:space="preserve"> </w:t>
      </w:r>
      <w:r>
        <w:rPr>
          <w:i/>
          <w:sz w:val="24"/>
        </w:rPr>
        <w:t>preprint</w:t>
      </w:r>
      <w:r>
        <w:rPr>
          <w:i/>
          <w:spacing w:val="-8"/>
          <w:sz w:val="24"/>
        </w:rPr>
        <w:t xml:space="preserve"> </w:t>
      </w:r>
      <w:r>
        <w:rPr>
          <w:spacing w:val="-2"/>
          <w:sz w:val="24"/>
        </w:rPr>
        <w:t>arXiv:2103.08842.</w:t>
      </w:r>
    </w:p>
    <w:p w14:paraId="00DC243A" w14:textId="77777777" w:rsidR="00350CFB" w:rsidRDefault="00283FFF">
      <w:pPr>
        <w:pStyle w:val="a4"/>
        <w:numPr>
          <w:ilvl w:val="0"/>
          <w:numId w:val="6"/>
        </w:numPr>
        <w:tabs>
          <w:tab w:val="left" w:pos="692"/>
        </w:tabs>
        <w:spacing w:before="264" w:line="396" w:lineRule="auto"/>
        <w:ind w:right="564" w:hanging="521"/>
        <w:jc w:val="both"/>
        <w:rPr>
          <w:sz w:val="24"/>
        </w:rPr>
      </w:pPr>
      <w:bookmarkStart w:id="412" w:name="_bookmark144"/>
      <w:bookmarkEnd w:id="412"/>
      <w:r>
        <w:rPr>
          <w:sz w:val="24"/>
        </w:rPr>
        <w:t>Carter,</w:t>
      </w:r>
      <w:r>
        <w:rPr>
          <w:spacing w:val="-5"/>
          <w:sz w:val="24"/>
        </w:rPr>
        <w:t xml:space="preserve"> </w:t>
      </w:r>
      <w:r>
        <w:rPr>
          <w:sz w:val="24"/>
        </w:rPr>
        <w:t>N.,</w:t>
      </w:r>
      <w:r>
        <w:rPr>
          <w:spacing w:val="-5"/>
          <w:sz w:val="24"/>
        </w:rPr>
        <w:t xml:space="preserve"> </w:t>
      </w:r>
      <w:r>
        <w:rPr>
          <w:sz w:val="24"/>
        </w:rPr>
        <w:t>&amp;</w:t>
      </w:r>
      <w:r>
        <w:rPr>
          <w:spacing w:val="-5"/>
          <w:sz w:val="24"/>
        </w:rPr>
        <w:t xml:space="preserve"> </w:t>
      </w:r>
      <w:r>
        <w:rPr>
          <w:sz w:val="24"/>
        </w:rPr>
        <w:t>Jeng,</w:t>
      </w:r>
      <w:r>
        <w:rPr>
          <w:spacing w:val="-5"/>
          <w:sz w:val="24"/>
        </w:rPr>
        <w:t xml:space="preserve"> </w:t>
      </w:r>
      <w:r>
        <w:rPr>
          <w:sz w:val="24"/>
        </w:rPr>
        <w:t>L.</w:t>
      </w:r>
      <w:r>
        <w:rPr>
          <w:spacing w:val="-5"/>
          <w:sz w:val="24"/>
        </w:rPr>
        <w:t xml:space="preserve"> </w:t>
      </w:r>
      <w:r>
        <w:rPr>
          <w:sz w:val="24"/>
        </w:rPr>
        <w:t>(2021). DeFi</w:t>
      </w:r>
      <w:r>
        <w:rPr>
          <w:spacing w:val="-5"/>
          <w:sz w:val="24"/>
        </w:rPr>
        <w:t xml:space="preserve"> </w:t>
      </w:r>
      <w:r>
        <w:rPr>
          <w:sz w:val="24"/>
        </w:rPr>
        <w:t>protocol</w:t>
      </w:r>
      <w:r>
        <w:rPr>
          <w:spacing w:val="-5"/>
          <w:sz w:val="24"/>
        </w:rPr>
        <w:t xml:space="preserve"> </w:t>
      </w:r>
      <w:r>
        <w:rPr>
          <w:sz w:val="24"/>
        </w:rPr>
        <w:t>risks: The</w:t>
      </w:r>
      <w:r>
        <w:rPr>
          <w:spacing w:val="-5"/>
          <w:sz w:val="24"/>
        </w:rPr>
        <w:t xml:space="preserve"> </w:t>
      </w:r>
      <w:r>
        <w:rPr>
          <w:sz w:val="24"/>
        </w:rPr>
        <w:t>paradox</w:t>
      </w:r>
      <w:r>
        <w:rPr>
          <w:spacing w:val="-5"/>
          <w:sz w:val="24"/>
        </w:rPr>
        <w:t xml:space="preserve"> </w:t>
      </w:r>
      <w:r>
        <w:rPr>
          <w:sz w:val="24"/>
        </w:rPr>
        <w:t>of</w:t>
      </w:r>
      <w:r>
        <w:rPr>
          <w:spacing w:val="-5"/>
          <w:sz w:val="24"/>
        </w:rPr>
        <w:t xml:space="preserve"> </w:t>
      </w:r>
      <w:r>
        <w:rPr>
          <w:sz w:val="24"/>
        </w:rPr>
        <w:t>DeFi. In</w:t>
      </w:r>
      <w:r>
        <w:rPr>
          <w:spacing w:val="-6"/>
          <w:sz w:val="24"/>
        </w:rPr>
        <w:t xml:space="preserve"> </w:t>
      </w:r>
      <w:r>
        <w:rPr>
          <w:i/>
          <w:sz w:val="24"/>
        </w:rPr>
        <w:t>Regtech,</w:t>
      </w:r>
      <w:r>
        <w:rPr>
          <w:i/>
          <w:spacing w:val="-5"/>
          <w:sz w:val="24"/>
        </w:rPr>
        <w:t xml:space="preserve"> </w:t>
      </w:r>
      <w:r>
        <w:rPr>
          <w:i/>
          <w:sz w:val="24"/>
        </w:rPr>
        <w:t>Suptech and Beyond: Innovation and Technology in Financial Services</w:t>
      </w:r>
      <w:r>
        <w:rPr>
          <w:sz w:val="24"/>
        </w:rPr>
        <w:t>. Risk Books.</w:t>
      </w:r>
    </w:p>
    <w:p w14:paraId="00DC243B" w14:textId="77777777" w:rsidR="00350CFB" w:rsidRDefault="00283FFF">
      <w:pPr>
        <w:pStyle w:val="a4"/>
        <w:numPr>
          <w:ilvl w:val="0"/>
          <w:numId w:val="6"/>
        </w:numPr>
        <w:tabs>
          <w:tab w:val="left" w:pos="692"/>
        </w:tabs>
        <w:spacing w:before="86" w:line="396" w:lineRule="auto"/>
        <w:ind w:right="522" w:hanging="530"/>
        <w:jc w:val="both"/>
        <w:rPr>
          <w:sz w:val="24"/>
        </w:rPr>
      </w:pPr>
      <w:bookmarkStart w:id="413" w:name="_bookmark145"/>
      <w:bookmarkEnd w:id="413"/>
      <w:r>
        <w:rPr>
          <w:sz w:val="24"/>
        </w:rPr>
        <w:t>Chen,</w:t>
      </w:r>
      <w:r>
        <w:rPr>
          <w:spacing w:val="40"/>
          <w:sz w:val="24"/>
        </w:rPr>
        <w:t xml:space="preserve"> </w:t>
      </w:r>
      <w:r>
        <w:rPr>
          <w:sz w:val="24"/>
        </w:rPr>
        <w:t>Y.,</w:t>
      </w:r>
      <w:r>
        <w:rPr>
          <w:spacing w:val="40"/>
          <w:sz w:val="24"/>
        </w:rPr>
        <w:t xml:space="preserve"> </w:t>
      </w:r>
      <w:r>
        <w:rPr>
          <w:sz w:val="24"/>
        </w:rPr>
        <w:t>&amp; Bellavitis,</w:t>
      </w:r>
      <w:r>
        <w:rPr>
          <w:spacing w:val="40"/>
          <w:sz w:val="24"/>
        </w:rPr>
        <w:t xml:space="preserve"> </w:t>
      </w:r>
      <w:r>
        <w:rPr>
          <w:sz w:val="24"/>
        </w:rPr>
        <w:t>C. (2020).</w:t>
      </w:r>
      <w:r>
        <w:rPr>
          <w:spacing w:val="80"/>
          <w:sz w:val="24"/>
        </w:rPr>
        <w:t xml:space="preserve"> </w:t>
      </w:r>
      <w:r>
        <w:rPr>
          <w:sz w:val="24"/>
        </w:rPr>
        <w:t>Blockchain disruption and decentralized finance:</w:t>
      </w:r>
      <w:r>
        <w:rPr>
          <w:spacing w:val="40"/>
          <w:sz w:val="24"/>
        </w:rPr>
        <w:t xml:space="preserve"> </w:t>
      </w:r>
      <w:r>
        <w:rPr>
          <w:sz w:val="24"/>
        </w:rPr>
        <w:t>The rise of decentralized business models.</w:t>
      </w:r>
      <w:r>
        <w:rPr>
          <w:spacing w:val="40"/>
          <w:sz w:val="24"/>
        </w:rPr>
        <w:t xml:space="preserve"> </w:t>
      </w:r>
      <w:r>
        <w:rPr>
          <w:i/>
          <w:sz w:val="24"/>
        </w:rPr>
        <w:t>Journal of Business Venturing Insights</w:t>
      </w:r>
      <w:r>
        <w:rPr>
          <w:sz w:val="24"/>
        </w:rPr>
        <w:t xml:space="preserve">, </w:t>
      </w:r>
      <w:r>
        <w:rPr>
          <w:i/>
          <w:sz w:val="24"/>
        </w:rPr>
        <w:t>13</w:t>
      </w:r>
      <w:r>
        <w:rPr>
          <w:sz w:val="24"/>
        </w:rPr>
        <w:t xml:space="preserve">, e00151. </w:t>
      </w:r>
      <w:hyperlink r:id="rId51">
        <w:r>
          <w:rPr>
            <w:spacing w:val="-2"/>
            <w:sz w:val="24"/>
          </w:rPr>
          <w:t>doi:10.1016/j.jbvi.2019.e00151</w:t>
        </w:r>
      </w:hyperlink>
    </w:p>
    <w:p w14:paraId="00DC243C" w14:textId="77777777" w:rsidR="00350CFB" w:rsidRDefault="00283FFF">
      <w:pPr>
        <w:pStyle w:val="a4"/>
        <w:numPr>
          <w:ilvl w:val="0"/>
          <w:numId w:val="6"/>
        </w:numPr>
        <w:tabs>
          <w:tab w:val="left" w:pos="692"/>
        </w:tabs>
        <w:spacing w:before="87" w:line="396" w:lineRule="auto"/>
        <w:ind w:right="564" w:hanging="530"/>
        <w:jc w:val="both"/>
        <w:rPr>
          <w:sz w:val="24"/>
        </w:rPr>
      </w:pPr>
      <w:bookmarkStart w:id="414" w:name="_bookmark146"/>
      <w:bookmarkEnd w:id="414"/>
      <w:r>
        <w:rPr>
          <w:sz w:val="24"/>
        </w:rPr>
        <w:t>Cong,</w:t>
      </w:r>
      <w:r>
        <w:rPr>
          <w:spacing w:val="-6"/>
          <w:sz w:val="24"/>
        </w:rPr>
        <w:t xml:space="preserve"> </w:t>
      </w:r>
      <w:r>
        <w:rPr>
          <w:sz w:val="24"/>
        </w:rPr>
        <w:t>L.</w:t>
      </w:r>
      <w:r>
        <w:rPr>
          <w:spacing w:val="-7"/>
          <w:sz w:val="24"/>
        </w:rPr>
        <w:t xml:space="preserve"> </w:t>
      </w:r>
      <w:r>
        <w:rPr>
          <w:sz w:val="24"/>
        </w:rPr>
        <w:t>W.,</w:t>
      </w:r>
      <w:r>
        <w:rPr>
          <w:spacing w:val="-6"/>
          <w:sz w:val="24"/>
        </w:rPr>
        <w:t xml:space="preserve"> </w:t>
      </w:r>
      <w:r>
        <w:rPr>
          <w:sz w:val="24"/>
        </w:rPr>
        <w:t>Li,</w:t>
      </w:r>
      <w:r>
        <w:rPr>
          <w:spacing w:val="-5"/>
          <w:sz w:val="24"/>
        </w:rPr>
        <w:t xml:space="preserve"> </w:t>
      </w:r>
      <w:r>
        <w:rPr>
          <w:sz w:val="24"/>
        </w:rPr>
        <w:t>Y.,</w:t>
      </w:r>
      <w:r>
        <w:rPr>
          <w:spacing w:val="-6"/>
          <w:sz w:val="24"/>
        </w:rPr>
        <w:t xml:space="preserve"> </w:t>
      </w:r>
      <w:r>
        <w:rPr>
          <w:sz w:val="24"/>
        </w:rPr>
        <w:t>&amp;</w:t>
      </w:r>
      <w:r>
        <w:rPr>
          <w:spacing w:val="-6"/>
          <w:sz w:val="24"/>
        </w:rPr>
        <w:t xml:space="preserve"> </w:t>
      </w:r>
      <w:r>
        <w:rPr>
          <w:sz w:val="24"/>
        </w:rPr>
        <w:t>Wang,</w:t>
      </w:r>
      <w:r>
        <w:rPr>
          <w:spacing w:val="-6"/>
          <w:sz w:val="24"/>
        </w:rPr>
        <w:t xml:space="preserve"> </w:t>
      </w:r>
      <w:r>
        <w:rPr>
          <w:sz w:val="24"/>
        </w:rPr>
        <w:t>N.</w:t>
      </w:r>
      <w:r>
        <w:rPr>
          <w:spacing w:val="-7"/>
          <w:sz w:val="24"/>
        </w:rPr>
        <w:t xml:space="preserve"> </w:t>
      </w:r>
      <w:r>
        <w:rPr>
          <w:sz w:val="24"/>
        </w:rPr>
        <w:t>(2021). Tokenomics: Dynamic</w:t>
      </w:r>
      <w:r>
        <w:rPr>
          <w:spacing w:val="-7"/>
          <w:sz w:val="24"/>
        </w:rPr>
        <w:t xml:space="preserve"> </w:t>
      </w:r>
      <w:r>
        <w:rPr>
          <w:sz w:val="24"/>
        </w:rPr>
        <w:t>adoption</w:t>
      </w:r>
      <w:r>
        <w:rPr>
          <w:spacing w:val="-7"/>
          <w:sz w:val="24"/>
        </w:rPr>
        <w:t xml:space="preserve"> </w:t>
      </w:r>
      <w:r>
        <w:rPr>
          <w:sz w:val="24"/>
        </w:rPr>
        <w:t>and</w:t>
      </w:r>
      <w:r>
        <w:rPr>
          <w:spacing w:val="-7"/>
          <w:sz w:val="24"/>
        </w:rPr>
        <w:t xml:space="preserve"> </w:t>
      </w:r>
      <w:r>
        <w:rPr>
          <w:sz w:val="24"/>
        </w:rPr>
        <w:t xml:space="preserve">valuation. </w:t>
      </w:r>
      <w:r>
        <w:rPr>
          <w:i/>
          <w:sz w:val="24"/>
        </w:rPr>
        <w:t>The Review of Financial Studies</w:t>
      </w:r>
      <w:r>
        <w:rPr>
          <w:sz w:val="24"/>
        </w:rPr>
        <w:t xml:space="preserve">, </w:t>
      </w:r>
      <w:r>
        <w:rPr>
          <w:i/>
          <w:sz w:val="24"/>
        </w:rPr>
        <w:t>34</w:t>
      </w:r>
      <w:r>
        <w:rPr>
          <w:sz w:val="24"/>
        </w:rPr>
        <w:t xml:space="preserve">(3), 1105–1155. </w:t>
      </w:r>
      <w:hyperlink r:id="rId52">
        <w:r>
          <w:rPr>
            <w:sz w:val="24"/>
          </w:rPr>
          <w:t>doi:10.1093/rfs/hhaa089</w:t>
        </w:r>
      </w:hyperlink>
    </w:p>
    <w:p w14:paraId="00DC243D" w14:textId="77777777" w:rsidR="00350CFB" w:rsidRDefault="00283FFF">
      <w:pPr>
        <w:pStyle w:val="a4"/>
        <w:numPr>
          <w:ilvl w:val="0"/>
          <w:numId w:val="6"/>
        </w:numPr>
        <w:tabs>
          <w:tab w:val="left" w:pos="692"/>
        </w:tabs>
        <w:spacing w:before="86" w:line="396" w:lineRule="auto"/>
        <w:ind w:right="563" w:hanging="530"/>
        <w:jc w:val="both"/>
        <w:rPr>
          <w:sz w:val="24"/>
        </w:rPr>
      </w:pPr>
      <w:bookmarkStart w:id="415" w:name="_bookmark147"/>
      <w:bookmarkEnd w:id="415"/>
      <w:r>
        <w:rPr>
          <w:spacing w:val="-2"/>
          <w:sz w:val="24"/>
        </w:rPr>
        <w:t>Cronbach,</w:t>
      </w:r>
      <w:r>
        <w:rPr>
          <w:spacing w:val="-13"/>
          <w:sz w:val="24"/>
        </w:rPr>
        <w:t xml:space="preserve"> </w:t>
      </w:r>
      <w:r>
        <w:rPr>
          <w:spacing w:val="-2"/>
          <w:sz w:val="24"/>
        </w:rPr>
        <w:t>L.</w:t>
      </w:r>
      <w:r>
        <w:rPr>
          <w:spacing w:val="-13"/>
          <w:sz w:val="24"/>
        </w:rPr>
        <w:t xml:space="preserve"> </w:t>
      </w:r>
      <w:r>
        <w:rPr>
          <w:spacing w:val="-2"/>
          <w:sz w:val="24"/>
        </w:rPr>
        <w:t>J.,</w:t>
      </w:r>
      <w:r>
        <w:rPr>
          <w:spacing w:val="-13"/>
          <w:sz w:val="24"/>
        </w:rPr>
        <w:t xml:space="preserve"> </w:t>
      </w:r>
      <w:r>
        <w:rPr>
          <w:spacing w:val="-2"/>
          <w:sz w:val="24"/>
        </w:rPr>
        <w:t>&amp;</w:t>
      </w:r>
      <w:r>
        <w:rPr>
          <w:spacing w:val="-13"/>
          <w:sz w:val="24"/>
        </w:rPr>
        <w:t xml:space="preserve"> </w:t>
      </w:r>
      <w:r>
        <w:rPr>
          <w:spacing w:val="-2"/>
          <w:sz w:val="24"/>
        </w:rPr>
        <w:t>Meehl,</w:t>
      </w:r>
      <w:r>
        <w:rPr>
          <w:spacing w:val="-13"/>
          <w:sz w:val="24"/>
        </w:rPr>
        <w:t xml:space="preserve"> </w:t>
      </w:r>
      <w:r>
        <w:rPr>
          <w:spacing w:val="-2"/>
          <w:sz w:val="24"/>
        </w:rPr>
        <w:t>P.</w:t>
      </w:r>
      <w:r>
        <w:rPr>
          <w:spacing w:val="-13"/>
          <w:sz w:val="24"/>
        </w:rPr>
        <w:t xml:space="preserve"> </w:t>
      </w:r>
      <w:r>
        <w:rPr>
          <w:spacing w:val="-2"/>
          <w:sz w:val="24"/>
        </w:rPr>
        <w:t>E.</w:t>
      </w:r>
      <w:r>
        <w:rPr>
          <w:spacing w:val="-13"/>
          <w:sz w:val="24"/>
        </w:rPr>
        <w:t xml:space="preserve"> </w:t>
      </w:r>
      <w:r>
        <w:rPr>
          <w:spacing w:val="-2"/>
          <w:sz w:val="24"/>
        </w:rPr>
        <w:t>(1955).</w:t>
      </w:r>
      <w:r>
        <w:rPr>
          <w:spacing w:val="16"/>
          <w:sz w:val="24"/>
        </w:rPr>
        <w:t xml:space="preserve"> </w:t>
      </w:r>
      <w:r>
        <w:rPr>
          <w:spacing w:val="-2"/>
          <w:sz w:val="24"/>
        </w:rPr>
        <w:t>Construct</w:t>
      </w:r>
      <w:r>
        <w:rPr>
          <w:spacing w:val="-13"/>
          <w:sz w:val="24"/>
        </w:rPr>
        <w:t xml:space="preserve"> </w:t>
      </w:r>
      <w:r>
        <w:rPr>
          <w:spacing w:val="-2"/>
          <w:sz w:val="24"/>
        </w:rPr>
        <w:t>validity</w:t>
      </w:r>
      <w:r>
        <w:rPr>
          <w:spacing w:val="-13"/>
          <w:sz w:val="24"/>
        </w:rPr>
        <w:t xml:space="preserve"> </w:t>
      </w:r>
      <w:r>
        <w:rPr>
          <w:spacing w:val="-2"/>
          <w:sz w:val="24"/>
        </w:rPr>
        <w:t>in</w:t>
      </w:r>
      <w:r>
        <w:rPr>
          <w:spacing w:val="-13"/>
          <w:sz w:val="24"/>
        </w:rPr>
        <w:t xml:space="preserve"> </w:t>
      </w:r>
      <w:r>
        <w:rPr>
          <w:spacing w:val="-2"/>
          <w:sz w:val="24"/>
        </w:rPr>
        <w:t>psychological</w:t>
      </w:r>
      <w:r>
        <w:rPr>
          <w:spacing w:val="-13"/>
          <w:sz w:val="24"/>
        </w:rPr>
        <w:t xml:space="preserve"> </w:t>
      </w:r>
      <w:r>
        <w:rPr>
          <w:spacing w:val="-2"/>
          <w:sz w:val="24"/>
        </w:rPr>
        <w:t>tests.</w:t>
      </w:r>
      <w:r>
        <w:rPr>
          <w:spacing w:val="22"/>
          <w:sz w:val="24"/>
        </w:rPr>
        <w:t xml:space="preserve"> </w:t>
      </w:r>
      <w:r>
        <w:rPr>
          <w:i/>
          <w:spacing w:val="-2"/>
          <w:sz w:val="24"/>
        </w:rPr>
        <w:t xml:space="preserve">Psychological </w:t>
      </w:r>
      <w:r>
        <w:rPr>
          <w:i/>
          <w:sz w:val="24"/>
        </w:rPr>
        <w:t>Bulletin</w:t>
      </w:r>
      <w:r>
        <w:rPr>
          <w:sz w:val="24"/>
        </w:rPr>
        <w:t xml:space="preserve">, </w:t>
      </w:r>
      <w:r>
        <w:rPr>
          <w:i/>
          <w:sz w:val="24"/>
        </w:rPr>
        <w:t>52</w:t>
      </w:r>
      <w:r>
        <w:rPr>
          <w:sz w:val="24"/>
        </w:rPr>
        <w:t xml:space="preserve">(4), 281–302. </w:t>
      </w:r>
      <w:hyperlink r:id="rId53">
        <w:r>
          <w:rPr>
            <w:sz w:val="24"/>
          </w:rPr>
          <w:t>doi:10.1037/h0040957</w:t>
        </w:r>
      </w:hyperlink>
    </w:p>
    <w:p w14:paraId="00DC243E" w14:textId="77777777" w:rsidR="00350CFB" w:rsidRDefault="00283FFF">
      <w:pPr>
        <w:pStyle w:val="a4"/>
        <w:numPr>
          <w:ilvl w:val="0"/>
          <w:numId w:val="6"/>
        </w:numPr>
        <w:tabs>
          <w:tab w:val="left" w:pos="684"/>
          <w:tab w:val="left" w:pos="691"/>
        </w:tabs>
        <w:spacing w:before="86" w:line="396" w:lineRule="auto"/>
        <w:ind w:left="684" w:right="522" w:hanging="522"/>
        <w:jc w:val="both"/>
        <w:rPr>
          <w:sz w:val="24"/>
        </w:rPr>
      </w:pPr>
      <w:bookmarkStart w:id="416" w:name="_bookmark148"/>
      <w:bookmarkEnd w:id="416"/>
      <w:r>
        <w:rPr>
          <w:sz w:val="24"/>
        </w:rPr>
        <w:tab/>
        <w:t>Daian, P., Goldfeder, S., Kell, T., Li, Y., Zhao, X., Bentov, I., Breidenbach, L., &amp; Juels, A. (2020).</w:t>
      </w:r>
      <w:r>
        <w:rPr>
          <w:spacing w:val="40"/>
          <w:sz w:val="24"/>
        </w:rPr>
        <w:t xml:space="preserve"> </w:t>
      </w:r>
      <w:r>
        <w:rPr>
          <w:sz w:val="24"/>
        </w:rPr>
        <w:t>Flash Boys 2.0:</w:t>
      </w:r>
      <w:r>
        <w:rPr>
          <w:spacing w:val="40"/>
          <w:sz w:val="24"/>
        </w:rPr>
        <w:t xml:space="preserve"> </w:t>
      </w:r>
      <w:r>
        <w:rPr>
          <w:sz w:val="24"/>
        </w:rPr>
        <w:t>Frontrunning in decentralized exchanges, miner extractable value, and consensus</w:t>
      </w:r>
      <w:r>
        <w:rPr>
          <w:spacing w:val="1"/>
          <w:sz w:val="24"/>
        </w:rPr>
        <w:t xml:space="preserve"> </w:t>
      </w:r>
      <w:r>
        <w:rPr>
          <w:sz w:val="24"/>
        </w:rPr>
        <w:t>instability.</w:t>
      </w:r>
      <w:r>
        <w:rPr>
          <w:spacing w:val="34"/>
          <w:sz w:val="24"/>
        </w:rPr>
        <w:t xml:space="preserve"> </w:t>
      </w:r>
      <w:r>
        <w:rPr>
          <w:sz w:val="24"/>
        </w:rPr>
        <w:t>In</w:t>
      </w:r>
      <w:r>
        <w:rPr>
          <w:spacing w:val="1"/>
          <w:sz w:val="24"/>
        </w:rPr>
        <w:t xml:space="preserve"> </w:t>
      </w:r>
      <w:r>
        <w:rPr>
          <w:i/>
          <w:sz w:val="24"/>
        </w:rPr>
        <w:t>2020</w:t>
      </w:r>
      <w:r>
        <w:rPr>
          <w:i/>
          <w:spacing w:val="1"/>
          <w:sz w:val="24"/>
        </w:rPr>
        <w:t xml:space="preserve"> </w:t>
      </w:r>
      <w:r>
        <w:rPr>
          <w:i/>
          <w:sz w:val="24"/>
        </w:rPr>
        <w:t>IEEE Symposium</w:t>
      </w:r>
      <w:r>
        <w:rPr>
          <w:i/>
          <w:spacing w:val="1"/>
          <w:sz w:val="24"/>
        </w:rPr>
        <w:t xml:space="preserve"> </w:t>
      </w:r>
      <w:r>
        <w:rPr>
          <w:i/>
          <w:sz w:val="24"/>
        </w:rPr>
        <w:t>on</w:t>
      </w:r>
      <w:r>
        <w:rPr>
          <w:i/>
          <w:spacing w:val="1"/>
          <w:sz w:val="24"/>
        </w:rPr>
        <w:t xml:space="preserve"> </w:t>
      </w:r>
      <w:r>
        <w:rPr>
          <w:i/>
          <w:sz w:val="24"/>
        </w:rPr>
        <w:t>Security</w:t>
      </w:r>
      <w:r>
        <w:rPr>
          <w:i/>
          <w:spacing w:val="1"/>
          <w:sz w:val="24"/>
        </w:rPr>
        <w:t xml:space="preserve"> </w:t>
      </w:r>
      <w:r>
        <w:rPr>
          <w:i/>
          <w:sz w:val="24"/>
        </w:rPr>
        <w:t>and Privacy</w:t>
      </w:r>
      <w:r>
        <w:rPr>
          <w:i/>
          <w:spacing w:val="1"/>
          <w:sz w:val="24"/>
        </w:rPr>
        <w:t xml:space="preserve"> </w:t>
      </w:r>
      <w:r>
        <w:rPr>
          <w:sz w:val="24"/>
        </w:rPr>
        <w:t>(pp.</w:t>
      </w:r>
      <w:r>
        <w:rPr>
          <w:spacing w:val="35"/>
          <w:sz w:val="24"/>
        </w:rPr>
        <w:t xml:space="preserve"> </w:t>
      </w:r>
      <w:r>
        <w:rPr>
          <w:sz w:val="24"/>
        </w:rPr>
        <w:t>910–</w:t>
      </w:r>
      <w:r>
        <w:rPr>
          <w:spacing w:val="-2"/>
          <w:sz w:val="24"/>
        </w:rPr>
        <w:t>927).</w:t>
      </w:r>
    </w:p>
    <w:p w14:paraId="00DC243F" w14:textId="77777777" w:rsidR="00350CFB" w:rsidRDefault="00283FFF">
      <w:pPr>
        <w:pStyle w:val="a3"/>
        <w:spacing w:before="3"/>
        <w:ind w:left="692"/>
        <w:jc w:val="both"/>
      </w:pPr>
      <w:r>
        <w:t>IEEE.</w:t>
      </w:r>
      <w:r>
        <w:rPr>
          <w:spacing w:val="-7"/>
        </w:rPr>
        <w:t xml:space="preserve"> </w:t>
      </w:r>
      <w:hyperlink r:id="rId54">
        <w:r>
          <w:rPr>
            <w:spacing w:val="-2"/>
          </w:rPr>
          <w:t>doi:10.1109/SP40000.2020.00040</w:t>
        </w:r>
      </w:hyperlink>
    </w:p>
    <w:p w14:paraId="00DC2440" w14:textId="77777777" w:rsidR="00350CFB" w:rsidRDefault="00283FFF">
      <w:pPr>
        <w:pStyle w:val="a4"/>
        <w:numPr>
          <w:ilvl w:val="0"/>
          <w:numId w:val="6"/>
        </w:numPr>
        <w:tabs>
          <w:tab w:val="left" w:pos="692"/>
        </w:tabs>
        <w:spacing w:before="264" w:line="396" w:lineRule="auto"/>
        <w:ind w:right="522" w:hanging="530"/>
        <w:jc w:val="both"/>
        <w:rPr>
          <w:sz w:val="24"/>
        </w:rPr>
      </w:pPr>
      <w:bookmarkStart w:id="417" w:name="_bookmark149"/>
      <w:bookmarkEnd w:id="417"/>
      <w:r>
        <w:rPr>
          <w:sz w:val="24"/>
        </w:rPr>
        <w:t>Do,</w:t>
      </w:r>
      <w:r>
        <w:rPr>
          <w:spacing w:val="40"/>
          <w:sz w:val="24"/>
        </w:rPr>
        <w:t xml:space="preserve"> </w:t>
      </w:r>
      <w:r>
        <w:rPr>
          <w:sz w:val="24"/>
        </w:rPr>
        <w:t>H.,</w:t>
      </w:r>
      <w:r>
        <w:rPr>
          <w:spacing w:val="40"/>
          <w:sz w:val="24"/>
        </w:rPr>
        <w:t xml:space="preserve"> </w:t>
      </w:r>
      <w:r>
        <w:rPr>
          <w:sz w:val="24"/>
        </w:rPr>
        <w:t>&amp;</w:t>
      </w:r>
      <w:r>
        <w:rPr>
          <w:spacing w:val="40"/>
          <w:sz w:val="24"/>
        </w:rPr>
        <w:t xml:space="preserve"> </w:t>
      </w:r>
      <w:r>
        <w:rPr>
          <w:sz w:val="24"/>
        </w:rPr>
        <w:t>Do,</w:t>
      </w:r>
      <w:r>
        <w:rPr>
          <w:spacing w:val="40"/>
          <w:sz w:val="24"/>
        </w:rPr>
        <w:t xml:space="preserve"> </w:t>
      </w:r>
      <w:r>
        <w:rPr>
          <w:sz w:val="24"/>
        </w:rPr>
        <w:t>T.</w:t>
      </w:r>
      <w:r>
        <w:rPr>
          <w:spacing w:val="40"/>
          <w:sz w:val="24"/>
        </w:rPr>
        <w:t xml:space="preserve"> </w:t>
      </w:r>
      <w:r>
        <w:rPr>
          <w:sz w:val="24"/>
        </w:rPr>
        <w:t>(2023).</w:t>
      </w:r>
      <w:r>
        <w:rPr>
          <w:spacing w:val="80"/>
          <w:w w:val="150"/>
          <w:sz w:val="24"/>
        </w:rPr>
        <w:t xml:space="preserve"> </w:t>
      </w:r>
      <w:r>
        <w:rPr>
          <w:sz w:val="24"/>
        </w:rPr>
        <w:t>PageRank</w:t>
      </w:r>
      <w:r>
        <w:rPr>
          <w:spacing w:val="40"/>
          <w:sz w:val="24"/>
        </w:rPr>
        <w:t xml:space="preserve"> </w:t>
      </w:r>
      <w:r>
        <w:rPr>
          <w:sz w:val="24"/>
        </w:rPr>
        <w:t>and</w:t>
      </w:r>
      <w:r>
        <w:rPr>
          <w:spacing w:val="40"/>
          <w:sz w:val="24"/>
        </w:rPr>
        <w:t xml:space="preserve"> </w:t>
      </w:r>
      <w:r>
        <w:rPr>
          <w:sz w:val="24"/>
        </w:rPr>
        <w:t>HodgeRank</w:t>
      </w:r>
      <w:r>
        <w:rPr>
          <w:spacing w:val="40"/>
          <w:sz w:val="24"/>
        </w:rPr>
        <w:t xml:space="preserve"> </w:t>
      </w:r>
      <w:r>
        <w:rPr>
          <w:sz w:val="24"/>
        </w:rPr>
        <w:t>on</w:t>
      </w:r>
      <w:r>
        <w:rPr>
          <w:spacing w:val="40"/>
          <w:sz w:val="24"/>
        </w:rPr>
        <w:t xml:space="preserve"> </w:t>
      </w:r>
      <w:r>
        <w:rPr>
          <w:sz w:val="24"/>
        </w:rPr>
        <w:t>Ethereum</w:t>
      </w:r>
      <w:r>
        <w:rPr>
          <w:spacing w:val="40"/>
          <w:sz w:val="24"/>
        </w:rPr>
        <w:t xml:space="preserve"> </w:t>
      </w:r>
      <w:r>
        <w:rPr>
          <w:sz w:val="24"/>
        </w:rPr>
        <w:t>transactions:</w:t>
      </w:r>
      <w:r>
        <w:rPr>
          <w:spacing w:val="80"/>
          <w:sz w:val="24"/>
        </w:rPr>
        <w:t xml:space="preserve"> </w:t>
      </w:r>
      <w:r>
        <w:rPr>
          <w:sz w:val="24"/>
        </w:rPr>
        <w:t>A measure for social credit.</w:t>
      </w:r>
      <w:r>
        <w:rPr>
          <w:spacing w:val="40"/>
          <w:sz w:val="24"/>
        </w:rPr>
        <w:t xml:space="preserve"> </w:t>
      </w:r>
      <w:r>
        <w:rPr>
          <w:i/>
          <w:sz w:val="24"/>
        </w:rPr>
        <w:t>International Journal of Software Innovation</w:t>
      </w:r>
      <w:r>
        <w:rPr>
          <w:sz w:val="24"/>
        </w:rPr>
        <w:t xml:space="preserve">, </w:t>
      </w:r>
      <w:r>
        <w:rPr>
          <w:i/>
          <w:sz w:val="24"/>
        </w:rPr>
        <w:t>11</w:t>
      </w:r>
      <w:r>
        <w:rPr>
          <w:sz w:val="24"/>
        </w:rPr>
        <w:t xml:space="preserve">(1), 1–13. </w:t>
      </w:r>
      <w:hyperlink r:id="rId55">
        <w:r>
          <w:rPr>
            <w:spacing w:val="-2"/>
            <w:sz w:val="24"/>
          </w:rPr>
          <w:t>doi:10.4018/IJSI.315737</w:t>
        </w:r>
      </w:hyperlink>
    </w:p>
    <w:p w14:paraId="0288686D" w14:textId="77777777" w:rsidR="003C27A8" w:rsidRDefault="002E0C31">
      <w:pPr>
        <w:pStyle w:val="a4"/>
        <w:numPr>
          <w:ilvl w:val="0"/>
          <w:numId w:val="6"/>
        </w:numPr>
        <w:tabs>
          <w:tab w:val="left" w:pos="692"/>
        </w:tabs>
        <w:spacing w:before="264" w:line="396" w:lineRule="auto"/>
        <w:ind w:right="522" w:hanging="530"/>
        <w:jc w:val="both"/>
        <w:rPr>
          <w:sz w:val="24"/>
        </w:rPr>
      </w:pPr>
      <w:r>
        <w:rPr>
          <w:color w:val="FF0000"/>
          <w:sz w:val="24"/>
        </w:rPr>
        <w:t>Do, T., Do Van Dung, &amp; Nguyen, L. (2023). On-chain reputation ranking by Adaptive Weighted PageRank. In Proceedings of the 2023 RIVF International Conference on Computing and Communication Technologies (pp. 318–323). IEEE. doi:10.1109/rivf60135.2023.10471809</w:t>
      </w:r>
    </w:p>
    <w:p w14:paraId="00DC2441" w14:textId="77777777" w:rsidR="00350CFB" w:rsidRDefault="00283FFF">
      <w:pPr>
        <w:pStyle w:val="a4"/>
        <w:numPr>
          <w:ilvl w:val="0"/>
          <w:numId w:val="6"/>
        </w:numPr>
        <w:tabs>
          <w:tab w:val="left" w:pos="692"/>
        </w:tabs>
        <w:spacing w:before="87" w:line="396" w:lineRule="auto"/>
        <w:ind w:right="522" w:hanging="530"/>
        <w:jc w:val="both"/>
        <w:rPr>
          <w:sz w:val="24"/>
        </w:rPr>
      </w:pPr>
      <w:bookmarkStart w:id="418" w:name="_bookmark150"/>
      <w:bookmarkEnd w:id="418"/>
      <w:r>
        <w:rPr>
          <w:sz w:val="24"/>
        </w:rPr>
        <w:t>Douceur, J. R. (2002).</w:t>
      </w:r>
      <w:r>
        <w:rPr>
          <w:spacing w:val="40"/>
          <w:sz w:val="24"/>
        </w:rPr>
        <w:t xml:space="preserve"> </w:t>
      </w:r>
      <w:r>
        <w:rPr>
          <w:sz w:val="24"/>
        </w:rPr>
        <w:t>The Sybil attack.</w:t>
      </w:r>
      <w:r>
        <w:rPr>
          <w:spacing w:val="40"/>
          <w:sz w:val="24"/>
        </w:rPr>
        <w:t xml:space="preserve"> </w:t>
      </w:r>
      <w:r>
        <w:rPr>
          <w:sz w:val="24"/>
        </w:rPr>
        <w:t xml:space="preserve">In </w:t>
      </w:r>
      <w:r>
        <w:rPr>
          <w:i/>
          <w:sz w:val="24"/>
        </w:rPr>
        <w:t xml:space="preserve">Peer-to-Peer Systems </w:t>
      </w:r>
      <w:r>
        <w:rPr>
          <w:sz w:val="24"/>
        </w:rPr>
        <w:t>(pp.</w:t>
      </w:r>
      <w:r>
        <w:rPr>
          <w:spacing w:val="40"/>
          <w:sz w:val="24"/>
        </w:rPr>
        <w:t xml:space="preserve"> </w:t>
      </w:r>
      <w:r>
        <w:rPr>
          <w:sz w:val="24"/>
        </w:rPr>
        <w:t>251–260).</w:t>
      </w:r>
      <w:r>
        <w:rPr>
          <w:spacing w:val="40"/>
          <w:sz w:val="24"/>
        </w:rPr>
        <w:t xml:space="preserve"> </w:t>
      </w:r>
      <w:r>
        <w:rPr>
          <w:sz w:val="24"/>
        </w:rPr>
        <w:t xml:space="preserve">Springer. </w:t>
      </w:r>
      <w:hyperlink r:id="rId56">
        <w:r>
          <w:rPr>
            <w:spacing w:val="-2"/>
            <w:sz w:val="24"/>
          </w:rPr>
          <w:t>doi:10.1007/3-540-45748-8_24</w:t>
        </w:r>
      </w:hyperlink>
    </w:p>
    <w:p w14:paraId="00DC2442" w14:textId="77777777" w:rsidR="00350CFB" w:rsidRDefault="00283FFF">
      <w:pPr>
        <w:pStyle w:val="a4"/>
        <w:numPr>
          <w:ilvl w:val="0"/>
          <w:numId w:val="6"/>
        </w:numPr>
        <w:tabs>
          <w:tab w:val="left" w:pos="691"/>
        </w:tabs>
        <w:spacing w:before="86"/>
        <w:ind w:left="691" w:hanging="529"/>
        <w:jc w:val="both"/>
        <w:rPr>
          <w:sz w:val="24"/>
        </w:rPr>
      </w:pPr>
      <w:bookmarkStart w:id="419" w:name="_bookmark151"/>
      <w:bookmarkEnd w:id="419"/>
      <w:r>
        <w:rPr>
          <w:sz w:val="24"/>
        </w:rPr>
        <w:t>Ethereum</w:t>
      </w:r>
      <w:r>
        <w:rPr>
          <w:spacing w:val="-10"/>
          <w:sz w:val="24"/>
        </w:rPr>
        <w:t xml:space="preserve"> </w:t>
      </w:r>
      <w:r>
        <w:rPr>
          <w:sz w:val="24"/>
        </w:rPr>
        <w:t>Improvement</w:t>
      </w:r>
      <w:r>
        <w:rPr>
          <w:spacing w:val="-9"/>
          <w:sz w:val="24"/>
        </w:rPr>
        <w:t xml:space="preserve"> </w:t>
      </w:r>
      <w:r>
        <w:rPr>
          <w:sz w:val="24"/>
        </w:rPr>
        <w:t>Proposals.</w:t>
      </w:r>
      <w:r>
        <w:rPr>
          <w:spacing w:val="8"/>
          <w:sz w:val="24"/>
        </w:rPr>
        <w:t xml:space="preserve"> </w:t>
      </w:r>
      <w:r>
        <w:rPr>
          <w:sz w:val="24"/>
        </w:rPr>
        <w:t>(2015).</w:t>
      </w:r>
      <w:r>
        <w:rPr>
          <w:spacing w:val="8"/>
          <w:sz w:val="24"/>
        </w:rPr>
        <w:t xml:space="preserve"> </w:t>
      </w:r>
      <w:r>
        <w:rPr>
          <w:sz w:val="24"/>
        </w:rPr>
        <w:t>ERC-20</w:t>
      </w:r>
      <w:r>
        <w:rPr>
          <w:spacing w:val="-9"/>
          <w:sz w:val="24"/>
        </w:rPr>
        <w:t xml:space="preserve"> </w:t>
      </w:r>
      <w:r>
        <w:rPr>
          <w:sz w:val="24"/>
        </w:rPr>
        <w:t>token</w:t>
      </w:r>
      <w:r>
        <w:rPr>
          <w:spacing w:val="-9"/>
          <w:sz w:val="24"/>
        </w:rPr>
        <w:t xml:space="preserve"> </w:t>
      </w:r>
      <w:r>
        <w:rPr>
          <w:sz w:val="24"/>
        </w:rPr>
        <w:t>standard</w:t>
      </w:r>
      <w:r>
        <w:rPr>
          <w:spacing w:val="-9"/>
          <w:sz w:val="24"/>
        </w:rPr>
        <w:t xml:space="preserve"> </w:t>
      </w:r>
      <w:r>
        <w:rPr>
          <w:sz w:val="24"/>
        </w:rPr>
        <w:t>(EIP-20).</w:t>
      </w:r>
      <w:r>
        <w:rPr>
          <w:spacing w:val="8"/>
          <w:sz w:val="24"/>
        </w:rPr>
        <w:t xml:space="preserve"> </w:t>
      </w:r>
      <w:hyperlink r:id="rId57">
        <w:r>
          <w:rPr>
            <w:sz w:val="24"/>
          </w:rPr>
          <w:t>EIP-</w:t>
        </w:r>
        <w:r>
          <w:rPr>
            <w:spacing w:val="-5"/>
            <w:sz w:val="24"/>
          </w:rPr>
          <w:t>20</w:t>
        </w:r>
      </w:hyperlink>
    </w:p>
    <w:p w14:paraId="00DC2443" w14:textId="77777777" w:rsidR="00350CFB" w:rsidRDefault="00283FFF">
      <w:pPr>
        <w:pStyle w:val="a4"/>
        <w:numPr>
          <w:ilvl w:val="0"/>
          <w:numId w:val="6"/>
        </w:numPr>
        <w:tabs>
          <w:tab w:val="left" w:pos="691"/>
        </w:tabs>
        <w:spacing w:before="264"/>
        <w:ind w:left="691" w:hanging="529"/>
        <w:jc w:val="both"/>
        <w:rPr>
          <w:sz w:val="24"/>
        </w:rPr>
      </w:pPr>
      <w:bookmarkStart w:id="420" w:name="_bookmark152"/>
      <w:bookmarkEnd w:id="420"/>
      <w:r>
        <w:rPr>
          <w:sz w:val="24"/>
        </w:rPr>
        <w:t>Ethereum</w:t>
      </w:r>
      <w:r>
        <w:rPr>
          <w:spacing w:val="-10"/>
          <w:sz w:val="24"/>
        </w:rPr>
        <w:t xml:space="preserve"> </w:t>
      </w:r>
      <w:r>
        <w:rPr>
          <w:sz w:val="24"/>
        </w:rPr>
        <w:t>Improvement</w:t>
      </w:r>
      <w:r>
        <w:rPr>
          <w:spacing w:val="-10"/>
          <w:sz w:val="24"/>
        </w:rPr>
        <w:t xml:space="preserve"> </w:t>
      </w:r>
      <w:r>
        <w:rPr>
          <w:sz w:val="24"/>
        </w:rPr>
        <w:t>Proposals.</w:t>
      </w:r>
      <w:r>
        <w:rPr>
          <w:spacing w:val="7"/>
          <w:sz w:val="24"/>
        </w:rPr>
        <w:t xml:space="preserve"> </w:t>
      </w:r>
      <w:r>
        <w:rPr>
          <w:sz w:val="24"/>
        </w:rPr>
        <w:t>(2020).</w:t>
      </w:r>
      <w:r>
        <w:rPr>
          <w:spacing w:val="8"/>
          <w:sz w:val="24"/>
        </w:rPr>
        <w:t xml:space="preserve"> </w:t>
      </w:r>
      <w:r>
        <w:rPr>
          <w:sz w:val="24"/>
        </w:rPr>
        <w:t>ERC-20</w:t>
      </w:r>
      <w:r>
        <w:rPr>
          <w:spacing w:val="-10"/>
          <w:sz w:val="24"/>
        </w:rPr>
        <w:t xml:space="preserve"> </w:t>
      </w:r>
      <w:r>
        <w:rPr>
          <w:sz w:val="24"/>
        </w:rPr>
        <w:t>permit</w:t>
      </w:r>
      <w:r>
        <w:rPr>
          <w:spacing w:val="-10"/>
          <w:sz w:val="24"/>
        </w:rPr>
        <w:t xml:space="preserve"> </w:t>
      </w:r>
      <w:r>
        <w:rPr>
          <w:sz w:val="24"/>
        </w:rPr>
        <w:t>extension</w:t>
      </w:r>
      <w:r>
        <w:rPr>
          <w:spacing w:val="-9"/>
          <w:sz w:val="24"/>
        </w:rPr>
        <w:t xml:space="preserve"> </w:t>
      </w:r>
      <w:r>
        <w:rPr>
          <w:sz w:val="24"/>
        </w:rPr>
        <w:t>(EIP-2612).</w:t>
      </w:r>
      <w:r>
        <w:rPr>
          <w:spacing w:val="6"/>
          <w:sz w:val="24"/>
        </w:rPr>
        <w:t xml:space="preserve"> </w:t>
      </w:r>
      <w:hyperlink r:id="rId58">
        <w:r>
          <w:rPr>
            <w:sz w:val="24"/>
          </w:rPr>
          <w:t>EIP-</w:t>
        </w:r>
        <w:r>
          <w:rPr>
            <w:spacing w:val="-4"/>
            <w:sz w:val="24"/>
          </w:rPr>
          <w:t>2612</w:t>
        </w:r>
      </w:hyperlink>
    </w:p>
    <w:p w14:paraId="00DC2444" w14:textId="77777777" w:rsidR="00350CFB" w:rsidRDefault="00283FFF">
      <w:pPr>
        <w:pStyle w:val="a4"/>
        <w:numPr>
          <w:ilvl w:val="0"/>
          <w:numId w:val="6"/>
        </w:numPr>
        <w:tabs>
          <w:tab w:val="left" w:pos="691"/>
        </w:tabs>
        <w:spacing w:before="265"/>
        <w:ind w:left="691" w:hanging="529"/>
        <w:jc w:val="both"/>
        <w:rPr>
          <w:i/>
          <w:sz w:val="24"/>
        </w:rPr>
      </w:pPr>
      <w:bookmarkStart w:id="421" w:name="_bookmark153"/>
      <w:bookmarkEnd w:id="421"/>
      <w:r>
        <w:rPr>
          <w:sz w:val="24"/>
        </w:rPr>
        <w:t>Fama,</w:t>
      </w:r>
      <w:r>
        <w:rPr>
          <w:spacing w:val="-12"/>
          <w:sz w:val="24"/>
        </w:rPr>
        <w:t xml:space="preserve"> </w:t>
      </w:r>
      <w:r>
        <w:rPr>
          <w:sz w:val="24"/>
        </w:rPr>
        <w:t>E.</w:t>
      </w:r>
      <w:r>
        <w:rPr>
          <w:spacing w:val="-13"/>
          <w:sz w:val="24"/>
        </w:rPr>
        <w:t xml:space="preserve"> </w:t>
      </w:r>
      <w:r>
        <w:rPr>
          <w:sz w:val="24"/>
        </w:rPr>
        <w:t>F.,</w:t>
      </w:r>
      <w:r>
        <w:rPr>
          <w:spacing w:val="-12"/>
          <w:sz w:val="24"/>
        </w:rPr>
        <w:t xml:space="preserve"> </w:t>
      </w:r>
      <w:r>
        <w:rPr>
          <w:sz w:val="24"/>
        </w:rPr>
        <w:t>&amp;</w:t>
      </w:r>
      <w:r>
        <w:rPr>
          <w:spacing w:val="-13"/>
          <w:sz w:val="24"/>
        </w:rPr>
        <w:t xml:space="preserve"> </w:t>
      </w:r>
      <w:r>
        <w:rPr>
          <w:sz w:val="24"/>
        </w:rPr>
        <w:t>French,</w:t>
      </w:r>
      <w:r>
        <w:rPr>
          <w:spacing w:val="-11"/>
          <w:sz w:val="24"/>
        </w:rPr>
        <w:t xml:space="preserve"> </w:t>
      </w:r>
      <w:r>
        <w:rPr>
          <w:sz w:val="24"/>
        </w:rPr>
        <w:t>K.</w:t>
      </w:r>
      <w:r>
        <w:rPr>
          <w:spacing w:val="-13"/>
          <w:sz w:val="24"/>
        </w:rPr>
        <w:t xml:space="preserve"> </w:t>
      </w:r>
      <w:r>
        <w:rPr>
          <w:sz w:val="24"/>
        </w:rPr>
        <w:t>R.</w:t>
      </w:r>
      <w:r>
        <w:rPr>
          <w:spacing w:val="-13"/>
          <w:sz w:val="24"/>
        </w:rPr>
        <w:t xml:space="preserve"> </w:t>
      </w:r>
      <w:r>
        <w:rPr>
          <w:sz w:val="24"/>
        </w:rPr>
        <w:t>(1992).</w:t>
      </w:r>
      <w:r>
        <w:rPr>
          <w:spacing w:val="9"/>
          <w:sz w:val="24"/>
        </w:rPr>
        <w:t xml:space="preserve"> </w:t>
      </w:r>
      <w:r>
        <w:rPr>
          <w:sz w:val="24"/>
        </w:rPr>
        <w:t>The</w:t>
      </w:r>
      <w:r>
        <w:rPr>
          <w:spacing w:val="-13"/>
          <w:sz w:val="24"/>
        </w:rPr>
        <w:t xml:space="preserve"> </w:t>
      </w:r>
      <w:r>
        <w:rPr>
          <w:sz w:val="24"/>
        </w:rPr>
        <w:t>cross-section</w:t>
      </w:r>
      <w:r>
        <w:rPr>
          <w:spacing w:val="-13"/>
          <w:sz w:val="24"/>
        </w:rPr>
        <w:t xml:space="preserve"> </w:t>
      </w:r>
      <w:r>
        <w:rPr>
          <w:sz w:val="24"/>
        </w:rPr>
        <w:t>of</w:t>
      </w:r>
      <w:r>
        <w:rPr>
          <w:spacing w:val="-13"/>
          <w:sz w:val="24"/>
        </w:rPr>
        <w:t xml:space="preserve"> </w:t>
      </w:r>
      <w:r>
        <w:rPr>
          <w:sz w:val="24"/>
        </w:rPr>
        <w:t>expected</w:t>
      </w:r>
      <w:r>
        <w:rPr>
          <w:spacing w:val="-12"/>
          <w:sz w:val="24"/>
        </w:rPr>
        <w:t xml:space="preserve"> </w:t>
      </w:r>
      <w:r>
        <w:rPr>
          <w:sz w:val="24"/>
        </w:rPr>
        <w:t>stock</w:t>
      </w:r>
      <w:r>
        <w:rPr>
          <w:spacing w:val="-13"/>
          <w:sz w:val="24"/>
        </w:rPr>
        <w:t xml:space="preserve"> </w:t>
      </w:r>
      <w:r>
        <w:rPr>
          <w:sz w:val="24"/>
        </w:rPr>
        <w:t>returns.</w:t>
      </w:r>
      <w:r>
        <w:rPr>
          <w:spacing w:val="8"/>
          <w:sz w:val="24"/>
        </w:rPr>
        <w:t xml:space="preserve"> </w:t>
      </w:r>
      <w:r>
        <w:rPr>
          <w:i/>
          <w:sz w:val="24"/>
        </w:rPr>
        <w:t>The</w:t>
      </w:r>
      <w:r>
        <w:rPr>
          <w:i/>
          <w:spacing w:val="-12"/>
          <w:sz w:val="24"/>
        </w:rPr>
        <w:t xml:space="preserve"> </w:t>
      </w:r>
      <w:r>
        <w:rPr>
          <w:i/>
          <w:spacing w:val="-2"/>
          <w:sz w:val="24"/>
        </w:rPr>
        <w:t>Journal</w:t>
      </w:r>
    </w:p>
    <w:p w14:paraId="00DC2445" w14:textId="77777777" w:rsidR="00350CFB" w:rsidRDefault="00350CFB">
      <w:pPr>
        <w:pStyle w:val="a4"/>
        <w:jc w:val="both"/>
        <w:rPr>
          <w:i/>
          <w:sz w:val="24"/>
        </w:rPr>
        <w:sectPr w:rsidR="00350CFB">
          <w:pgSz w:w="11910" w:h="16840"/>
          <w:pgMar w:top="1840" w:right="708" w:bottom="2300" w:left="992" w:header="0" w:footer="2115" w:gutter="0"/>
          <w:cols w:space="720"/>
        </w:sectPr>
      </w:pPr>
    </w:p>
    <w:p w14:paraId="00DC2446" w14:textId="77777777" w:rsidR="00350CFB" w:rsidRDefault="00283FFF">
      <w:pPr>
        <w:pStyle w:val="a3"/>
        <w:spacing w:before="72"/>
        <w:ind w:left="692"/>
      </w:pPr>
      <w:bookmarkStart w:id="422" w:name="_bookmark164"/>
      <w:bookmarkEnd w:id="422"/>
      <w:r>
        <w:rPr>
          <w:i/>
        </w:rPr>
        <w:t>of</w:t>
      </w:r>
      <w:r>
        <w:rPr>
          <w:i/>
          <w:spacing w:val="-15"/>
        </w:rPr>
        <w:t xml:space="preserve"> </w:t>
      </w:r>
      <w:r>
        <w:rPr>
          <w:i/>
        </w:rPr>
        <w:t>Finance</w:t>
      </w:r>
      <w:r>
        <w:t>,</w:t>
      </w:r>
      <w:r>
        <w:rPr>
          <w:spacing w:val="-15"/>
        </w:rPr>
        <w:t xml:space="preserve"> </w:t>
      </w:r>
      <w:r>
        <w:rPr>
          <w:i/>
        </w:rPr>
        <w:t>47</w:t>
      </w:r>
      <w:r>
        <w:t>(2),</w:t>
      </w:r>
      <w:r>
        <w:rPr>
          <w:spacing w:val="-15"/>
        </w:rPr>
        <w:t xml:space="preserve"> </w:t>
      </w:r>
      <w:r>
        <w:t>427–465.</w:t>
      </w:r>
      <w:r>
        <w:rPr>
          <w:spacing w:val="-7"/>
        </w:rPr>
        <w:t xml:space="preserve"> </w:t>
      </w:r>
      <w:hyperlink r:id="rId59">
        <w:r>
          <w:t>doi:10.1111/j.1540-</w:t>
        </w:r>
        <w:r>
          <w:rPr>
            <w:spacing w:val="-2"/>
          </w:rPr>
          <w:t>6261.1992.tb04398.x</w:t>
        </w:r>
      </w:hyperlink>
    </w:p>
    <w:p w14:paraId="00DC2447" w14:textId="77777777" w:rsidR="00350CFB" w:rsidRDefault="00283FFF">
      <w:pPr>
        <w:pStyle w:val="a4"/>
        <w:numPr>
          <w:ilvl w:val="0"/>
          <w:numId w:val="6"/>
        </w:numPr>
        <w:tabs>
          <w:tab w:val="left" w:pos="692"/>
        </w:tabs>
        <w:spacing w:before="264" w:line="396" w:lineRule="auto"/>
        <w:ind w:right="523" w:hanging="530"/>
        <w:jc w:val="both"/>
        <w:rPr>
          <w:sz w:val="24"/>
        </w:rPr>
      </w:pPr>
      <w:bookmarkStart w:id="423" w:name="_bookmark154"/>
      <w:bookmarkEnd w:id="423"/>
      <w:r>
        <w:rPr>
          <w:sz w:val="24"/>
        </w:rPr>
        <w:t>Ferreira, M. V. X., &amp; Parkes, D. C. (2023).</w:t>
      </w:r>
      <w:r>
        <w:rPr>
          <w:spacing w:val="40"/>
          <w:sz w:val="24"/>
        </w:rPr>
        <w:t xml:space="preserve"> </w:t>
      </w:r>
      <w:r>
        <w:rPr>
          <w:sz w:val="24"/>
        </w:rPr>
        <w:t>Credible decentralized exchange design via ver-ifiable sequencing rules.</w:t>
      </w:r>
      <w:r>
        <w:rPr>
          <w:spacing w:val="40"/>
          <w:sz w:val="24"/>
        </w:rPr>
        <w:t xml:space="preserve"> </w:t>
      </w:r>
      <w:r>
        <w:rPr>
          <w:sz w:val="24"/>
        </w:rPr>
        <w:t xml:space="preserve">In </w:t>
      </w:r>
      <w:r>
        <w:rPr>
          <w:i/>
          <w:sz w:val="24"/>
        </w:rPr>
        <w:t xml:space="preserve">Proceedings of the 55th Annual ACM Symposium on Theory of Computing </w:t>
      </w:r>
      <w:r>
        <w:rPr>
          <w:sz w:val="24"/>
        </w:rPr>
        <w:t>(pp. 723–736). ACM.</w:t>
      </w:r>
    </w:p>
    <w:p w14:paraId="00DC2448" w14:textId="77777777" w:rsidR="00350CFB" w:rsidRDefault="00283FFF">
      <w:pPr>
        <w:pStyle w:val="a4"/>
        <w:numPr>
          <w:ilvl w:val="0"/>
          <w:numId w:val="6"/>
        </w:numPr>
        <w:tabs>
          <w:tab w:val="left" w:pos="685"/>
          <w:tab w:val="left" w:pos="691"/>
        </w:tabs>
        <w:spacing w:before="87" w:line="396" w:lineRule="auto"/>
        <w:ind w:left="685" w:right="522" w:hanging="523"/>
        <w:jc w:val="both"/>
        <w:rPr>
          <w:sz w:val="24"/>
        </w:rPr>
      </w:pPr>
      <w:bookmarkStart w:id="424" w:name="_bookmark155"/>
      <w:bookmarkEnd w:id="424"/>
      <w:r>
        <w:rPr>
          <w:sz w:val="24"/>
        </w:rPr>
        <w:tab/>
        <w:t>Gervais,</w:t>
      </w:r>
      <w:r>
        <w:rPr>
          <w:spacing w:val="27"/>
          <w:sz w:val="24"/>
        </w:rPr>
        <w:t xml:space="preserve"> </w:t>
      </w:r>
      <w:r>
        <w:rPr>
          <w:sz w:val="24"/>
        </w:rPr>
        <w:t>A.,</w:t>
      </w:r>
      <w:r>
        <w:rPr>
          <w:spacing w:val="27"/>
          <w:sz w:val="24"/>
        </w:rPr>
        <w:t xml:space="preserve"> </w:t>
      </w:r>
      <w:r>
        <w:rPr>
          <w:sz w:val="24"/>
        </w:rPr>
        <w:t>Karame,</w:t>
      </w:r>
      <w:r>
        <w:rPr>
          <w:spacing w:val="28"/>
          <w:sz w:val="24"/>
        </w:rPr>
        <w:t xml:space="preserve"> </w:t>
      </w:r>
      <w:r>
        <w:rPr>
          <w:sz w:val="24"/>
        </w:rPr>
        <w:t>G. O.,</w:t>
      </w:r>
      <w:r>
        <w:rPr>
          <w:spacing w:val="27"/>
          <w:sz w:val="24"/>
        </w:rPr>
        <w:t xml:space="preserve"> </w:t>
      </w:r>
      <w:r>
        <w:rPr>
          <w:sz w:val="24"/>
        </w:rPr>
        <w:t>Wüst,</w:t>
      </w:r>
      <w:r>
        <w:rPr>
          <w:spacing w:val="28"/>
          <w:sz w:val="24"/>
        </w:rPr>
        <w:t xml:space="preserve"> </w:t>
      </w:r>
      <w:r>
        <w:rPr>
          <w:sz w:val="24"/>
        </w:rPr>
        <w:t>K.,</w:t>
      </w:r>
      <w:r>
        <w:rPr>
          <w:spacing w:val="27"/>
          <w:sz w:val="24"/>
        </w:rPr>
        <w:t xml:space="preserve"> </w:t>
      </w:r>
      <w:r>
        <w:rPr>
          <w:sz w:val="24"/>
        </w:rPr>
        <w:t>Glykantzis,</w:t>
      </w:r>
      <w:r>
        <w:rPr>
          <w:spacing w:val="28"/>
          <w:sz w:val="24"/>
        </w:rPr>
        <w:t xml:space="preserve"> </w:t>
      </w:r>
      <w:r>
        <w:rPr>
          <w:sz w:val="24"/>
        </w:rPr>
        <w:t>V.,</w:t>
      </w:r>
      <w:r>
        <w:rPr>
          <w:spacing w:val="27"/>
          <w:sz w:val="24"/>
        </w:rPr>
        <w:t xml:space="preserve"> </w:t>
      </w:r>
      <w:r>
        <w:rPr>
          <w:sz w:val="24"/>
        </w:rPr>
        <w:t>Ritzdorf,</w:t>
      </w:r>
      <w:r>
        <w:rPr>
          <w:spacing w:val="28"/>
          <w:sz w:val="24"/>
        </w:rPr>
        <w:t xml:space="preserve"> </w:t>
      </w:r>
      <w:r>
        <w:rPr>
          <w:sz w:val="24"/>
        </w:rPr>
        <w:t>H.,</w:t>
      </w:r>
      <w:r>
        <w:rPr>
          <w:spacing w:val="27"/>
          <w:sz w:val="24"/>
        </w:rPr>
        <w:t xml:space="preserve"> </w:t>
      </w:r>
      <w:r>
        <w:rPr>
          <w:sz w:val="24"/>
        </w:rPr>
        <w:t>&amp; Capkun,</w:t>
      </w:r>
      <w:r>
        <w:rPr>
          <w:spacing w:val="28"/>
          <w:sz w:val="24"/>
        </w:rPr>
        <w:t xml:space="preserve"> </w:t>
      </w:r>
      <w:r>
        <w:rPr>
          <w:sz w:val="24"/>
        </w:rPr>
        <w:t>S. (2016). On the security and performance of proof of work blockchains.</w:t>
      </w:r>
      <w:r>
        <w:rPr>
          <w:spacing w:val="40"/>
          <w:sz w:val="24"/>
        </w:rPr>
        <w:t xml:space="preserve"> </w:t>
      </w:r>
      <w:r>
        <w:rPr>
          <w:sz w:val="24"/>
        </w:rPr>
        <w:t xml:space="preserve">In </w:t>
      </w:r>
      <w:r>
        <w:rPr>
          <w:i/>
          <w:sz w:val="24"/>
        </w:rPr>
        <w:t xml:space="preserve">Proceedings of the 2016 ACM SIGSAC Conference on Computer and Communications Security </w:t>
      </w:r>
      <w:r>
        <w:rPr>
          <w:sz w:val="24"/>
        </w:rPr>
        <w:t>(pp.</w:t>
      </w:r>
      <w:r>
        <w:rPr>
          <w:spacing w:val="40"/>
          <w:sz w:val="24"/>
        </w:rPr>
        <w:t xml:space="preserve"> </w:t>
      </w:r>
      <w:r>
        <w:rPr>
          <w:sz w:val="24"/>
        </w:rPr>
        <w:t>3–16).</w:t>
      </w:r>
      <w:r>
        <w:rPr>
          <w:spacing w:val="40"/>
          <w:sz w:val="24"/>
        </w:rPr>
        <w:t xml:space="preserve"> </w:t>
      </w:r>
      <w:r>
        <w:rPr>
          <w:sz w:val="24"/>
        </w:rPr>
        <w:t xml:space="preserve">ACM. </w:t>
      </w:r>
      <w:hyperlink r:id="rId60">
        <w:r>
          <w:rPr>
            <w:spacing w:val="-2"/>
            <w:sz w:val="24"/>
          </w:rPr>
          <w:t>doi:10.1145/2976749.2978341</w:t>
        </w:r>
      </w:hyperlink>
    </w:p>
    <w:p w14:paraId="00DC2449" w14:textId="77777777" w:rsidR="00350CFB" w:rsidRDefault="00283FFF">
      <w:pPr>
        <w:pStyle w:val="a4"/>
        <w:numPr>
          <w:ilvl w:val="0"/>
          <w:numId w:val="6"/>
        </w:numPr>
        <w:tabs>
          <w:tab w:val="left" w:pos="691"/>
        </w:tabs>
        <w:spacing w:before="89"/>
        <w:ind w:left="691" w:hanging="529"/>
        <w:jc w:val="both"/>
        <w:rPr>
          <w:sz w:val="24"/>
        </w:rPr>
      </w:pPr>
      <w:bookmarkStart w:id="425" w:name="_bookmark156"/>
      <w:bookmarkEnd w:id="425"/>
      <w:r>
        <w:rPr>
          <w:sz w:val="24"/>
          <w:lang w:val="fr-CM"/>
        </w:rPr>
        <w:t>GMX.</w:t>
      </w:r>
      <w:r>
        <w:rPr>
          <w:spacing w:val="-8"/>
          <w:sz w:val="24"/>
          <w:lang w:val="fr-CM"/>
        </w:rPr>
        <w:t xml:space="preserve"> </w:t>
      </w:r>
      <w:r>
        <w:rPr>
          <w:sz w:val="24"/>
          <w:lang w:val="fr-CM"/>
        </w:rPr>
        <w:t>(n.d.).</w:t>
      </w:r>
      <w:r>
        <w:rPr>
          <w:spacing w:val="11"/>
          <w:sz w:val="24"/>
          <w:lang w:val="fr-CM"/>
        </w:rPr>
        <w:t xml:space="preserve"> </w:t>
      </w:r>
      <w:r>
        <w:rPr>
          <w:i/>
          <w:sz w:val="24"/>
          <w:lang w:val="fr-CM"/>
        </w:rPr>
        <w:t>GMX</w:t>
      </w:r>
      <w:r>
        <w:rPr>
          <w:i/>
          <w:spacing w:val="-7"/>
          <w:sz w:val="24"/>
          <w:lang w:val="fr-CM"/>
        </w:rPr>
        <w:t xml:space="preserve"> </w:t>
      </w:r>
      <w:r>
        <w:rPr>
          <w:i/>
          <w:sz w:val="24"/>
          <w:lang w:val="fr-CM"/>
        </w:rPr>
        <w:t>V2</w:t>
      </w:r>
      <w:r>
        <w:rPr>
          <w:i/>
          <w:spacing w:val="-7"/>
          <w:sz w:val="24"/>
          <w:lang w:val="fr-CM"/>
        </w:rPr>
        <w:t xml:space="preserve"> </w:t>
      </w:r>
      <w:r>
        <w:rPr>
          <w:i/>
          <w:sz w:val="24"/>
          <w:lang w:val="fr-CM"/>
        </w:rPr>
        <w:t>documentation</w:t>
      </w:r>
      <w:r>
        <w:rPr>
          <w:sz w:val="24"/>
          <w:lang w:val="fr-CM"/>
        </w:rPr>
        <w:t>.</w:t>
      </w:r>
      <w:r>
        <w:rPr>
          <w:spacing w:val="11"/>
          <w:sz w:val="24"/>
          <w:lang w:val="fr-CM"/>
        </w:rPr>
        <w:t xml:space="preserve"> </w:t>
      </w:r>
      <w:r>
        <w:fldChar w:fldCharType="begin"/>
      </w:r>
      <w:r>
        <w:rPr>
          <w:lang w:val="fr-CM"/>
          <w:rPrChange w:id="426" w:author="Moulla, Donatien Koulla" w:date="2026-08-27T13:24:00Z">
            <w:rPr/>
          </w:rPrChange>
        </w:rPr>
        <w:instrText xml:space="preserve"> HYPERLINK "https://docs.gmx.io/" \h </w:instrText>
      </w:r>
      <w:r>
        <w:fldChar w:fldCharType="separate"/>
      </w:r>
      <w:r>
        <w:rPr>
          <w:spacing w:val="-2"/>
          <w:sz w:val="24"/>
        </w:rPr>
        <w:t>docs.gmx.io</w:t>
      </w:r>
      <w:r>
        <w:rPr>
          <w:spacing w:val="-2"/>
          <w:sz w:val="24"/>
        </w:rPr>
        <w:fldChar w:fldCharType="end"/>
      </w:r>
    </w:p>
    <w:p w14:paraId="00DC244A" w14:textId="77777777" w:rsidR="00350CFB" w:rsidRDefault="00283FFF">
      <w:pPr>
        <w:pStyle w:val="a4"/>
        <w:numPr>
          <w:ilvl w:val="0"/>
          <w:numId w:val="6"/>
        </w:numPr>
        <w:tabs>
          <w:tab w:val="left" w:pos="691"/>
        </w:tabs>
        <w:spacing w:before="264"/>
        <w:ind w:left="691" w:hanging="529"/>
        <w:jc w:val="both"/>
        <w:rPr>
          <w:sz w:val="24"/>
        </w:rPr>
      </w:pPr>
      <w:bookmarkStart w:id="427" w:name="_bookmark157"/>
      <w:bookmarkEnd w:id="427"/>
      <w:r>
        <w:rPr>
          <w:sz w:val="24"/>
        </w:rPr>
        <w:t>Graham,</w:t>
      </w:r>
      <w:r>
        <w:rPr>
          <w:spacing w:val="-8"/>
          <w:sz w:val="24"/>
        </w:rPr>
        <w:t xml:space="preserve"> </w:t>
      </w:r>
      <w:r>
        <w:rPr>
          <w:sz w:val="24"/>
        </w:rPr>
        <w:t>B.,</w:t>
      </w:r>
      <w:r>
        <w:rPr>
          <w:spacing w:val="-8"/>
          <w:sz w:val="24"/>
        </w:rPr>
        <w:t xml:space="preserve"> </w:t>
      </w:r>
      <w:r>
        <w:rPr>
          <w:sz w:val="24"/>
        </w:rPr>
        <w:t>&amp;</w:t>
      </w:r>
      <w:r>
        <w:rPr>
          <w:spacing w:val="-7"/>
          <w:sz w:val="24"/>
        </w:rPr>
        <w:t xml:space="preserve"> </w:t>
      </w:r>
      <w:r>
        <w:rPr>
          <w:sz w:val="24"/>
        </w:rPr>
        <w:t>Dodd,</w:t>
      </w:r>
      <w:r>
        <w:rPr>
          <w:spacing w:val="-8"/>
          <w:sz w:val="24"/>
        </w:rPr>
        <w:t xml:space="preserve"> </w:t>
      </w:r>
      <w:r>
        <w:rPr>
          <w:sz w:val="24"/>
        </w:rPr>
        <w:t>D.</w:t>
      </w:r>
      <w:r>
        <w:rPr>
          <w:spacing w:val="-7"/>
          <w:sz w:val="24"/>
        </w:rPr>
        <w:t xml:space="preserve"> </w:t>
      </w:r>
      <w:r>
        <w:rPr>
          <w:sz w:val="24"/>
        </w:rPr>
        <w:t>L.</w:t>
      </w:r>
      <w:r>
        <w:rPr>
          <w:spacing w:val="-8"/>
          <w:sz w:val="24"/>
        </w:rPr>
        <w:t xml:space="preserve"> </w:t>
      </w:r>
      <w:r>
        <w:rPr>
          <w:sz w:val="24"/>
        </w:rPr>
        <w:t>(1934).</w:t>
      </w:r>
      <w:r>
        <w:rPr>
          <w:spacing w:val="11"/>
          <w:sz w:val="24"/>
        </w:rPr>
        <w:t xml:space="preserve"> </w:t>
      </w:r>
      <w:r>
        <w:rPr>
          <w:i/>
          <w:sz w:val="24"/>
        </w:rPr>
        <w:t>Security</w:t>
      </w:r>
      <w:r>
        <w:rPr>
          <w:i/>
          <w:spacing w:val="-8"/>
          <w:sz w:val="24"/>
        </w:rPr>
        <w:t xml:space="preserve"> </w:t>
      </w:r>
      <w:r>
        <w:rPr>
          <w:i/>
          <w:sz w:val="24"/>
        </w:rPr>
        <w:t>analysis</w:t>
      </w:r>
      <w:r>
        <w:rPr>
          <w:sz w:val="24"/>
        </w:rPr>
        <w:t>.</w:t>
      </w:r>
      <w:r>
        <w:rPr>
          <w:spacing w:val="11"/>
          <w:sz w:val="24"/>
        </w:rPr>
        <w:t xml:space="preserve"> </w:t>
      </w:r>
      <w:r>
        <w:rPr>
          <w:sz w:val="24"/>
        </w:rPr>
        <w:t>McGraw-</w:t>
      </w:r>
      <w:r>
        <w:rPr>
          <w:spacing w:val="-2"/>
          <w:sz w:val="24"/>
        </w:rPr>
        <w:t>Hill.</w:t>
      </w:r>
    </w:p>
    <w:p w14:paraId="00DC244B" w14:textId="77777777" w:rsidR="00350CFB" w:rsidRDefault="00283FFF">
      <w:pPr>
        <w:pStyle w:val="a4"/>
        <w:numPr>
          <w:ilvl w:val="0"/>
          <w:numId w:val="6"/>
        </w:numPr>
        <w:tabs>
          <w:tab w:val="left" w:pos="692"/>
        </w:tabs>
        <w:spacing w:before="264" w:line="396" w:lineRule="auto"/>
        <w:ind w:right="522" w:hanging="530"/>
        <w:jc w:val="both"/>
        <w:rPr>
          <w:sz w:val="24"/>
        </w:rPr>
      </w:pPr>
      <w:bookmarkStart w:id="428" w:name="_bookmark158"/>
      <w:bookmarkEnd w:id="428"/>
      <w:r>
        <w:rPr>
          <w:sz w:val="24"/>
        </w:rPr>
        <w:t>Gudgeon, L., Moreno-Sanchez, P., Roos, S., McCorry, P., &amp; Gervais, A. (2020).</w:t>
      </w:r>
      <w:r>
        <w:rPr>
          <w:spacing w:val="40"/>
          <w:sz w:val="24"/>
        </w:rPr>
        <w:t xml:space="preserve"> </w:t>
      </w:r>
      <w:r>
        <w:rPr>
          <w:sz w:val="24"/>
        </w:rPr>
        <w:t>SoK: Layer-two</w:t>
      </w:r>
      <w:r>
        <w:rPr>
          <w:spacing w:val="-15"/>
          <w:sz w:val="24"/>
        </w:rPr>
        <w:t xml:space="preserve"> </w:t>
      </w:r>
      <w:r>
        <w:rPr>
          <w:sz w:val="24"/>
        </w:rPr>
        <w:t>blockchain</w:t>
      </w:r>
      <w:r>
        <w:rPr>
          <w:spacing w:val="-15"/>
          <w:sz w:val="24"/>
        </w:rPr>
        <w:t xml:space="preserve"> </w:t>
      </w:r>
      <w:r>
        <w:rPr>
          <w:sz w:val="24"/>
        </w:rPr>
        <w:t>protocols.</w:t>
      </w:r>
      <w:r>
        <w:rPr>
          <w:spacing w:val="-3"/>
          <w:sz w:val="24"/>
        </w:rPr>
        <w:t xml:space="preserve"> </w:t>
      </w:r>
      <w:r>
        <w:rPr>
          <w:sz w:val="24"/>
        </w:rPr>
        <w:t>In</w:t>
      </w:r>
      <w:r>
        <w:rPr>
          <w:spacing w:val="-15"/>
          <w:sz w:val="24"/>
        </w:rPr>
        <w:t xml:space="preserve"> </w:t>
      </w:r>
      <w:r>
        <w:rPr>
          <w:i/>
          <w:sz w:val="24"/>
        </w:rPr>
        <w:t>Financial</w:t>
      </w:r>
      <w:r>
        <w:rPr>
          <w:i/>
          <w:spacing w:val="-15"/>
          <w:sz w:val="24"/>
        </w:rPr>
        <w:t xml:space="preserve"> </w:t>
      </w:r>
      <w:r>
        <w:rPr>
          <w:i/>
          <w:sz w:val="24"/>
        </w:rPr>
        <w:t>Cryptography</w:t>
      </w:r>
      <w:r>
        <w:rPr>
          <w:i/>
          <w:spacing w:val="-15"/>
          <w:sz w:val="24"/>
        </w:rPr>
        <w:t xml:space="preserve"> </w:t>
      </w:r>
      <w:r>
        <w:rPr>
          <w:i/>
          <w:sz w:val="24"/>
        </w:rPr>
        <w:t>and</w:t>
      </w:r>
      <w:r>
        <w:rPr>
          <w:i/>
          <w:spacing w:val="-15"/>
          <w:sz w:val="24"/>
        </w:rPr>
        <w:t xml:space="preserve"> </w:t>
      </w:r>
      <w:r>
        <w:rPr>
          <w:i/>
          <w:sz w:val="24"/>
        </w:rPr>
        <w:t>Data</w:t>
      </w:r>
      <w:r>
        <w:rPr>
          <w:i/>
          <w:spacing w:val="-15"/>
          <w:sz w:val="24"/>
        </w:rPr>
        <w:t xml:space="preserve"> </w:t>
      </w:r>
      <w:r>
        <w:rPr>
          <w:i/>
          <w:sz w:val="24"/>
        </w:rPr>
        <w:t>Security</w:t>
      </w:r>
      <w:r>
        <w:rPr>
          <w:i/>
          <w:spacing w:val="-15"/>
          <w:sz w:val="24"/>
        </w:rPr>
        <w:t xml:space="preserve"> </w:t>
      </w:r>
      <w:r>
        <w:rPr>
          <w:sz w:val="24"/>
        </w:rPr>
        <w:t>(pp.</w:t>
      </w:r>
      <w:r>
        <w:rPr>
          <w:spacing w:val="7"/>
          <w:sz w:val="24"/>
        </w:rPr>
        <w:t xml:space="preserve"> </w:t>
      </w:r>
      <w:r>
        <w:rPr>
          <w:sz w:val="24"/>
        </w:rPr>
        <w:t>201–226).</w:t>
      </w:r>
    </w:p>
    <w:p w14:paraId="00DC244C" w14:textId="77777777" w:rsidR="00350CFB" w:rsidRDefault="00283FFF">
      <w:pPr>
        <w:pStyle w:val="a3"/>
        <w:spacing w:before="2"/>
        <w:ind w:left="692"/>
      </w:pPr>
      <w:r>
        <w:rPr>
          <w:spacing w:val="-2"/>
        </w:rPr>
        <w:t>Springer.</w:t>
      </w:r>
      <w:r>
        <w:rPr>
          <w:spacing w:val="40"/>
        </w:rPr>
        <w:t xml:space="preserve"> </w:t>
      </w:r>
      <w:hyperlink r:id="rId61">
        <w:r>
          <w:rPr>
            <w:spacing w:val="-2"/>
          </w:rPr>
          <w:t>doi:10.1007/978-3-030-51280-</w:t>
        </w:r>
        <w:r>
          <w:rPr>
            <w:spacing w:val="-4"/>
          </w:rPr>
          <w:t>4_12</w:t>
        </w:r>
      </w:hyperlink>
    </w:p>
    <w:p w14:paraId="00DC244D" w14:textId="77777777" w:rsidR="00350CFB" w:rsidRDefault="00283FFF">
      <w:pPr>
        <w:pStyle w:val="a4"/>
        <w:numPr>
          <w:ilvl w:val="0"/>
          <w:numId w:val="6"/>
        </w:numPr>
        <w:tabs>
          <w:tab w:val="left" w:pos="692"/>
        </w:tabs>
        <w:spacing w:before="264" w:line="396" w:lineRule="auto"/>
        <w:ind w:right="524" w:hanging="530"/>
        <w:jc w:val="both"/>
        <w:rPr>
          <w:sz w:val="24"/>
        </w:rPr>
      </w:pPr>
      <w:bookmarkStart w:id="429" w:name="_bookmark159"/>
      <w:bookmarkEnd w:id="429"/>
      <w:r>
        <w:rPr>
          <w:sz w:val="24"/>
          <w:lang w:val="fr-CM"/>
        </w:rPr>
        <w:t>Gudgeon,</w:t>
      </w:r>
      <w:r>
        <w:rPr>
          <w:spacing w:val="-6"/>
          <w:sz w:val="24"/>
          <w:lang w:val="fr-CM"/>
        </w:rPr>
        <w:t xml:space="preserve"> </w:t>
      </w:r>
      <w:r>
        <w:rPr>
          <w:sz w:val="24"/>
          <w:lang w:val="fr-CM"/>
        </w:rPr>
        <w:t>L.,</w:t>
      </w:r>
      <w:r>
        <w:rPr>
          <w:spacing w:val="-6"/>
          <w:sz w:val="24"/>
          <w:lang w:val="fr-CM"/>
        </w:rPr>
        <w:t xml:space="preserve"> </w:t>
      </w:r>
      <w:r>
        <w:rPr>
          <w:sz w:val="24"/>
          <w:lang w:val="fr-CM"/>
        </w:rPr>
        <w:t>Perez,</w:t>
      </w:r>
      <w:r>
        <w:rPr>
          <w:spacing w:val="-6"/>
          <w:sz w:val="24"/>
          <w:lang w:val="fr-CM"/>
        </w:rPr>
        <w:t xml:space="preserve"> </w:t>
      </w:r>
      <w:r>
        <w:rPr>
          <w:sz w:val="24"/>
          <w:lang w:val="fr-CM"/>
        </w:rPr>
        <w:t>D.,</w:t>
      </w:r>
      <w:r>
        <w:rPr>
          <w:spacing w:val="-6"/>
          <w:sz w:val="24"/>
          <w:lang w:val="fr-CM"/>
        </w:rPr>
        <w:t xml:space="preserve"> </w:t>
      </w:r>
      <w:r>
        <w:rPr>
          <w:sz w:val="24"/>
          <w:lang w:val="fr-CM"/>
        </w:rPr>
        <w:t>Harz,</w:t>
      </w:r>
      <w:r>
        <w:rPr>
          <w:spacing w:val="-6"/>
          <w:sz w:val="24"/>
          <w:lang w:val="fr-CM"/>
        </w:rPr>
        <w:t xml:space="preserve"> </w:t>
      </w:r>
      <w:r>
        <w:rPr>
          <w:sz w:val="24"/>
          <w:lang w:val="fr-CM"/>
        </w:rPr>
        <w:t>D.,</w:t>
      </w:r>
      <w:r>
        <w:rPr>
          <w:spacing w:val="-6"/>
          <w:sz w:val="24"/>
          <w:lang w:val="fr-CM"/>
        </w:rPr>
        <w:t xml:space="preserve"> </w:t>
      </w:r>
      <w:r>
        <w:rPr>
          <w:sz w:val="24"/>
          <w:lang w:val="fr-CM"/>
        </w:rPr>
        <w:t>Livshits,</w:t>
      </w:r>
      <w:r>
        <w:rPr>
          <w:spacing w:val="-6"/>
          <w:sz w:val="24"/>
          <w:lang w:val="fr-CM"/>
        </w:rPr>
        <w:t xml:space="preserve"> </w:t>
      </w:r>
      <w:r>
        <w:rPr>
          <w:sz w:val="24"/>
          <w:lang w:val="fr-CM"/>
        </w:rPr>
        <w:t>B.,</w:t>
      </w:r>
      <w:r>
        <w:rPr>
          <w:spacing w:val="-6"/>
          <w:sz w:val="24"/>
          <w:lang w:val="fr-CM"/>
        </w:rPr>
        <w:t xml:space="preserve"> </w:t>
      </w:r>
      <w:r>
        <w:rPr>
          <w:sz w:val="24"/>
          <w:lang w:val="fr-CM"/>
        </w:rPr>
        <w:t>&amp;</w:t>
      </w:r>
      <w:r>
        <w:rPr>
          <w:spacing w:val="-6"/>
          <w:sz w:val="24"/>
          <w:lang w:val="fr-CM"/>
        </w:rPr>
        <w:t xml:space="preserve"> </w:t>
      </w:r>
      <w:r>
        <w:rPr>
          <w:sz w:val="24"/>
          <w:lang w:val="fr-CM"/>
        </w:rPr>
        <w:t>Gervais,</w:t>
      </w:r>
      <w:r>
        <w:rPr>
          <w:spacing w:val="-6"/>
          <w:sz w:val="24"/>
          <w:lang w:val="fr-CM"/>
        </w:rPr>
        <w:t xml:space="preserve"> </w:t>
      </w:r>
      <w:r>
        <w:rPr>
          <w:sz w:val="24"/>
          <w:lang w:val="fr-CM"/>
        </w:rPr>
        <w:t>A.</w:t>
      </w:r>
      <w:r>
        <w:rPr>
          <w:spacing w:val="-6"/>
          <w:sz w:val="24"/>
          <w:lang w:val="fr-CM"/>
        </w:rPr>
        <w:t xml:space="preserve"> </w:t>
      </w:r>
      <w:r>
        <w:rPr>
          <w:sz w:val="24"/>
          <w:lang w:val="fr-CM"/>
        </w:rPr>
        <w:t xml:space="preserve">(2020). </w:t>
      </w:r>
      <w:r>
        <w:rPr>
          <w:sz w:val="24"/>
        </w:rPr>
        <w:t>The</w:t>
      </w:r>
      <w:r>
        <w:rPr>
          <w:spacing w:val="-6"/>
          <w:sz w:val="24"/>
        </w:rPr>
        <w:t xml:space="preserve"> </w:t>
      </w:r>
      <w:r>
        <w:rPr>
          <w:sz w:val="24"/>
        </w:rPr>
        <w:t>decentralized</w:t>
      </w:r>
      <w:r>
        <w:rPr>
          <w:spacing w:val="-6"/>
          <w:sz w:val="24"/>
        </w:rPr>
        <w:t xml:space="preserve"> </w:t>
      </w:r>
      <w:r>
        <w:rPr>
          <w:sz w:val="24"/>
        </w:rPr>
        <w:t xml:space="preserve">finan-cial crisis. In </w:t>
      </w:r>
      <w:r>
        <w:rPr>
          <w:i/>
          <w:sz w:val="24"/>
        </w:rPr>
        <w:t xml:space="preserve">2020 Crypto Valley Conference on Blockchain Technology </w:t>
      </w:r>
      <w:r>
        <w:rPr>
          <w:sz w:val="24"/>
        </w:rPr>
        <w:t>(pp. 1–15). IEEE.</w:t>
      </w:r>
    </w:p>
    <w:p w14:paraId="00DC244E" w14:textId="77777777" w:rsidR="00350CFB" w:rsidRDefault="00283FFF">
      <w:pPr>
        <w:pStyle w:val="a4"/>
        <w:numPr>
          <w:ilvl w:val="0"/>
          <w:numId w:val="6"/>
        </w:numPr>
        <w:tabs>
          <w:tab w:val="left" w:pos="692"/>
        </w:tabs>
        <w:spacing w:before="86" w:line="396" w:lineRule="auto"/>
        <w:ind w:right="522" w:hanging="530"/>
        <w:jc w:val="both"/>
        <w:rPr>
          <w:sz w:val="24"/>
        </w:rPr>
      </w:pPr>
      <w:bookmarkStart w:id="430" w:name="_bookmark160"/>
      <w:bookmarkEnd w:id="430"/>
      <w:r>
        <w:rPr>
          <w:sz w:val="24"/>
        </w:rPr>
        <w:t>Gyöngyi,</w:t>
      </w:r>
      <w:r>
        <w:rPr>
          <w:spacing w:val="-13"/>
          <w:sz w:val="24"/>
        </w:rPr>
        <w:t xml:space="preserve"> </w:t>
      </w:r>
      <w:r>
        <w:rPr>
          <w:sz w:val="24"/>
        </w:rPr>
        <w:t>Z.,</w:t>
      </w:r>
      <w:r>
        <w:rPr>
          <w:spacing w:val="-13"/>
          <w:sz w:val="24"/>
        </w:rPr>
        <w:t xml:space="preserve"> </w:t>
      </w:r>
      <w:r>
        <w:rPr>
          <w:sz w:val="24"/>
        </w:rPr>
        <w:t>Garcia-Molina,</w:t>
      </w:r>
      <w:r>
        <w:rPr>
          <w:spacing w:val="-13"/>
          <w:sz w:val="24"/>
        </w:rPr>
        <w:t xml:space="preserve"> </w:t>
      </w:r>
      <w:r>
        <w:rPr>
          <w:sz w:val="24"/>
        </w:rPr>
        <w:t>H.,</w:t>
      </w:r>
      <w:r>
        <w:rPr>
          <w:spacing w:val="-13"/>
          <w:sz w:val="24"/>
        </w:rPr>
        <w:t xml:space="preserve"> </w:t>
      </w:r>
      <w:r>
        <w:rPr>
          <w:sz w:val="24"/>
        </w:rPr>
        <w:t>&amp;</w:t>
      </w:r>
      <w:r>
        <w:rPr>
          <w:spacing w:val="-14"/>
          <w:sz w:val="24"/>
        </w:rPr>
        <w:t xml:space="preserve"> </w:t>
      </w:r>
      <w:r>
        <w:rPr>
          <w:sz w:val="24"/>
        </w:rPr>
        <w:t>Pedersen,</w:t>
      </w:r>
      <w:r>
        <w:rPr>
          <w:spacing w:val="-13"/>
          <w:sz w:val="24"/>
        </w:rPr>
        <w:t xml:space="preserve"> </w:t>
      </w:r>
      <w:r>
        <w:rPr>
          <w:sz w:val="24"/>
        </w:rPr>
        <w:t>J.</w:t>
      </w:r>
      <w:r>
        <w:rPr>
          <w:spacing w:val="-15"/>
          <w:sz w:val="24"/>
        </w:rPr>
        <w:t xml:space="preserve"> </w:t>
      </w:r>
      <w:r>
        <w:rPr>
          <w:sz w:val="24"/>
        </w:rPr>
        <w:t>(2004).</w:t>
      </w:r>
      <w:r>
        <w:rPr>
          <w:spacing w:val="9"/>
          <w:sz w:val="24"/>
        </w:rPr>
        <w:t xml:space="preserve"> </w:t>
      </w:r>
      <w:r>
        <w:rPr>
          <w:sz w:val="24"/>
        </w:rPr>
        <w:t>Combating</w:t>
      </w:r>
      <w:r>
        <w:rPr>
          <w:spacing w:val="-15"/>
          <w:sz w:val="24"/>
        </w:rPr>
        <w:t xml:space="preserve"> </w:t>
      </w:r>
      <w:r>
        <w:rPr>
          <w:sz w:val="24"/>
        </w:rPr>
        <w:t>web</w:t>
      </w:r>
      <w:r>
        <w:rPr>
          <w:spacing w:val="-15"/>
          <w:sz w:val="24"/>
        </w:rPr>
        <w:t xml:space="preserve"> </w:t>
      </w:r>
      <w:r>
        <w:rPr>
          <w:sz w:val="24"/>
        </w:rPr>
        <w:t>spam</w:t>
      </w:r>
      <w:r>
        <w:rPr>
          <w:spacing w:val="-15"/>
          <w:sz w:val="24"/>
        </w:rPr>
        <w:t xml:space="preserve"> </w:t>
      </w:r>
      <w:r>
        <w:rPr>
          <w:sz w:val="24"/>
        </w:rPr>
        <w:t>with</w:t>
      </w:r>
      <w:r>
        <w:rPr>
          <w:spacing w:val="-15"/>
          <w:sz w:val="24"/>
        </w:rPr>
        <w:t xml:space="preserve"> </w:t>
      </w:r>
      <w:r>
        <w:rPr>
          <w:sz w:val="24"/>
        </w:rPr>
        <w:t>TrustRank. In</w:t>
      </w:r>
      <w:r>
        <w:rPr>
          <w:spacing w:val="-8"/>
          <w:sz w:val="24"/>
        </w:rPr>
        <w:t xml:space="preserve"> </w:t>
      </w:r>
      <w:r>
        <w:rPr>
          <w:i/>
          <w:sz w:val="24"/>
        </w:rPr>
        <w:t>Proceedings</w:t>
      </w:r>
      <w:r>
        <w:rPr>
          <w:i/>
          <w:spacing w:val="-8"/>
          <w:sz w:val="24"/>
        </w:rPr>
        <w:t xml:space="preserve"> </w:t>
      </w:r>
      <w:r>
        <w:rPr>
          <w:i/>
          <w:sz w:val="24"/>
        </w:rPr>
        <w:t>of</w:t>
      </w:r>
      <w:r>
        <w:rPr>
          <w:i/>
          <w:spacing w:val="-8"/>
          <w:sz w:val="24"/>
        </w:rPr>
        <w:t xml:space="preserve"> </w:t>
      </w:r>
      <w:r>
        <w:rPr>
          <w:i/>
          <w:sz w:val="24"/>
        </w:rPr>
        <w:t>the</w:t>
      </w:r>
      <w:r>
        <w:rPr>
          <w:i/>
          <w:spacing w:val="-8"/>
          <w:sz w:val="24"/>
        </w:rPr>
        <w:t xml:space="preserve"> </w:t>
      </w:r>
      <w:r>
        <w:rPr>
          <w:i/>
          <w:sz w:val="24"/>
        </w:rPr>
        <w:t>Thirtieth</w:t>
      </w:r>
      <w:r>
        <w:rPr>
          <w:i/>
          <w:spacing w:val="-8"/>
          <w:sz w:val="24"/>
        </w:rPr>
        <w:t xml:space="preserve"> </w:t>
      </w:r>
      <w:r>
        <w:rPr>
          <w:i/>
          <w:sz w:val="24"/>
        </w:rPr>
        <w:t>International</w:t>
      </w:r>
      <w:r>
        <w:rPr>
          <w:i/>
          <w:spacing w:val="-8"/>
          <w:sz w:val="24"/>
        </w:rPr>
        <w:t xml:space="preserve"> </w:t>
      </w:r>
      <w:r>
        <w:rPr>
          <w:i/>
          <w:sz w:val="24"/>
        </w:rPr>
        <w:t>Conference</w:t>
      </w:r>
      <w:r>
        <w:rPr>
          <w:i/>
          <w:spacing w:val="-8"/>
          <w:sz w:val="24"/>
        </w:rPr>
        <w:t xml:space="preserve"> </w:t>
      </w:r>
      <w:r>
        <w:rPr>
          <w:i/>
          <w:sz w:val="24"/>
        </w:rPr>
        <w:t>on</w:t>
      </w:r>
      <w:r>
        <w:rPr>
          <w:i/>
          <w:spacing w:val="-8"/>
          <w:sz w:val="24"/>
        </w:rPr>
        <w:t xml:space="preserve"> </w:t>
      </w:r>
      <w:r>
        <w:rPr>
          <w:i/>
          <w:sz w:val="24"/>
        </w:rPr>
        <w:t>Very</w:t>
      </w:r>
      <w:r>
        <w:rPr>
          <w:i/>
          <w:spacing w:val="-8"/>
          <w:sz w:val="24"/>
        </w:rPr>
        <w:t xml:space="preserve"> </w:t>
      </w:r>
      <w:r>
        <w:rPr>
          <w:i/>
          <w:sz w:val="24"/>
        </w:rPr>
        <w:t>Large</w:t>
      </w:r>
      <w:r>
        <w:rPr>
          <w:i/>
          <w:spacing w:val="-8"/>
          <w:sz w:val="24"/>
        </w:rPr>
        <w:t xml:space="preserve"> </w:t>
      </w:r>
      <w:r>
        <w:rPr>
          <w:i/>
          <w:sz w:val="24"/>
        </w:rPr>
        <w:t>Data</w:t>
      </w:r>
      <w:r>
        <w:rPr>
          <w:i/>
          <w:spacing w:val="-8"/>
          <w:sz w:val="24"/>
        </w:rPr>
        <w:t xml:space="preserve"> </w:t>
      </w:r>
      <w:r>
        <w:rPr>
          <w:i/>
          <w:sz w:val="24"/>
        </w:rPr>
        <w:t>Bases</w:t>
      </w:r>
      <w:r>
        <w:rPr>
          <w:i/>
          <w:spacing w:val="-8"/>
          <w:sz w:val="24"/>
        </w:rPr>
        <w:t xml:space="preserve"> </w:t>
      </w:r>
      <w:r>
        <w:rPr>
          <w:sz w:val="24"/>
        </w:rPr>
        <w:t>(pp. 576–587). VLDB Endowment.</w:t>
      </w:r>
    </w:p>
    <w:p w14:paraId="00DC244F" w14:textId="77777777" w:rsidR="00350CFB" w:rsidRDefault="00283FFF">
      <w:pPr>
        <w:pStyle w:val="a4"/>
        <w:numPr>
          <w:ilvl w:val="0"/>
          <w:numId w:val="6"/>
        </w:numPr>
        <w:tabs>
          <w:tab w:val="left" w:pos="691"/>
        </w:tabs>
        <w:spacing w:before="87"/>
        <w:ind w:left="691" w:hanging="529"/>
        <w:jc w:val="both"/>
        <w:rPr>
          <w:sz w:val="24"/>
        </w:rPr>
      </w:pPr>
      <w:bookmarkStart w:id="431" w:name="_bookmark161"/>
      <w:bookmarkEnd w:id="431"/>
      <w:r>
        <w:rPr>
          <w:sz w:val="24"/>
        </w:rPr>
        <w:t>Harvey,</w:t>
      </w:r>
      <w:r>
        <w:rPr>
          <w:spacing w:val="-14"/>
          <w:sz w:val="24"/>
        </w:rPr>
        <w:t xml:space="preserve"> </w:t>
      </w:r>
      <w:r>
        <w:rPr>
          <w:sz w:val="24"/>
        </w:rPr>
        <w:t>C.</w:t>
      </w:r>
      <w:r>
        <w:rPr>
          <w:spacing w:val="-15"/>
          <w:sz w:val="24"/>
        </w:rPr>
        <w:t xml:space="preserve"> </w:t>
      </w:r>
      <w:r>
        <w:rPr>
          <w:sz w:val="24"/>
        </w:rPr>
        <w:t>R.,</w:t>
      </w:r>
      <w:r>
        <w:rPr>
          <w:spacing w:val="-13"/>
          <w:sz w:val="24"/>
        </w:rPr>
        <w:t xml:space="preserve"> </w:t>
      </w:r>
      <w:r>
        <w:rPr>
          <w:sz w:val="24"/>
        </w:rPr>
        <w:t>Ramachandran,</w:t>
      </w:r>
      <w:r>
        <w:rPr>
          <w:spacing w:val="-12"/>
          <w:sz w:val="24"/>
        </w:rPr>
        <w:t xml:space="preserve"> </w:t>
      </w:r>
      <w:r>
        <w:rPr>
          <w:sz w:val="24"/>
        </w:rPr>
        <w:t>A.,</w:t>
      </w:r>
      <w:r>
        <w:rPr>
          <w:spacing w:val="-14"/>
          <w:sz w:val="24"/>
        </w:rPr>
        <w:t xml:space="preserve"> </w:t>
      </w:r>
      <w:r>
        <w:rPr>
          <w:sz w:val="24"/>
        </w:rPr>
        <w:t>&amp;</w:t>
      </w:r>
      <w:r>
        <w:rPr>
          <w:spacing w:val="-15"/>
          <w:sz w:val="24"/>
        </w:rPr>
        <w:t xml:space="preserve"> </w:t>
      </w:r>
      <w:r>
        <w:rPr>
          <w:sz w:val="24"/>
        </w:rPr>
        <w:t>Santoro,</w:t>
      </w:r>
      <w:r>
        <w:rPr>
          <w:spacing w:val="-12"/>
          <w:sz w:val="24"/>
        </w:rPr>
        <w:t xml:space="preserve"> </w:t>
      </w:r>
      <w:r>
        <w:rPr>
          <w:sz w:val="24"/>
        </w:rPr>
        <w:t>J.</w:t>
      </w:r>
      <w:r>
        <w:rPr>
          <w:spacing w:val="-15"/>
          <w:sz w:val="24"/>
        </w:rPr>
        <w:t xml:space="preserve"> </w:t>
      </w:r>
      <w:r>
        <w:rPr>
          <w:sz w:val="24"/>
        </w:rPr>
        <w:t>(2021).</w:t>
      </w:r>
      <w:r>
        <w:rPr>
          <w:spacing w:val="7"/>
          <w:sz w:val="24"/>
        </w:rPr>
        <w:t xml:space="preserve"> </w:t>
      </w:r>
      <w:r>
        <w:rPr>
          <w:i/>
          <w:sz w:val="24"/>
        </w:rPr>
        <w:t>DeFi</w:t>
      </w:r>
      <w:r>
        <w:rPr>
          <w:i/>
          <w:spacing w:val="-14"/>
          <w:sz w:val="24"/>
        </w:rPr>
        <w:t xml:space="preserve"> </w:t>
      </w:r>
      <w:r>
        <w:rPr>
          <w:i/>
          <w:sz w:val="24"/>
        </w:rPr>
        <w:t>and</w:t>
      </w:r>
      <w:r>
        <w:rPr>
          <w:i/>
          <w:spacing w:val="-15"/>
          <w:sz w:val="24"/>
        </w:rPr>
        <w:t xml:space="preserve"> </w:t>
      </w:r>
      <w:r>
        <w:rPr>
          <w:i/>
          <w:sz w:val="24"/>
        </w:rPr>
        <w:t>the</w:t>
      </w:r>
      <w:r>
        <w:rPr>
          <w:i/>
          <w:spacing w:val="-14"/>
          <w:sz w:val="24"/>
        </w:rPr>
        <w:t xml:space="preserve"> </w:t>
      </w:r>
      <w:r>
        <w:rPr>
          <w:i/>
          <w:sz w:val="24"/>
        </w:rPr>
        <w:t>future</w:t>
      </w:r>
      <w:r>
        <w:rPr>
          <w:i/>
          <w:spacing w:val="-15"/>
          <w:sz w:val="24"/>
        </w:rPr>
        <w:t xml:space="preserve"> </w:t>
      </w:r>
      <w:r>
        <w:rPr>
          <w:i/>
          <w:sz w:val="24"/>
        </w:rPr>
        <w:t>of</w:t>
      </w:r>
      <w:r>
        <w:rPr>
          <w:i/>
          <w:spacing w:val="-15"/>
          <w:sz w:val="24"/>
        </w:rPr>
        <w:t xml:space="preserve"> </w:t>
      </w:r>
      <w:r>
        <w:rPr>
          <w:i/>
          <w:sz w:val="24"/>
        </w:rPr>
        <w:t>finance</w:t>
      </w:r>
      <w:r>
        <w:rPr>
          <w:sz w:val="24"/>
        </w:rPr>
        <w:t>.</w:t>
      </w:r>
      <w:r>
        <w:rPr>
          <w:spacing w:val="8"/>
          <w:sz w:val="24"/>
        </w:rPr>
        <w:t xml:space="preserve"> </w:t>
      </w:r>
      <w:r>
        <w:rPr>
          <w:spacing w:val="-2"/>
          <w:sz w:val="24"/>
        </w:rPr>
        <w:t>Wiley.</w:t>
      </w:r>
    </w:p>
    <w:p w14:paraId="00DC2450" w14:textId="77777777" w:rsidR="00350CFB" w:rsidRDefault="00283FFF">
      <w:pPr>
        <w:pStyle w:val="a4"/>
        <w:numPr>
          <w:ilvl w:val="0"/>
          <w:numId w:val="6"/>
        </w:numPr>
        <w:tabs>
          <w:tab w:val="left" w:pos="692"/>
        </w:tabs>
        <w:spacing w:before="265" w:line="396" w:lineRule="auto"/>
        <w:ind w:right="530" w:hanging="530"/>
        <w:jc w:val="both"/>
        <w:rPr>
          <w:sz w:val="24"/>
        </w:rPr>
      </w:pPr>
      <w:bookmarkStart w:id="432" w:name="_bookmark162"/>
      <w:bookmarkEnd w:id="432"/>
      <w:r>
        <w:rPr>
          <w:sz w:val="24"/>
        </w:rPr>
        <w:t>Hassija, V., Bansal, G., Chamola, V., Kumar, N., &amp; Guizani, M. (2020).</w:t>
      </w:r>
      <w:r>
        <w:rPr>
          <w:spacing w:val="40"/>
          <w:sz w:val="24"/>
        </w:rPr>
        <w:t xml:space="preserve"> </w:t>
      </w:r>
      <w:r>
        <w:rPr>
          <w:sz w:val="24"/>
        </w:rPr>
        <w:t>Secure lending: Blockchain</w:t>
      </w:r>
      <w:r>
        <w:rPr>
          <w:spacing w:val="-8"/>
          <w:sz w:val="24"/>
        </w:rPr>
        <w:t xml:space="preserve"> </w:t>
      </w:r>
      <w:r>
        <w:rPr>
          <w:sz w:val="24"/>
        </w:rPr>
        <w:t>and</w:t>
      </w:r>
      <w:r>
        <w:rPr>
          <w:spacing w:val="-8"/>
          <w:sz w:val="24"/>
        </w:rPr>
        <w:t xml:space="preserve"> </w:t>
      </w:r>
      <w:r>
        <w:rPr>
          <w:sz w:val="24"/>
        </w:rPr>
        <w:t>prospect</w:t>
      </w:r>
      <w:r>
        <w:rPr>
          <w:spacing w:val="-8"/>
          <w:sz w:val="24"/>
        </w:rPr>
        <w:t xml:space="preserve"> </w:t>
      </w:r>
      <w:r>
        <w:rPr>
          <w:sz w:val="24"/>
        </w:rPr>
        <w:t>theory-based</w:t>
      </w:r>
      <w:r>
        <w:rPr>
          <w:spacing w:val="-8"/>
          <w:sz w:val="24"/>
        </w:rPr>
        <w:t xml:space="preserve"> </w:t>
      </w:r>
      <w:r>
        <w:rPr>
          <w:sz w:val="24"/>
        </w:rPr>
        <w:t>decentralized</w:t>
      </w:r>
      <w:r>
        <w:rPr>
          <w:spacing w:val="-8"/>
          <w:sz w:val="24"/>
        </w:rPr>
        <w:t xml:space="preserve"> </w:t>
      </w:r>
      <w:r>
        <w:rPr>
          <w:sz w:val="24"/>
        </w:rPr>
        <w:t>credit</w:t>
      </w:r>
      <w:r>
        <w:rPr>
          <w:spacing w:val="-8"/>
          <w:sz w:val="24"/>
        </w:rPr>
        <w:t xml:space="preserve"> </w:t>
      </w:r>
      <w:r>
        <w:rPr>
          <w:sz w:val="24"/>
        </w:rPr>
        <w:t>scoring</w:t>
      </w:r>
      <w:r>
        <w:rPr>
          <w:spacing w:val="-8"/>
          <w:sz w:val="24"/>
        </w:rPr>
        <w:t xml:space="preserve"> </w:t>
      </w:r>
      <w:r>
        <w:rPr>
          <w:sz w:val="24"/>
        </w:rPr>
        <w:t>model.</w:t>
      </w:r>
      <w:r>
        <w:rPr>
          <w:spacing w:val="12"/>
          <w:sz w:val="24"/>
        </w:rPr>
        <w:t xml:space="preserve"> </w:t>
      </w:r>
      <w:r>
        <w:rPr>
          <w:i/>
          <w:sz w:val="24"/>
        </w:rPr>
        <w:t>IEEE</w:t>
      </w:r>
      <w:r>
        <w:rPr>
          <w:i/>
          <w:spacing w:val="-8"/>
          <w:sz w:val="24"/>
        </w:rPr>
        <w:t xml:space="preserve"> </w:t>
      </w:r>
      <w:r>
        <w:rPr>
          <w:i/>
          <w:sz w:val="24"/>
        </w:rPr>
        <w:t>Transactions on Network Science and Engineering</w:t>
      </w:r>
      <w:r>
        <w:rPr>
          <w:sz w:val="24"/>
        </w:rPr>
        <w:t xml:space="preserve">, </w:t>
      </w:r>
      <w:r>
        <w:rPr>
          <w:i/>
          <w:sz w:val="24"/>
        </w:rPr>
        <w:t>7</w:t>
      </w:r>
      <w:r>
        <w:rPr>
          <w:sz w:val="24"/>
        </w:rPr>
        <w:t xml:space="preserve">(4), 2566–2575. </w:t>
      </w:r>
      <w:hyperlink r:id="rId62">
        <w:r>
          <w:rPr>
            <w:sz w:val="24"/>
          </w:rPr>
          <w:t>doi:10.1109/TNSE.2020.2982488</w:t>
        </w:r>
      </w:hyperlink>
    </w:p>
    <w:p w14:paraId="00DC2451" w14:textId="77777777" w:rsidR="00350CFB" w:rsidRDefault="00283FFF">
      <w:pPr>
        <w:pStyle w:val="a4"/>
        <w:numPr>
          <w:ilvl w:val="0"/>
          <w:numId w:val="6"/>
        </w:numPr>
        <w:tabs>
          <w:tab w:val="left" w:pos="692"/>
        </w:tabs>
        <w:spacing w:before="87" w:line="396" w:lineRule="auto"/>
        <w:ind w:right="522" w:hanging="530"/>
        <w:jc w:val="both"/>
        <w:rPr>
          <w:sz w:val="24"/>
        </w:rPr>
      </w:pPr>
      <w:bookmarkStart w:id="433" w:name="_bookmark163"/>
      <w:bookmarkEnd w:id="433"/>
      <w:r>
        <w:rPr>
          <w:sz w:val="24"/>
        </w:rPr>
        <w:t>Haveliwala, T. H. (2003).</w:t>
      </w:r>
      <w:r>
        <w:rPr>
          <w:spacing w:val="40"/>
          <w:sz w:val="24"/>
        </w:rPr>
        <w:t xml:space="preserve"> </w:t>
      </w:r>
      <w:r>
        <w:rPr>
          <w:sz w:val="24"/>
        </w:rPr>
        <w:t>Topic-sensitive PageRank: A context-sensitive ranking algorithm for web search.</w:t>
      </w:r>
      <w:r>
        <w:rPr>
          <w:spacing w:val="40"/>
          <w:sz w:val="24"/>
        </w:rPr>
        <w:t xml:space="preserve"> </w:t>
      </w:r>
      <w:r>
        <w:rPr>
          <w:i/>
          <w:sz w:val="24"/>
        </w:rPr>
        <w:t>IEEE Transactions on Knowledge and Data Engineering</w:t>
      </w:r>
      <w:r>
        <w:rPr>
          <w:sz w:val="24"/>
        </w:rPr>
        <w:t xml:space="preserve">, </w:t>
      </w:r>
      <w:r>
        <w:rPr>
          <w:i/>
          <w:sz w:val="24"/>
        </w:rPr>
        <w:t>15</w:t>
      </w:r>
      <w:r>
        <w:rPr>
          <w:sz w:val="24"/>
        </w:rPr>
        <w:t xml:space="preserve">(4), 784–796. </w:t>
      </w:r>
      <w:hyperlink r:id="rId63">
        <w:r>
          <w:rPr>
            <w:spacing w:val="-2"/>
            <w:sz w:val="24"/>
          </w:rPr>
          <w:t>doi:10.1109/TKDE.2003.1208999</w:t>
        </w:r>
      </w:hyperlink>
    </w:p>
    <w:p w14:paraId="00DC2452" w14:textId="77777777" w:rsidR="00350CFB" w:rsidRDefault="00350CFB">
      <w:pPr>
        <w:pStyle w:val="a4"/>
        <w:spacing w:line="396" w:lineRule="auto"/>
        <w:jc w:val="both"/>
        <w:rPr>
          <w:sz w:val="24"/>
        </w:rPr>
        <w:sectPr w:rsidR="00350CFB">
          <w:pgSz w:w="11910" w:h="16840"/>
          <w:pgMar w:top="1840" w:right="708" w:bottom="2300" w:left="992" w:header="0" w:footer="2115" w:gutter="0"/>
          <w:cols w:space="720"/>
        </w:sectPr>
      </w:pPr>
    </w:p>
    <w:p w14:paraId="00DC2453" w14:textId="77777777" w:rsidR="00350CFB" w:rsidRDefault="00283FFF">
      <w:pPr>
        <w:pStyle w:val="a4"/>
        <w:numPr>
          <w:ilvl w:val="0"/>
          <w:numId w:val="6"/>
        </w:numPr>
        <w:tabs>
          <w:tab w:val="left" w:pos="692"/>
        </w:tabs>
        <w:spacing w:before="72" w:line="396" w:lineRule="auto"/>
        <w:ind w:right="522" w:hanging="530"/>
        <w:jc w:val="both"/>
        <w:rPr>
          <w:sz w:val="24"/>
        </w:rPr>
      </w:pPr>
      <w:bookmarkStart w:id="434" w:name="_bookmark174"/>
      <w:bookmarkEnd w:id="434"/>
      <w:r>
        <w:rPr>
          <w:sz w:val="24"/>
        </w:rPr>
        <w:t>Healy,</w:t>
      </w:r>
      <w:r>
        <w:rPr>
          <w:spacing w:val="73"/>
          <w:sz w:val="24"/>
        </w:rPr>
        <w:t xml:space="preserve"> </w:t>
      </w:r>
      <w:r>
        <w:rPr>
          <w:sz w:val="24"/>
        </w:rPr>
        <w:t>P.</w:t>
      </w:r>
      <w:r>
        <w:rPr>
          <w:spacing w:val="40"/>
          <w:sz w:val="24"/>
        </w:rPr>
        <w:t xml:space="preserve"> </w:t>
      </w:r>
      <w:r>
        <w:rPr>
          <w:sz w:val="24"/>
        </w:rPr>
        <w:t>M.,</w:t>
      </w:r>
      <w:r>
        <w:rPr>
          <w:spacing w:val="73"/>
          <w:sz w:val="24"/>
        </w:rPr>
        <w:t xml:space="preserve"> </w:t>
      </w:r>
      <w:r>
        <w:rPr>
          <w:sz w:val="24"/>
        </w:rPr>
        <w:t>&amp;</w:t>
      </w:r>
      <w:r>
        <w:rPr>
          <w:spacing w:val="40"/>
          <w:sz w:val="24"/>
        </w:rPr>
        <w:t xml:space="preserve"> </w:t>
      </w:r>
      <w:r>
        <w:rPr>
          <w:sz w:val="24"/>
        </w:rPr>
        <w:t>Wahlen,</w:t>
      </w:r>
      <w:r>
        <w:rPr>
          <w:spacing w:val="73"/>
          <w:sz w:val="24"/>
        </w:rPr>
        <w:t xml:space="preserve"> </w:t>
      </w:r>
      <w:r>
        <w:rPr>
          <w:sz w:val="24"/>
        </w:rPr>
        <w:t>J.</w:t>
      </w:r>
      <w:r>
        <w:rPr>
          <w:spacing w:val="40"/>
          <w:sz w:val="24"/>
        </w:rPr>
        <w:t xml:space="preserve"> </w:t>
      </w:r>
      <w:r>
        <w:rPr>
          <w:sz w:val="24"/>
        </w:rPr>
        <w:t>M.</w:t>
      </w:r>
      <w:r>
        <w:rPr>
          <w:spacing w:val="40"/>
          <w:sz w:val="24"/>
        </w:rPr>
        <w:t xml:space="preserve"> </w:t>
      </w:r>
      <w:r>
        <w:rPr>
          <w:sz w:val="24"/>
        </w:rPr>
        <w:t>(1999).</w:t>
      </w:r>
      <w:r>
        <w:rPr>
          <w:spacing w:val="71"/>
          <w:sz w:val="24"/>
        </w:rPr>
        <w:t xml:space="preserve">  </w:t>
      </w:r>
      <w:r>
        <w:rPr>
          <w:sz w:val="24"/>
        </w:rPr>
        <w:t>A</w:t>
      </w:r>
      <w:r>
        <w:rPr>
          <w:spacing w:val="40"/>
          <w:sz w:val="24"/>
        </w:rPr>
        <w:t xml:space="preserve"> </w:t>
      </w:r>
      <w:r>
        <w:rPr>
          <w:sz w:val="24"/>
        </w:rPr>
        <w:t>review</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earnings</w:t>
      </w:r>
      <w:r>
        <w:rPr>
          <w:spacing w:val="40"/>
          <w:sz w:val="24"/>
        </w:rPr>
        <w:t xml:space="preserve"> </w:t>
      </w:r>
      <w:r>
        <w:rPr>
          <w:sz w:val="24"/>
        </w:rPr>
        <w:t>management</w:t>
      </w:r>
      <w:r>
        <w:rPr>
          <w:spacing w:val="40"/>
          <w:sz w:val="24"/>
        </w:rPr>
        <w:t xml:space="preserve"> </w:t>
      </w:r>
      <w:r>
        <w:rPr>
          <w:sz w:val="24"/>
        </w:rPr>
        <w:t>liter-ature and its implications for standard setting.</w:t>
      </w:r>
      <w:r>
        <w:rPr>
          <w:spacing w:val="40"/>
          <w:sz w:val="24"/>
        </w:rPr>
        <w:t xml:space="preserve"> </w:t>
      </w:r>
      <w:r>
        <w:rPr>
          <w:i/>
          <w:sz w:val="24"/>
        </w:rPr>
        <w:t>Accounting Horizons</w:t>
      </w:r>
      <w:r>
        <w:rPr>
          <w:sz w:val="24"/>
        </w:rPr>
        <w:t xml:space="preserve">, </w:t>
      </w:r>
      <w:r>
        <w:rPr>
          <w:i/>
          <w:sz w:val="24"/>
        </w:rPr>
        <w:t>13</w:t>
      </w:r>
      <w:r>
        <w:rPr>
          <w:sz w:val="24"/>
        </w:rPr>
        <w:t xml:space="preserve">(4), 365–383. </w:t>
      </w:r>
      <w:hyperlink r:id="rId64">
        <w:r>
          <w:rPr>
            <w:spacing w:val="-2"/>
            <w:sz w:val="24"/>
          </w:rPr>
          <w:t>doi:10.2308/acch.1999.13.4.365</w:t>
        </w:r>
      </w:hyperlink>
    </w:p>
    <w:p w14:paraId="00DC2454" w14:textId="77777777" w:rsidR="00350CFB" w:rsidRDefault="00283FFF">
      <w:pPr>
        <w:pStyle w:val="a4"/>
        <w:numPr>
          <w:ilvl w:val="0"/>
          <w:numId w:val="6"/>
        </w:numPr>
        <w:tabs>
          <w:tab w:val="left" w:pos="692"/>
        </w:tabs>
        <w:spacing w:before="87" w:line="396" w:lineRule="auto"/>
        <w:ind w:right="524" w:hanging="530"/>
        <w:jc w:val="both"/>
        <w:rPr>
          <w:sz w:val="24"/>
        </w:rPr>
      </w:pPr>
      <w:bookmarkStart w:id="435" w:name="_bookmark165"/>
      <w:bookmarkEnd w:id="435"/>
      <w:r>
        <w:rPr>
          <w:spacing w:val="-2"/>
          <w:sz w:val="24"/>
        </w:rPr>
        <w:t>Jeh,</w:t>
      </w:r>
      <w:r>
        <w:rPr>
          <w:spacing w:val="-13"/>
          <w:sz w:val="24"/>
        </w:rPr>
        <w:t xml:space="preserve"> </w:t>
      </w:r>
      <w:r>
        <w:rPr>
          <w:spacing w:val="-2"/>
          <w:sz w:val="24"/>
        </w:rPr>
        <w:t>G.,</w:t>
      </w:r>
      <w:r>
        <w:rPr>
          <w:spacing w:val="-13"/>
          <w:sz w:val="24"/>
        </w:rPr>
        <w:t xml:space="preserve"> </w:t>
      </w:r>
      <w:r>
        <w:rPr>
          <w:spacing w:val="-2"/>
          <w:sz w:val="24"/>
        </w:rPr>
        <w:t>&amp;</w:t>
      </w:r>
      <w:r>
        <w:rPr>
          <w:spacing w:val="-13"/>
          <w:sz w:val="24"/>
        </w:rPr>
        <w:t xml:space="preserve"> </w:t>
      </w:r>
      <w:r>
        <w:rPr>
          <w:spacing w:val="-2"/>
          <w:sz w:val="24"/>
        </w:rPr>
        <w:t>Widom,</w:t>
      </w:r>
      <w:r>
        <w:rPr>
          <w:spacing w:val="-13"/>
          <w:sz w:val="24"/>
        </w:rPr>
        <w:t xml:space="preserve"> </w:t>
      </w:r>
      <w:r>
        <w:rPr>
          <w:spacing w:val="-2"/>
          <w:sz w:val="24"/>
        </w:rPr>
        <w:t>J.</w:t>
      </w:r>
      <w:r>
        <w:rPr>
          <w:spacing w:val="-13"/>
          <w:sz w:val="24"/>
        </w:rPr>
        <w:t xml:space="preserve"> </w:t>
      </w:r>
      <w:r>
        <w:rPr>
          <w:spacing w:val="-2"/>
          <w:sz w:val="24"/>
        </w:rPr>
        <w:t>(2003).</w:t>
      </w:r>
      <w:r>
        <w:rPr>
          <w:spacing w:val="9"/>
          <w:sz w:val="24"/>
        </w:rPr>
        <w:t xml:space="preserve"> </w:t>
      </w:r>
      <w:r>
        <w:rPr>
          <w:spacing w:val="-2"/>
          <w:sz w:val="24"/>
        </w:rPr>
        <w:t>Scaling</w:t>
      </w:r>
      <w:r>
        <w:rPr>
          <w:spacing w:val="-13"/>
          <w:sz w:val="24"/>
        </w:rPr>
        <w:t xml:space="preserve"> </w:t>
      </w:r>
      <w:r>
        <w:rPr>
          <w:spacing w:val="-2"/>
          <w:sz w:val="24"/>
        </w:rPr>
        <w:t>personalized</w:t>
      </w:r>
      <w:r>
        <w:rPr>
          <w:spacing w:val="-13"/>
          <w:sz w:val="24"/>
        </w:rPr>
        <w:t xml:space="preserve"> </w:t>
      </w:r>
      <w:r>
        <w:rPr>
          <w:spacing w:val="-2"/>
          <w:sz w:val="24"/>
        </w:rPr>
        <w:t>web</w:t>
      </w:r>
      <w:r>
        <w:rPr>
          <w:spacing w:val="-13"/>
          <w:sz w:val="24"/>
        </w:rPr>
        <w:t xml:space="preserve"> </w:t>
      </w:r>
      <w:r>
        <w:rPr>
          <w:spacing w:val="-2"/>
          <w:sz w:val="24"/>
        </w:rPr>
        <w:t>search.</w:t>
      </w:r>
      <w:r>
        <w:rPr>
          <w:spacing w:val="22"/>
          <w:sz w:val="24"/>
        </w:rPr>
        <w:t xml:space="preserve"> </w:t>
      </w:r>
      <w:r>
        <w:rPr>
          <w:spacing w:val="-2"/>
          <w:sz w:val="24"/>
        </w:rPr>
        <w:t>In</w:t>
      </w:r>
      <w:r>
        <w:rPr>
          <w:spacing w:val="-13"/>
          <w:sz w:val="24"/>
        </w:rPr>
        <w:t xml:space="preserve"> </w:t>
      </w:r>
      <w:r>
        <w:rPr>
          <w:i/>
          <w:spacing w:val="-2"/>
          <w:sz w:val="24"/>
        </w:rPr>
        <w:t>Proceedings</w:t>
      </w:r>
      <w:r>
        <w:rPr>
          <w:i/>
          <w:spacing w:val="-13"/>
          <w:sz w:val="24"/>
        </w:rPr>
        <w:t xml:space="preserve"> </w:t>
      </w:r>
      <w:r>
        <w:rPr>
          <w:i/>
          <w:spacing w:val="-2"/>
          <w:sz w:val="24"/>
        </w:rPr>
        <w:t>of</w:t>
      </w:r>
      <w:r>
        <w:rPr>
          <w:i/>
          <w:spacing w:val="-13"/>
          <w:sz w:val="24"/>
        </w:rPr>
        <w:t xml:space="preserve"> </w:t>
      </w:r>
      <w:r>
        <w:rPr>
          <w:i/>
          <w:spacing w:val="-2"/>
          <w:sz w:val="24"/>
        </w:rPr>
        <w:t>the</w:t>
      </w:r>
      <w:r>
        <w:rPr>
          <w:i/>
          <w:spacing w:val="-13"/>
          <w:sz w:val="24"/>
        </w:rPr>
        <w:t xml:space="preserve"> </w:t>
      </w:r>
      <w:r>
        <w:rPr>
          <w:i/>
          <w:spacing w:val="-2"/>
          <w:sz w:val="24"/>
        </w:rPr>
        <w:t>12th</w:t>
      </w:r>
      <w:r>
        <w:rPr>
          <w:i/>
          <w:spacing w:val="-13"/>
          <w:sz w:val="24"/>
        </w:rPr>
        <w:t xml:space="preserve"> </w:t>
      </w:r>
      <w:r>
        <w:rPr>
          <w:i/>
          <w:spacing w:val="-2"/>
          <w:sz w:val="24"/>
        </w:rPr>
        <w:t>Inter-</w:t>
      </w:r>
      <w:r>
        <w:rPr>
          <w:i/>
          <w:sz w:val="24"/>
        </w:rPr>
        <w:t xml:space="preserve">national Conference on World Wide Web </w:t>
      </w:r>
      <w:r>
        <w:rPr>
          <w:sz w:val="24"/>
        </w:rPr>
        <w:t xml:space="preserve">(pp. 271–279). ACM. </w:t>
      </w:r>
      <w:hyperlink r:id="rId65">
        <w:r>
          <w:rPr>
            <w:sz w:val="24"/>
          </w:rPr>
          <w:t>doi:10.1145/775152.775191</w:t>
        </w:r>
      </w:hyperlink>
    </w:p>
    <w:p w14:paraId="00DC2455" w14:textId="77777777" w:rsidR="00350CFB" w:rsidRDefault="00283FFF">
      <w:pPr>
        <w:pStyle w:val="a4"/>
        <w:numPr>
          <w:ilvl w:val="0"/>
          <w:numId w:val="6"/>
        </w:numPr>
        <w:tabs>
          <w:tab w:val="left" w:pos="692"/>
        </w:tabs>
        <w:spacing w:before="86" w:line="396" w:lineRule="auto"/>
        <w:ind w:right="563" w:hanging="530"/>
        <w:jc w:val="both"/>
        <w:rPr>
          <w:sz w:val="24"/>
        </w:rPr>
      </w:pPr>
      <w:bookmarkStart w:id="436" w:name="_bookmark166"/>
      <w:bookmarkEnd w:id="436"/>
      <w:r>
        <w:rPr>
          <w:sz w:val="24"/>
        </w:rPr>
        <w:t>John, K., O’Hara, M., &amp; Saleh, F. (2023).</w:t>
      </w:r>
      <w:r>
        <w:rPr>
          <w:spacing w:val="40"/>
          <w:sz w:val="24"/>
        </w:rPr>
        <w:t xml:space="preserve"> </w:t>
      </w:r>
      <w:r>
        <w:rPr>
          <w:sz w:val="24"/>
        </w:rPr>
        <w:t>Bitcoin and beyond.</w:t>
      </w:r>
      <w:r>
        <w:rPr>
          <w:spacing w:val="40"/>
          <w:sz w:val="24"/>
        </w:rPr>
        <w:t xml:space="preserve"> </w:t>
      </w:r>
      <w:r>
        <w:rPr>
          <w:i/>
          <w:sz w:val="24"/>
        </w:rPr>
        <w:t>Annual Review of Financial Economics</w:t>
      </w:r>
      <w:r>
        <w:rPr>
          <w:sz w:val="24"/>
        </w:rPr>
        <w:t xml:space="preserve">, </w:t>
      </w:r>
      <w:r>
        <w:rPr>
          <w:i/>
          <w:sz w:val="24"/>
        </w:rPr>
        <w:t>15</w:t>
      </w:r>
      <w:r>
        <w:rPr>
          <w:sz w:val="24"/>
        </w:rPr>
        <w:t>, 95–120.</w:t>
      </w:r>
    </w:p>
    <w:p w14:paraId="00DC2456" w14:textId="77777777" w:rsidR="00350CFB" w:rsidRDefault="00283FFF">
      <w:pPr>
        <w:pStyle w:val="a4"/>
        <w:numPr>
          <w:ilvl w:val="0"/>
          <w:numId w:val="6"/>
        </w:numPr>
        <w:tabs>
          <w:tab w:val="left" w:pos="692"/>
        </w:tabs>
        <w:spacing w:before="86" w:line="396" w:lineRule="auto"/>
        <w:ind w:right="522" w:hanging="530"/>
        <w:jc w:val="both"/>
        <w:rPr>
          <w:sz w:val="24"/>
        </w:rPr>
      </w:pPr>
      <w:bookmarkStart w:id="437" w:name="_bookmark167"/>
      <w:bookmarkEnd w:id="437"/>
      <w:r>
        <w:rPr>
          <w:sz w:val="24"/>
        </w:rPr>
        <w:t>Kalodner, H., Goldfeder, S., Chen, X., Weinberg, S. M., &amp; Felten, E. W. (2018).</w:t>
      </w:r>
      <w:r>
        <w:rPr>
          <w:spacing w:val="40"/>
          <w:sz w:val="24"/>
        </w:rPr>
        <w:t xml:space="preserve"> </w:t>
      </w:r>
      <w:r>
        <w:rPr>
          <w:sz w:val="24"/>
        </w:rPr>
        <w:t>Arbitrum: Scalable, private smart contracts.</w:t>
      </w:r>
      <w:r>
        <w:rPr>
          <w:spacing w:val="40"/>
          <w:sz w:val="24"/>
        </w:rPr>
        <w:t xml:space="preserve"> </w:t>
      </w:r>
      <w:r>
        <w:rPr>
          <w:sz w:val="24"/>
        </w:rPr>
        <w:t xml:space="preserve">In </w:t>
      </w:r>
      <w:r>
        <w:rPr>
          <w:i/>
          <w:sz w:val="24"/>
        </w:rPr>
        <w:t xml:space="preserve">27th USENIX Security Symposium </w:t>
      </w:r>
      <w:r>
        <w:rPr>
          <w:sz w:val="24"/>
        </w:rPr>
        <w:t>(pp.</w:t>
      </w:r>
      <w:r>
        <w:rPr>
          <w:spacing w:val="40"/>
          <w:sz w:val="24"/>
        </w:rPr>
        <w:t xml:space="preserve"> </w:t>
      </w:r>
      <w:r>
        <w:rPr>
          <w:sz w:val="24"/>
        </w:rPr>
        <w:t>1353–1370). USENIX Association.</w:t>
      </w:r>
    </w:p>
    <w:p w14:paraId="00DC2457" w14:textId="77777777" w:rsidR="00350CFB" w:rsidRDefault="00283FFF">
      <w:pPr>
        <w:pStyle w:val="a4"/>
        <w:numPr>
          <w:ilvl w:val="0"/>
          <w:numId w:val="6"/>
        </w:numPr>
        <w:tabs>
          <w:tab w:val="left" w:pos="692"/>
        </w:tabs>
        <w:spacing w:before="87" w:line="396" w:lineRule="auto"/>
        <w:ind w:right="559" w:hanging="530"/>
        <w:jc w:val="both"/>
        <w:rPr>
          <w:sz w:val="24"/>
        </w:rPr>
      </w:pPr>
      <w:bookmarkStart w:id="438" w:name="_bookmark168"/>
      <w:bookmarkEnd w:id="438"/>
      <w:r>
        <w:rPr>
          <w:sz w:val="24"/>
        </w:rPr>
        <w:t>Kamvar, S. D., Schlosser, M. T., &amp; Garcia-Molina, H. (2003).</w:t>
      </w:r>
      <w:r>
        <w:rPr>
          <w:spacing w:val="34"/>
          <w:sz w:val="24"/>
        </w:rPr>
        <w:t xml:space="preserve"> </w:t>
      </w:r>
      <w:r>
        <w:rPr>
          <w:sz w:val="24"/>
        </w:rPr>
        <w:t>The EigenTrust algorithm for reputation</w:t>
      </w:r>
      <w:r>
        <w:rPr>
          <w:spacing w:val="-15"/>
          <w:sz w:val="24"/>
        </w:rPr>
        <w:t xml:space="preserve"> </w:t>
      </w:r>
      <w:r>
        <w:rPr>
          <w:sz w:val="24"/>
        </w:rPr>
        <w:t>management</w:t>
      </w:r>
      <w:r>
        <w:rPr>
          <w:spacing w:val="-15"/>
          <w:sz w:val="24"/>
        </w:rPr>
        <w:t xml:space="preserve"> </w:t>
      </w:r>
      <w:r>
        <w:rPr>
          <w:sz w:val="24"/>
        </w:rPr>
        <w:t>in</w:t>
      </w:r>
      <w:r>
        <w:rPr>
          <w:spacing w:val="-15"/>
          <w:sz w:val="24"/>
        </w:rPr>
        <w:t xml:space="preserve"> </w:t>
      </w:r>
      <w:r>
        <w:rPr>
          <w:sz w:val="24"/>
        </w:rPr>
        <w:t>P2P</w:t>
      </w:r>
      <w:r>
        <w:rPr>
          <w:spacing w:val="-15"/>
          <w:sz w:val="24"/>
        </w:rPr>
        <w:t xml:space="preserve"> </w:t>
      </w:r>
      <w:r>
        <w:rPr>
          <w:sz w:val="24"/>
        </w:rPr>
        <w:t>networks.</w:t>
      </w:r>
      <w:r>
        <w:rPr>
          <w:spacing w:val="8"/>
          <w:sz w:val="24"/>
        </w:rPr>
        <w:t xml:space="preserve"> </w:t>
      </w:r>
      <w:r>
        <w:rPr>
          <w:sz w:val="24"/>
        </w:rPr>
        <w:t>In</w:t>
      </w:r>
      <w:r>
        <w:rPr>
          <w:spacing w:val="-15"/>
          <w:sz w:val="24"/>
        </w:rPr>
        <w:t xml:space="preserve"> </w:t>
      </w:r>
      <w:r>
        <w:rPr>
          <w:i/>
          <w:sz w:val="24"/>
        </w:rPr>
        <w:t>Proceedings</w:t>
      </w:r>
      <w:r>
        <w:rPr>
          <w:i/>
          <w:spacing w:val="-15"/>
          <w:sz w:val="24"/>
        </w:rPr>
        <w:t xml:space="preserve"> </w:t>
      </w:r>
      <w:r>
        <w:rPr>
          <w:i/>
          <w:sz w:val="24"/>
        </w:rPr>
        <w:t>of</w:t>
      </w:r>
      <w:r>
        <w:rPr>
          <w:i/>
          <w:spacing w:val="-15"/>
          <w:sz w:val="24"/>
        </w:rPr>
        <w:t xml:space="preserve"> </w:t>
      </w:r>
      <w:r>
        <w:rPr>
          <w:i/>
          <w:sz w:val="24"/>
        </w:rPr>
        <w:t>the</w:t>
      </w:r>
      <w:r>
        <w:rPr>
          <w:i/>
          <w:spacing w:val="-15"/>
          <w:sz w:val="24"/>
        </w:rPr>
        <w:t xml:space="preserve"> </w:t>
      </w:r>
      <w:r>
        <w:rPr>
          <w:i/>
          <w:sz w:val="24"/>
        </w:rPr>
        <w:t>12th</w:t>
      </w:r>
      <w:r>
        <w:rPr>
          <w:i/>
          <w:spacing w:val="-15"/>
          <w:sz w:val="24"/>
        </w:rPr>
        <w:t xml:space="preserve"> </w:t>
      </w:r>
      <w:r>
        <w:rPr>
          <w:i/>
          <w:sz w:val="24"/>
        </w:rPr>
        <w:t>International</w:t>
      </w:r>
      <w:r>
        <w:rPr>
          <w:i/>
          <w:spacing w:val="-15"/>
          <w:sz w:val="24"/>
        </w:rPr>
        <w:t xml:space="preserve"> </w:t>
      </w:r>
      <w:r>
        <w:rPr>
          <w:i/>
          <w:sz w:val="24"/>
        </w:rPr>
        <w:t xml:space="preserve">Conference on World Wide Web </w:t>
      </w:r>
      <w:r>
        <w:rPr>
          <w:sz w:val="24"/>
        </w:rPr>
        <w:t xml:space="preserve">(pp. 640–651). ACM. </w:t>
      </w:r>
      <w:hyperlink r:id="rId66">
        <w:r>
          <w:rPr>
            <w:sz w:val="24"/>
          </w:rPr>
          <w:t>doi:10.1145/775152.775242</w:t>
        </w:r>
      </w:hyperlink>
    </w:p>
    <w:p w14:paraId="00DC2458" w14:textId="77777777" w:rsidR="00350CFB" w:rsidRDefault="00283FFF">
      <w:pPr>
        <w:pStyle w:val="a4"/>
        <w:numPr>
          <w:ilvl w:val="0"/>
          <w:numId w:val="6"/>
        </w:numPr>
        <w:tabs>
          <w:tab w:val="left" w:pos="692"/>
        </w:tabs>
        <w:spacing w:before="87" w:line="396" w:lineRule="auto"/>
        <w:ind w:right="522" w:hanging="530"/>
        <w:jc w:val="both"/>
        <w:rPr>
          <w:sz w:val="24"/>
        </w:rPr>
      </w:pPr>
      <w:bookmarkStart w:id="439" w:name="_bookmark169"/>
      <w:bookmarkEnd w:id="439"/>
      <w:r>
        <w:rPr>
          <w:sz w:val="24"/>
        </w:rPr>
        <w:t>Kendall, M. G. (1938).</w:t>
      </w:r>
      <w:r>
        <w:rPr>
          <w:spacing w:val="40"/>
          <w:sz w:val="24"/>
        </w:rPr>
        <w:t xml:space="preserve"> </w:t>
      </w:r>
      <w:r>
        <w:rPr>
          <w:sz w:val="24"/>
        </w:rPr>
        <w:t>A new measure of rank correlation.</w:t>
      </w:r>
      <w:r>
        <w:rPr>
          <w:spacing w:val="40"/>
          <w:sz w:val="24"/>
        </w:rPr>
        <w:t xml:space="preserve"> </w:t>
      </w:r>
      <w:r>
        <w:rPr>
          <w:i/>
          <w:sz w:val="24"/>
        </w:rPr>
        <w:t>Biometrika</w:t>
      </w:r>
      <w:r>
        <w:rPr>
          <w:sz w:val="24"/>
        </w:rPr>
        <w:t xml:space="preserve">, </w:t>
      </w:r>
      <w:r>
        <w:rPr>
          <w:i/>
          <w:sz w:val="24"/>
        </w:rPr>
        <w:t>30</w:t>
      </w:r>
      <w:r>
        <w:rPr>
          <w:sz w:val="24"/>
        </w:rPr>
        <w:t xml:space="preserve">(1/2), 81–93. </w:t>
      </w:r>
      <w:hyperlink r:id="rId67">
        <w:r>
          <w:rPr>
            <w:spacing w:val="-2"/>
            <w:sz w:val="24"/>
          </w:rPr>
          <w:t>doi:10.2307/2332226</w:t>
        </w:r>
      </w:hyperlink>
    </w:p>
    <w:p w14:paraId="00DC2459" w14:textId="77777777" w:rsidR="00350CFB" w:rsidRDefault="00283FFF">
      <w:pPr>
        <w:pStyle w:val="a4"/>
        <w:numPr>
          <w:ilvl w:val="0"/>
          <w:numId w:val="6"/>
        </w:numPr>
        <w:tabs>
          <w:tab w:val="left" w:pos="685"/>
          <w:tab w:val="left" w:pos="691"/>
        </w:tabs>
        <w:spacing w:before="86" w:line="396" w:lineRule="auto"/>
        <w:ind w:left="685" w:right="531" w:hanging="523"/>
        <w:jc w:val="both"/>
        <w:rPr>
          <w:sz w:val="24"/>
        </w:rPr>
      </w:pPr>
      <w:bookmarkStart w:id="440" w:name="_bookmark170"/>
      <w:bookmarkEnd w:id="440"/>
      <w:r>
        <w:rPr>
          <w:sz w:val="24"/>
        </w:rPr>
        <w:tab/>
        <w:t>Klages-Mundt, A., Harz, D., Gudgeon, L., Liu, J.-Y., &amp; Minca, A. (2020).</w:t>
      </w:r>
      <w:r>
        <w:rPr>
          <w:spacing w:val="40"/>
          <w:sz w:val="24"/>
        </w:rPr>
        <w:t xml:space="preserve"> </w:t>
      </w:r>
      <w:r>
        <w:rPr>
          <w:sz w:val="24"/>
        </w:rPr>
        <w:t>Stablecoins 2.0: Economic</w:t>
      </w:r>
      <w:r>
        <w:rPr>
          <w:spacing w:val="-6"/>
          <w:sz w:val="24"/>
        </w:rPr>
        <w:t xml:space="preserve"> </w:t>
      </w:r>
      <w:r>
        <w:rPr>
          <w:sz w:val="24"/>
        </w:rPr>
        <w:t>foundations</w:t>
      </w:r>
      <w:r>
        <w:rPr>
          <w:spacing w:val="-6"/>
          <w:sz w:val="24"/>
        </w:rPr>
        <w:t xml:space="preserve"> </w:t>
      </w:r>
      <w:r>
        <w:rPr>
          <w:sz w:val="24"/>
        </w:rPr>
        <w:t>and</w:t>
      </w:r>
      <w:r>
        <w:rPr>
          <w:spacing w:val="-6"/>
          <w:sz w:val="24"/>
        </w:rPr>
        <w:t xml:space="preserve"> </w:t>
      </w:r>
      <w:r>
        <w:rPr>
          <w:sz w:val="24"/>
        </w:rPr>
        <w:t>risk-based</w:t>
      </w:r>
      <w:r>
        <w:rPr>
          <w:spacing w:val="-6"/>
          <w:sz w:val="24"/>
        </w:rPr>
        <w:t xml:space="preserve"> </w:t>
      </w:r>
      <w:r>
        <w:rPr>
          <w:sz w:val="24"/>
        </w:rPr>
        <w:t>models. In</w:t>
      </w:r>
      <w:r>
        <w:rPr>
          <w:spacing w:val="-6"/>
          <w:sz w:val="24"/>
        </w:rPr>
        <w:t xml:space="preserve"> </w:t>
      </w:r>
      <w:r>
        <w:rPr>
          <w:i/>
          <w:sz w:val="24"/>
        </w:rPr>
        <w:t>Proceedings</w:t>
      </w:r>
      <w:r>
        <w:rPr>
          <w:i/>
          <w:spacing w:val="-6"/>
          <w:sz w:val="24"/>
        </w:rPr>
        <w:t xml:space="preserve"> </w:t>
      </w:r>
      <w:r>
        <w:rPr>
          <w:i/>
          <w:sz w:val="24"/>
        </w:rPr>
        <w:t>of</w:t>
      </w:r>
      <w:r>
        <w:rPr>
          <w:i/>
          <w:spacing w:val="-6"/>
          <w:sz w:val="24"/>
        </w:rPr>
        <w:t xml:space="preserve"> </w:t>
      </w:r>
      <w:r>
        <w:rPr>
          <w:i/>
          <w:sz w:val="24"/>
        </w:rPr>
        <w:t>the</w:t>
      </w:r>
      <w:r>
        <w:rPr>
          <w:i/>
          <w:spacing w:val="-6"/>
          <w:sz w:val="24"/>
        </w:rPr>
        <w:t xml:space="preserve"> </w:t>
      </w:r>
      <w:r>
        <w:rPr>
          <w:i/>
          <w:sz w:val="24"/>
        </w:rPr>
        <w:t>2nd</w:t>
      </w:r>
      <w:r>
        <w:rPr>
          <w:i/>
          <w:spacing w:val="-6"/>
          <w:sz w:val="24"/>
        </w:rPr>
        <w:t xml:space="preserve"> </w:t>
      </w:r>
      <w:r>
        <w:rPr>
          <w:i/>
          <w:sz w:val="24"/>
        </w:rPr>
        <w:t>ACM</w:t>
      </w:r>
      <w:r>
        <w:rPr>
          <w:i/>
          <w:spacing w:val="-6"/>
          <w:sz w:val="24"/>
        </w:rPr>
        <w:t xml:space="preserve"> </w:t>
      </w:r>
      <w:r>
        <w:rPr>
          <w:i/>
          <w:sz w:val="24"/>
        </w:rPr>
        <w:t>Conference</w:t>
      </w:r>
      <w:r>
        <w:rPr>
          <w:i/>
          <w:spacing w:val="-6"/>
          <w:sz w:val="24"/>
        </w:rPr>
        <w:t xml:space="preserve"> </w:t>
      </w:r>
      <w:r>
        <w:rPr>
          <w:i/>
          <w:sz w:val="24"/>
        </w:rPr>
        <w:t xml:space="preserve">on Advances in Financial Technologies </w:t>
      </w:r>
      <w:r>
        <w:rPr>
          <w:sz w:val="24"/>
        </w:rPr>
        <w:t>(pp. 59–79). ACM.</w:t>
      </w:r>
    </w:p>
    <w:p w14:paraId="00DC245A" w14:textId="77777777" w:rsidR="00350CFB" w:rsidRDefault="00283FFF">
      <w:pPr>
        <w:pStyle w:val="a4"/>
        <w:numPr>
          <w:ilvl w:val="0"/>
          <w:numId w:val="6"/>
        </w:numPr>
        <w:tabs>
          <w:tab w:val="left" w:pos="685"/>
          <w:tab w:val="left" w:pos="691"/>
        </w:tabs>
        <w:spacing w:before="87" w:line="396" w:lineRule="auto"/>
        <w:ind w:left="685" w:right="564" w:hanging="523"/>
        <w:jc w:val="both"/>
        <w:rPr>
          <w:sz w:val="24"/>
        </w:rPr>
      </w:pPr>
      <w:bookmarkStart w:id="441" w:name="_bookmark171"/>
      <w:bookmarkEnd w:id="441"/>
      <w:r>
        <w:rPr>
          <w:sz w:val="24"/>
        </w:rPr>
        <w:tab/>
        <w:t>Kleinberg, J. M. (1999).</w:t>
      </w:r>
      <w:r>
        <w:rPr>
          <w:spacing w:val="37"/>
          <w:sz w:val="24"/>
        </w:rPr>
        <w:t xml:space="preserve"> </w:t>
      </w:r>
      <w:r>
        <w:rPr>
          <w:sz w:val="24"/>
        </w:rPr>
        <w:t>Authoritative sources in a hyperlinked environment.</w:t>
      </w:r>
      <w:r>
        <w:rPr>
          <w:spacing w:val="37"/>
          <w:sz w:val="24"/>
        </w:rPr>
        <w:t xml:space="preserve"> </w:t>
      </w:r>
      <w:r>
        <w:rPr>
          <w:i/>
          <w:sz w:val="24"/>
        </w:rPr>
        <w:t>Journal of the ACM</w:t>
      </w:r>
      <w:r>
        <w:rPr>
          <w:sz w:val="24"/>
        </w:rPr>
        <w:t xml:space="preserve">, </w:t>
      </w:r>
      <w:r>
        <w:rPr>
          <w:i/>
          <w:sz w:val="24"/>
        </w:rPr>
        <w:t>46</w:t>
      </w:r>
      <w:r>
        <w:rPr>
          <w:sz w:val="24"/>
        </w:rPr>
        <w:t xml:space="preserve">(5), 604–632. </w:t>
      </w:r>
      <w:hyperlink r:id="rId68">
        <w:r>
          <w:rPr>
            <w:sz w:val="24"/>
          </w:rPr>
          <w:t>doi:10.1145/324133.324140</w:t>
        </w:r>
      </w:hyperlink>
    </w:p>
    <w:p w14:paraId="00DC245B" w14:textId="77777777" w:rsidR="00350CFB" w:rsidRDefault="00283FFF">
      <w:pPr>
        <w:pStyle w:val="a4"/>
        <w:numPr>
          <w:ilvl w:val="0"/>
          <w:numId w:val="6"/>
        </w:numPr>
        <w:tabs>
          <w:tab w:val="left" w:pos="692"/>
        </w:tabs>
        <w:spacing w:before="86" w:line="396" w:lineRule="auto"/>
        <w:ind w:right="522" w:hanging="530"/>
        <w:jc w:val="both"/>
        <w:rPr>
          <w:sz w:val="24"/>
        </w:rPr>
      </w:pPr>
      <w:bookmarkStart w:id="442" w:name="_bookmark172"/>
      <w:bookmarkEnd w:id="442"/>
      <w:r>
        <w:rPr>
          <w:sz w:val="24"/>
        </w:rPr>
        <w:t>Kotb, M. O. (2023).</w:t>
      </w:r>
      <w:r>
        <w:rPr>
          <w:spacing w:val="40"/>
          <w:sz w:val="24"/>
        </w:rPr>
        <w:t xml:space="preserve"> </w:t>
      </w:r>
      <w:r>
        <w:rPr>
          <w:sz w:val="24"/>
        </w:rPr>
        <w:t>Credit scoring using machine learning algorithms and blockchain tech-nology. In</w:t>
      </w:r>
      <w:r>
        <w:rPr>
          <w:spacing w:val="-7"/>
          <w:sz w:val="24"/>
        </w:rPr>
        <w:t xml:space="preserve"> </w:t>
      </w:r>
      <w:r>
        <w:rPr>
          <w:i/>
          <w:sz w:val="24"/>
        </w:rPr>
        <w:t>2023</w:t>
      </w:r>
      <w:r>
        <w:rPr>
          <w:i/>
          <w:spacing w:val="-7"/>
          <w:sz w:val="24"/>
        </w:rPr>
        <w:t xml:space="preserve"> </w:t>
      </w:r>
      <w:r>
        <w:rPr>
          <w:i/>
          <w:sz w:val="24"/>
        </w:rPr>
        <w:t>Intelligent</w:t>
      </w:r>
      <w:r>
        <w:rPr>
          <w:i/>
          <w:spacing w:val="-7"/>
          <w:sz w:val="24"/>
        </w:rPr>
        <w:t xml:space="preserve"> </w:t>
      </w:r>
      <w:r>
        <w:rPr>
          <w:i/>
          <w:sz w:val="24"/>
        </w:rPr>
        <w:t>Methods,</w:t>
      </w:r>
      <w:r>
        <w:rPr>
          <w:i/>
          <w:spacing w:val="-7"/>
          <w:sz w:val="24"/>
        </w:rPr>
        <w:t xml:space="preserve"> </w:t>
      </w:r>
      <w:r>
        <w:rPr>
          <w:i/>
          <w:sz w:val="24"/>
        </w:rPr>
        <w:t>Systems,</w:t>
      </w:r>
      <w:r>
        <w:rPr>
          <w:i/>
          <w:spacing w:val="-7"/>
          <w:sz w:val="24"/>
        </w:rPr>
        <w:t xml:space="preserve"> </w:t>
      </w:r>
      <w:r>
        <w:rPr>
          <w:i/>
          <w:sz w:val="24"/>
        </w:rPr>
        <w:t>and</w:t>
      </w:r>
      <w:r>
        <w:rPr>
          <w:i/>
          <w:spacing w:val="-7"/>
          <w:sz w:val="24"/>
        </w:rPr>
        <w:t xml:space="preserve"> </w:t>
      </w:r>
      <w:r>
        <w:rPr>
          <w:i/>
          <w:sz w:val="24"/>
        </w:rPr>
        <w:t>Applications</w:t>
      </w:r>
      <w:r>
        <w:rPr>
          <w:i/>
          <w:spacing w:val="-7"/>
          <w:sz w:val="24"/>
        </w:rPr>
        <w:t xml:space="preserve"> </w:t>
      </w:r>
      <w:r>
        <w:rPr>
          <w:i/>
          <w:sz w:val="24"/>
        </w:rPr>
        <w:t>(IMSA)</w:t>
      </w:r>
      <w:r>
        <w:rPr>
          <w:i/>
          <w:spacing w:val="-7"/>
          <w:sz w:val="24"/>
        </w:rPr>
        <w:t xml:space="preserve"> </w:t>
      </w:r>
      <w:r>
        <w:rPr>
          <w:sz w:val="24"/>
        </w:rPr>
        <w:t xml:space="preserve">(pp. 381–386). IEEE. </w:t>
      </w:r>
      <w:hyperlink r:id="rId69">
        <w:r>
          <w:rPr>
            <w:spacing w:val="-2"/>
            <w:sz w:val="24"/>
          </w:rPr>
          <w:t>doi:10.1109/IMSA58542.2023.10217411</w:t>
        </w:r>
      </w:hyperlink>
    </w:p>
    <w:p w14:paraId="00DC245C" w14:textId="77777777" w:rsidR="00350CFB" w:rsidRDefault="00283FFF">
      <w:pPr>
        <w:pStyle w:val="a4"/>
        <w:numPr>
          <w:ilvl w:val="0"/>
          <w:numId w:val="6"/>
        </w:numPr>
        <w:tabs>
          <w:tab w:val="left" w:pos="692"/>
        </w:tabs>
        <w:spacing w:before="87" w:line="396" w:lineRule="auto"/>
        <w:ind w:right="563" w:hanging="530"/>
        <w:jc w:val="both"/>
        <w:rPr>
          <w:sz w:val="24"/>
        </w:rPr>
      </w:pPr>
      <w:bookmarkStart w:id="443" w:name="_bookmark173"/>
      <w:bookmarkEnd w:id="443"/>
      <w:r>
        <w:rPr>
          <w:sz w:val="24"/>
          <w:lang w:val="fr-CM"/>
        </w:rPr>
        <w:t>Langville, A. N., &amp; Meyer, C. D. (2006).</w:t>
      </w:r>
      <w:r>
        <w:rPr>
          <w:spacing w:val="40"/>
          <w:sz w:val="24"/>
          <w:lang w:val="fr-CM"/>
        </w:rPr>
        <w:t xml:space="preserve"> </w:t>
      </w:r>
      <w:r>
        <w:rPr>
          <w:i/>
          <w:sz w:val="24"/>
        </w:rPr>
        <w:t>Google’s PageRank and beyond:</w:t>
      </w:r>
      <w:r>
        <w:rPr>
          <w:i/>
          <w:spacing w:val="40"/>
          <w:sz w:val="24"/>
        </w:rPr>
        <w:t xml:space="preserve"> </w:t>
      </w:r>
      <w:r>
        <w:rPr>
          <w:i/>
          <w:sz w:val="24"/>
        </w:rPr>
        <w:t>The science of search engine rankings</w:t>
      </w:r>
      <w:r>
        <w:rPr>
          <w:sz w:val="24"/>
        </w:rPr>
        <w:t>. Princeton University Press.</w:t>
      </w:r>
    </w:p>
    <w:p w14:paraId="00DC245D" w14:textId="77777777" w:rsidR="00350CFB" w:rsidRDefault="00350CFB">
      <w:pPr>
        <w:pStyle w:val="a4"/>
        <w:spacing w:line="396" w:lineRule="auto"/>
        <w:jc w:val="both"/>
        <w:rPr>
          <w:sz w:val="24"/>
        </w:rPr>
        <w:sectPr w:rsidR="00350CFB">
          <w:pgSz w:w="11910" w:h="16840"/>
          <w:pgMar w:top="1840" w:right="708" w:bottom="2300" w:left="992" w:header="0" w:footer="2115" w:gutter="0"/>
          <w:cols w:space="720"/>
        </w:sectPr>
      </w:pPr>
    </w:p>
    <w:p w14:paraId="00DC245E" w14:textId="77777777" w:rsidR="00350CFB" w:rsidRDefault="00283FFF">
      <w:pPr>
        <w:pStyle w:val="a4"/>
        <w:numPr>
          <w:ilvl w:val="0"/>
          <w:numId w:val="6"/>
        </w:numPr>
        <w:tabs>
          <w:tab w:val="left" w:pos="692"/>
        </w:tabs>
        <w:spacing w:before="72" w:line="396" w:lineRule="auto"/>
        <w:ind w:right="522" w:hanging="530"/>
        <w:jc w:val="both"/>
        <w:rPr>
          <w:sz w:val="24"/>
        </w:rPr>
      </w:pPr>
      <w:r>
        <w:rPr>
          <w:sz w:val="24"/>
          <w:lang w:val="fr-CM"/>
        </w:rPr>
        <w:t>Lehar, A., &amp; Parlour, C. A. (2021).</w:t>
      </w:r>
      <w:r>
        <w:rPr>
          <w:spacing w:val="40"/>
          <w:sz w:val="24"/>
          <w:lang w:val="fr-CM"/>
        </w:rPr>
        <w:t xml:space="preserve"> </w:t>
      </w:r>
      <w:r>
        <w:rPr>
          <w:sz w:val="24"/>
        </w:rPr>
        <w:t>Decentralized exchanges.</w:t>
      </w:r>
      <w:r>
        <w:rPr>
          <w:spacing w:val="40"/>
          <w:sz w:val="24"/>
        </w:rPr>
        <w:t xml:space="preserve"> </w:t>
      </w:r>
      <w:r>
        <w:rPr>
          <w:i/>
          <w:sz w:val="24"/>
        </w:rPr>
        <w:t>SSRN Electronic Journal</w:t>
      </w:r>
      <w:r>
        <w:rPr>
          <w:sz w:val="24"/>
        </w:rPr>
        <w:t xml:space="preserve">. </w:t>
      </w:r>
      <w:hyperlink r:id="rId70">
        <w:r>
          <w:rPr>
            <w:spacing w:val="-2"/>
            <w:sz w:val="24"/>
          </w:rPr>
          <w:t>doi:10.2139/ssrn.3905316</w:t>
        </w:r>
      </w:hyperlink>
    </w:p>
    <w:p w14:paraId="00DC245F" w14:textId="77777777" w:rsidR="00350CFB" w:rsidRDefault="00283FFF">
      <w:pPr>
        <w:pStyle w:val="a4"/>
        <w:numPr>
          <w:ilvl w:val="0"/>
          <w:numId w:val="6"/>
        </w:numPr>
        <w:tabs>
          <w:tab w:val="left" w:pos="692"/>
        </w:tabs>
        <w:spacing w:before="86" w:line="396" w:lineRule="auto"/>
        <w:ind w:right="522" w:hanging="530"/>
        <w:jc w:val="both"/>
        <w:rPr>
          <w:sz w:val="24"/>
        </w:rPr>
      </w:pPr>
      <w:bookmarkStart w:id="444" w:name="_bookmark175"/>
      <w:bookmarkEnd w:id="444"/>
      <w:r>
        <w:rPr>
          <w:sz w:val="24"/>
          <w:lang w:val="fr-CM"/>
        </w:rPr>
        <w:t>Leskovec, J., Rajaraman, A., &amp; Ullman, J. D. (2020).</w:t>
      </w:r>
      <w:r>
        <w:rPr>
          <w:spacing w:val="40"/>
          <w:sz w:val="24"/>
          <w:lang w:val="fr-CM"/>
        </w:rPr>
        <w:t xml:space="preserve"> </w:t>
      </w:r>
      <w:r>
        <w:rPr>
          <w:i/>
          <w:sz w:val="24"/>
        </w:rPr>
        <w:t xml:space="preserve">Mining of massive datasets </w:t>
      </w:r>
      <w:r>
        <w:rPr>
          <w:sz w:val="24"/>
        </w:rPr>
        <w:t>(3rd ed.). Cambridge University Press.</w:t>
      </w:r>
    </w:p>
    <w:p w14:paraId="00DC2460" w14:textId="77777777" w:rsidR="00350CFB" w:rsidRDefault="00283FFF">
      <w:pPr>
        <w:pStyle w:val="a4"/>
        <w:numPr>
          <w:ilvl w:val="0"/>
          <w:numId w:val="6"/>
        </w:numPr>
        <w:tabs>
          <w:tab w:val="left" w:pos="692"/>
        </w:tabs>
        <w:spacing w:before="86" w:line="396" w:lineRule="auto"/>
        <w:ind w:right="565" w:hanging="530"/>
        <w:jc w:val="both"/>
        <w:rPr>
          <w:sz w:val="24"/>
        </w:rPr>
      </w:pPr>
      <w:bookmarkStart w:id="445" w:name="_bookmark176"/>
      <w:bookmarkEnd w:id="445"/>
      <w:r>
        <w:rPr>
          <w:sz w:val="24"/>
          <w:lang w:val="fr-CM"/>
        </w:rPr>
        <w:t>Li, W., Bu, J., Li, X., &amp; Chen, X. (2022).</w:t>
      </w:r>
      <w:r>
        <w:rPr>
          <w:spacing w:val="37"/>
          <w:sz w:val="24"/>
          <w:lang w:val="fr-CM"/>
        </w:rPr>
        <w:t xml:space="preserve"> </w:t>
      </w:r>
      <w:r>
        <w:rPr>
          <w:sz w:val="24"/>
        </w:rPr>
        <w:t xml:space="preserve">Security analysis of DeFi: Vulnerabilities, attacks and advances. In </w:t>
      </w:r>
      <w:r>
        <w:rPr>
          <w:i/>
          <w:sz w:val="24"/>
        </w:rPr>
        <w:t xml:space="preserve">2022 IEEE International Conference on Blockchain </w:t>
      </w:r>
      <w:r>
        <w:rPr>
          <w:sz w:val="24"/>
        </w:rPr>
        <w:t>(pp. 488–493). IEEE.</w:t>
      </w:r>
    </w:p>
    <w:p w14:paraId="00DC2461" w14:textId="77777777" w:rsidR="00350CFB" w:rsidRDefault="00283FFF">
      <w:pPr>
        <w:pStyle w:val="a4"/>
        <w:numPr>
          <w:ilvl w:val="0"/>
          <w:numId w:val="6"/>
        </w:numPr>
        <w:tabs>
          <w:tab w:val="left" w:pos="692"/>
        </w:tabs>
        <w:spacing w:before="86" w:line="396" w:lineRule="auto"/>
        <w:ind w:right="524" w:hanging="530"/>
        <w:jc w:val="both"/>
        <w:rPr>
          <w:sz w:val="24"/>
        </w:rPr>
      </w:pPr>
      <w:bookmarkStart w:id="446" w:name="_bookmark177"/>
      <w:bookmarkEnd w:id="446"/>
      <w:r>
        <w:rPr>
          <w:sz w:val="24"/>
        </w:rPr>
        <w:t>Lin, D., Wu, J., Fu, Q., Zheng, Z., &amp; Chen, T. (2024).</w:t>
      </w:r>
      <w:r>
        <w:rPr>
          <w:spacing w:val="40"/>
          <w:sz w:val="24"/>
        </w:rPr>
        <w:t xml:space="preserve"> </w:t>
      </w:r>
      <w:r>
        <w:rPr>
          <w:sz w:val="24"/>
        </w:rPr>
        <w:t>RiskProp:</w:t>
      </w:r>
      <w:r>
        <w:rPr>
          <w:spacing w:val="40"/>
          <w:sz w:val="24"/>
        </w:rPr>
        <w:t xml:space="preserve"> </w:t>
      </w:r>
      <w:r>
        <w:rPr>
          <w:sz w:val="24"/>
        </w:rPr>
        <w:t>Account risk rating on Ethereum</w:t>
      </w:r>
      <w:r>
        <w:rPr>
          <w:spacing w:val="-1"/>
          <w:sz w:val="24"/>
        </w:rPr>
        <w:t xml:space="preserve"> </w:t>
      </w:r>
      <w:r>
        <w:rPr>
          <w:sz w:val="24"/>
        </w:rPr>
        <w:t>via de-anonymous score and network propagation.</w:t>
      </w:r>
      <w:r>
        <w:rPr>
          <w:spacing w:val="30"/>
          <w:sz w:val="24"/>
        </w:rPr>
        <w:t xml:space="preserve"> </w:t>
      </w:r>
      <w:r>
        <w:rPr>
          <w:i/>
          <w:sz w:val="24"/>
        </w:rPr>
        <w:t>IEEE</w:t>
      </w:r>
      <w:r>
        <w:rPr>
          <w:i/>
          <w:spacing w:val="-1"/>
          <w:sz w:val="24"/>
        </w:rPr>
        <w:t xml:space="preserve"> </w:t>
      </w:r>
      <w:r>
        <w:rPr>
          <w:i/>
          <w:sz w:val="24"/>
        </w:rPr>
        <w:t>Transactions</w:t>
      </w:r>
      <w:r>
        <w:rPr>
          <w:i/>
          <w:spacing w:val="-1"/>
          <w:sz w:val="24"/>
        </w:rPr>
        <w:t xml:space="preserve"> </w:t>
      </w:r>
      <w:r>
        <w:rPr>
          <w:i/>
          <w:sz w:val="24"/>
        </w:rPr>
        <w:t>on Depend-able and Secure Computing</w:t>
      </w:r>
      <w:r>
        <w:rPr>
          <w:sz w:val="24"/>
        </w:rPr>
        <w:t xml:space="preserve">, </w:t>
      </w:r>
      <w:r>
        <w:rPr>
          <w:i/>
          <w:sz w:val="24"/>
        </w:rPr>
        <w:t>22</w:t>
      </w:r>
      <w:r>
        <w:rPr>
          <w:sz w:val="24"/>
        </w:rPr>
        <w:t xml:space="preserve">(3), 2132–2145. </w:t>
      </w:r>
      <w:hyperlink r:id="rId71">
        <w:r>
          <w:rPr>
            <w:sz w:val="24"/>
          </w:rPr>
          <w:t>doi:10.1109/TDSC.2024.3475825</w:t>
        </w:r>
      </w:hyperlink>
    </w:p>
    <w:p w14:paraId="00DC2462" w14:textId="77777777" w:rsidR="00350CFB" w:rsidRDefault="00283FFF">
      <w:pPr>
        <w:pStyle w:val="a4"/>
        <w:numPr>
          <w:ilvl w:val="0"/>
          <w:numId w:val="6"/>
        </w:numPr>
        <w:tabs>
          <w:tab w:val="left" w:pos="692"/>
        </w:tabs>
        <w:spacing w:before="87" w:line="396" w:lineRule="auto"/>
        <w:ind w:right="564" w:hanging="530"/>
        <w:jc w:val="both"/>
        <w:rPr>
          <w:sz w:val="24"/>
        </w:rPr>
      </w:pPr>
      <w:bookmarkStart w:id="447" w:name="_bookmark178"/>
      <w:bookmarkEnd w:id="447"/>
      <w:r>
        <w:rPr>
          <w:sz w:val="24"/>
        </w:rPr>
        <w:t>Makarov, I., &amp;</w:t>
      </w:r>
      <w:r>
        <w:rPr>
          <w:spacing w:val="-1"/>
          <w:sz w:val="24"/>
        </w:rPr>
        <w:t xml:space="preserve"> </w:t>
      </w:r>
      <w:r>
        <w:rPr>
          <w:sz w:val="24"/>
        </w:rPr>
        <w:t>Schoar, A.</w:t>
      </w:r>
      <w:r>
        <w:rPr>
          <w:spacing w:val="-1"/>
          <w:sz w:val="24"/>
        </w:rPr>
        <w:t xml:space="preserve"> </w:t>
      </w:r>
      <w:r>
        <w:rPr>
          <w:sz w:val="24"/>
        </w:rPr>
        <w:t>(2020).</w:t>
      </w:r>
      <w:r>
        <w:rPr>
          <w:spacing w:val="29"/>
          <w:sz w:val="24"/>
        </w:rPr>
        <w:t xml:space="preserve"> </w:t>
      </w:r>
      <w:r>
        <w:rPr>
          <w:sz w:val="24"/>
        </w:rPr>
        <w:t>Trading</w:t>
      </w:r>
      <w:r>
        <w:rPr>
          <w:spacing w:val="-1"/>
          <w:sz w:val="24"/>
        </w:rPr>
        <w:t xml:space="preserve"> </w:t>
      </w:r>
      <w:r>
        <w:rPr>
          <w:sz w:val="24"/>
        </w:rPr>
        <w:t>and</w:t>
      </w:r>
      <w:r>
        <w:rPr>
          <w:spacing w:val="-1"/>
          <w:sz w:val="24"/>
        </w:rPr>
        <w:t xml:space="preserve"> </w:t>
      </w:r>
      <w:r>
        <w:rPr>
          <w:sz w:val="24"/>
        </w:rPr>
        <w:t>arbitrage</w:t>
      </w:r>
      <w:r>
        <w:rPr>
          <w:spacing w:val="-1"/>
          <w:sz w:val="24"/>
        </w:rPr>
        <w:t xml:space="preserve"> </w:t>
      </w:r>
      <w:r>
        <w:rPr>
          <w:sz w:val="24"/>
        </w:rPr>
        <w:t>in</w:t>
      </w:r>
      <w:r>
        <w:rPr>
          <w:spacing w:val="-1"/>
          <w:sz w:val="24"/>
        </w:rPr>
        <w:t xml:space="preserve"> </w:t>
      </w:r>
      <w:r>
        <w:rPr>
          <w:sz w:val="24"/>
        </w:rPr>
        <w:t>cryptocurrency</w:t>
      </w:r>
      <w:r>
        <w:rPr>
          <w:spacing w:val="-1"/>
          <w:sz w:val="24"/>
        </w:rPr>
        <w:t xml:space="preserve"> </w:t>
      </w:r>
      <w:r>
        <w:rPr>
          <w:sz w:val="24"/>
        </w:rPr>
        <w:t>markets.</w:t>
      </w:r>
      <w:r>
        <w:rPr>
          <w:spacing w:val="29"/>
          <w:sz w:val="24"/>
        </w:rPr>
        <w:t xml:space="preserve"> </w:t>
      </w:r>
      <w:r>
        <w:rPr>
          <w:i/>
          <w:sz w:val="24"/>
        </w:rPr>
        <w:t>Journal of Financial Economics</w:t>
      </w:r>
      <w:r>
        <w:rPr>
          <w:sz w:val="24"/>
        </w:rPr>
        <w:t xml:space="preserve">, </w:t>
      </w:r>
      <w:r>
        <w:rPr>
          <w:i/>
          <w:sz w:val="24"/>
        </w:rPr>
        <w:t>135</w:t>
      </w:r>
      <w:r>
        <w:rPr>
          <w:sz w:val="24"/>
        </w:rPr>
        <w:t xml:space="preserve">(2), 293–319. </w:t>
      </w:r>
      <w:hyperlink r:id="rId72">
        <w:r>
          <w:rPr>
            <w:sz w:val="24"/>
          </w:rPr>
          <w:t>doi:10.1016/j.jfineco.2019.07.001</w:t>
        </w:r>
      </w:hyperlink>
    </w:p>
    <w:p w14:paraId="00DC2463" w14:textId="77777777" w:rsidR="00350CFB" w:rsidRDefault="00283FFF">
      <w:pPr>
        <w:pStyle w:val="a4"/>
        <w:numPr>
          <w:ilvl w:val="0"/>
          <w:numId w:val="6"/>
        </w:numPr>
        <w:tabs>
          <w:tab w:val="left" w:pos="691"/>
        </w:tabs>
        <w:spacing w:before="86"/>
        <w:ind w:left="691" w:hanging="529"/>
        <w:jc w:val="both"/>
        <w:rPr>
          <w:sz w:val="24"/>
        </w:rPr>
      </w:pPr>
      <w:bookmarkStart w:id="448" w:name="_bookmark179"/>
      <w:bookmarkEnd w:id="448"/>
      <w:r>
        <w:rPr>
          <w:sz w:val="24"/>
        </w:rPr>
        <w:t>Nakamoto,</w:t>
      </w:r>
      <w:r>
        <w:rPr>
          <w:spacing w:val="-11"/>
          <w:sz w:val="24"/>
        </w:rPr>
        <w:t xml:space="preserve"> </w:t>
      </w:r>
      <w:r>
        <w:rPr>
          <w:sz w:val="24"/>
        </w:rPr>
        <w:t>S.</w:t>
      </w:r>
      <w:r>
        <w:rPr>
          <w:spacing w:val="-11"/>
          <w:sz w:val="24"/>
        </w:rPr>
        <w:t xml:space="preserve"> </w:t>
      </w:r>
      <w:r>
        <w:rPr>
          <w:sz w:val="24"/>
        </w:rPr>
        <w:t>(2008).</w:t>
      </w:r>
      <w:r>
        <w:rPr>
          <w:spacing w:val="7"/>
          <w:sz w:val="24"/>
        </w:rPr>
        <w:t xml:space="preserve"> </w:t>
      </w:r>
      <w:r>
        <w:rPr>
          <w:i/>
          <w:sz w:val="24"/>
        </w:rPr>
        <w:t>Bitcoin:</w:t>
      </w:r>
      <w:r>
        <w:rPr>
          <w:i/>
          <w:spacing w:val="6"/>
          <w:sz w:val="24"/>
        </w:rPr>
        <w:t xml:space="preserve"> </w:t>
      </w:r>
      <w:r>
        <w:rPr>
          <w:i/>
          <w:sz w:val="24"/>
        </w:rPr>
        <w:t>A</w:t>
      </w:r>
      <w:r>
        <w:rPr>
          <w:i/>
          <w:spacing w:val="-11"/>
          <w:sz w:val="24"/>
        </w:rPr>
        <w:t xml:space="preserve"> </w:t>
      </w:r>
      <w:r>
        <w:rPr>
          <w:i/>
          <w:sz w:val="24"/>
        </w:rPr>
        <w:t>peer-to-peer</w:t>
      </w:r>
      <w:r>
        <w:rPr>
          <w:i/>
          <w:spacing w:val="-10"/>
          <w:sz w:val="24"/>
        </w:rPr>
        <w:t xml:space="preserve"> </w:t>
      </w:r>
      <w:r>
        <w:rPr>
          <w:i/>
          <w:sz w:val="24"/>
        </w:rPr>
        <w:t>electronic</w:t>
      </w:r>
      <w:r>
        <w:rPr>
          <w:i/>
          <w:spacing w:val="-11"/>
          <w:sz w:val="24"/>
        </w:rPr>
        <w:t xml:space="preserve"> </w:t>
      </w:r>
      <w:r>
        <w:rPr>
          <w:i/>
          <w:sz w:val="24"/>
        </w:rPr>
        <w:t>cash</w:t>
      </w:r>
      <w:r>
        <w:rPr>
          <w:i/>
          <w:spacing w:val="-10"/>
          <w:sz w:val="24"/>
        </w:rPr>
        <w:t xml:space="preserve"> </w:t>
      </w:r>
      <w:r>
        <w:rPr>
          <w:i/>
          <w:sz w:val="24"/>
        </w:rPr>
        <w:t>system</w:t>
      </w:r>
      <w:r>
        <w:rPr>
          <w:sz w:val="24"/>
        </w:rPr>
        <w:t>.</w:t>
      </w:r>
      <w:r>
        <w:rPr>
          <w:spacing w:val="6"/>
          <w:sz w:val="24"/>
        </w:rPr>
        <w:t xml:space="preserve"> </w:t>
      </w:r>
      <w:hyperlink r:id="rId73">
        <w:r>
          <w:rPr>
            <w:spacing w:val="-2"/>
            <w:sz w:val="24"/>
          </w:rPr>
          <w:t>bitcoin.org/bitcoin.pdf</w:t>
        </w:r>
      </w:hyperlink>
    </w:p>
    <w:p w14:paraId="00DC2464" w14:textId="77777777" w:rsidR="00350CFB" w:rsidRDefault="00283FFF">
      <w:pPr>
        <w:pStyle w:val="a4"/>
        <w:numPr>
          <w:ilvl w:val="0"/>
          <w:numId w:val="6"/>
        </w:numPr>
        <w:tabs>
          <w:tab w:val="left" w:pos="692"/>
        </w:tabs>
        <w:spacing w:before="264" w:line="396" w:lineRule="auto"/>
        <w:ind w:right="524" w:hanging="530"/>
        <w:jc w:val="both"/>
        <w:rPr>
          <w:sz w:val="24"/>
        </w:rPr>
      </w:pPr>
      <w:bookmarkStart w:id="449" w:name="_bookmark180"/>
      <w:bookmarkEnd w:id="449"/>
      <w:r>
        <w:rPr>
          <w:sz w:val="24"/>
        </w:rPr>
        <w:t>Narayanan, A., Bonneau, J., Felten, E., Miller, A., &amp; Goldfeder, S. (2016).</w:t>
      </w:r>
      <w:r>
        <w:rPr>
          <w:spacing w:val="29"/>
          <w:sz w:val="24"/>
        </w:rPr>
        <w:t xml:space="preserve"> </w:t>
      </w:r>
      <w:r>
        <w:rPr>
          <w:i/>
          <w:sz w:val="24"/>
        </w:rPr>
        <w:t>Bitcoin and cryp-tocurrency technologies</w:t>
      </w:r>
      <w:r>
        <w:rPr>
          <w:sz w:val="24"/>
        </w:rPr>
        <w:t>. Princeton University Press.</w:t>
      </w:r>
    </w:p>
    <w:p w14:paraId="00DC2465" w14:textId="77777777" w:rsidR="00350CFB" w:rsidRDefault="00283FFF">
      <w:pPr>
        <w:pStyle w:val="a4"/>
        <w:numPr>
          <w:ilvl w:val="0"/>
          <w:numId w:val="6"/>
        </w:numPr>
        <w:tabs>
          <w:tab w:val="left" w:pos="692"/>
        </w:tabs>
        <w:spacing w:before="86" w:line="396" w:lineRule="auto"/>
        <w:ind w:right="564" w:hanging="530"/>
        <w:jc w:val="both"/>
        <w:rPr>
          <w:sz w:val="24"/>
        </w:rPr>
      </w:pPr>
      <w:bookmarkStart w:id="450" w:name="_bookmark181"/>
      <w:bookmarkEnd w:id="450"/>
      <w:r>
        <w:rPr>
          <w:sz w:val="24"/>
        </w:rPr>
        <w:t>Packin,</w:t>
      </w:r>
      <w:r>
        <w:rPr>
          <w:spacing w:val="-15"/>
          <w:sz w:val="24"/>
        </w:rPr>
        <w:t xml:space="preserve"> </w:t>
      </w:r>
      <w:r>
        <w:rPr>
          <w:sz w:val="24"/>
        </w:rPr>
        <w:t>N.</w:t>
      </w:r>
      <w:r>
        <w:rPr>
          <w:spacing w:val="-15"/>
          <w:sz w:val="24"/>
        </w:rPr>
        <w:t xml:space="preserve"> </w:t>
      </w:r>
      <w:r>
        <w:rPr>
          <w:sz w:val="24"/>
        </w:rPr>
        <w:t>G.,</w:t>
      </w:r>
      <w:r>
        <w:rPr>
          <w:spacing w:val="-15"/>
          <w:sz w:val="24"/>
        </w:rPr>
        <w:t xml:space="preserve"> </w:t>
      </w:r>
      <w:r>
        <w:rPr>
          <w:sz w:val="24"/>
        </w:rPr>
        <w:t>&amp;</w:t>
      </w:r>
      <w:r>
        <w:rPr>
          <w:spacing w:val="-15"/>
          <w:sz w:val="24"/>
        </w:rPr>
        <w:t xml:space="preserve"> </w:t>
      </w:r>
      <w:r>
        <w:rPr>
          <w:sz w:val="24"/>
        </w:rPr>
        <w:t>Lev-Aretz,</w:t>
      </w:r>
      <w:r>
        <w:rPr>
          <w:spacing w:val="-15"/>
          <w:sz w:val="24"/>
        </w:rPr>
        <w:t xml:space="preserve"> </w:t>
      </w:r>
      <w:r>
        <w:rPr>
          <w:sz w:val="24"/>
        </w:rPr>
        <w:t>Y.</w:t>
      </w:r>
      <w:r>
        <w:rPr>
          <w:spacing w:val="-15"/>
          <w:sz w:val="24"/>
        </w:rPr>
        <w:t xml:space="preserve"> </w:t>
      </w:r>
      <w:r>
        <w:rPr>
          <w:sz w:val="24"/>
        </w:rPr>
        <w:t>(2024). Decentralized</w:t>
      </w:r>
      <w:r>
        <w:rPr>
          <w:spacing w:val="-15"/>
          <w:sz w:val="24"/>
        </w:rPr>
        <w:t xml:space="preserve"> </w:t>
      </w:r>
      <w:r>
        <w:rPr>
          <w:sz w:val="24"/>
        </w:rPr>
        <w:t>credit</w:t>
      </w:r>
      <w:r>
        <w:rPr>
          <w:spacing w:val="-15"/>
          <w:sz w:val="24"/>
        </w:rPr>
        <w:t xml:space="preserve"> </w:t>
      </w:r>
      <w:r>
        <w:rPr>
          <w:sz w:val="24"/>
        </w:rPr>
        <w:t>scoring:</w:t>
      </w:r>
      <w:r>
        <w:rPr>
          <w:spacing w:val="6"/>
          <w:sz w:val="24"/>
        </w:rPr>
        <w:t xml:space="preserve"> </w:t>
      </w:r>
      <w:r>
        <w:rPr>
          <w:sz w:val="24"/>
        </w:rPr>
        <w:t>Black</w:t>
      </w:r>
      <w:r>
        <w:rPr>
          <w:spacing w:val="-15"/>
          <w:sz w:val="24"/>
        </w:rPr>
        <w:t xml:space="preserve"> </w:t>
      </w:r>
      <w:r>
        <w:rPr>
          <w:sz w:val="24"/>
        </w:rPr>
        <w:t>box</w:t>
      </w:r>
      <w:r>
        <w:rPr>
          <w:spacing w:val="-15"/>
          <w:sz w:val="24"/>
        </w:rPr>
        <w:t xml:space="preserve"> </w:t>
      </w:r>
      <w:r>
        <w:rPr>
          <w:sz w:val="24"/>
        </w:rPr>
        <w:t>3.0.</w:t>
      </w:r>
      <w:r>
        <w:rPr>
          <w:spacing w:val="6"/>
          <w:sz w:val="24"/>
        </w:rPr>
        <w:t xml:space="preserve"> </w:t>
      </w:r>
      <w:r>
        <w:rPr>
          <w:i/>
          <w:sz w:val="24"/>
        </w:rPr>
        <w:t>American Business Law Journal</w:t>
      </w:r>
      <w:r>
        <w:rPr>
          <w:sz w:val="24"/>
        </w:rPr>
        <w:t xml:space="preserve">, </w:t>
      </w:r>
      <w:r>
        <w:rPr>
          <w:i/>
          <w:sz w:val="24"/>
        </w:rPr>
        <w:t>61</w:t>
      </w:r>
      <w:r>
        <w:rPr>
          <w:sz w:val="24"/>
        </w:rPr>
        <w:t xml:space="preserve">(2), 91–111. </w:t>
      </w:r>
      <w:hyperlink r:id="rId74">
        <w:r>
          <w:rPr>
            <w:sz w:val="24"/>
          </w:rPr>
          <w:t>doi:10.2139/ssrn.4375920</w:t>
        </w:r>
      </w:hyperlink>
    </w:p>
    <w:p w14:paraId="00DC2466" w14:textId="77777777" w:rsidR="00350CFB" w:rsidRDefault="00283FFF">
      <w:pPr>
        <w:pStyle w:val="a4"/>
        <w:numPr>
          <w:ilvl w:val="0"/>
          <w:numId w:val="6"/>
        </w:numPr>
        <w:tabs>
          <w:tab w:val="left" w:pos="692"/>
        </w:tabs>
        <w:spacing w:before="86" w:line="396" w:lineRule="auto"/>
        <w:ind w:right="524" w:hanging="530"/>
        <w:jc w:val="both"/>
        <w:rPr>
          <w:sz w:val="24"/>
        </w:rPr>
      </w:pPr>
      <w:bookmarkStart w:id="451" w:name="_bookmark182"/>
      <w:bookmarkEnd w:id="451"/>
      <w:r>
        <w:rPr>
          <w:sz w:val="24"/>
        </w:rPr>
        <w:t>Page, L., Brin, S., Motwani, R., &amp; Winograd, T. (1998).</w:t>
      </w:r>
      <w:r>
        <w:rPr>
          <w:spacing w:val="40"/>
          <w:sz w:val="24"/>
        </w:rPr>
        <w:t xml:space="preserve"> </w:t>
      </w:r>
      <w:r>
        <w:rPr>
          <w:i/>
          <w:sz w:val="24"/>
        </w:rPr>
        <w:t>The PageRank citation ranking: Bringing</w:t>
      </w:r>
      <w:r>
        <w:rPr>
          <w:i/>
          <w:spacing w:val="-4"/>
          <w:sz w:val="24"/>
        </w:rPr>
        <w:t xml:space="preserve"> </w:t>
      </w:r>
      <w:r>
        <w:rPr>
          <w:i/>
          <w:sz w:val="24"/>
        </w:rPr>
        <w:t>order</w:t>
      </w:r>
      <w:r>
        <w:rPr>
          <w:i/>
          <w:spacing w:val="-4"/>
          <w:sz w:val="24"/>
        </w:rPr>
        <w:t xml:space="preserve"> </w:t>
      </w:r>
      <w:r>
        <w:rPr>
          <w:i/>
          <w:sz w:val="24"/>
        </w:rPr>
        <w:t>to</w:t>
      </w:r>
      <w:r>
        <w:rPr>
          <w:i/>
          <w:spacing w:val="-4"/>
          <w:sz w:val="24"/>
        </w:rPr>
        <w:t xml:space="preserve"> </w:t>
      </w:r>
      <w:r>
        <w:rPr>
          <w:i/>
          <w:sz w:val="24"/>
        </w:rPr>
        <w:t>the</w:t>
      </w:r>
      <w:r>
        <w:rPr>
          <w:i/>
          <w:spacing w:val="-4"/>
          <w:sz w:val="24"/>
        </w:rPr>
        <w:t xml:space="preserve"> </w:t>
      </w:r>
      <w:r>
        <w:rPr>
          <w:i/>
          <w:sz w:val="24"/>
        </w:rPr>
        <w:t>web</w:t>
      </w:r>
      <w:r>
        <w:rPr>
          <w:i/>
          <w:spacing w:val="-4"/>
          <w:sz w:val="24"/>
        </w:rPr>
        <w:t xml:space="preserve"> </w:t>
      </w:r>
      <w:r>
        <w:rPr>
          <w:sz w:val="24"/>
        </w:rPr>
        <w:t>(Technical</w:t>
      </w:r>
      <w:r>
        <w:rPr>
          <w:spacing w:val="-4"/>
          <w:sz w:val="24"/>
        </w:rPr>
        <w:t xml:space="preserve"> </w:t>
      </w:r>
      <w:r>
        <w:rPr>
          <w:sz w:val="24"/>
        </w:rPr>
        <w:t>Report). Stanford</w:t>
      </w:r>
      <w:r>
        <w:rPr>
          <w:spacing w:val="-4"/>
          <w:sz w:val="24"/>
        </w:rPr>
        <w:t xml:space="preserve"> </w:t>
      </w:r>
      <w:r>
        <w:rPr>
          <w:sz w:val="24"/>
        </w:rPr>
        <w:t>Digital</w:t>
      </w:r>
      <w:r>
        <w:rPr>
          <w:spacing w:val="-4"/>
          <w:sz w:val="24"/>
        </w:rPr>
        <w:t xml:space="preserve"> </w:t>
      </w:r>
      <w:r>
        <w:rPr>
          <w:sz w:val="24"/>
        </w:rPr>
        <w:t>Library</w:t>
      </w:r>
      <w:r>
        <w:rPr>
          <w:spacing w:val="-4"/>
          <w:sz w:val="24"/>
        </w:rPr>
        <w:t xml:space="preserve"> </w:t>
      </w:r>
      <w:r>
        <w:rPr>
          <w:sz w:val="24"/>
        </w:rPr>
        <w:t>Technologies</w:t>
      </w:r>
      <w:r>
        <w:rPr>
          <w:spacing w:val="-4"/>
          <w:sz w:val="24"/>
        </w:rPr>
        <w:t xml:space="preserve"> </w:t>
      </w:r>
      <w:r>
        <w:rPr>
          <w:sz w:val="24"/>
        </w:rPr>
        <w:t>Project.</w:t>
      </w:r>
    </w:p>
    <w:p w14:paraId="00DC2467" w14:textId="77777777" w:rsidR="00350CFB" w:rsidRDefault="00283FFF">
      <w:pPr>
        <w:pStyle w:val="a4"/>
        <w:numPr>
          <w:ilvl w:val="0"/>
          <w:numId w:val="6"/>
        </w:numPr>
        <w:tabs>
          <w:tab w:val="left" w:pos="692"/>
        </w:tabs>
        <w:spacing w:before="86" w:line="396" w:lineRule="auto"/>
        <w:ind w:right="522" w:hanging="530"/>
        <w:jc w:val="both"/>
        <w:rPr>
          <w:sz w:val="24"/>
        </w:rPr>
      </w:pPr>
      <w:bookmarkStart w:id="452" w:name="_bookmark183"/>
      <w:bookmarkEnd w:id="452"/>
      <w:r>
        <w:rPr>
          <w:sz w:val="24"/>
          <w:lang w:val="fr-CM"/>
        </w:rPr>
        <w:t>Perez, D., Werner, S. M., Xu, J., &amp; Livshits, B. (2021).</w:t>
      </w:r>
      <w:r>
        <w:rPr>
          <w:spacing w:val="40"/>
          <w:sz w:val="24"/>
          <w:lang w:val="fr-CM"/>
        </w:rPr>
        <w:t xml:space="preserve"> </w:t>
      </w:r>
      <w:r>
        <w:rPr>
          <w:sz w:val="24"/>
        </w:rPr>
        <w:t>Liquidations:</w:t>
      </w:r>
      <w:r>
        <w:rPr>
          <w:spacing w:val="33"/>
          <w:sz w:val="24"/>
        </w:rPr>
        <w:t xml:space="preserve"> </w:t>
      </w:r>
      <w:r>
        <w:rPr>
          <w:sz w:val="24"/>
        </w:rPr>
        <w:t xml:space="preserve">DeFi on a knife-edge. In </w:t>
      </w:r>
      <w:r>
        <w:rPr>
          <w:i/>
          <w:sz w:val="24"/>
        </w:rPr>
        <w:t xml:space="preserve">Financial Cryptography and Data Security </w:t>
      </w:r>
      <w:r>
        <w:rPr>
          <w:sz w:val="24"/>
        </w:rPr>
        <w:t>(pp. 457–476). Springer.</w:t>
      </w:r>
    </w:p>
    <w:p w14:paraId="00DC2468" w14:textId="77777777" w:rsidR="00350CFB" w:rsidRDefault="00283FFF">
      <w:pPr>
        <w:pStyle w:val="a4"/>
        <w:numPr>
          <w:ilvl w:val="0"/>
          <w:numId w:val="6"/>
        </w:numPr>
        <w:tabs>
          <w:tab w:val="left" w:pos="692"/>
        </w:tabs>
        <w:spacing w:before="86" w:line="396" w:lineRule="auto"/>
        <w:ind w:right="522" w:hanging="530"/>
        <w:jc w:val="both"/>
        <w:rPr>
          <w:sz w:val="24"/>
        </w:rPr>
      </w:pPr>
      <w:bookmarkStart w:id="453" w:name="_bookmark184"/>
      <w:bookmarkEnd w:id="453"/>
      <w:r>
        <w:rPr>
          <w:sz w:val="24"/>
          <w:lang w:val="fr-CM"/>
        </w:rPr>
        <w:t>Qin,</w:t>
      </w:r>
      <w:r>
        <w:rPr>
          <w:spacing w:val="-11"/>
          <w:sz w:val="24"/>
          <w:lang w:val="fr-CM"/>
        </w:rPr>
        <w:t xml:space="preserve"> </w:t>
      </w:r>
      <w:r>
        <w:rPr>
          <w:sz w:val="24"/>
          <w:lang w:val="fr-CM"/>
        </w:rPr>
        <w:t>K.,</w:t>
      </w:r>
      <w:r>
        <w:rPr>
          <w:spacing w:val="-11"/>
          <w:sz w:val="24"/>
          <w:lang w:val="fr-CM"/>
        </w:rPr>
        <w:t xml:space="preserve"> </w:t>
      </w:r>
      <w:r>
        <w:rPr>
          <w:sz w:val="24"/>
          <w:lang w:val="fr-CM"/>
        </w:rPr>
        <w:t>Zhou,</w:t>
      </w:r>
      <w:r>
        <w:rPr>
          <w:spacing w:val="-11"/>
          <w:sz w:val="24"/>
          <w:lang w:val="fr-CM"/>
        </w:rPr>
        <w:t xml:space="preserve"> </w:t>
      </w:r>
      <w:r>
        <w:rPr>
          <w:sz w:val="24"/>
          <w:lang w:val="fr-CM"/>
        </w:rPr>
        <w:t>L.,</w:t>
      </w:r>
      <w:r>
        <w:rPr>
          <w:spacing w:val="-11"/>
          <w:sz w:val="24"/>
          <w:lang w:val="fr-CM"/>
        </w:rPr>
        <w:t xml:space="preserve"> </w:t>
      </w:r>
      <w:r>
        <w:rPr>
          <w:sz w:val="24"/>
          <w:lang w:val="fr-CM"/>
        </w:rPr>
        <w:t>Livshits,</w:t>
      </w:r>
      <w:r>
        <w:rPr>
          <w:spacing w:val="-11"/>
          <w:sz w:val="24"/>
          <w:lang w:val="fr-CM"/>
        </w:rPr>
        <w:t xml:space="preserve"> </w:t>
      </w:r>
      <w:r>
        <w:rPr>
          <w:sz w:val="24"/>
          <w:lang w:val="fr-CM"/>
        </w:rPr>
        <w:t>B.,</w:t>
      </w:r>
      <w:r>
        <w:rPr>
          <w:spacing w:val="-11"/>
          <w:sz w:val="24"/>
          <w:lang w:val="fr-CM"/>
        </w:rPr>
        <w:t xml:space="preserve"> </w:t>
      </w:r>
      <w:r>
        <w:rPr>
          <w:sz w:val="24"/>
          <w:lang w:val="fr-CM"/>
        </w:rPr>
        <w:t>&amp;</w:t>
      </w:r>
      <w:r>
        <w:rPr>
          <w:spacing w:val="-13"/>
          <w:sz w:val="24"/>
          <w:lang w:val="fr-CM"/>
        </w:rPr>
        <w:t xml:space="preserve"> </w:t>
      </w:r>
      <w:r>
        <w:rPr>
          <w:sz w:val="24"/>
          <w:lang w:val="fr-CM"/>
        </w:rPr>
        <w:t>Gervais,</w:t>
      </w:r>
      <w:r>
        <w:rPr>
          <w:spacing w:val="-11"/>
          <w:sz w:val="24"/>
          <w:lang w:val="fr-CM"/>
        </w:rPr>
        <w:t xml:space="preserve"> </w:t>
      </w:r>
      <w:r>
        <w:rPr>
          <w:sz w:val="24"/>
          <w:lang w:val="fr-CM"/>
        </w:rPr>
        <w:t>A.</w:t>
      </w:r>
      <w:r>
        <w:rPr>
          <w:spacing w:val="-13"/>
          <w:sz w:val="24"/>
          <w:lang w:val="fr-CM"/>
        </w:rPr>
        <w:t xml:space="preserve"> </w:t>
      </w:r>
      <w:r>
        <w:rPr>
          <w:sz w:val="24"/>
          <w:lang w:val="fr-CM"/>
        </w:rPr>
        <w:t>(2021).</w:t>
      </w:r>
      <w:r>
        <w:rPr>
          <w:spacing w:val="14"/>
          <w:sz w:val="24"/>
          <w:lang w:val="fr-CM"/>
        </w:rPr>
        <w:t xml:space="preserve"> </w:t>
      </w:r>
      <w:r>
        <w:rPr>
          <w:sz w:val="24"/>
        </w:rPr>
        <w:t>Attacking</w:t>
      </w:r>
      <w:r>
        <w:rPr>
          <w:spacing w:val="-13"/>
          <w:sz w:val="24"/>
        </w:rPr>
        <w:t xml:space="preserve"> </w:t>
      </w:r>
      <w:r>
        <w:rPr>
          <w:sz w:val="24"/>
        </w:rPr>
        <w:t>the</w:t>
      </w:r>
      <w:r>
        <w:rPr>
          <w:spacing w:val="-13"/>
          <w:sz w:val="24"/>
        </w:rPr>
        <w:t xml:space="preserve"> </w:t>
      </w:r>
      <w:r>
        <w:rPr>
          <w:sz w:val="24"/>
        </w:rPr>
        <w:t>DeFi</w:t>
      </w:r>
      <w:r>
        <w:rPr>
          <w:spacing w:val="-13"/>
          <w:sz w:val="24"/>
        </w:rPr>
        <w:t xml:space="preserve"> </w:t>
      </w:r>
      <w:r>
        <w:rPr>
          <w:sz w:val="24"/>
        </w:rPr>
        <w:t>ecosystem</w:t>
      </w:r>
      <w:r>
        <w:rPr>
          <w:spacing w:val="-13"/>
          <w:sz w:val="24"/>
        </w:rPr>
        <w:t xml:space="preserve"> </w:t>
      </w:r>
      <w:r>
        <w:rPr>
          <w:sz w:val="24"/>
        </w:rPr>
        <w:t>with</w:t>
      </w:r>
      <w:r>
        <w:rPr>
          <w:spacing w:val="-13"/>
          <w:sz w:val="24"/>
        </w:rPr>
        <w:t xml:space="preserve"> </w:t>
      </w:r>
      <w:r>
        <w:rPr>
          <w:sz w:val="24"/>
        </w:rPr>
        <w:t>flash loans for fun and profit.</w:t>
      </w:r>
      <w:r>
        <w:rPr>
          <w:spacing w:val="36"/>
          <w:sz w:val="24"/>
        </w:rPr>
        <w:t xml:space="preserve"> </w:t>
      </w:r>
      <w:r>
        <w:rPr>
          <w:sz w:val="24"/>
        </w:rPr>
        <w:t xml:space="preserve">In </w:t>
      </w:r>
      <w:r>
        <w:rPr>
          <w:i/>
          <w:sz w:val="24"/>
        </w:rPr>
        <w:t xml:space="preserve">Financial Cryptography and Data Security </w:t>
      </w:r>
      <w:r>
        <w:rPr>
          <w:sz w:val="24"/>
        </w:rPr>
        <w:t>(pp.</w:t>
      </w:r>
      <w:r>
        <w:rPr>
          <w:spacing w:val="36"/>
          <w:sz w:val="24"/>
        </w:rPr>
        <w:t xml:space="preserve"> </w:t>
      </w:r>
      <w:r>
        <w:rPr>
          <w:sz w:val="24"/>
        </w:rPr>
        <w:t>3–25).</w:t>
      </w:r>
      <w:r>
        <w:rPr>
          <w:spacing w:val="36"/>
          <w:sz w:val="24"/>
        </w:rPr>
        <w:t xml:space="preserve"> </w:t>
      </w:r>
      <w:r>
        <w:rPr>
          <w:sz w:val="24"/>
        </w:rPr>
        <w:t xml:space="preserve">Springer. </w:t>
      </w:r>
      <w:hyperlink r:id="rId75">
        <w:r>
          <w:rPr>
            <w:spacing w:val="-2"/>
            <w:sz w:val="24"/>
          </w:rPr>
          <w:t>doi:10.1007/978-3-662-64322-8_1</w:t>
        </w:r>
      </w:hyperlink>
    </w:p>
    <w:p w14:paraId="00DC2469" w14:textId="77777777" w:rsidR="00350CFB" w:rsidRDefault="00283FFF">
      <w:pPr>
        <w:pStyle w:val="a4"/>
        <w:numPr>
          <w:ilvl w:val="0"/>
          <w:numId w:val="6"/>
        </w:numPr>
        <w:tabs>
          <w:tab w:val="left" w:pos="692"/>
        </w:tabs>
        <w:spacing w:before="87" w:line="396" w:lineRule="auto"/>
        <w:ind w:right="523" w:hanging="530"/>
        <w:jc w:val="both"/>
        <w:rPr>
          <w:i/>
          <w:sz w:val="24"/>
        </w:rPr>
      </w:pPr>
      <w:bookmarkStart w:id="454" w:name="_bookmark185"/>
      <w:bookmarkEnd w:id="454"/>
      <w:r>
        <w:rPr>
          <w:sz w:val="24"/>
        </w:rPr>
        <w:t>Resnick,</w:t>
      </w:r>
      <w:r>
        <w:rPr>
          <w:spacing w:val="-2"/>
          <w:sz w:val="24"/>
        </w:rPr>
        <w:t xml:space="preserve"> </w:t>
      </w:r>
      <w:r>
        <w:rPr>
          <w:sz w:val="24"/>
        </w:rPr>
        <w:t>P.,</w:t>
      </w:r>
      <w:r>
        <w:rPr>
          <w:spacing w:val="-2"/>
          <w:sz w:val="24"/>
        </w:rPr>
        <w:t xml:space="preserve"> </w:t>
      </w:r>
      <w:r>
        <w:rPr>
          <w:sz w:val="24"/>
        </w:rPr>
        <w:t>&amp;</w:t>
      </w:r>
      <w:r>
        <w:rPr>
          <w:spacing w:val="-3"/>
          <w:sz w:val="24"/>
        </w:rPr>
        <w:t xml:space="preserve"> </w:t>
      </w:r>
      <w:r>
        <w:rPr>
          <w:sz w:val="24"/>
        </w:rPr>
        <w:t>Zeckhauser,</w:t>
      </w:r>
      <w:r>
        <w:rPr>
          <w:spacing w:val="-2"/>
          <w:sz w:val="24"/>
        </w:rPr>
        <w:t xml:space="preserve"> </w:t>
      </w:r>
      <w:r>
        <w:rPr>
          <w:sz w:val="24"/>
        </w:rPr>
        <w:t>R.</w:t>
      </w:r>
      <w:r>
        <w:rPr>
          <w:spacing w:val="-3"/>
          <w:sz w:val="24"/>
        </w:rPr>
        <w:t xml:space="preserve"> </w:t>
      </w:r>
      <w:r>
        <w:rPr>
          <w:sz w:val="24"/>
        </w:rPr>
        <w:t>(2002).</w:t>
      </w:r>
      <w:r>
        <w:rPr>
          <w:spacing w:val="25"/>
          <w:sz w:val="24"/>
        </w:rPr>
        <w:t xml:space="preserve"> </w:t>
      </w:r>
      <w:r>
        <w:rPr>
          <w:sz w:val="24"/>
        </w:rPr>
        <w:t>Trust</w:t>
      </w:r>
      <w:r>
        <w:rPr>
          <w:spacing w:val="-4"/>
          <w:sz w:val="24"/>
        </w:rPr>
        <w:t xml:space="preserve"> </w:t>
      </w:r>
      <w:r>
        <w:rPr>
          <w:sz w:val="24"/>
        </w:rPr>
        <w:t>among</w:t>
      </w:r>
      <w:r>
        <w:rPr>
          <w:spacing w:val="-3"/>
          <w:sz w:val="24"/>
        </w:rPr>
        <w:t xml:space="preserve"> </w:t>
      </w:r>
      <w:r>
        <w:rPr>
          <w:sz w:val="24"/>
        </w:rPr>
        <w:t>strangers</w:t>
      </w:r>
      <w:r>
        <w:rPr>
          <w:spacing w:val="-4"/>
          <w:sz w:val="24"/>
        </w:rPr>
        <w:t xml:space="preserve"> </w:t>
      </w:r>
      <w:r>
        <w:rPr>
          <w:sz w:val="24"/>
        </w:rPr>
        <w:t>in</w:t>
      </w:r>
      <w:r>
        <w:rPr>
          <w:spacing w:val="-3"/>
          <w:sz w:val="24"/>
        </w:rPr>
        <w:t xml:space="preserve"> </w:t>
      </w:r>
      <w:r>
        <w:rPr>
          <w:sz w:val="24"/>
        </w:rPr>
        <w:t>Internet</w:t>
      </w:r>
      <w:r>
        <w:rPr>
          <w:spacing w:val="-3"/>
          <w:sz w:val="24"/>
        </w:rPr>
        <w:t xml:space="preserve"> </w:t>
      </w:r>
      <w:r>
        <w:rPr>
          <w:sz w:val="24"/>
        </w:rPr>
        <w:t>transactions: Empir-ical analysis of eBay’s reputation system.</w:t>
      </w:r>
      <w:r>
        <w:rPr>
          <w:spacing w:val="32"/>
          <w:sz w:val="24"/>
        </w:rPr>
        <w:t xml:space="preserve"> </w:t>
      </w:r>
      <w:r>
        <w:rPr>
          <w:sz w:val="24"/>
        </w:rPr>
        <w:t xml:space="preserve">In </w:t>
      </w:r>
      <w:r>
        <w:rPr>
          <w:i/>
          <w:sz w:val="24"/>
        </w:rPr>
        <w:t>The Economics of the Internet and E-commerce</w:t>
      </w:r>
    </w:p>
    <w:p w14:paraId="00DC246A" w14:textId="77777777" w:rsidR="00350CFB" w:rsidRDefault="00350CFB">
      <w:pPr>
        <w:pStyle w:val="a4"/>
        <w:spacing w:line="396" w:lineRule="auto"/>
        <w:jc w:val="both"/>
        <w:rPr>
          <w:i/>
          <w:sz w:val="24"/>
        </w:rPr>
        <w:sectPr w:rsidR="00350CFB">
          <w:pgSz w:w="11910" w:h="16840"/>
          <w:pgMar w:top="1840" w:right="708" w:bottom="2300" w:left="992" w:header="0" w:footer="2115" w:gutter="0"/>
          <w:cols w:space="720"/>
        </w:sectPr>
      </w:pPr>
    </w:p>
    <w:p w14:paraId="00DC246B" w14:textId="77777777" w:rsidR="00350CFB" w:rsidRDefault="00283FFF">
      <w:pPr>
        <w:pStyle w:val="a3"/>
        <w:spacing w:before="72"/>
        <w:ind w:left="684"/>
      </w:pPr>
      <w:r>
        <w:t>(pp.</w:t>
      </w:r>
      <w:r>
        <w:rPr>
          <w:spacing w:val="12"/>
        </w:rPr>
        <w:t xml:space="preserve"> </w:t>
      </w:r>
      <w:r>
        <w:t>127–157).</w:t>
      </w:r>
      <w:r>
        <w:rPr>
          <w:spacing w:val="12"/>
        </w:rPr>
        <w:t xml:space="preserve"> </w:t>
      </w:r>
      <w:r>
        <w:rPr>
          <w:spacing w:val="-2"/>
        </w:rPr>
        <w:t>Emerald.</w:t>
      </w:r>
    </w:p>
    <w:p w14:paraId="00DC246C" w14:textId="77777777" w:rsidR="00350CFB" w:rsidRDefault="00283FFF">
      <w:pPr>
        <w:pStyle w:val="a4"/>
        <w:numPr>
          <w:ilvl w:val="0"/>
          <w:numId w:val="6"/>
        </w:numPr>
        <w:tabs>
          <w:tab w:val="left" w:pos="686"/>
          <w:tab w:val="left" w:pos="691"/>
        </w:tabs>
        <w:spacing w:before="264" w:line="396" w:lineRule="auto"/>
        <w:ind w:left="686" w:right="524" w:hanging="524"/>
        <w:jc w:val="both"/>
        <w:rPr>
          <w:sz w:val="24"/>
        </w:rPr>
      </w:pPr>
      <w:bookmarkStart w:id="455" w:name="_bookmark186"/>
      <w:bookmarkEnd w:id="455"/>
      <w:r>
        <w:rPr>
          <w:sz w:val="24"/>
        </w:rPr>
        <w:tab/>
        <w:t>Schär, F. (2021).</w:t>
      </w:r>
      <w:r>
        <w:rPr>
          <w:spacing w:val="40"/>
          <w:sz w:val="24"/>
        </w:rPr>
        <w:t xml:space="preserve"> </w:t>
      </w:r>
      <w:r>
        <w:rPr>
          <w:sz w:val="24"/>
        </w:rPr>
        <w:t>Decentralized finance: On blockchain- and smart contract-based financial markets.</w:t>
      </w:r>
      <w:r>
        <w:rPr>
          <w:spacing w:val="-15"/>
          <w:sz w:val="24"/>
        </w:rPr>
        <w:t xml:space="preserve"> </w:t>
      </w:r>
      <w:r>
        <w:rPr>
          <w:i/>
          <w:sz w:val="24"/>
        </w:rPr>
        <w:t>Federal</w:t>
      </w:r>
      <w:r>
        <w:rPr>
          <w:i/>
          <w:spacing w:val="-15"/>
          <w:sz w:val="24"/>
        </w:rPr>
        <w:t xml:space="preserve"> </w:t>
      </w:r>
      <w:r>
        <w:rPr>
          <w:i/>
          <w:sz w:val="24"/>
        </w:rPr>
        <w:t>Reserve</w:t>
      </w:r>
      <w:r>
        <w:rPr>
          <w:i/>
          <w:spacing w:val="-15"/>
          <w:sz w:val="24"/>
        </w:rPr>
        <w:t xml:space="preserve"> </w:t>
      </w:r>
      <w:r>
        <w:rPr>
          <w:i/>
          <w:sz w:val="24"/>
        </w:rPr>
        <w:t>Bank</w:t>
      </w:r>
      <w:r>
        <w:rPr>
          <w:i/>
          <w:spacing w:val="-15"/>
          <w:sz w:val="24"/>
        </w:rPr>
        <w:t xml:space="preserve"> </w:t>
      </w:r>
      <w:r>
        <w:rPr>
          <w:i/>
          <w:sz w:val="24"/>
        </w:rPr>
        <w:t>of</w:t>
      </w:r>
      <w:r>
        <w:rPr>
          <w:i/>
          <w:spacing w:val="-15"/>
          <w:sz w:val="24"/>
        </w:rPr>
        <w:t xml:space="preserve"> </w:t>
      </w:r>
      <w:r>
        <w:rPr>
          <w:i/>
          <w:sz w:val="24"/>
        </w:rPr>
        <w:t>St.</w:t>
      </w:r>
      <w:r>
        <w:rPr>
          <w:i/>
          <w:spacing w:val="-15"/>
          <w:sz w:val="24"/>
        </w:rPr>
        <w:t xml:space="preserve"> </w:t>
      </w:r>
      <w:r>
        <w:rPr>
          <w:i/>
          <w:sz w:val="24"/>
        </w:rPr>
        <w:t>Louis</w:t>
      </w:r>
      <w:r>
        <w:rPr>
          <w:i/>
          <w:spacing w:val="-15"/>
          <w:sz w:val="24"/>
        </w:rPr>
        <w:t xml:space="preserve"> </w:t>
      </w:r>
      <w:r>
        <w:rPr>
          <w:i/>
          <w:sz w:val="24"/>
        </w:rPr>
        <w:t>Review</w:t>
      </w:r>
      <w:r>
        <w:rPr>
          <w:sz w:val="24"/>
        </w:rPr>
        <w:t>,</w:t>
      </w:r>
      <w:r>
        <w:rPr>
          <w:spacing w:val="-15"/>
          <w:sz w:val="24"/>
        </w:rPr>
        <w:t xml:space="preserve"> </w:t>
      </w:r>
      <w:r>
        <w:rPr>
          <w:i/>
          <w:sz w:val="24"/>
        </w:rPr>
        <w:t>103</w:t>
      </w:r>
      <w:r>
        <w:rPr>
          <w:sz w:val="24"/>
        </w:rPr>
        <w:t>(2),</w:t>
      </w:r>
      <w:r>
        <w:rPr>
          <w:spacing w:val="-15"/>
          <w:sz w:val="24"/>
        </w:rPr>
        <w:t xml:space="preserve"> </w:t>
      </w:r>
      <w:r>
        <w:rPr>
          <w:sz w:val="24"/>
        </w:rPr>
        <w:t>153–174.</w:t>
      </w:r>
      <w:r>
        <w:rPr>
          <w:spacing w:val="3"/>
          <w:sz w:val="24"/>
        </w:rPr>
        <w:t xml:space="preserve"> </w:t>
      </w:r>
      <w:hyperlink r:id="rId76">
        <w:r>
          <w:rPr>
            <w:sz w:val="24"/>
          </w:rPr>
          <w:t>doi:10.20955/r.103.153-</w:t>
        </w:r>
      </w:hyperlink>
      <w:hyperlink r:id="rId77">
        <w:r>
          <w:rPr>
            <w:spacing w:val="-6"/>
            <w:sz w:val="24"/>
          </w:rPr>
          <w:t>74</w:t>
        </w:r>
      </w:hyperlink>
    </w:p>
    <w:p w14:paraId="00DC246D" w14:textId="77777777" w:rsidR="00350CFB" w:rsidRDefault="00283FFF">
      <w:pPr>
        <w:pStyle w:val="a4"/>
        <w:numPr>
          <w:ilvl w:val="0"/>
          <w:numId w:val="6"/>
        </w:numPr>
        <w:tabs>
          <w:tab w:val="left" w:pos="685"/>
          <w:tab w:val="left" w:pos="691"/>
        </w:tabs>
        <w:spacing w:before="87" w:line="396" w:lineRule="auto"/>
        <w:ind w:left="685" w:right="564" w:hanging="523"/>
        <w:jc w:val="both"/>
        <w:rPr>
          <w:sz w:val="24"/>
        </w:rPr>
      </w:pPr>
      <w:bookmarkStart w:id="456" w:name="_bookmark187"/>
      <w:bookmarkEnd w:id="456"/>
      <w:r>
        <w:rPr>
          <w:sz w:val="24"/>
        </w:rPr>
        <w:tab/>
        <w:t>Spearman, C. (1904).</w:t>
      </w:r>
      <w:r>
        <w:rPr>
          <w:spacing w:val="40"/>
          <w:sz w:val="24"/>
        </w:rPr>
        <w:t xml:space="preserve"> </w:t>
      </w:r>
      <w:r>
        <w:rPr>
          <w:sz w:val="24"/>
        </w:rPr>
        <w:t>The proof and measurement of association between two things.</w:t>
      </w:r>
      <w:r>
        <w:rPr>
          <w:spacing w:val="40"/>
          <w:sz w:val="24"/>
        </w:rPr>
        <w:t xml:space="preserve"> </w:t>
      </w:r>
      <w:r>
        <w:rPr>
          <w:i/>
          <w:sz w:val="24"/>
        </w:rPr>
        <w:t>The American Journal of Psychology</w:t>
      </w:r>
      <w:r>
        <w:rPr>
          <w:sz w:val="24"/>
        </w:rPr>
        <w:t xml:space="preserve">, </w:t>
      </w:r>
      <w:r>
        <w:rPr>
          <w:i/>
          <w:sz w:val="24"/>
        </w:rPr>
        <w:t>15</w:t>
      </w:r>
      <w:r>
        <w:rPr>
          <w:sz w:val="24"/>
        </w:rPr>
        <w:t xml:space="preserve">(1), 72–101. </w:t>
      </w:r>
      <w:hyperlink r:id="rId78">
        <w:r>
          <w:rPr>
            <w:sz w:val="24"/>
          </w:rPr>
          <w:t>doi:10.2307/1412159</w:t>
        </w:r>
      </w:hyperlink>
    </w:p>
    <w:p w14:paraId="00DC246E" w14:textId="77777777" w:rsidR="00350CFB" w:rsidRDefault="00283FFF">
      <w:pPr>
        <w:pStyle w:val="a4"/>
        <w:numPr>
          <w:ilvl w:val="0"/>
          <w:numId w:val="6"/>
        </w:numPr>
        <w:tabs>
          <w:tab w:val="left" w:pos="691"/>
        </w:tabs>
        <w:spacing w:before="86"/>
        <w:ind w:left="691" w:hanging="529"/>
        <w:jc w:val="both"/>
        <w:rPr>
          <w:sz w:val="24"/>
        </w:rPr>
      </w:pPr>
      <w:bookmarkStart w:id="457" w:name="_bookmark188"/>
      <w:bookmarkEnd w:id="457"/>
      <w:r>
        <w:rPr>
          <w:sz w:val="24"/>
        </w:rPr>
        <w:t>Szabo,</w:t>
      </w:r>
      <w:r>
        <w:rPr>
          <w:spacing w:val="-2"/>
          <w:sz w:val="24"/>
        </w:rPr>
        <w:t xml:space="preserve"> </w:t>
      </w:r>
      <w:r>
        <w:rPr>
          <w:sz w:val="24"/>
        </w:rPr>
        <w:t>N.</w:t>
      </w:r>
      <w:r>
        <w:rPr>
          <w:spacing w:val="-2"/>
          <w:sz w:val="24"/>
        </w:rPr>
        <w:t xml:space="preserve"> </w:t>
      </w:r>
      <w:r>
        <w:rPr>
          <w:sz w:val="24"/>
        </w:rPr>
        <w:t>(1997).</w:t>
      </w:r>
      <w:r>
        <w:rPr>
          <w:spacing w:val="23"/>
          <w:sz w:val="24"/>
        </w:rPr>
        <w:t xml:space="preserve"> </w:t>
      </w:r>
      <w:r>
        <w:rPr>
          <w:sz w:val="24"/>
        </w:rPr>
        <w:t>Formalizing</w:t>
      </w:r>
      <w:r>
        <w:rPr>
          <w:spacing w:val="-3"/>
          <w:sz w:val="24"/>
        </w:rPr>
        <w:t xml:space="preserve"> </w:t>
      </w:r>
      <w:r>
        <w:rPr>
          <w:sz w:val="24"/>
        </w:rPr>
        <w:t>and</w:t>
      </w:r>
      <w:r>
        <w:rPr>
          <w:spacing w:val="-2"/>
          <w:sz w:val="24"/>
        </w:rPr>
        <w:t xml:space="preserve"> </w:t>
      </w:r>
      <w:r>
        <w:rPr>
          <w:sz w:val="24"/>
        </w:rPr>
        <w:t>securing</w:t>
      </w:r>
      <w:r>
        <w:rPr>
          <w:spacing w:val="-3"/>
          <w:sz w:val="24"/>
        </w:rPr>
        <w:t xml:space="preserve"> </w:t>
      </w:r>
      <w:r>
        <w:rPr>
          <w:sz w:val="24"/>
        </w:rPr>
        <w:t>relationships</w:t>
      </w:r>
      <w:r>
        <w:rPr>
          <w:spacing w:val="-3"/>
          <w:sz w:val="24"/>
        </w:rPr>
        <w:t xml:space="preserve"> </w:t>
      </w:r>
      <w:r>
        <w:rPr>
          <w:sz w:val="24"/>
        </w:rPr>
        <w:t>on</w:t>
      </w:r>
      <w:r>
        <w:rPr>
          <w:spacing w:val="-2"/>
          <w:sz w:val="24"/>
        </w:rPr>
        <w:t xml:space="preserve"> </w:t>
      </w:r>
      <w:r>
        <w:rPr>
          <w:sz w:val="24"/>
        </w:rPr>
        <w:t>public</w:t>
      </w:r>
      <w:r>
        <w:rPr>
          <w:spacing w:val="-4"/>
          <w:sz w:val="24"/>
        </w:rPr>
        <w:t xml:space="preserve"> </w:t>
      </w:r>
      <w:r>
        <w:rPr>
          <w:sz w:val="24"/>
        </w:rPr>
        <w:t>networks.</w:t>
      </w:r>
      <w:r>
        <w:rPr>
          <w:spacing w:val="25"/>
          <w:sz w:val="24"/>
        </w:rPr>
        <w:t xml:space="preserve"> </w:t>
      </w:r>
      <w:r>
        <w:rPr>
          <w:i/>
          <w:sz w:val="24"/>
        </w:rPr>
        <w:t>First</w:t>
      </w:r>
      <w:r>
        <w:rPr>
          <w:i/>
          <w:spacing w:val="-3"/>
          <w:sz w:val="24"/>
        </w:rPr>
        <w:t xml:space="preserve"> </w:t>
      </w:r>
      <w:r>
        <w:rPr>
          <w:i/>
          <w:spacing w:val="-2"/>
          <w:sz w:val="24"/>
        </w:rPr>
        <w:t>Monday</w:t>
      </w:r>
      <w:r>
        <w:rPr>
          <w:spacing w:val="-2"/>
          <w:sz w:val="24"/>
        </w:rPr>
        <w:t>,</w:t>
      </w:r>
    </w:p>
    <w:p w14:paraId="00DC246F" w14:textId="77777777" w:rsidR="00350CFB" w:rsidRDefault="00283FFF">
      <w:pPr>
        <w:pStyle w:val="a3"/>
        <w:spacing w:before="181"/>
        <w:ind w:left="692"/>
      </w:pPr>
      <w:r>
        <w:rPr>
          <w:i/>
        </w:rPr>
        <w:t>2</w:t>
      </w:r>
      <w:r>
        <w:t>(9).</w:t>
      </w:r>
      <w:r>
        <w:rPr>
          <w:spacing w:val="13"/>
        </w:rPr>
        <w:t xml:space="preserve"> </w:t>
      </w:r>
      <w:hyperlink r:id="rId79">
        <w:r>
          <w:rPr>
            <w:spacing w:val="-2"/>
          </w:rPr>
          <w:t>doi:10.5210/fm.v2i9.548</w:t>
        </w:r>
      </w:hyperlink>
    </w:p>
    <w:p w14:paraId="00DC2470" w14:textId="77777777" w:rsidR="00350CFB" w:rsidRDefault="00283FFF">
      <w:pPr>
        <w:pStyle w:val="a4"/>
        <w:numPr>
          <w:ilvl w:val="0"/>
          <w:numId w:val="6"/>
        </w:numPr>
        <w:tabs>
          <w:tab w:val="left" w:pos="684"/>
          <w:tab w:val="left" w:pos="691"/>
        </w:tabs>
        <w:spacing w:before="264" w:line="396" w:lineRule="auto"/>
        <w:ind w:left="684" w:right="556" w:hanging="522"/>
        <w:jc w:val="both"/>
        <w:rPr>
          <w:sz w:val="24"/>
        </w:rPr>
      </w:pPr>
      <w:bookmarkStart w:id="458" w:name="_bookmark189"/>
      <w:bookmarkEnd w:id="458"/>
      <w:r>
        <w:rPr>
          <w:sz w:val="24"/>
        </w:rPr>
        <w:tab/>
        <w:t>Torres,</w:t>
      </w:r>
      <w:r>
        <w:rPr>
          <w:spacing w:val="-15"/>
          <w:sz w:val="24"/>
        </w:rPr>
        <w:t xml:space="preserve"> </w:t>
      </w:r>
      <w:r>
        <w:rPr>
          <w:sz w:val="24"/>
        </w:rPr>
        <w:t>C.</w:t>
      </w:r>
      <w:r>
        <w:rPr>
          <w:spacing w:val="-15"/>
          <w:sz w:val="24"/>
        </w:rPr>
        <w:t xml:space="preserve"> </w:t>
      </w:r>
      <w:r>
        <w:rPr>
          <w:sz w:val="24"/>
        </w:rPr>
        <w:t>F.,</w:t>
      </w:r>
      <w:r>
        <w:rPr>
          <w:spacing w:val="-15"/>
          <w:sz w:val="24"/>
        </w:rPr>
        <w:t xml:space="preserve"> </w:t>
      </w:r>
      <w:r>
        <w:rPr>
          <w:sz w:val="24"/>
        </w:rPr>
        <w:t>Steichen,</w:t>
      </w:r>
      <w:r>
        <w:rPr>
          <w:spacing w:val="-15"/>
          <w:sz w:val="24"/>
        </w:rPr>
        <w:t xml:space="preserve"> </w:t>
      </w:r>
      <w:r>
        <w:rPr>
          <w:sz w:val="24"/>
        </w:rPr>
        <w:t>M.,</w:t>
      </w:r>
      <w:r>
        <w:rPr>
          <w:spacing w:val="-15"/>
          <w:sz w:val="24"/>
        </w:rPr>
        <w:t xml:space="preserve"> </w:t>
      </w:r>
      <w:r>
        <w:rPr>
          <w:sz w:val="24"/>
        </w:rPr>
        <w:t>&amp;</w:t>
      </w:r>
      <w:r>
        <w:rPr>
          <w:spacing w:val="-15"/>
          <w:sz w:val="24"/>
        </w:rPr>
        <w:t xml:space="preserve"> </w:t>
      </w:r>
      <w:r>
        <w:rPr>
          <w:sz w:val="24"/>
        </w:rPr>
        <w:t>State,</w:t>
      </w:r>
      <w:r>
        <w:rPr>
          <w:spacing w:val="-15"/>
          <w:sz w:val="24"/>
        </w:rPr>
        <w:t xml:space="preserve"> </w:t>
      </w:r>
      <w:r>
        <w:rPr>
          <w:sz w:val="24"/>
        </w:rPr>
        <w:t>R.</w:t>
      </w:r>
      <w:r>
        <w:rPr>
          <w:spacing w:val="-15"/>
          <w:sz w:val="24"/>
        </w:rPr>
        <w:t xml:space="preserve"> </w:t>
      </w:r>
      <w:r>
        <w:rPr>
          <w:sz w:val="24"/>
        </w:rPr>
        <w:t>(2019).</w:t>
      </w:r>
      <w:r>
        <w:rPr>
          <w:spacing w:val="-15"/>
          <w:sz w:val="24"/>
        </w:rPr>
        <w:t xml:space="preserve"> </w:t>
      </w:r>
      <w:r>
        <w:rPr>
          <w:sz w:val="24"/>
        </w:rPr>
        <w:t>The</w:t>
      </w:r>
      <w:r>
        <w:rPr>
          <w:spacing w:val="-15"/>
          <w:sz w:val="24"/>
        </w:rPr>
        <w:t xml:space="preserve"> </w:t>
      </w:r>
      <w:r>
        <w:rPr>
          <w:sz w:val="24"/>
        </w:rPr>
        <w:t>art</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scam:</w:t>
      </w:r>
      <w:r>
        <w:rPr>
          <w:spacing w:val="-11"/>
          <w:sz w:val="24"/>
        </w:rPr>
        <w:t xml:space="preserve"> </w:t>
      </w:r>
      <w:r>
        <w:rPr>
          <w:sz w:val="24"/>
        </w:rPr>
        <w:t>Demystifying</w:t>
      </w:r>
      <w:r>
        <w:rPr>
          <w:spacing w:val="-15"/>
          <w:sz w:val="24"/>
        </w:rPr>
        <w:t xml:space="preserve"> </w:t>
      </w:r>
      <w:r>
        <w:rPr>
          <w:sz w:val="24"/>
        </w:rPr>
        <w:t>honeypots</w:t>
      </w:r>
      <w:r>
        <w:rPr>
          <w:spacing w:val="-15"/>
          <w:sz w:val="24"/>
        </w:rPr>
        <w:t xml:space="preserve"> </w:t>
      </w:r>
      <w:r>
        <w:rPr>
          <w:sz w:val="24"/>
        </w:rPr>
        <w:t xml:space="preserve">in Ethereum smart contracts. In </w:t>
      </w:r>
      <w:r>
        <w:rPr>
          <w:i/>
          <w:sz w:val="24"/>
        </w:rPr>
        <w:t xml:space="preserve">28th USENIX Security Symposium </w:t>
      </w:r>
      <w:r>
        <w:rPr>
          <w:sz w:val="24"/>
        </w:rPr>
        <w:t xml:space="preserve">(pp. 1591–1607). USENIX </w:t>
      </w:r>
      <w:r>
        <w:rPr>
          <w:spacing w:val="-2"/>
          <w:sz w:val="24"/>
        </w:rPr>
        <w:t>Association.</w:t>
      </w:r>
    </w:p>
    <w:p w14:paraId="00DC2471" w14:textId="77777777" w:rsidR="00350CFB" w:rsidRDefault="00283FFF">
      <w:pPr>
        <w:pStyle w:val="a4"/>
        <w:numPr>
          <w:ilvl w:val="0"/>
          <w:numId w:val="6"/>
        </w:numPr>
        <w:tabs>
          <w:tab w:val="left" w:pos="692"/>
        </w:tabs>
        <w:spacing w:before="87" w:line="396" w:lineRule="auto"/>
        <w:ind w:right="522" w:hanging="530"/>
        <w:jc w:val="both"/>
        <w:rPr>
          <w:sz w:val="24"/>
        </w:rPr>
      </w:pPr>
      <w:bookmarkStart w:id="459" w:name="_bookmark190"/>
      <w:bookmarkEnd w:id="459"/>
      <w:r>
        <w:rPr>
          <w:spacing w:val="-2"/>
          <w:sz w:val="24"/>
        </w:rPr>
        <w:t>Victor,</w:t>
      </w:r>
      <w:r>
        <w:rPr>
          <w:spacing w:val="-13"/>
          <w:sz w:val="24"/>
        </w:rPr>
        <w:t xml:space="preserve"> </w:t>
      </w:r>
      <w:r>
        <w:rPr>
          <w:spacing w:val="-2"/>
          <w:sz w:val="24"/>
        </w:rPr>
        <w:t>F.,</w:t>
      </w:r>
      <w:r>
        <w:rPr>
          <w:spacing w:val="-13"/>
          <w:sz w:val="24"/>
        </w:rPr>
        <w:t xml:space="preserve"> </w:t>
      </w:r>
      <w:r>
        <w:rPr>
          <w:spacing w:val="-2"/>
          <w:sz w:val="24"/>
        </w:rPr>
        <w:t>&amp;</w:t>
      </w:r>
      <w:r>
        <w:rPr>
          <w:spacing w:val="-13"/>
          <w:sz w:val="24"/>
        </w:rPr>
        <w:t xml:space="preserve"> </w:t>
      </w:r>
      <w:r>
        <w:rPr>
          <w:spacing w:val="-2"/>
          <w:sz w:val="24"/>
        </w:rPr>
        <w:t>Weintraud,</w:t>
      </w:r>
      <w:r>
        <w:rPr>
          <w:spacing w:val="-13"/>
          <w:sz w:val="24"/>
        </w:rPr>
        <w:t xml:space="preserve"> </w:t>
      </w:r>
      <w:r>
        <w:rPr>
          <w:spacing w:val="-2"/>
          <w:sz w:val="24"/>
        </w:rPr>
        <w:t>A.</w:t>
      </w:r>
      <w:r>
        <w:rPr>
          <w:spacing w:val="-13"/>
          <w:sz w:val="24"/>
        </w:rPr>
        <w:t xml:space="preserve"> </w:t>
      </w:r>
      <w:r>
        <w:rPr>
          <w:spacing w:val="-2"/>
          <w:sz w:val="24"/>
        </w:rPr>
        <w:t>M.</w:t>
      </w:r>
      <w:r>
        <w:rPr>
          <w:spacing w:val="-13"/>
          <w:sz w:val="24"/>
        </w:rPr>
        <w:t xml:space="preserve"> </w:t>
      </w:r>
      <w:r>
        <w:rPr>
          <w:spacing w:val="-2"/>
          <w:sz w:val="24"/>
        </w:rPr>
        <w:t>(2021).</w:t>
      </w:r>
      <w:r>
        <w:rPr>
          <w:spacing w:val="23"/>
          <w:sz w:val="24"/>
        </w:rPr>
        <w:t xml:space="preserve"> </w:t>
      </w:r>
      <w:r>
        <w:rPr>
          <w:spacing w:val="-2"/>
          <w:sz w:val="24"/>
        </w:rPr>
        <w:t>Detecting</w:t>
      </w:r>
      <w:r>
        <w:rPr>
          <w:spacing w:val="-13"/>
          <w:sz w:val="24"/>
        </w:rPr>
        <w:t xml:space="preserve"> </w:t>
      </w:r>
      <w:r>
        <w:rPr>
          <w:spacing w:val="-2"/>
          <w:sz w:val="24"/>
        </w:rPr>
        <w:t>and</w:t>
      </w:r>
      <w:r>
        <w:rPr>
          <w:spacing w:val="-13"/>
          <w:sz w:val="24"/>
        </w:rPr>
        <w:t xml:space="preserve"> </w:t>
      </w:r>
      <w:r>
        <w:rPr>
          <w:spacing w:val="-2"/>
          <w:sz w:val="24"/>
        </w:rPr>
        <w:t>quantifying</w:t>
      </w:r>
      <w:r>
        <w:rPr>
          <w:spacing w:val="-13"/>
          <w:sz w:val="24"/>
        </w:rPr>
        <w:t xml:space="preserve"> </w:t>
      </w:r>
      <w:r>
        <w:rPr>
          <w:spacing w:val="-2"/>
          <w:sz w:val="24"/>
        </w:rPr>
        <w:t>wash</w:t>
      </w:r>
      <w:r>
        <w:rPr>
          <w:spacing w:val="-13"/>
          <w:sz w:val="24"/>
        </w:rPr>
        <w:t xml:space="preserve"> </w:t>
      </w:r>
      <w:r>
        <w:rPr>
          <w:spacing w:val="-2"/>
          <w:sz w:val="24"/>
        </w:rPr>
        <w:t>trading</w:t>
      </w:r>
      <w:r>
        <w:rPr>
          <w:spacing w:val="-13"/>
          <w:sz w:val="24"/>
        </w:rPr>
        <w:t xml:space="preserve"> </w:t>
      </w:r>
      <w:r>
        <w:rPr>
          <w:spacing w:val="-2"/>
          <w:sz w:val="24"/>
        </w:rPr>
        <w:t>on</w:t>
      </w:r>
      <w:r>
        <w:rPr>
          <w:spacing w:val="-13"/>
          <w:sz w:val="24"/>
        </w:rPr>
        <w:t xml:space="preserve"> </w:t>
      </w:r>
      <w:r>
        <w:rPr>
          <w:spacing w:val="-2"/>
          <w:sz w:val="24"/>
        </w:rPr>
        <w:t xml:space="preserve">decentralized </w:t>
      </w:r>
      <w:r>
        <w:rPr>
          <w:sz w:val="24"/>
        </w:rPr>
        <w:t>cryptocurrency exchanges.</w:t>
      </w:r>
      <w:r>
        <w:rPr>
          <w:spacing w:val="40"/>
          <w:sz w:val="24"/>
        </w:rPr>
        <w:t xml:space="preserve"> </w:t>
      </w:r>
      <w:r>
        <w:rPr>
          <w:sz w:val="24"/>
        </w:rPr>
        <w:t xml:space="preserve">In </w:t>
      </w:r>
      <w:r>
        <w:rPr>
          <w:i/>
          <w:sz w:val="24"/>
        </w:rPr>
        <w:t xml:space="preserve">Proceedings of the Web Conference 2021 </w:t>
      </w:r>
      <w:r>
        <w:rPr>
          <w:sz w:val="24"/>
        </w:rPr>
        <w:t>(pp.</w:t>
      </w:r>
      <w:r>
        <w:rPr>
          <w:spacing w:val="40"/>
          <w:sz w:val="24"/>
        </w:rPr>
        <w:t xml:space="preserve"> </w:t>
      </w:r>
      <w:r>
        <w:rPr>
          <w:sz w:val="24"/>
        </w:rPr>
        <w:t>23–32).</w:t>
      </w:r>
      <w:r>
        <w:rPr>
          <w:spacing w:val="40"/>
          <w:sz w:val="24"/>
        </w:rPr>
        <w:t xml:space="preserve"> </w:t>
      </w:r>
      <w:r>
        <w:rPr>
          <w:sz w:val="24"/>
        </w:rPr>
        <w:t xml:space="preserve">ACM. </w:t>
      </w:r>
      <w:hyperlink r:id="rId80">
        <w:r>
          <w:rPr>
            <w:spacing w:val="-2"/>
            <w:sz w:val="24"/>
          </w:rPr>
          <w:t>doi:10.1145/3442381.3449824</w:t>
        </w:r>
      </w:hyperlink>
    </w:p>
    <w:p w14:paraId="00DC2472" w14:textId="77777777" w:rsidR="00350CFB" w:rsidRDefault="00283FFF">
      <w:pPr>
        <w:pStyle w:val="a4"/>
        <w:numPr>
          <w:ilvl w:val="0"/>
          <w:numId w:val="6"/>
        </w:numPr>
        <w:tabs>
          <w:tab w:val="left" w:pos="684"/>
          <w:tab w:val="left" w:pos="691"/>
        </w:tabs>
        <w:spacing w:before="87" w:line="396" w:lineRule="auto"/>
        <w:ind w:left="684" w:right="522" w:hanging="522"/>
        <w:jc w:val="both"/>
        <w:rPr>
          <w:sz w:val="24"/>
        </w:rPr>
      </w:pPr>
      <w:bookmarkStart w:id="460" w:name="_bookmark191"/>
      <w:bookmarkEnd w:id="460"/>
      <w:r>
        <w:rPr>
          <w:sz w:val="24"/>
        </w:rPr>
        <w:tab/>
        <w:t>Wang,</w:t>
      </w:r>
      <w:r>
        <w:rPr>
          <w:spacing w:val="-15"/>
          <w:sz w:val="24"/>
        </w:rPr>
        <w:t xml:space="preserve"> </w:t>
      </w:r>
      <w:r>
        <w:rPr>
          <w:sz w:val="24"/>
        </w:rPr>
        <w:t>D.,</w:t>
      </w:r>
      <w:r>
        <w:rPr>
          <w:spacing w:val="-15"/>
          <w:sz w:val="24"/>
        </w:rPr>
        <w:t xml:space="preserve"> </w:t>
      </w:r>
      <w:r>
        <w:rPr>
          <w:sz w:val="24"/>
        </w:rPr>
        <w:t>Wu,</w:t>
      </w:r>
      <w:r>
        <w:rPr>
          <w:spacing w:val="-15"/>
          <w:sz w:val="24"/>
        </w:rPr>
        <w:t xml:space="preserve"> </w:t>
      </w:r>
      <w:r>
        <w:rPr>
          <w:sz w:val="24"/>
        </w:rPr>
        <w:t>S.,</w:t>
      </w:r>
      <w:r>
        <w:rPr>
          <w:spacing w:val="-15"/>
          <w:sz w:val="24"/>
        </w:rPr>
        <w:t xml:space="preserve"> </w:t>
      </w:r>
      <w:r>
        <w:rPr>
          <w:sz w:val="24"/>
        </w:rPr>
        <w:t>Lin,</w:t>
      </w:r>
      <w:r>
        <w:rPr>
          <w:spacing w:val="-15"/>
          <w:sz w:val="24"/>
        </w:rPr>
        <w:t xml:space="preserve"> </w:t>
      </w:r>
      <w:r>
        <w:rPr>
          <w:sz w:val="24"/>
        </w:rPr>
        <w:t>Z.,</w:t>
      </w:r>
      <w:r>
        <w:rPr>
          <w:spacing w:val="-15"/>
          <w:sz w:val="24"/>
        </w:rPr>
        <w:t xml:space="preserve"> </w:t>
      </w:r>
      <w:r>
        <w:rPr>
          <w:sz w:val="24"/>
        </w:rPr>
        <w:t>Wu,</w:t>
      </w:r>
      <w:r>
        <w:rPr>
          <w:spacing w:val="-15"/>
          <w:sz w:val="24"/>
        </w:rPr>
        <w:t xml:space="preserve"> </w:t>
      </w:r>
      <w:r>
        <w:rPr>
          <w:sz w:val="24"/>
        </w:rPr>
        <w:t>L.,</w:t>
      </w:r>
      <w:r>
        <w:rPr>
          <w:spacing w:val="-15"/>
          <w:sz w:val="24"/>
        </w:rPr>
        <w:t xml:space="preserve"> </w:t>
      </w:r>
      <w:r>
        <w:rPr>
          <w:sz w:val="24"/>
        </w:rPr>
        <w:t>Yuan,</w:t>
      </w:r>
      <w:r>
        <w:rPr>
          <w:spacing w:val="-15"/>
          <w:sz w:val="24"/>
        </w:rPr>
        <w:t xml:space="preserve"> </w:t>
      </w:r>
      <w:r>
        <w:rPr>
          <w:sz w:val="24"/>
        </w:rPr>
        <w:t>X.,</w:t>
      </w:r>
      <w:r>
        <w:rPr>
          <w:spacing w:val="-15"/>
          <w:sz w:val="24"/>
        </w:rPr>
        <w:t xml:space="preserve"> </w:t>
      </w:r>
      <w:r>
        <w:rPr>
          <w:sz w:val="24"/>
        </w:rPr>
        <w:t>Zhou,</w:t>
      </w:r>
      <w:r>
        <w:rPr>
          <w:spacing w:val="-15"/>
          <w:sz w:val="24"/>
        </w:rPr>
        <w:t xml:space="preserve"> </w:t>
      </w:r>
      <w:r>
        <w:rPr>
          <w:sz w:val="24"/>
        </w:rPr>
        <w:t>Y.,</w:t>
      </w:r>
      <w:r>
        <w:rPr>
          <w:spacing w:val="-15"/>
          <w:sz w:val="24"/>
        </w:rPr>
        <w:t xml:space="preserve"> </w:t>
      </w:r>
      <w:r>
        <w:rPr>
          <w:sz w:val="24"/>
        </w:rPr>
        <w:t>Wang,</w:t>
      </w:r>
      <w:r>
        <w:rPr>
          <w:spacing w:val="-15"/>
          <w:sz w:val="24"/>
        </w:rPr>
        <w:t xml:space="preserve"> </w:t>
      </w:r>
      <w:r>
        <w:rPr>
          <w:sz w:val="24"/>
        </w:rPr>
        <w:t>H.,</w:t>
      </w:r>
      <w:r>
        <w:rPr>
          <w:spacing w:val="-15"/>
          <w:sz w:val="24"/>
        </w:rPr>
        <w:t xml:space="preserve"> </w:t>
      </w:r>
      <w:r>
        <w:rPr>
          <w:sz w:val="24"/>
        </w:rPr>
        <w:t>&amp;</w:t>
      </w:r>
      <w:r>
        <w:rPr>
          <w:spacing w:val="-15"/>
          <w:sz w:val="24"/>
        </w:rPr>
        <w:t xml:space="preserve"> </w:t>
      </w:r>
      <w:r>
        <w:rPr>
          <w:sz w:val="24"/>
        </w:rPr>
        <w:t>Ren,</w:t>
      </w:r>
      <w:r>
        <w:rPr>
          <w:spacing w:val="-15"/>
          <w:sz w:val="24"/>
        </w:rPr>
        <w:t xml:space="preserve"> </w:t>
      </w:r>
      <w:r>
        <w:rPr>
          <w:sz w:val="24"/>
        </w:rPr>
        <w:t>K.</w:t>
      </w:r>
      <w:r>
        <w:rPr>
          <w:spacing w:val="-15"/>
          <w:sz w:val="24"/>
        </w:rPr>
        <w:t xml:space="preserve"> </w:t>
      </w:r>
      <w:r>
        <w:rPr>
          <w:sz w:val="24"/>
        </w:rPr>
        <w:t>(2021).</w:t>
      </w:r>
      <w:r>
        <w:rPr>
          <w:spacing w:val="-5"/>
          <w:sz w:val="24"/>
        </w:rPr>
        <w:t xml:space="preserve"> </w:t>
      </w:r>
      <w:r>
        <w:rPr>
          <w:sz w:val="24"/>
        </w:rPr>
        <w:t>Towards</w:t>
      </w:r>
      <w:r>
        <w:rPr>
          <w:spacing w:val="-15"/>
          <w:sz w:val="24"/>
        </w:rPr>
        <w:t xml:space="preserve"> </w:t>
      </w:r>
      <w:r>
        <w:rPr>
          <w:sz w:val="24"/>
        </w:rPr>
        <w:t>a first</w:t>
      </w:r>
      <w:r>
        <w:rPr>
          <w:spacing w:val="-13"/>
          <w:sz w:val="24"/>
        </w:rPr>
        <w:t xml:space="preserve"> </w:t>
      </w:r>
      <w:r>
        <w:rPr>
          <w:sz w:val="24"/>
        </w:rPr>
        <w:t>step</w:t>
      </w:r>
      <w:r>
        <w:rPr>
          <w:spacing w:val="-13"/>
          <w:sz w:val="24"/>
        </w:rPr>
        <w:t xml:space="preserve"> </w:t>
      </w:r>
      <w:r>
        <w:rPr>
          <w:sz w:val="24"/>
        </w:rPr>
        <w:t>to</w:t>
      </w:r>
      <w:r>
        <w:rPr>
          <w:spacing w:val="-13"/>
          <w:sz w:val="24"/>
        </w:rPr>
        <w:t xml:space="preserve"> </w:t>
      </w:r>
      <w:r>
        <w:rPr>
          <w:sz w:val="24"/>
        </w:rPr>
        <w:t>understand</w:t>
      </w:r>
      <w:r>
        <w:rPr>
          <w:spacing w:val="-13"/>
          <w:sz w:val="24"/>
        </w:rPr>
        <w:t xml:space="preserve"> </w:t>
      </w:r>
      <w:r>
        <w:rPr>
          <w:sz w:val="24"/>
        </w:rPr>
        <w:t>flash</w:t>
      </w:r>
      <w:r>
        <w:rPr>
          <w:spacing w:val="-13"/>
          <w:sz w:val="24"/>
        </w:rPr>
        <w:t xml:space="preserve"> </w:t>
      </w:r>
      <w:r>
        <w:rPr>
          <w:sz w:val="24"/>
        </w:rPr>
        <w:t>loan</w:t>
      </w:r>
      <w:r>
        <w:rPr>
          <w:spacing w:val="-13"/>
          <w:sz w:val="24"/>
        </w:rPr>
        <w:t xml:space="preserve"> </w:t>
      </w:r>
      <w:r>
        <w:rPr>
          <w:sz w:val="24"/>
        </w:rPr>
        <w:t>and</w:t>
      </w:r>
      <w:r>
        <w:rPr>
          <w:spacing w:val="-13"/>
          <w:sz w:val="24"/>
        </w:rPr>
        <w:t xml:space="preserve"> </w:t>
      </w:r>
      <w:r>
        <w:rPr>
          <w:sz w:val="24"/>
        </w:rPr>
        <w:t>its</w:t>
      </w:r>
      <w:r>
        <w:rPr>
          <w:spacing w:val="-13"/>
          <w:sz w:val="24"/>
        </w:rPr>
        <w:t xml:space="preserve"> </w:t>
      </w:r>
      <w:r>
        <w:rPr>
          <w:sz w:val="24"/>
        </w:rPr>
        <w:t>applications</w:t>
      </w:r>
      <w:r>
        <w:rPr>
          <w:spacing w:val="-13"/>
          <w:sz w:val="24"/>
        </w:rPr>
        <w:t xml:space="preserve"> </w:t>
      </w:r>
      <w:r>
        <w:rPr>
          <w:sz w:val="24"/>
        </w:rPr>
        <w:t>in</w:t>
      </w:r>
      <w:r>
        <w:rPr>
          <w:spacing w:val="-13"/>
          <w:sz w:val="24"/>
        </w:rPr>
        <w:t xml:space="preserve"> </w:t>
      </w:r>
      <w:r>
        <w:rPr>
          <w:sz w:val="24"/>
        </w:rPr>
        <w:t>DeFi</w:t>
      </w:r>
      <w:r>
        <w:rPr>
          <w:spacing w:val="-13"/>
          <w:sz w:val="24"/>
        </w:rPr>
        <w:t xml:space="preserve"> </w:t>
      </w:r>
      <w:r>
        <w:rPr>
          <w:sz w:val="24"/>
        </w:rPr>
        <w:t>ecosystem.</w:t>
      </w:r>
      <w:r>
        <w:rPr>
          <w:spacing w:val="13"/>
          <w:sz w:val="24"/>
        </w:rPr>
        <w:t xml:space="preserve"> </w:t>
      </w:r>
      <w:r>
        <w:rPr>
          <w:sz w:val="24"/>
        </w:rPr>
        <w:t>In</w:t>
      </w:r>
      <w:r>
        <w:rPr>
          <w:spacing w:val="-13"/>
          <w:sz w:val="24"/>
        </w:rPr>
        <w:t xml:space="preserve"> </w:t>
      </w:r>
      <w:r>
        <w:rPr>
          <w:i/>
          <w:sz w:val="24"/>
        </w:rPr>
        <w:t>Proceedings</w:t>
      </w:r>
      <w:r>
        <w:rPr>
          <w:i/>
          <w:spacing w:val="-13"/>
          <w:sz w:val="24"/>
        </w:rPr>
        <w:t xml:space="preserve"> </w:t>
      </w:r>
      <w:r>
        <w:rPr>
          <w:i/>
          <w:sz w:val="24"/>
        </w:rPr>
        <w:t>of</w:t>
      </w:r>
      <w:r>
        <w:rPr>
          <w:i/>
          <w:spacing w:val="-13"/>
          <w:sz w:val="24"/>
        </w:rPr>
        <w:t xml:space="preserve"> </w:t>
      </w:r>
      <w:r>
        <w:rPr>
          <w:i/>
          <w:sz w:val="24"/>
        </w:rPr>
        <w:t xml:space="preserve">the Ninth International Workshop on Security in Blockchain and Cloud Computing </w:t>
      </w:r>
      <w:r>
        <w:rPr>
          <w:sz w:val="24"/>
        </w:rPr>
        <w:t>(pp.</w:t>
      </w:r>
      <w:r>
        <w:rPr>
          <w:spacing w:val="40"/>
          <w:sz w:val="24"/>
        </w:rPr>
        <w:t xml:space="preserve"> </w:t>
      </w:r>
      <w:r>
        <w:rPr>
          <w:sz w:val="24"/>
        </w:rPr>
        <w:t xml:space="preserve">23–28). </w:t>
      </w:r>
      <w:r>
        <w:rPr>
          <w:spacing w:val="-4"/>
          <w:sz w:val="24"/>
        </w:rPr>
        <w:t>ACM.</w:t>
      </w:r>
    </w:p>
    <w:p w14:paraId="00DC2473" w14:textId="77777777" w:rsidR="00350CFB" w:rsidRDefault="00283FFF">
      <w:pPr>
        <w:pStyle w:val="a4"/>
        <w:numPr>
          <w:ilvl w:val="0"/>
          <w:numId w:val="6"/>
        </w:numPr>
        <w:tabs>
          <w:tab w:val="left" w:pos="692"/>
        </w:tabs>
        <w:spacing w:before="88" w:line="396" w:lineRule="auto"/>
        <w:ind w:right="522" w:hanging="530"/>
        <w:jc w:val="both"/>
        <w:rPr>
          <w:sz w:val="24"/>
        </w:rPr>
      </w:pPr>
      <w:bookmarkStart w:id="461" w:name="_bookmark192"/>
      <w:bookmarkEnd w:id="461"/>
      <w:r>
        <w:rPr>
          <w:sz w:val="24"/>
        </w:rPr>
        <w:t>Werner, S., Perez, D., Gudgeon, L., Klages-Mundt, A., Harz, D., &amp; Knottenbelt, W. (2022). SoK: Decentralized finance (DeFi).</w:t>
      </w:r>
      <w:r>
        <w:rPr>
          <w:spacing w:val="29"/>
          <w:sz w:val="24"/>
        </w:rPr>
        <w:t xml:space="preserve"> </w:t>
      </w:r>
      <w:r>
        <w:rPr>
          <w:sz w:val="24"/>
        </w:rPr>
        <w:t xml:space="preserve">In </w:t>
      </w:r>
      <w:r>
        <w:rPr>
          <w:i/>
          <w:sz w:val="24"/>
        </w:rPr>
        <w:t xml:space="preserve">Proceedings of the 4th ACM Conference on Advances in Financial Technologies </w:t>
      </w:r>
      <w:r>
        <w:rPr>
          <w:sz w:val="24"/>
        </w:rPr>
        <w:t xml:space="preserve">(pp. 30–46). ACM. </w:t>
      </w:r>
      <w:hyperlink r:id="rId81">
        <w:r>
          <w:rPr>
            <w:sz w:val="24"/>
          </w:rPr>
          <w:t>doi:10.1145/3558535.3559780</w:t>
        </w:r>
      </w:hyperlink>
    </w:p>
    <w:p w14:paraId="00DC2474" w14:textId="77777777" w:rsidR="00350CFB" w:rsidRDefault="00283FFF">
      <w:pPr>
        <w:pStyle w:val="a4"/>
        <w:numPr>
          <w:ilvl w:val="0"/>
          <w:numId w:val="6"/>
        </w:numPr>
        <w:tabs>
          <w:tab w:val="left" w:pos="684"/>
          <w:tab w:val="left" w:pos="691"/>
        </w:tabs>
        <w:spacing w:before="87" w:line="396" w:lineRule="auto"/>
        <w:ind w:left="684" w:right="564" w:hanging="522"/>
        <w:jc w:val="both"/>
        <w:rPr>
          <w:sz w:val="24"/>
        </w:rPr>
      </w:pPr>
      <w:bookmarkStart w:id="462" w:name="_bookmark193"/>
      <w:bookmarkEnd w:id="462"/>
      <w:r>
        <w:rPr>
          <w:sz w:val="24"/>
        </w:rPr>
        <w:tab/>
      </w:r>
      <w:r>
        <w:rPr>
          <w:spacing w:val="-2"/>
          <w:sz w:val="24"/>
        </w:rPr>
        <w:t>Wood,</w:t>
      </w:r>
      <w:r>
        <w:rPr>
          <w:spacing w:val="-7"/>
          <w:sz w:val="24"/>
        </w:rPr>
        <w:t xml:space="preserve"> </w:t>
      </w:r>
      <w:r>
        <w:rPr>
          <w:spacing w:val="-2"/>
          <w:sz w:val="24"/>
        </w:rPr>
        <w:t>G.</w:t>
      </w:r>
      <w:r>
        <w:rPr>
          <w:spacing w:val="-10"/>
          <w:sz w:val="24"/>
        </w:rPr>
        <w:t xml:space="preserve"> </w:t>
      </w:r>
      <w:r>
        <w:rPr>
          <w:spacing w:val="-2"/>
          <w:sz w:val="24"/>
        </w:rPr>
        <w:t>(2014).</w:t>
      </w:r>
      <w:r>
        <w:rPr>
          <w:spacing w:val="24"/>
          <w:sz w:val="24"/>
        </w:rPr>
        <w:t xml:space="preserve"> </w:t>
      </w:r>
      <w:r>
        <w:rPr>
          <w:i/>
          <w:spacing w:val="-2"/>
          <w:sz w:val="24"/>
        </w:rPr>
        <w:t>Ethereum:</w:t>
      </w:r>
      <w:r>
        <w:rPr>
          <w:i/>
          <w:spacing w:val="20"/>
          <w:sz w:val="24"/>
        </w:rPr>
        <w:t xml:space="preserve"> </w:t>
      </w:r>
      <w:r>
        <w:rPr>
          <w:i/>
          <w:spacing w:val="-2"/>
          <w:sz w:val="24"/>
        </w:rPr>
        <w:t>A</w:t>
      </w:r>
      <w:r>
        <w:rPr>
          <w:i/>
          <w:spacing w:val="-10"/>
          <w:sz w:val="24"/>
        </w:rPr>
        <w:t xml:space="preserve"> </w:t>
      </w:r>
      <w:r>
        <w:rPr>
          <w:i/>
          <w:spacing w:val="-2"/>
          <w:sz w:val="24"/>
        </w:rPr>
        <w:t>secure</w:t>
      </w:r>
      <w:r>
        <w:rPr>
          <w:i/>
          <w:spacing w:val="-10"/>
          <w:sz w:val="24"/>
        </w:rPr>
        <w:t xml:space="preserve"> </w:t>
      </w:r>
      <w:r>
        <w:rPr>
          <w:i/>
          <w:spacing w:val="-2"/>
          <w:sz w:val="24"/>
        </w:rPr>
        <w:t>decentralised</w:t>
      </w:r>
      <w:r>
        <w:rPr>
          <w:i/>
          <w:spacing w:val="-10"/>
          <w:sz w:val="24"/>
        </w:rPr>
        <w:t xml:space="preserve"> </w:t>
      </w:r>
      <w:r>
        <w:rPr>
          <w:i/>
          <w:spacing w:val="-2"/>
          <w:sz w:val="24"/>
        </w:rPr>
        <w:t>generalised</w:t>
      </w:r>
      <w:r>
        <w:rPr>
          <w:i/>
          <w:spacing w:val="-10"/>
          <w:sz w:val="24"/>
        </w:rPr>
        <w:t xml:space="preserve"> </w:t>
      </w:r>
      <w:r>
        <w:rPr>
          <w:i/>
          <w:spacing w:val="-2"/>
          <w:sz w:val="24"/>
        </w:rPr>
        <w:t>transaction</w:t>
      </w:r>
      <w:r>
        <w:rPr>
          <w:i/>
          <w:spacing w:val="-10"/>
          <w:sz w:val="24"/>
        </w:rPr>
        <w:t xml:space="preserve"> </w:t>
      </w:r>
      <w:r>
        <w:rPr>
          <w:i/>
          <w:spacing w:val="-2"/>
          <w:sz w:val="24"/>
        </w:rPr>
        <w:t>ledger</w:t>
      </w:r>
      <w:r>
        <w:rPr>
          <w:i/>
          <w:spacing w:val="-5"/>
          <w:sz w:val="24"/>
        </w:rPr>
        <w:t xml:space="preserve"> </w:t>
      </w:r>
      <w:r>
        <w:rPr>
          <w:spacing w:val="-2"/>
          <w:sz w:val="24"/>
        </w:rPr>
        <w:t xml:space="preserve">(Ethereum </w:t>
      </w:r>
      <w:r>
        <w:rPr>
          <w:sz w:val="24"/>
        </w:rPr>
        <w:t>Yellow Paper). Ethereum Project.</w:t>
      </w:r>
    </w:p>
    <w:p w14:paraId="00DC2475" w14:textId="77777777" w:rsidR="00350CFB" w:rsidRDefault="00283FFF">
      <w:pPr>
        <w:pStyle w:val="a4"/>
        <w:numPr>
          <w:ilvl w:val="0"/>
          <w:numId w:val="6"/>
        </w:numPr>
        <w:tabs>
          <w:tab w:val="left" w:pos="684"/>
          <w:tab w:val="left" w:pos="691"/>
        </w:tabs>
        <w:spacing w:before="86" w:line="396" w:lineRule="auto"/>
        <w:ind w:left="684" w:right="522" w:hanging="522"/>
        <w:jc w:val="both"/>
        <w:rPr>
          <w:sz w:val="24"/>
        </w:rPr>
      </w:pPr>
      <w:bookmarkStart w:id="463" w:name="_bookmark194"/>
      <w:bookmarkEnd w:id="463"/>
      <w:r>
        <w:rPr>
          <w:sz w:val="24"/>
        </w:rPr>
        <w:tab/>
        <w:t>Xu, J., Paruch, K., Cousaert, S., &amp; Feng, Y. (2023).</w:t>
      </w:r>
      <w:r>
        <w:rPr>
          <w:spacing w:val="40"/>
          <w:sz w:val="24"/>
        </w:rPr>
        <w:t xml:space="preserve"> </w:t>
      </w:r>
      <w:r>
        <w:rPr>
          <w:sz w:val="24"/>
        </w:rPr>
        <w:t>SoK: Decentralized exchanges (DEX) with</w:t>
      </w:r>
      <w:r>
        <w:rPr>
          <w:spacing w:val="22"/>
          <w:sz w:val="24"/>
        </w:rPr>
        <w:t xml:space="preserve"> </w:t>
      </w:r>
      <w:r>
        <w:rPr>
          <w:sz w:val="24"/>
        </w:rPr>
        <w:t>automated</w:t>
      </w:r>
      <w:r>
        <w:rPr>
          <w:spacing w:val="23"/>
          <w:sz w:val="24"/>
        </w:rPr>
        <w:t xml:space="preserve"> </w:t>
      </w:r>
      <w:r>
        <w:rPr>
          <w:sz w:val="24"/>
        </w:rPr>
        <w:t>market</w:t>
      </w:r>
      <w:r>
        <w:rPr>
          <w:spacing w:val="23"/>
          <w:sz w:val="24"/>
        </w:rPr>
        <w:t xml:space="preserve"> </w:t>
      </w:r>
      <w:r>
        <w:rPr>
          <w:sz w:val="24"/>
        </w:rPr>
        <w:t>maker</w:t>
      </w:r>
      <w:r>
        <w:rPr>
          <w:spacing w:val="22"/>
          <w:sz w:val="24"/>
        </w:rPr>
        <w:t xml:space="preserve"> </w:t>
      </w:r>
      <w:r>
        <w:rPr>
          <w:sz w:val="24"/>
        </w:rPr>
        <w:t>(AMM)</w:t>
      </w:r>
      <w:r>
        <w:rPr>
          <w:spacing w:val="23"/>
          <w:sz w:val="24"/>
        </w:rPr>
        <w:t xml:space="preserve"> </w:t>
      </w:r>
      <w:r>
        <w:rPr>
          <w:sz w:val="24"/>
        </w:rPr>
        <w:t>protocols.</w:t>
      </w:r>
      <w:r>
        <w:rPr>
          <w:spacing w:val="67"/>
          <w:w w:val="150"/>
          <w:sz w:val="24"/>
        </w:rPr>
        <w:t xml:space="preserve"> </w:t>
      </w:r>
      <w:r>
        <w:rPr>
          <w:i/>
          <w:sz w:val="24"/>
        </w:rPr>
        <w:t>ACM</w:t>
      </w:r>
      <w:r>
        <w:rPr>
          <w:i/>
          <w:spacing w:val="23"/>
          <w:sz w:val="24"/>
        </w:rPr>
        <w:t xml:space="preserve"> </w:t>
      </w:r>
      <w:r>
        <w:rPr>
          <w:i/>
          <w:sz w:val="24"/>
        </w:rPr>
        <w:t>Computing</w:t>
      </w:r>
      <w:r>
        <w:rPr>
          <w:i/>
          <w:spacing w:val="22"/>
          <w:sz w:val="24"/>
        </w:rPr>
        <w:t xml:space="preserve"> </w:t>
      </w:r>
      <w:r>
        <w:rPr>
          <w:i/>
          <w:sz w:val="24"/>
        </w:rPr>
        <w:t>Surveys</w:t>
      </w:r>
      <w:r>
        <w:rPr>
          <w:sz w:val="24"/>
        </w:rPr>
        <w:t>,</w:t>
      </w:r>
      <w:r>
        <w:rPr>
          <w:spacing w:val="30"/>
          <w:sz w:val="24"/>
        </w:rPr>
        <w:t xml:space="preserve"> </w:t>
      </w:r>
      <w:r>
        <w:rPr>
          <w:i/>
          <w:sz w:val="24"/>
        </w:rPr>
        <w:t>55</w:t>
      </w:r>
      <w:r>
        <w:rPr>
          <w:sz w:val="24"/>
        </w:rPr>
        <w:t>(11),</w:t>
      </w:r>
      <w:r>
        <w:rPr>
          <w:spacing w:val="29"/>
          <w:sz w:val="24"/>
        </w:rPr>
        <w:t xml:space="preserve"> </w:t>
      </w:r>
      <w:r>
        <w:rPr>
          <w:sz w:val="24"/>
        </w:rPr>
        <w:t>1–</w:t>
      </w:r>
      <w:r>
        <w:rPr>
          <w:spacing w:val="-5"/>
          <w:sz w:val="24"/>
        </w:rPr>
        <w:t>50.</w:t>
      </w:r>
    </w:p>
    <w:p w14:paraId="00DC2476" w14:textId="77777777" w:rsidR="00350CFB" w:rsidRDefault="00350CFB">
      <w:pPr>
        <w:pStyle w:val="a4"/>
        <w:spacing w:line="396" w:lineRule="auto"/>
        <w:jc w:val="both"/>
        <w:rPr>
          <w:sz w:val="24"/>
        </w:rPr>
        <w:sectPr w:rsidR="00350CFB">
          <w:pgSz w:w="11910" w:h="16840"/>
          <w:pgMar w:top="1840" w:right="708" w:bottom="2300" w:left="992" w:header="0" w:footer="2115" w:gutter="0"/>
          <w:cols w:space="720"/>
        </w:sectPr>
      </w:pPr>
    </w:p>
    <w:p w14:paraId="00DC2477" w14:textId="77777777" w:rsidR="00350CFB" w:rsidRDefault="0071403D">
      <w:pPr>
        <w:pStyle w:val="a3"/>
        <w:spacing w:before="72"/>
        <w:ind w:left="692"/>
      </w:pPr>
      <w:hyperlink r:id="rId82">
        <w:r>
          <w:rPr>
            <w:spacing w:val="-2"/>
          </w:rPr>
          <w:t>doi:10.1145/3570639</w:t>
        </w:r>
      </w:hyperlink>
    </w:p>
    <w:p w14:paraId="00DC2478" w14:textId="77777777" w:rsidR="00350CFB" w:rsidRDefault="00283FFF">
      <w:pPr>
        <w:pStyle w:val="a4"/>
        <w:numPr>
          <w:ilvl w:val="0"/>
          <w:numId w:val="6"/>
        </w:numPr>
        <w:tabs>
          <w:tab w:val="left" w:pos="692"/>
        </w:tabs>
        <w:spacing w:before="264" w:line="396" w:lineRule="auto"/>
        <w:ind w:right="564" w:hanging="530"/>
        <w:jc w:val="both"/>
        <w:rPr>
          <w:sz w:val="24"/>
        </w:rPr>
      </w:pPr>
      <w:bookmarkStart w:id="464" w:name="_bookmark195"/>
      <w:bookmarkEnd w:id="464"/>
      <w:r>
        <w:rPr>
          <w:sz w:val="24"/>
        </w:rPr>
        <w:t>Zetzsche, D. A., Arner, D. W., &amp; Buckley, R. P. (2020).</w:t>
      </w:r>
      <w:r>
        <w:rPr>
          <w:spacing w:val="40"/>
          <w:sz w:val="24"/>
        </w:rPr>
        <w:t xml:space="preserve"> </w:t>
      </w:r>
      <w:r>
        <w:rPr>
          <w:sz w:val="24"/>
        </w:rPr>
        <w:t>Decentralized finance.</w:t>
      </w:r>
      <w:r>
        <w:rPr>
          <w:spacing w:val="40"/>
          <w:sz w:val="24"/>
        </w:rPr>
        <w:t xml:space="preserve"> </w:t>
      </w:r>
      <w:r>
        <w:rPr>
          <w:i/>
          <w:sz w:val="24"/>
        </w:rPr>
        <w:t>Journal of Financial Regulation</w:t>
      </w:r>
      <w:r>
        <w:rPr>
          <w:sz w:val="24"/>
        </w:rPr>
        <w:t xml:space="preserve">, </w:t>
      </w:r>
      <w:r>
        <w:rPr>
          <w:i/>
          <w:sz w:val="24"/>
        </w:rPr>
        <w:t>6</w:t>
      </w:r>
      <w:r>
        <w:rPr>
          <w:sz w:val="24"/>
        </w:rPr>
        <w:t xml:space="preserve">(2), 172–203. </w:t>
      </w:r>
      <w:hyperlink r:id="rId83">
        <w:r>
          <w:rPr>
            <w:sz w:val="24"/>
          </w:rPr>
          <w:t>doi:10.1093/jfr/fjaa010</w:t>
        </w:r>
      </w:hyperlink>
    </w:p>
    <w:p w14:paraId="00DC2479" w14:textId="77777777" w:rsidR="00350CFB" w:rsidRDefault="00283FFF">
      <w:pPr>
        <w:pStyle w:val="a4"/>
        <w:numPr>
          <w:ilvl w:val="0"/>
          <w:numId w:val="6"/>
        </w:numPr>
        <w:tabs>
          <w:tab w:val="left" w:pos="686"/>
          <w:tab w:val="left" w:pos="691"/>
        </w:tabs>
        <w:spacing w:before="86" w:line="396" w:lineRule="auto"/>
        <w:ind w:left="686" w:right="522" w:hanging="524"/>
        <w:jc w:val="both"/>
        <w:rPr>
          <w:sz w:val="24"/>
        </w:rPr>
      </w:pPr>
      <w:bookmarkStart w:id="465" w:name="_bookmark196"/>
      <w:bookmarkEnd w:id="465"/>
      <w:r>
        <w:rPr>
          <w:sz w:val="24"/>
          <w:lang w:val="fr-CM"/>
        </w:rPr>
        <w:tab/>
        <w:t>Zhou,</w:t>
      </w:r>
      <w:r>
        <w:rPr>
          <w:spacing w:val="23"/>
          <w:sz w:val="24"/>
          <w:lang w:val="fr-CM"/>
        </w:rPr>
        <w:t xml:space="preserve"> </w:t>
      </w:r>
      <w:r>
        <w:rPr>
          <w:sz w:val="24"/>
          <w:lang w:val="fr-CM"/>
        </w:rPr>
        <w:t>L.,</w:t>
      </w:r>
      <w:r>
        <w:rPr>
          <w:spacing w:val="23"/>
          <w:sz w:val="24"/>
          <w:lang w:val="fr-CM"/>
        </w:rPr>
        <w:t xml:space="preserve"> </w:t>
      </w:r>
      <w:r>
        <w:rPr>
          <w:sz w:val="24"/>
          <w:lang w:val="fr-CM"/>
        </w:rPr>
        <w:t>Qin,</w:t>
      </w:r>
      <w:r>
        <w:rPr>
          <w:spacing w:val="23"/>
          <w:sz w:val="24"/>
          <w:lang w:val="fr-CM"/>
        </w:rPr>
        <w:t xml:space="preserve"> </w:t>
      </w:r>
      <w:r>
        <w:rPr>
          <w:sz w:val="24"/>
          <w:lang w:val="fr-CM"/>
        </w:rPr>
        <w:t>K.,</w:t>
      </w:r>
      <w:r>
        <w:rPr>
          <w:spacing w:val="23"/>
          <w:sz w:val="24"/>
          <w:lang w:val="fr-CM"/>
        </w:rPr>
        <w:t xml:space="preserve"> </w:t>
      </w:r>
      <w:r>
        <w:rPr>
          <w:sz w:val="24"/>
          <w:lang w:val="fr-CM"/>
        </w:rPr>
        <w:t>Torres,</w:t>
      </w:r>
      <w:r>
        <w:rPr>
          <w:spacing w:val="23"/>
          <w:sz w:val="24"/>
          <w:lang w:val="fr-CM"/>
        </w:rPr>
        <w:t xml:space="preserve"> </w:t>
      </w:r>
      <w:r>
        <w:rPr>
          <w:sz w:val="24"/>
          <w:lang w:val="fr-CM"/>
        </w:rPr>
        <w:t>C. F.,</w:t>
      </w:r>
      <w:r>
        <w:rPr>
          <w:spacing w:val="22"/>
          <w:sz w:val="24"/>
          <w:lang w:val="fr-CM"/>
        </w:rPr>
        <w:t xml:space="preserve"> </w:t>
      </w:r>
      <w:r>
        <w:rPr>
          <w:sz w:val="24"/>
          <w:lang w:val="fr-CM"/>
        </w:rPr>
        <w:t>Le,</w:t>
      </w:r>
      <w:r>
        <w:rPr>
          <w:spacing w:val="23"/>
          <w:sz w:val="24"/>
          <w:lang w:val="fr-CM"/>
        </w:rPr>
        <w:t xml:space="preserve"> </w:t>
      </w:r>
      <w:r>
        <w:rPr>
          <w:sz w:val="24"/>
          <w:lang w:val="fr-CM"/>
        </w:rPr>
        <w:t>D. V.,</w:t>
      </w:r>
      <w:r>
        <w:rPr>
          <w:spacing w:val="22"/>
          <w:sz w:val="24"/>
          <w:lang w:val="fr-CM"/>
        </w:rPr>
        <w:t xml:space="preserve"> </w:t>
      </w:r>
      <w:r>
        <w:rPr>
          <w:sz w:val="24"/>
          <w:lang w:val="fr-CM"/>
        </w:rPr>
        <w:t>&amp; Gervais,</w:t>
      </w:r>
      <w:r>
        <w:rPr>
          <w:spacing w:val="23"/>
          <w:sz w:val="24"/>
          <w:lang w:val="fr-CM"/>
        </w:rPr>
        <w:t xml:space="preserve"> </w:t>
      </w:r>
      <w:r>
        <w:rPr>
          <w:sz w:val="24"/>
          <w:lang w:val="fr-CM"/>
        </w:rPr>
        <w:t>A. (2021).</w:t>
      </w:r>
      <w:r>
        <w:rPr>
          <w:spacing w:val="80"/>
          <w:sz w:val="24"/>
          <w:lang w:val="fr-CM"/>
        </w:rPr>
        <w:t xml:space="preserve"> </w:t>
      </w:r>
      <w:r>
        <w:rPr>
          <w:sz w:val="24"/>
        </w:rPr>
        <w:t>High-frequency trading on</w:t>
      </w:r>
      <w:r>
        <w:rPr>
          <w:spacing w:val="-2"/>
          <w:sz w:val="24"/>
        </w:rPr>
        <w:t xml:space="preserve"> </w:t>
      </w:r>
      <w:r>
        <w:rPr>
          <w:sz w:val="24"/>
        </w:rPr>
        <w:t>decentralized</w:t>
      </w:r>
      <w:r>
        <w:rPr>
          <w:spacing w:val="-2"/>
          <w:sz w:val="24"/>
        </w:rPr>
        <w:t xml:space="preserve"> </w:t>
      </w:r>
      <w:r>
        <w:rPr>
          <w:sz w:val="24"/>
        </w:rPr>
        <w:t>on-chain</w:t>
      </w:r>
      <w:r>
        <w:rPr>
          <w:spacing w:val="-1"/>
          <w:sz w:val="24"/>
        </w:rPr>
        <w:t xml:space="preserve"> </w:t>
      </w:r>
      <w:r>
        <w:rPr>
          <w:sz w:val="24"/>
        </w:rPr>
        <w:t>exchanges.</w:t>
      </w:r>
      <w:r>
        <w:rPr>
          <w:spacing w:val="26"/>
          <w:sz w:val="24"/>
        </w:rPr>
        <w:t xml:space="preserve"> </w:t>
      </w:r>
      <w:r>
        <w:rPr>
          <w:sz w:val="24"/>
        </w:rPr>
        <w:t>In</w:t>
      </w:r>
      <w:r>
        <w:rPr>
          <w:spacing w:val="-1"/>
          <w:sz w:val="24"/>
        </w:rPr>
        <w:t xml:space="preserve"> </w:t>
      </w:r>
      <w:r>
        <w:rPr>
          <w:i/>
          <w:sz w:val="24"/>
        </w:rPr>
        <w:t>2021</w:t>
      </w:r>
      <w:r>
        <w:rPr>
          <w:i/>
          <w:spacing w:val="-2"/>
          <w:sz w:val="24"/>
        </w:rPr>
        <w:t xml:space="preserve"> </w:t>
      </w:r>
      <w:r>
        <w:rPr>
          <w:i/>
          <w:sz w:val="24"/>
        </w:rPr>
        <w:t>IEEE</w:t>
      </w:r>
      <w:r>
        <w:rPr>
          <w:i/>
          <w:spacing w:val="-2"/>
          <w:sz w:val="24"/>
        </w:rPr>
        <w:t xml:space="preserve"> </w:t>
      </w:r>
      <w:r>
        <w:rPr>
          <w:i/>
          <w:sz w:val="24"/>
        </w:rPr>
        <w:t>Symposium</w:t>
      </w:r>
      <w:r>
        <w:rPr>
          <w:i/>
          <w:spacing w:val="-1"/>
          <w:sz w:val="24"/>
        </w:rPr>
        <w:t xml:space="preserve"> </w:t>
      </w:r>
      <w:r>
        <w:rPr>
          <w:i/>
          <w:sz w:val="24"/>
        </w:rPr>
        <w:t>on</w:t>
      </w:r>
      <w:r>
        <w:rPr>
          <w:i/>
          <w:spacing w:val="-2"/>
          <w:sz w:val="24"/>
        </w:rPr>
        <w:t xml:space="preserve"> </w:t>
      </w:r>
      <w:r>
        <w:rPr>
          <w:i/>
          <w:sz w:val="24"/>
        </w:rPr>
        <w:t>Security</w:t>
      </w:r>
      <w:r>
        <w:rPr>
          <w:i/>
          <w:spacing w:val="-2"/>
          <w:sz w:val="24"/>
        </w:rPr>
        <w:t xml:space="preserve"> </w:t>
      </w:r>
      <w:r>
        <w:rPr>
          <w:i/>
          <w:sz w:val="24"/>
        </w:rPr>
        <w:t>and</w:t>
      </w:r>
      <w:r>
        <w:rPr>
          <w:i/>
          <w:spacing w:val="-1"/>
          <w:sz w:val="24"/>
        </w:rPr>
        <w:t xml:space="preserve"> </w:t>
      </w:r>
      <w:r>
        <w:rPr>
          <w:i/>
          <w:sz w:val="24"/>
        </w:rPr>
        <w:t>Privacy</w:t>
      </w:r>
      <w:r>
        <w:rPr>
          <w:i/>
          <w:spacing w:val="-2"/>
          <w:sz w:val="24"/>
        </w:rPr>
        <w:t xml:space="preserve"> </w:t>
      </w:r>
      <w:r>
        <w:rPr>
          <w:sz w:val="24"/>
        </w:rPr>
        <w:t xml:space="preserve">(pp. 428–445). IEEE. </w:t>
      </w:r>
      <w:hyperlink r:id="rId84">
        <w:r>
          <w:rPr>
            <w:sz w:val="24"/>
          </w:rPr>
          <w:t>doi:10.1109/SP40001.2021.00027</w:t>
        </w:r>
      </w:hyperlink>
    </w:p>
    <w:p w14:paraId="00DC247A" w14:textId="77777777" w:rsidR="00350CFB" w:rsidRDefault="00350CFB">
      <w:pPr>
        <w:pStyle w:val="a4"/>
        <w:spacing w:line="396" w:lineRule="auto"/>
        <w:jc w:val="both"/>
        <w:rPr>
          <w:sz w:val="24"/>
        </w:rPr>
        <w:sectPr w:rsidR="00350CFB">
          <w:pgSz w:w="11910" w:h="16840"/>
          <w:pgMar w:top="1840" w:right="708" w:bottom="2300" w:left="992" w:header="0" w:footer="2115" w:gutter="0"/>
          <w:cols w:space="720"/>
        </w:sectPr>
      </w:pPr>
    </w:p>
    <w:p w14:paraId="00DC247B" w14:textId="77777777" w:rsidR="00350CFB" w:rsidRDefault="00350CFB">
      <w:pPr>
        <w:pStyle w:val="a3"/>
        <w:rPr>
          <w:sz w:val="34"/>
        </w:rPr>
      </w:pPr>
    </w:p>
    <w:p w14:paraId="00DC247C" w14:textId="77777777" w:rsidR="00350CFB" w:rsidRDefault="00350CFB">
      <w:pPr>
        <w:pStyle w:val="a3"/>
        <w:spacing w:before="197"/>
        <w:rPr>
          <w:sz w:val="34"/>
        </w:rPr>
      </w:pPr>
    </w:p>
    <w:p w14:paraId="00DC247D" w14:textId="77777777" w:rsidR="00350CFB" w:rsidRDefault="00283FFF">
      <w:pPr>
        <w:pStyle w:val="1"/>
        <w:numPr>
          <w:ilvl w:val="0"/>
          <w:numId w:val="26"/>
        </w:numPr>
        <w:tabs>
          <w:tab w:val="left" w:pos="625"/>
        </w:tabs>
        <w:ind w:left="625" w:hanging="343"/>
        <w:jc w:val="both"/>
      </w:pPr>
      <w:bookmarkStart w:id="466" w:name="Appendix"/>
      <w:bookmarkStart w:id="467" w:name="_bookmark197"/>
      <w:bookmarkEnd w:id="466"/>
      <w:bookmarkEnd w:id="467"/>
      <w:r>
        <w:rPr>
          <w:spacing w:val="-2"/>
        </w:rPr>
        <w:t>Appendix</w:t>
      </w:r>
    </w:p>
    <w:p w14:paraId="00DC247E" w14:textId="77777777" w:rsidR="00350CFB" w:rsidRDefault="00350CFB">
      <w:pPr>
        <w:pStyle w:val="a3"/>
        <w:spacing w:before="158"/>
        <w:rPr>
          <w:b/>
          <w:sz w:val="34"/>
        </w:rPr>
      </w:pPr>
    </w:p>
    <w:p w14:paraId="00DC247F" w14:textId="77777777" w:rsidR="00350CFB" w:rsidRDefault="00283FFF">
      <w:pPr>
        <w:pStyle w:val="2"/>
        <w:numPr>
          <w:ilvl w:val="1"/>
          <w:numId w:val="26"/>
        </w:numPr>
        <w:tabs>
          <w:tab w:val="left" w:pos="783"/>
        </w:tabs>
        <w:spacing w:before="1"/>
        <w:ind w:left="783" w:hanging="501"/>
      </w:pPr>
      <w:bookmarkStart w:id="468" w:name="Evaluation_Pipeline_and_Reproducibility"/>
      <w:bookmarkStart w:id="469" w:name="_bookmark198"/>
      <w:bookmarkEnd w:id="468"/>
      <w:bookmarkEnd w:id="469"/>
      <w:r>
        <w:t>Evaluation</w:t>
      </w:r>
      <w:r>
        <w:rPr>
          <w:spacing w:val="15"/>
        </w:rPr>
        <w:t xml:space="preserve"> </w:t>
      </w:r>
      <w:r>
        <w:t>Pipeline</w:t>
      </w:r>
      <w:r>
        <w:rPr>
          <w:spacing w:val="15"/>
        </w:rPr>
        <w:t xml:space="preserve"> </w:t>
      </w:r>
      <w:r>
        <w:t>and</w:t>
      </w:r>
      <w:r>
        <w:rPr>
          <w:spacing w:val="16"/>
        </w:rPr>
        <w:t xml:space="preserve"> </w:t>
      </w:r>
      <w:r>
        <w:rPr>
          <w:spacing w:val="-2"/>
        </w:rPr>
        <w:t>Reproducibility</w:t>
      </w:r>
    </w:p>
    <w:p w14:paraId="00DC2480" w14:textId="77777777" w:rsidR="00350CFB" w:rsidRDefault="00350CFB">
      <w:pPr>
        <w:pStyle w:val="a3"/>
        <w:spacing w:before="23"/>
        <w:rPr>
          <w:b/>
          <w:sz w:val="28"/>
        </w:rPr>
      </w:pPr>
    </w:p>
    <w:p w14:paraId="00DC2481" w14:textId="77777777" w:rsidR="00350CFB" w:rsidRDefault="00283FFF">
      <w:pPr>
        <w:pStyle w:val="a3"/>
        <w:spacing w:before="1" w:line="396" w:lineRule="auto"/>
        <w:ind w:left="282" w:right="563" w:hanging="8"/>
        <w:jc w:val="both"/>
      </w:pPr>
      <w:r>
        <w:t xml:space="preserve">This appendix documents the evaluation pipeline that produced the numerics in Chapter </w:t>
      </w:r>
      <w:hyperlink w:anchor="_bookmark84" w:history="1">
        <w:r>
          <w:t>4</w:t>
        </w:r>
      </w:hyperlink>
      <w:r>
        <w:t>:</w:t>
      </w:r>
      <w:r>
        <w:rPr>
          <w:spacing w:val="40"/>
        </w:rPr>
        <w:t xml:space="preserve"> </w:t>
      </w:r>
      <w:r>
        <w:t>data sources,</w:t>
      </w:r>
      <w:r>
        <w:rPr>
          <w:spacing w:val="-12"/>
        </w:rPr>
        <w:t xml:space="preserve"> </w:t>
      </w:r>
      <w:r>
        <w:t>processing</w:t>
      </w:r>
      <w:r>
        <w:rPr>
          <w:spacing w:val="-12"/>
        </w:rPr>
        <w:t xml:space="preserve"> </w:t>
      </w:r>
      <w:r>
        <w:t>stages,</w:t>
      </w:r>
      <w:r>
        <w:rPr>
          <w:spacing w:val="-12"/>
        </w:rPr>
        <w:t xml:space="preserve"> </w:t>
      </w:r>
      <w:r>
        <w:t>default</w:t>
      </w:r>
      <w:r>
        <w:rPr>
          <w:spacing w:val="-12"/>
        </w:rPr>
        <w:t xml:space="preserve"> </w:t>
      </w:r>
      <w:r>
        <w:t>parameters,</w:t>
      </w:r>
      <w:r>
        <w:rPr>
          <w:spacing w:val="-12"/>
        </w:rPr>
        <w:t xml:space="preserve"> </w:t>
      </w:r>
      <w:r>
        <w:t>proxy</w:t>
      </w:r>
      <w:r>
        <w:rPr>
          <w:spacing w:val="-12"/>
        </w:rPr>
        <w:t xml:space="preserve"> </w:t>
      </w:r>
      <w:r>
        <w:t>formulas,</w:t>
      </w:r>
      <w:r>
        <w:rPr>
          <w:spacing w:val="-12"/>
        </w:rPr>
        <w:t xml:space="preserve"> </w:t>
      </w:r>
      <w:r>
        <w:t>and</w:t>
      </w:r>
      <w:r>
        <w:rPr>
          <w:spacing w:val="-12"/>
        </w:rPr>
        <w:t xml:space="preserve"> </w:t>
      </w:r>
      <w:r>
        <w:t>a</w:t>
      </w:r>
      <w:r>
        <w:rPr>
          <w:spacing w:val="-12"/>
        </w:rPr>
        <w:t xml:space="preserve"> </w:t>
      </w:r>
      <w:r>
        <w:t>glossary.</w:t>
      </w:r>
      <w:r>
        <w:rPr>
          <w:spacing w:val="8"/>
        </w:rPr>
        <w:t xml:space="preserve"> </w:t>
      </w:r>
      <w:r>
        <w:t>All</w:t>
      </w:r>
      <w:r>
        <w:rPr>
          <w:spacing w:val="-12"/>
        </w:rPr>
        <w:t xml:space="preserve"> </w:t>
      </w:r>
      <w:r>
        <w:t>quantities</w:t>
      </w:r>
      <w:r>
        <w:rPr>
          <w:spacing w:val="-12"/>
        </w:rPr>
        <w:t xml:space="preserve"> </w:t>
      </w:r>
      <w:r>
        <w:t xml:space="preserve">cited here also appear in the main-text tables and figures; no external files are required to interpret the </w:t>
      </w:r>
      <w:bookmarkStart w:id="470" w:name="Pipeline_stages"/>
      <w:bookmarkStart w:id="471" w:name="_bookmark199"/>
      <w:bookmarkEnd w:id="470"/>
      <w:bookmarkEnd w:id="471"/>
      <w:r>
        <w:rPr>
          <w:spacing w:val="-2"/>
        </w:rPr>
        <w:t>claims.</w:t>
      </w:r>
    </w:p>
    <w:p w14:paraId="00DC2482" w14:textId="77777777" w:rsidR="00350CFB" w:rsidRDefault="00350CFB">
      <w:pPr>
        <w:pStyle w:val="a3"/>
        <w:spacing w:before="9"/>
      </w:pPr>
    </w:p>
    <w:p w14:paraId="00DC2483" w14:textId="77777777" w:rsidR="00350CFB" w:rsidRDefault="00283FFF">
      <w:pPr>
        <w:pStyle w:val="3"/>
        <w:numPr>
          <w:ilvl w:val="2"/>
          <w:numId w:val="26"/>
        </w:numPr>
        <w:tabs>
          <w:tab w:val="left" w:pos="879"/>
        </w:tabs>
        <w:ind w:left="879" w:hanging="597"/>
      </w:pPr>
      <w:r>
        <w:t>Pipeline</w:t>
      </w:r>
      <w:r>
        <w:rPr>
          <w:spacing w:val="-10"/>
        </w:rPr>
        <w:t xml:space="preserve"> </w:t>
      </w:r>
      <w:r>
        <w:rPr>
          <w:spacing w:val="-2"/>
        </w:rPr>
        <w:t>stages</w:t>
      </w:r>
    </w:p>
    <w:p w14:paraId="00DC2484" w14:textId="77777777" w:rsidR="00350CFB" w:rsidRDefault="00350CFB">
      <w:pPr>
        <w:pStyle w:val="a3"/>
        <w:spacing w:before="47"/>
        <w:rPr>
          <w:b/>
        </w:rPr>
      </w:pPr>
    </w:p>
    <w:p w14:paraId="00DC2485" w14:textId="77777777" w:rsidR="00350CFB" w:rsidRDefault="00283FFF">
      <w:pPr>
        <w:pStyle w:val="a3"/>
        <w:spacing w:line="396" w:lineRule="auto"/>
        <w:ind w:left="282" w:right="558" w:hanging="8"/>
        <w:jc w:val="both"/>
      </w:pPr>
      <w:r>
        <w:t>The</w:t>
      </w:r>
      <w:r>
        <w:rPr>
          <w:spacing w:val="-15"/>
        </w:rPr>
        <w:t xml:space="preserve"> </w:t>
      </w:r>
      <w:r>
        <w:t>evaluation</w:t>
      </w:r>
      <w:r>
        <w:rPr>
          <w:spacing w:val="-15"/>
        </w:rPr>
        <w:t xml:space="preserve"> </w:t>
      </w:r>
      <w:r>
        <w:t>proceeds</w:t>
      </w:r>
      <w:r>
        <w:rPr>
          <w:spacing w:val="-15"/>
        </w:rPr>
        <w:t xml:space="preserve"> </w:t>
      </w:r>
      <w:r>
        <w:t>in</w:t>
      </w:r>
      <w:r>
        <w:rPr>
          <w:spacing w:val="-15"/>
        </w:rPr>
        <w:t xml:space="preserve"> </w:t>
      </w:r>
      <w:r>
        <w:t>three</w:t>
      </w:r>
      <w:r>
        <w:rPr>
          <w:spacing w:val="-15"/>
        </w:rPr>
        <w:t xml:space="preserve"> </w:t>
      </w:r>
      <w:r>
        <w:t>stages</w:t>
      </w:r>
      <w:r>
        <w:rPr>
          <w:spacing w:val="-15"/>
        </w:rPr>
        <w:t xml:space="preserve"> </w:t>
      </w:r>
      <w:r>
        <w:t>on</w:t>
      </w:r>
      <w:r>
        <w:rPr>
          <w:spacing w:val="-15"/>
        </w:rPr>
        <w:t xml:space="preserve"> </w:t>
      </w:r>
      <w:r>
        <w:t>Arbitrum</w:t>
      </w:r>
      <w:r>
        <w:rPr>
          <w:spacing w:val="-15"/>
        </w:rPr>
        <w:t xml:space="preserve"> </w:t>
      </w:r>
      <w:r>
        <w:t>One</w:t>
      </w:r>
      <w:r>
        <w:rPr>
          <w:spacing w:val="-15"/>
        </w:rPr>
        <w:t xml:space="preserve"> </w:t>
      </w:r>
      <w:r>
        <w:t>over</w:t>
      </w:r>
      <w:r>
        <w:rPr>
          <w:spacing w:val="-15"/>
        </w:rPr>
        <w:t xml:space="preserve"> </w:t>
      </w:r>
      <w:r>
        <w:t>the</w:t>
      </w:r>
      <w:r>
        <w:rPr>
          <w:spacing w:val="-15"/>
        </w:rPr>
        <w:t xml:space="preserve"> </w:t>
      </w:r>
      <w:r>
        <w:t>observation</w:t>
      </w:r>
      <w:r>
        <w:rPr>
          <w:spacing w:val="-15"/>
        </w:rPr>
        <w:t xml:space="preserve"> </w:t>
      </w:r>
      <w:r>
        <w:t>window</w:t>
      </w:r>
      <w:r>
        <w:rPr>
          <w:spacing w:val="-15"/>
        </w:rPr>
        <w:t xml:space="preserve"> </w:t>
      </w:r>
      <w:r>
        <w:t>2025-12-01 to 2026-05-31 (UTC, inclusive).</w:t>
      </w:r>
    </w:p>
    <w:p w14:paraId="00DC2486" w14:textId="77777777" w:rsidR="00350CFB" w:rsidRDefault="00283FFF">
      <w:pPr>
        <w:pStyle w:val="a4"/>
        <w:numPr>
          <w:ilvl w:val="0"/>
          <w:numId w:val="5"/>
        </w:numPr>
        <w:tabs>
          <w:tab w:val="left" w:pos="847"/>
          <w:tab w:val="left" w:pos="856"/>
        </w:tabs>
        <w:spacing w:before="121" w:line="388" w:lineRule="auto"/>
        <w:ind w:right="524" w:hanging="311"/>
        <w:jc w:val="both"/>
        <w:rPr>
          <w:sz w:val="24"/>
        </w:rPr>
      </w:pPr>
      <w:r>
        <w:rPr>
          <w:spacing w:val="-6"/>
          <w:sz w:val="24"/>
          <w:color w:val="FF0000"/>
        </w:rPr>
        <w:t>Holdout labels: After scores freeze at 28 February 2026, new owner–spender pairs in March–May 2026 are the external check on t1 inbound spenders (n = 1,335).</w:t>
      </w:r>
    </w:p>
    <w:p w14:paraId="00DC2487" w14:textId="77777777" w:rsidR="00350CFB" w:rsidRDefault="00283FFF">
      <w:pPr>
        <w:pStyle w:val="a4"/>
        <w:numPr>
          <w:ilvl w:val="0"/>
          <w:numId w:val="5"/>
        </w:numPr>
        <w:tabs>
          <w:tab w:val="left" w:pos="847"/>
          <w:tab w:val="left" w:pos="854"/>
        </w:tabs>
        <w:spacing w:before="54" w:line="391" w:lineRule="auto"/>
        <w:ind w:left="847" w:right="523"/>
        <w:jc w:val="both"/>
        <w:rPr>
          <w:sz w:val="24"/>
        </w:rPr>
      </w:pPr>
      <w:r>
        <w:rPr>
          <w:spacing w:val="-4"/>
          <w:sz w:val="24"/>
          <w:color w:val="FF0000"/>
        </w:rPr>
        <w:t>Reputation graphs and scores: Extract ERC-20 Approval and Transfer logs for cohort wallets in monthly batches (per-query dry-run and a 150 GiB abort cap). Build the latest-allowance endorsement graph and the time-decayed transfer graph, then compute EndorseRank and AWP scores by power iteration (damping d = 0.85, tolerance 10−8, at most 300 iterations).</w:t>
      </w:r>
    </w:p>
    <w:p w14:paraId="00DC2488" w14:textId="77777777" w:rsidR="00350CFB" w:rsidRDefault="00283FFF">
      <w:pPr>
        <w:pStyle w:val="a4"/>
        <w:numPr>
          <w:ilvl w:val="0"/>
          <w:numId w:val="5"/>
        </w:numPr>
        <w:tabs>
          <w:tab w:val="left" w:pos="856"/>
        </w:tabs>
        <w:spacing w:before="42" w:line="396" w:lineRule="auto"/>
        <w:ind w:right="524" w:hanging="311"/>
        <w:jc w:val="both"/>
        <w:rPr>
          <w:sz w:val="24"/>
        </w:rPr>
      </w:pPr>
      <w:r>
        <w:rPr>
          <w:b/>
          <w:sz w:val="24"/>
        </w:rPr>
        <w:t>Proxies, alignment, and benchmarks:</w:t>
      </w:r>
      <w:r>
        <w:rPr>
          <w:b/>
          <w:spacing w:val="38"/>
          <w:sz w:val="24"/>
        </w:rPr>
        <w:t xml:space="preserve"> </w:t>
      </w:r>
      <w:r>
        <w:rPr>
          <w:sz w:val="24"/>
        </w:rPr>
        <w:t xml:space="preserve">Compute the five proxy families defined in Chap-ter </w:t>
      </w:r>
      <w:hyperlink w:anchor="_bookmark48" w:history="1">
        <w:r>
          <w:rPr>
            <w:sz w:val="24"/>
          </w:rPr>
          <w:t>3</w:t>
        </w:r>
      </w:hyperlink>
      <w:r>
        <w:rPr>
          <w:sz w:val="24"/>
        </w:rPr>
        <w:t xml:space="preserve">, report Spearman </w:t>
      </w:r>
      <w:r>
        <w:rPr>
          <w:i/>
          <w:sz w:val="24"/>
        </w:rPr>
        <w:t xml:space="preserve">ρ </w:t>
      </w:r>
      <w:r>
        <w:rPr>
          <w:sz w:val="24"/>
        </w:rPr>
        <w:t xml:space="preserve">and Kendall </w:t>
      </w:r>
      <w:r>
        <w:rPr>
          <w:i/>
          <w:sz w:val="24"/>
        </w:rPr>
        <w:t>τ</w:t>
      </w:r>
      <w:r>
        <w:rPr>
          <w:i/>
          <w:spacing w:val="31"/>
          <w:sz w:val="24"/>
        </w:rPr>
        <w:t xml:space="preserve"> </w:t>
      </w:r>
      <w:r>
        <w:rPr>
          <w:sz w:val="24"/>
        </w:rPr>
        <w:t>against each score vector, time PageRank solves on pre-built edges (three-run averages), and run robustness sweeps over damping, top tokens, and sample size.</w:t>
      </w:r>
    </w:p>
    <w:p w14:paraId="00DC2489" w14:textId="77777777" w:rsidR="00350CFB" w:rsidRDefault="00350CFB">
      <w:pPr>
        <w:pStyle w:val="a4"/>
        <w:spacing w:line="396" w:lineRule="auto"/>
        <w:jc w:val="both"/>
        <w:rPr>
          <w:sz w:val="24"/>
        </w:rPr>
        <w:sectPr w:rsidR="00350CFB">
          <w:pgSz w:w="11910" w:h="16840"/>
          <w:pgMar w:top="1920" w:right="708" w:bottom="2300" w:left="992" w:header="0" w:footer="2115" w:gutter="0"/>
          <w:cols w:space="720"/>
        </w:sectPr>
      </w:pPr>
    </w:p>
    <w:p w14:paraId="00DC248A" w14:textId="77777777" w:rsidR="00350CFB" w:rsidRDefault="00283FFF">
      <w:pPr>
        <w:pStyle w:val="a3"/>
        <w:spacing w:before="72" w:line="396" w:lineRule="auto"/>
        <w:ind w:left="282" w:right="563"/>
        <w:jc w:val="both"/>
      </w:pPr>
      <w:bookmarkStart w:id="472" w:name="Credit-delegation_extract_(deferred)"/>
      <w:bookmarkStart w:id="473" w:name="_bookmark203"/>
      <w:bookmarkEnd w:id="472"/>
      <w:bookmarkEnd w:id="473"/>
      <w:r>
        <w:t>Offline synthetic checks use the same scoring and alignment logic on fixture graphs (no cloud access) to validate implementation before real extraction.</w:t>
      </w:r>
      <w:r>
        <w:rPr>
          <w:spacing w:val="35"/>
        </w:rPr>
        <w:t xml:space="preserve"> </w:t>
      </w:r>
      <w:r>
        <w:t xml:space="preserve">Real extraction requires Google Cloud </w:t>
      </w:r>
      <w:bookmarkStart w:id="474" w:name="BigQuery_extraction_design"/>
      <w:bookmarkStart w:id="475" w:name="_bookmark200"/>
      <w:bookmarkEnd w:id="474"/>
      <w:bookmarkEnd w:id="475"/>
      <w:r>
        <w:t>credentials and a billing project; scans target only the public Arbitrum One log dataset.</w:t>
      </w:r>
    </w:p>
    <w:p w14:paraId="00DC248B" w14:textId="77777777" w:rsidR="00350CFB" w:rsidRDefault="00350CFB">
      <w:pPr>
        <w:pStyle w:val="a3"/>
        <w:spacing w:before="8"/>
      </w:pPr>
    </w:p>
    <w:p w14:paraId="00DC248C" w14:textId="77777777" w:rsidR="00350CFB" w:rsidRDefault="00283FFF">
      <w:pPr>
        <w:pStyle w:val="3"/>
        <w:numPr>
          <w:ilvl w:val="2"/>
          <w:numId w:val="26"/>
        </w:numPr>
        <w:tabs>
          <w:tab w:val="left" w:pos="879"/>
        </w:tabs>
        <w:spacing w:before="1"/>
        <w:ind w:left="879" w:hanging="597"/>
      </w:pPr>
      <w:r>
        <w:rPr>
          <w:spacing w:val="-2"/>
        </w:rPr>
        <w:t>BigQuery</w:t>
      </w:r>
      <w:r>
        <w:rPr>
          <w:spacing w:val="2"/>
        </w:rPr>
        <w:t xml:space="preserve"> </w:t>
      </w:r>
      <w:r>
        <w:rPr>
          <w:spacing w:val="-2"/>
        </w:rPr>
        <w:t>extraction</w:t>
      </w:r>
      <w:r>
        <w:rPr>
          <w:spacing w:val="2"/>
        </w:rPr>
        <w:t xml:space="preserve"> </w:t>
      </w:r>
      <w:r>
        <w:rPr>
          <w:spacing w:val="-2"/>
        </w:rPr>
        <w:t>design</w:t>
      </w:r>
    </w:p>
    <w:p w14:paraId="00DC248D" w14:textId="77777777" w:rsidR="00350CFB" w:rsidRDefault="00350CFB">
      <w:pPr>
        <w:pStyle w:val="a3"/>
        <w:spacing w:before="46"/>
        <w:rPr>
          <w:b/>
        </w:rPr>
      </w:pPr>
    </w:p>
    <w:p w14:paraId="00DC248E" w14:textId="77777777" w:rsidR="00350CFB" w:rsidRDefault="00283FFF">
      <w:pPr>
        <w:pStyle w:val="a3"/>
        <w:spacing w:line="381" w:lineRule="auto"/>
        <w:ind w:left="282" w:right="524"/>
        <w:jc w:val="both"/>
      </w:pPr>
      <w:r>
        <w:rPr>
          <w:spacing w:val="-2"/>
          <w:color w:val="FF0000"/>
        </w:rPr>
        <w:t>ERC-20 Approval and Transfer events are identified by their standard topic-0 hashes and restricted to logs whose owner/spender or from/to address lies in the evaluation wallet list, so scan cost scales with the cohort rather than the full chain. Monthly batching keeps each query under the operational byte cap. Representative SQL patterns appear in Appendix 8.2.</w:t>
      </w:r>
    </w:p>
    <w:p w14:paraId="00DC248F" w14:textId="75DC9A82" w:rsidR="00350CFB" w:rsidRDefault="00283FFF">
      <w:pPr>
        <w:pStyle w:val="a3"/>
        <w:spacing w:before="39" w:line="396" w:lineRule="auto"/>
        <w:ind w:left="282" w:right="564"/>
        <w:jc w:val="both"/>
      </w:pPr>
      <w:r>
        <w:rPr>
          <w:spacing w:val="-2"/>
        </w:rPr>
        <w:t>Extraction</w:t>
      </w:r>
      <w:r>
        <w:rPr>
          <w:spacing w:val="-5"/>
        </w:rPr>
        <w:t xml:space="preserve"> </w:t>
      </w:r>
      <w:r>
        <w:rPr>
          <w:spacing w:val="-2"/>
        </w:rPr>
        <w:t>records</w:t>
      </w:r>
      <w:r>
        <w:rPr>
          <w:spacing w:val="-5"/>
        </w:rPr>
        <w:t xml:space="preserve"> </w:t>
      </w:r>
      <w:r>
        <w:rPr>
          <w:spacing w:val="-2"/>
        </w:rPr>
        <w:t>(bytes</w:t>
      </w:r>
      <w:r>
        <w:rPr>
          <w:spacing w:val="-5"/>
        </w:rPr>
        <w:t xml:space="preserve"> </w:t>
      </w:r>
      <w:r>
        <w:rPr>
          <w:spacing w:val="-2"/>
        </w:rPr>
        <w:t>processed, row</w:t>
      </w:r>
      <w:r>
        <w:rPr>
          <w:spacing w:val="-5"/>
        </w:rPr>
        <w:t xml:space="preserve"> </w:t>
      </w:r>
      <w:r>
        <w:rPr>
          <w:spacing w:val="-2"/>
        </w:rPr>
        <w:t>counts, timestamps)</w:t>
      </w:r>
      <w:r>
        <w:rPr>
          <w:spacing w:val="-5"/>
        </w:rPr>
        <w:t xml:space="preserve"> </w:t>
      </w:r>
      <w:r>
        <w:rPr>
          <w:spacing w:val="-2"/>
        </w:rPr>
        <w:t>are</w:t>
      </w:r>
      <w:r>
        <w:rPr>
          <w:spacing w:val="-5"/>
        </w:rPr>
        <w:t xml:space="preserve"> </w:t>
      </w:r>
      <w:r>
        <w:rPr>
          <w:spacing w:val="-2"/>
        </w:rPr>
        <w:t>retained</w:t>
      </w:r>
      <w:r>
        <w:rPr>
          <w:spacing w:val="-5"/>
        </w:rPr>
        <w:t xml:space="preserve"> </w:t>
      </w:r>
      <w:r>
        <w:rPr>
          <w:spacing w:val="-2"/>
        </w:rPr>
        <w:t>in</w:t>
      </w:r>
      <w:r>
        <w:rPr>
          <w:spacing w:val="-5"/>
        </w:rPr>
        <w:t xml:space="preserve"> </w:t>
      </w:r>
      <w:r>
        <w:rPr>
          <w:spacing w:val="-2"/>
        </w:rPr>
        <w:t>the</w:t>
      </w:r>
      <w:r>
        <w:rPr>
          <w:spacing w:val="-4"/>
        </w:rPr>
        <w:t xml:space="preserve"> </w:t>
      </w:r>
      <w:r>
        <w:rPr>
          <w:spacing w:val="-2"/>
        </w:rPr>
        <w:t>study’s</w:t>
      </w:r>
      <w:r>
        <w:rPr>
          <w:spacing w:val="-5"/>
        </w:rPr>
        <w:t xml:space="preserve"> </w:t>
      </w:r>
      <w:r>
        <w:rPr>
          <w:spacing w:val="-2"/>
        </w:rPr>
        <w:t xml:space="preserve">acquisition </w:t>
      </w:r>
      <w:r>
        <w:t xml:space="preserve">log for auditability; the </w:t>
      </w:r>
      <w:del w:id="476" w:author="Moulla, Donatien Koulla" w:date="2026-08-27T17:13:00Z">
        <w:r>
          <w:delText>dissertation</w:delText>
        </w:r>
      </w:del>
      <w:ins w:id="477" w:author="Moulla, Donatien Koulla" w:date="2026-08-27T17:13:00Z">
        <w:r>
          <w:t>thesis</w:t>
        </w:r>
      </w:ins>
      <w:r>
        <w:t xml:space="preserve"> reports the resulting cohort sizes and edge counts rather than </w:t>
      </w:r>
      <w:bookmarkStart w:id="478" w:name="Scaling_tables"/>
      <w:bookmarkStart w:id="479" w:name="_bookmark201"/>
      <w:bookmarkEnd w:id="478"/>
      <w:bookmarkEnd w:id="479"/>
      <w:r>
        <w:t>those operational logs.</w:t>
      </w:r>
    </w:p>
    <w:p w14:paraId="00DC2490" w14:textId="77777777" w:rsidR="00350CFB" w:rsidRDefault="00350CFB">
      <w:pPr>
        <w:pStyle w:val="a3"/>
        <w:spacing w:before="9"/>
      </w:pPr>
    </w:p>
    <w:p w14:paraId="00DC2491" w14:textId="77777777" w:rsidR="00350CFB" w:rsidRDefault="00283FFF">
      <w:pPr>
        <w:pStyle w:val="3"/>
        <w:numPr>
          <w:ilvl w:val="2"/>
          <w:numId w:val="26"/>
        </w:numPr>
        <w:tabs>
          <w:tab w:val="left" w:pos="879"/>
        </w:tabs>
        <w:ind w:left="879" w:hanging="597"/>
      </w:pPr>
      <w:r>
        <w:t>Scaling</w:t>
      </w:r>
      <w:r>
        <w:rPr>
          <w:spacing w:val="-9"/>
        </w:rPr>
        <w:t xml:space="preserve"> </w:t>
      </w:r>
      <w:r>
        <w:rPr>
          <w:spacing w:val="-2"/>
        </w:rPr>
        <w:t>tables</w:t>
      </w:r>
    </w:p>
    <w:p w14:paraId="00DC2492" w14:textId="77777777" w:rsidR="00350CFB" w:rsidRDefault="00283FFF">
      <w:pPr>
        <w:pStyle w:val="a3"/>
        <w:spacing w:before="242" w:line="307" w:lineRule="auto"/>
        <w:ind w:left="282" w:right="564" w:hanging="8"/>
        <w:jc w:val="both"/>
      </w:pPr>
      <w:r>
        <w:t xml:space="preserve">Table </w:t>
      </w:r>
      <w:hyperlink w:anchor="_bookmark202" w:history="1">
        <w:r>
          <w:t>8.1</w:t>
        </w:r>
      </w:hyperlink>
      <w:r>
        <w:t xml:space="preserve"> reports in-cohort runtime scaling for </w:t>
      </w:r>
      <w:r>
        <w:rPr>
          <w:i/>
        </w:rPr>
        <w:t xml:space="preserve">n </w:t>
      </w:r>
      <w:r>
        <w:rPr>
          <w:rFonts w:ascii="Arial Unicode MS" w:hAnsi="Arial Unicode MS"/>
        </w:rPr>
        <w:t xml:space="preserve">≤ </w:t>
      </w:r>
      <w:r>
        <w:t>5</w:t>
      </w:r>
      <w:r>
        <w:rPr>
          <w:i/>
        </w:rPr>
        <w:t>,</w:t>
      </w:r>
      <w:r>
        <w:t>521.</w:t>
      </w:r>
      <w:r>
        <w:rPr>
          <w:spacing w:val="27"/>
        </w:rPr>
        <w:t xml:space="preserve"> </w:t>
      </w:r>
      <w:r>
        <w:t xml:space="preserve">Robustness tables in Chapter </w:t>
      </w:r>
      <w:hyperlink w:anchor="_bookmark84" w:history="1">
        <w:r>
          <w:t>4</w:t>
        </w:r>
      </w:hyperlink>
      <w:r>
        <w:t xml:space="preserve"> use the same solver settings and cohort definitions as the primary evaluation.</w:t>
      </w:r>
    </w:p>
    <w:p w14:paraId="00DC2493" w14:textId="77777777" w:rsidR="00350CFB" w:rsidRDefault="00283FFF">
      <w:pPr>
        <w:pStyle w:val="a3"/>
        <w:spacing w:before="144" w:line="206" w:lineRule="auto"/>
        <w:ind w:left="282" w:right="564" w:hanging="8"/>
        <w:jc w:val="both"/>
      </w:pPr>
      <w:bookmarkStart w:id="480" w:name="_bookmark202"/>
      <w:r>
        <w:rPr>
          <w:color w:val="FF0000"/>
        </w:rPr>
        <w:t>Table 8.1: In-cohort runtime scaling (SHA256 seed benchmark-scale-v1; n ≤ 5,521 matched cohort).</w:t>
      </w:r>
      <w:bookmarkEnd w:id="480"/>
    </w:p>
    <w:p w14:paraId="00DC2494" w14:textId="77777777" w:rsidR="00350CFB" w:rsidRDefault="00350CFB">
      <w:pPr>
        <w:pStyle w:val="a3"/>
        <w:spacing w:before="19"/>
        <w:rPr>
          <w:sz w:val="20"/>
        </w:rPr>
      </w:pPr>
    </w:p>
    <w:tbl>
      <w:tblPr>
        <w:tblW w:w="0" w:type="auto"/>
        <w:tblInd w:w="2575" w:type="dxa"/>
        <w:tblLayout w:type="fixed"/>
        <w:tblCellMar>
          <w:left w:w="0" w:type="dxa"/>
          <w:right w:w="0" w:type="dxa"/>
        </w:tblCellMar>
        <w:tblLook w:val="01E0" w:firstRow="1" w:lastRow="1" w:firstColumn="1" w:lastColumn="1" w:noHBand="0" w:noVBand="0"/>
      </w:tblPr>
      <w:tblGrid>
        <w:gridCol w:w="576"/>
        <w:gridCol w:w="703"/>
        <w:gridCol w:w="892"/>
        <w:gridCol w:w="891"/>
        <w:gridCol w:w="768"/>
        <w:gridCol w:w="956"/>
      </w:tblGrid>
      <w:tr w:rsidR="00350CFB" w14:paraId="00DC249B" w14:textId="77777777">
        <w:trPr>
          <w:trHeight w:val="381"/>
        </w:trPr>
        <w:tc>
          <w:tcPr>
            <w:tcW w:w="576" w:type="dxa"/>
            <w:tcBorders>
              <w:top w:val="single" w:sz="8" w:space="0" w:color="000000"/>
              <w:bottom w:val="single" w:sz="6" w:space="0" w:color="000000"/>
            </w:tcBorders>
          </w:tcPr>
          <w:p w14:paraId="00DC2495" w14:textId="77777777" w:rsidR="00350CFB" w:rsidRDefault="00283FFF">
            <w:pPr>
              <w:pStyle w:val="TableParagraph"/>
              <w:spacing w:before="53"/>
              <w:ind w:right="67"/>
              <w:jc w:val="right"/>
              <w:rPr>
                <w:i/>
              </w:rPr>
            </w:pPr>
            <w:r>
              <w:rPr>
                <w:i/>
                <w:spacing w:val="-10"/>
                <w:w w:val="120"/>
              </w:rPr>
              <w:t>n</w:t>
            </w:r>
          </w:p>
        </w:tc>
        <w:tc>
          <w:tcPr>
            <w:tcW w:w="703" w:type="dxa"/>
            <w:tcBorders>
              <w:top w:val="single" w:sz="8" w:space="0" w:color="000000"/>
              <w:bottom w:val="single" w:sz="6" w:space="0" w:color="000000"/>
            </w:tcBorders>
          </w:tcPr>
          <w:p w14:paraId="00DC2496" w14:textId="77777777" w:rsidR="00350CFB" w:rsidRDefault="00283FFF">
            <w:pPr>
              <w:pStyle w:val="TableParagraph"/>
              <w:spacing w:before="53"/>
              <w:ind w:left="1" w:right="1"/>
            </w:pPr>
            <w:r>
              <w:t>ER</w:t>
            </w:r>
            <w:r>
              <w:rPr>
                <w:spacing w:val="-4"/>
              </w:rPr>
              <w:t xml:space="preserve"> </w:t>
            </w:r>
            <w:r>
              <w:rPr>
                <w:spacing w:val="-5"/>
              </w:rPr>
              <w:t>(s)</w:t>
            </w:r>
          </w:p>
        </w:tc>
        <w:tc>
          <w:tcPr>
            <w:tcW w:w="892" w:type="dxa"/>
            <w:tcBorders>
              <w:top w:val="single" w:sz="8" w:space="0" w:color="000000"/>
              <w:bottom w:val="single" w:sz="6" w:space="0" w:color="000000"/>
            </w:tcBorders>
          </w:tcPr>
          <w:p w14:paraId="00DC2497" w14:textId="77777777" w:rsidR="00350CFB" w:rsidRDefault="00283FFF">
            <w:pPr>
              <w:pStyle w:val="TableParagraph"/>
              <w:spacing w:before="53"/>
              <w:ind w:right="68"/>
              <w:jc w:val="right"/>
            </w:pPr>
            <w:r>
              <w:rPr>
                <w:spacing w:val="-7"/>
              </w:rPr>
              <w:t>AWP</w:t>
            </w:r>
            <w:r>
              <w:rPr>
                <w:spacing w:val="-4"/>
              </w:rPr>
              <w:t xml:space="preserve"> </w:t>
            </w:r>
            <w:r>
              <w:rPr>
                <w:spacing w:val="-5"/>
              </w:rPr>
              <w:t>(s)</w:t>
            </w:r>
          </w:p>
        </w:tc>
        <w:tc>
          <w:tcPr>
            <w:tcW w:w="891" w:type="dxa"/>
            <w:tcBorders>
              <w:top w:val="single" w:sz="8" w:space="0" w:color="000000"/>
              <w:bottom w:val="single" w:sz="6" w:space="0" w:color="000000"/>
            </w:tcBorders>
          </w:tcPr>
          <w:p w14:paraId="00DC2498" w14:textId="77777777" w:rsidR="00350CFB" w:rsidRDefault="00283FFF">
            <w:pPr>
              <w:pStyle w:val="TableParagraph"/>
              <w:spacing w:before="53"/>
              <w:ind w:right="68"/>
              <w:jc w:val="right"/>
            </w:pPr>
            <w:r>
              <w:rPr>
                <w:spacing w:val="-2"/>
              </w:rPr>
              <w:t>Speedup</w:t>
            </w:r>
          </w:p>
        </w:tc>
        <w:tc>
          <w:tcPr>
            <w:tcW w:w="768" w:type="dxa"/>
            <w:tcBorders>
              <w:top w:val="single" w:sz="8" w:space="0" w:color="000000"/>
              <w:bottom w:val="single" w:sz="6" w:space="0" w:color="000000"/>
            </w:tcBorders>
          </w:tcPr>
          <w:p w14:paraId="00DC2499" w14:textId="77777777" w:rsidR="00350CFB" w:rsidRDefault="00283FFF">
            <w:pPr>
              <w:pStyle w:val="TableParagraph"/>
              <w:spacing w:before="0" w:line="361" w:lineRule="exact"/>
              <w:rPr>
                <w:rFonts w:ascii="Arial Unicode MS"/>
              </w:rPr>
            </w:pPr>
            <w:r>
              <w:t>ER</w:t>
            </w:r>
            <w:r>
              <w:rPr>
                <w:spacing w:val="-4"/>
              </w:rPr>
              <w:t xml:space="preserve"> </w:t>
            </w:r>
            <w:r>
              <w:rPr>
                <w:rFonts w:ascii="Arial Unicode MS"/>
                <w:spacing w:val="-5"/>
              </w:rPr>
              <w:t>|</w:t>
            </w:r>
            <w:r>
              <w:rPr>
                <w:i/>
                <w:spacing w:val="-5"/>
              </w:rPr>
              <w:t>E</w:t>
            </w:r>
            <w:r>
              <w:rPr>
                <w:rFonts w:ascii="Arial Unicode MS"/>
                <w:spacing w:val="-5"/>
              </w:rPr>
              <w:t>|</w:t>
            </w:r>
          </w:p>
        </w:tc>
        <w:tc>
          <w:tcPr>
            <w:tcW w:w="956" w:type="dxa"/>
            <w:tcBorders>
              <w:top w:val="single" w:sz="8" w:space="0" w:color="000000"/>
              <w:bottom w:val="single" w:sz="6" w:space="0" w:color="000000"/>
            </w:tcBorders>
          </w:tcPr>
          <w:p w14:paraId="00DC249A" w14:textId="77777777" w:rsidR="00350CFB" w:rsidRDefault="00283FFF">
            <w:pPr>
              <w:pStyle w:val="TableParagraph"/>
              <w:spacing w:before="0" w:line="361" w:lineRule="exact"/>
              <w:ind w:right="68"/>
              <w:jc w:val="right"/>
              <w:rPr>
                <w:rFonts w:ascii="Arial Unicode MS"/>
              </w:rPr>
            </w:pPr>
            <w:r>
              <w:rPr>
                <w:spacing w:val="-7"/>
              </w:rPr>
              <w:t>AWP</w:t>
            </w:r>
            <w:r>
              <w:rPr>
                <w:spacing w:val="-4"/>
              </w:rPr>
              <w:t xml:space="preserve"> </w:t>
            </w:r>
            <w:r>
              <w:rPr>
                <w:rFonts w:ascii="Arial Unicode MS"/>
                <w:spacing w:val="-5"/>
              </w:rPr>
              <w:t>|</w:t>
            </w:r>
            <w:r>
              <w:rPr>
                <w:i/>
                <w:spacing w:val="-5"/>
              </w:rPr>
              <w:t>E</w:t>
            </w:r>
            <w:r>
              <w:rPr>
                <w:rFonts w:ascii="Arial Unicode MS"/>
                <w:spacing w:val="-5"/>
              </w:rPr>
              <w:t>|</w:t>
            </w:r>
          </w:p>
        </w:tc>
      </w:tr>
      <w:tr w:rsidR="00350CFB" w14:paraId="00DC24A2" w14:textId="77777777">
        <w:trPr>
          <w:trHeight w:val="323"/>
        </w:trPr>
        <w:tc>
          <w:tcPr>
            <w:tcW w:w="576" w:type="dxa"/>
            <w:tcBorders>
              <w:top w:val="single" w:sz="6" w:space="0" w:color="000000"/>
            </w:tcBorders>
          </w:tcPr>
          <w:p w14:paraId="00DC249C" w14:textId="77777777" w:rsidR="00350CFB" w:rsidRDefault="00283FFF">
            <w:pPr>
              <w:pStyle w:val="TableParagraph"/>
              <w:spacing w:before="52" w:line="251" w:lineRule="exact"/>
              <w:ind w:right="67"/>
              <w:jc w:val="right"/>
            </w:pPr>
            <w:r>
              <w:rPr>
                <w:spacing w:val="-4"/>
              </w:rPr>
              <w:t>1000</w:t>
            </w:r>
          </w:p>
        </w:tc>
        <w:tc>
          <w:tcPr>
            <w:tcW w:w="703" w:type="dxa"/>
            <w:tcBorders>
              <w:top w:val="single" w:sz="6" w:space="0" w:color="000000"/>
            </w:tcBorders>
          </w:tcPr>
          <w:p w14:paraId="00DC249D" w14:textId="77777777" w:rsidR="00350CFB" w:rsidRDefault="00283FFF">
            <w:pPr>
              <w:pStyle w:val="TableParagraph"/>
              <w:spacing w:before="52" w:line="251" w:lineRule="exact"/>
              <w:ind w:left="73" w:right="1"/>
            </w:pPr>
            <w:r>
              <w:rPr>
                <w:spacing w:val="-2"/>
              </w:rPr>
              <w:t>0.393</w:t>
            </w:r>
          </w:p>
        </w:tc>
        <w:tc>
          <w:tcPr>
            <w:tcW w:w="892" w:type="dxa"/>
            <w:tcBorders>
              <w:top w:val="single" w:sz="6" w:space="0" w:color="000000"/>
            </w:tcBorders>
          </w:tcPr>
          <w:p w14:paraId="00DC249E" w14:textId="77777777" w:rsidR="00350CFB" w:rsidRDefault="00283FFF">
            <w:pPr>
              <w:pStyle w:val="TableParagraph"/>
              <w:spacing w:before="52" w:line="251" w:lineRule="exact"/>
              <w:ind w:right="68"/>
              <w:jc w:val="right"/>
            </w:pPr>
            <w:r>
              <w:rPr>
                <w:spacing w:val="-2"/>
              </w:rPr>
              <w:t>3.215</w:t>
            </w:r>
          </w:p>
        </w:tc>
        <w:tc>
          <w:tcPr>
            <w:tcW w:w="891" w:type="dxa"/>
            <w:tcBorders>
              <w:top w:val="single" w:sz="6" w:space="0" w:color="000000"/>
            </w:tcBorders>
          </w:tcPr>
          <w:p w14:paraId="00DC249F" w14:textId="77777777" w:rsidR="00350CFB" w:rsidRDefault="00283FFF">
            <w:pPr>
              <w:pStyle w:val="TableParagraph"/>
              <w:spacing w:before="0" w:line="303" w:lineRule="exact"/>
              <w:ind w:right="68"/>
              <w:jc w:val="right"/>
              <w:rPr>
                <w:rFonts w:ascii="Arial Unicode MS" w:hAnsi="Arial Unicode MS"/>
              </w:rPr>
            </w:pPr>
            <w:r>
              <w:rPr>
                <w:spacing w:val="-4"/>
                <w:w w:val="105"/>
              </w:rPr>
              <w:t>8.2</w:t>
            </w:r>
            <w:r>
              <w:rPr>
                <w:rFonts w:ascii="Arial Unicode MS" w:hAnsi="Arial Unicode MS"/>
                <w:spacing w:val="-4"/>
                <w:w w:val="105"/>
              </w:rPr>
              <w:t>×</w:t>
            </w:r>
          </w:p>
        </w:tc>
        <w:tc>
          <w:tcPr>
            <w:tcW w:w="768" w:type="dxa"/>
            <w:tcBorders>
              <w:top w:val="single" w:sz="6" w:space="0" w:color="000000"/>
            </w:tcBorders>
          </w:tcPr>
          <w:p w14:paraId="00DC24A0" w14:textId="77777777" w:rsidR="00350CFB" w:rsidRDefault="00283FFF">
            <w:pPr>
              <w:pStyle w:val="TableParagraph"/>
              <w:spacing w:before="52" w:line="251" w:lineRule="exact"/>
              <w:ind w:left="190"/>
            </w:pPr>
            <w:r>
              <w:rPr>
                <w:spacing w:val="-4"/>
              </w:rPr>
              <w:t>2584</w:t>
            </w:r>
          </w:p>
        </w:tc>
        <w:tc>
          <w:tcPr>
            <w:tcW w:w="956" w:type="dxa"/>
            <w:tcBorders>
              <w:top w:val="single" w:sz="6" w:space="0" w:color="000000"/>
            </w:tcBorders>
          </w:tcPr>
          <w:p w14:paraId="00DC24A1" w14:textId="77777777" w:rsidR="00350CFB" w:rsidRDefault="00283FFF">
            <w:pPr>
              <w:pStyle w:val="TableParagraph"/>
              <w:spacing w:before="52" w:line="251" w:lineRule="exact"/>
              <w:ind w:right="68"/>
              <w:jc w:val="right"/>
            </w:pPr>
            <w:r>
              <w:rPr>
                <w:spacing w:val="-2"/>
              </w:rPr>
              <w:t>23058</w:t>
            </w:r>
          </w:p>
        </w:tc>
      </w:tr>
      <w:tr w:rsidR="00350CFB" w14:paraId="00DC24A9" w14:textId="77777777">
        <w:trPr>
          <w:trHeight w:val="270"/>
        </w:trPr>
        <w:tc>
          <w:tcPr>
            <w:tcW w:w="576" w:type="dxa"/>
          </w:tcPr>
          <w:p w14:paraId="00DC24A3" w14:textId="77777777" w:rsidR="00350CFB" w:rsidRDefault="00283FFF">
            <w:pPr>
              <w:pStyle w:val="TableParagraph"/>
              <w:spacing w:before="0" w:line="251" w:lineRule="exact"/>
              <w:ind w:right="67"/>
              <w:jc w:val="right"/>
            </w:pPr>
            <w:r>
              <w:rPr>
                <w:spacing w:val="-4"/>
              </w:rPr>
              <w:t>2000</w:t>
            </w:r>
          </w:p>
        </w:tc>
        <w:tc>
          <w:tcPr>
            <w:tcW w:w="703" w:type="dxa"/>
          </w:tcPr>
          <w:p w14:paraId="00DC24A4" w14:textId="77777777" w:rsidR="00350CFB" w:rsidRDefault="00283FFF">
            <w:pPr>
              <w:pStyle w:val="TableParagraph"/>
              <w:spacing w:before="0" w:line="251" w:lineRule="exact"/>
              <w:ind w:left="73" w:right="1"/>
            </w:pPr>
            <w:r>
              <w:rPr>
                <w:spacing w:val="-2"/>
              </w:rPr>
              <w:t>0.729</w:t>
            </w:r>
          </w:p>
        </w:tc>
        <w:tc>
          <w:tcPr>
            <w:tcW w:w="892" w:type="dxa"/>
          </w:tcPr>
          <w:p w14:paraId="00DC24A5" w14:textId="77777777" w:rsidR="00350CFB" w:rsidRDefault="00283FFF">
            <w:pPr>
              <w:pStyle w:val="TableParagraph"/>
              <w:spacing w:before="0" w:line="251" w:lineRule="exact"/>
              <w:ind w:right="68"/>
              <w:jc w:val="right"/>
            </w:pPr>
            <w:r>
              <w:rPr>
                <w:spacing w:val="-2"/>
              </w:rPr>
              <w:t>6.794</w:t>
            </w:r>
          </w:p>
        </w:tc>
        <w:tc>
          <w:tcPr>
            <w:tcW w:w="891" w:type="dxa"/>
          </w:tcPr>
          <w:p w14:paraId="00DC24A6" w14:textId="77777777" w:rsidR="00350CFB" w:rsidRDefault="00283FFF">
            <w:pPr>
              <w:pStyle w:val="TableParagraph"/>
              <w:spacing w:before="0" w:line="251" w:lineRule="exact"/>
              <w:ind w:right="68"/>
              <w:jc w:val="right"/>
              <w:rPr>
                <w:rFonts w:ascii="Arial Unicode MS" w:hAnsi="Arial Unicode MS"/>
              </w:rPr>
            </w:pPr>
            <w:r>
              <w:rPr>
                <w:spacing w:val="-4"/>
                <w:w w:val="105"/>
              </w:rPr>
              <w:t>9.3</w:t>
            </w:r>
            <w:r>
              <w:rPr>
                <w:rFonts w:ascii="Arial Unicode MS" w:hAnsi="Arial Unicode MS"/>
                <w:spacing w:val="-4"/>
                <w:w w:val="105"/>
              </w:rPr>
              <w:t>×</w:t>
            </w:r>
          </w:p>
        </w:tc>
        <w:tc>
          <w:tcPr>
            <w:tcW w:w="768" w:type="dxa"/>
          </w:tcPr>
          <w:p w14:paraId="00DC24A7" w14:textId="77777777" w:rsidR="00350CFB" w:rsidRDefault="00283FFF">
            <w:pPr>
              <w:pStyle w:val="TableParagraph"/>
              <w:spacing w:before="0" w:line="251" w:lineRule="exact"/>
              <w:ind w:left="190"/>
            </w:pPr>
            <w:r>
              <w:rPr>
                <w:spacing w:val="-4"/>
              </w:rPr>
              <w:t>5147</w:t>
            </w:r>
          </w:p>
        </w:tc>
        <w:tc>
          <w:tcPr>
            <w:tcW w:w="956" w:type="dxa"/>
          </w:tcPr>
          <w:p w14:paraId="00DC24A8" w14:textId="77777777" w:rsidR="00350CFB" w:rsidRDefault="00283FFF">
            <w:pPr>
              <w:pStyle w:val="TableParagraph"/>
              <w:spacing w:before="0" w:line="251" w:lineRule="exact"/>
              <w:ind w:right="68"/>
              <w:jc w:val="right"/>
            </w:pPr>
            <w:r>
              <w:rPr>
                <w:spacing w:val="-2"/>
              </w:rPr>
              <w:t>47031</w:t>
            </w:r>
          </w:p>
        </w:tc>
      </w:tr>
      <w:tr w:rsidR="00350CFB" w14:paraId="00DC24B0" w14:textId="77777777">
        <w:trPr>
          <w:trHeight w:val="270"/>
        </w:trPr>
        <w:tc>
          <w:tcPr>
            <w:tcW w:w="576" w:type="dxa"/>
          </w:tcPr>
          <w:p w14:paraId="00DC24AA" w14:textId="77777777" w:rsidR="00350CFB" w:rsidRDefault="00283FFF">
            <w:pPr>
              <w:pStyle w:val="TableParagraph"/>
              <w:spacing w:before="0" w:line="251" w:lineRule="exact"/>
              <w:ind w:right="67"/>
              <w:jc w:val="right"/>
            </w:pPr>
            <w:r>
              <w:rPr>
                <w:spacing w:val="-4"/>
              </w:rPr>
              <w:t>4000</w:t>
            </w:r>
          </w:p>
        </w:tc>
        <w:tc>
          <w:tcPr>
            <w:tcW w:w="703" w:type="dxa"/>
          </w:tcPr>
          <w:p w14:paraId="00DC24AB" w14:textId="77777777" w:rsidR="00350CFB" w:rsidRDefault="00283FFF">
            <w:pPr>
              <w:pStyle w:val="TableParagraph"/>
              <w:spacing w:before="0" w:line="251" w:lineRule="exact"/>
              <w:ind w:left="73" w:right="1"/>
            </w:pPr>
            <w:r>
              <w:rPr>
                <w:spacing w:val="-2"/>
              </w:rPr>
              <w:t>2.075</w:t>
            </w:r>
          </w:p>
        </w:tc>
        <w:tc>
          <w:tcPr>
            <w:tcW w:w="892" w:type="dxa"/>
          </w:tcPr>
          <w:p w14:paraId="00DC24AC" w14:textId="77777777" w:rsidR="00350CFB" w:rsidRDefault="00283FFF">
            <w:pPr>
              <w:pStyle w:val="TableParagraph"/>
              <w:spacing w:before="0" w:line="251" w:lineRule="exact"/>
              <w:ind w:right="68"/>
              <w:jc w:val="right"/>
            </w:pPr>
            <w:r>
              <w:rPr>
                <w:spacing w:val="-2"/>
              </w:rPr>
              <w:t>18.031</w:t>
            </w:r>
          </w:p>
        </w:tc>
        <w:tc>
          <w:tcPr>
            <w:tcW w:w="891" w:type="dxa"/>
          </w:tcPr>
          <w:p w14:paraId="00DC24AD" w14:textId="77777777" w:rsidR="00350CFB" w:rsidRDefault="00283FFF">
            <w:pPr>
              <w:pStyle w:val="TableParagraph"/>
              <w:spacing w:before="0" w:line="251" w:lineRule="exact"/>
              <w:ind w:right="68"/>
              <w:jc w:val="right"/>
              <w:rPr>
                <w:rFonts w:ascii="Arial Unicode MS" w:hAnsi="Arial Unicode MS"/>
              </w:rPr>
            </w:pPr>
            <w:r>
              <w:rPr>
                <w:spacing w:val="-4"/>
                <w:w w:val="105"/>
              </w:rPr>
              <w:t>8.7</w:t>
            </w:r>
            <w:r>
              <w:rPr>
                <w:rFonts w:ascii="Arial Unicode MS" w:hAnsi="Arial Unicode MS"/>
                <w:spacing w:val="-4"/>
                <w:w w:val="105"/>
              </w:rPr>
              <w:t>×</w:t>
            </w:r>
          </w:p>
        </w:tc>
        <w:tc>
          <w:tcPr>
            <w:tcW w:w="768" w:type="dxa"/>
          </w:tcPr>
          <w:p w14:paraId="00DC24AE" w14:textId="77777777" w:rsidR="00350CFB" w:rsidRDefault="00283FFF">
            <w:pPr>
              <w:pStyle w:val="TableParagraph"/>
              <w:spacing w:before="0" w:line="251" w:lineRule="exact"/>
              <w:ind w:left="81"/>
            </w:pPr>
            <w:r>
              <w:rPr>
                <w:spacing w:val="-2"/>
              </w:rPr>
              <w:t>10557</w:t>
            </w:r>
          </w:p>
        </w:tc>
        <w:tc>
          <w:tcPr>
            <w:tcW w:w="956" w:type="dxa"/>
          </w:tcPr>
          <w:p w14:paraId="00DC24AF" w14:textId="77777777" w:rsidR="00350CFB" w:rsidRDefault="00283FFF">
            <w:pPr>
              <w:pStyle w:val="TableParagraph"/>
              <w:spacing w:before="0" w:line="251" w:lineRule="exact"/>
              <w:ind w:right="68"/>
              <w:jc w:val="right"/>
            </w:pPr>
            <w:r>
              <w:rPr>
                <w:spacing w:val="-2"/>
              </w:rPr>
              <w:t>97105</w:t>
            </w:r>
          </w:p>
        </w:tc>
      </w:tr>
      <w:tr w:rsidR="00350CFB" w14:paraId="00DC24B7" w14:textId="77777777">
        <w:trPr>
          <w:trHeight w:val="329"/>
        </w:trPr>
        <w:tc>
          <w:tcPr>
            <w:tcW w:w="576" w:type="dxa"/>
            <w:tcBorders>
              <w:bottom w:val="single" w:sz="8" w:space="0" w:color="000000"/>
            </w:tcBorders>
          </w:tcPr>
          <w:p w14:paraId="00DC24B1" w14:textId="77777777" w:rsidR="00350CFB" w:rsidRDefault="00283FFF">
            <w:pPr>
              <w:pStyle w:val="TableParagraph"/>
              <w:spacing w:before="0"/>
              <w:ind w:right="67"/>
              <w:jc w:val="right"/>
            </w:pPr>
            <w:r>
              <w:rPr>
                <w:spacing w:val="-4"/>
              </w:rPr>
              <w:t>5521</w:t>
            </w:r>
          </w:p>
        </w:tc>
        <w:tc>
          <w:tcPr>
            <w:tcW w:w="703" w:type="dxa"/>
            <w:tcBorders>
              <w:bottom w:val="single" w:sz="8" w:space="0" w:color="000000"/>
            </w:tcBorders>
          </w:tcPr>
          <w:p w14:paraId="00DC24B2" w14:textId="77777777" w:rsidR="00350CFB" w:rsidRDefault="00283FFF">
            <w:pPr>
              <w:pStyle w:val="TableParagraph"/>
              <w:spacing w:before="0"/>
              <w:ind w:left="73" w:right="1"/>
            </w:pPr>
            <w:r>
              <w:rPr>
                <w:spacing w:val="-2"/>
              </w:rPr>
              <w:t>2.105</w:t>
            </w:r>
          </w:p>
        </w:tc>
        <w:tc>
          <w:tcPr>
            <w:tcW w:w="892" w:type="dxa"/>
            <w:tcBorders>
              <w:bottom w:val="single" w:sz="8" w:space="0" w:color="000000"/>
            </w:tcBorders>
          </w:tcPr>
          <w:p w14:paraId="00DC24B3" w14:textId="77777777" w:rsidR="00350CFB" w:rsidRDefault="00283FFF">
            <w:pPr>
              <w:pStyle w:val="TableParagraph"/>
              <w:spacing w:before="0"/>
              <w:ind w:right="68"/>
              <w:jc w:val="right"/>
            </w:pPr>
            <w:r>
              <w:rPr>
                <w:spacing w:val="-2"/>
              </w:rPr>
              <w:t>18.711</w:t>
            </w:r>
          </w:p>
        </w:tc>
        <w:tc>
          <w:tcPr>
            <w:tcW w:w="891" w:type="dxa"/>
            <w:tcBorders>
              <w:bottom w:val="single" w:sz="8" w:space="0" w:color="000000"/>
            </w:tcBorders>
          </w:tcPr>
          <w:p w14:paraId="00DC24B4" w14:textId="77777777" w:rsidR="00350CFB" w:rsidRDefault="00283FFF">
            <w:pPr>
              <w:pStyle w:val="TableParagraph"/>
              <w:spacing w:before="0" w:line="309" w:lineRule="exact"/>
              <w:ind w:right="68"/>
              <w:jc w:val="right"/>
              <w:rPr>
                <w:rFonts w:ascii="Arial Unicode MS" w:hAnsi="Arial Unicode MS"/>
              </w:rPr>
            </w:pPr>
            <w:r>
              <w:rPr>
                <w:spacing w:val="-4"/>
                <w:w w:val="105"/>
              </w:rPr>
              <w:t>8.9</w:t>
            </w:r>
            <w:r>
              <w:rPr>
                <w:rFonts w:ascii="Arial Unicode MS" w:hAnsi="Arial Unicode MS"/>
                <w:spacing w:val="-4"/>
                <w:w w:val="105"/>
              </w:rPr>
              <w:t>×</w:t>
            </w:r>
          </w:p>
        </w:tc>
        <w:tc>
          <w:tcPr>
            <w:tcW w:w="768" w:type="dxa"/>
            <w:tcBorders>
              <w:bottom w:val="single" w:sz="8" w:space="0" w:color="000000"/>
            </w:tcBorders>
          </w:tcPr>
          <w:p w14:paraId="00DC24B5" w14:textId="77777777" w:rsidR="00350CFB" w:rsidRDefault="00283FFF">
            <w:pPr>
              <w:pStyle w:val="TableParagraph"/>
              <w:spacing w:before="0"/>
              <w:ind w:left="81"/>
            </w:pPr>
            <w:r>
              <w:rPr>
                <w:spacing w:val="-2"/>
              </w:rPr>
              <w:t>14727</w:t>
            </w:r>
          </w:p>
        </w:tc>
        <w:tc>
          <w:tcPr>
            <w:tcW w:w="956" w:type="dxa"/>
            <w:tcBorders>
              <w:bottom w:val="single" w:sz="8" w:space="0" w:color="000000"/>
            </w:tcBorders>
          </w:tcPr>
          <w:p w14:paraId="00DC24B6" w14:textId="77777777" w:rsidR="00350CFB" w:rsidRDefault="00283FFF">
            <w:pPr>
              <w:pStyle w:val="TableParagraph"/>
              <w:spacing w:before="0"/>
              <w:ind w:right="68"/>
              <w:jc w:val="right"/>
            </w:pPr>
            <w:r>
              <w:rPr>
                <w:spacing w:val="-2"/>
              </w:rPr>
              <w:t>137087</w:t>
            </w:r>
          </w:p>
        </w:tc>
      </w:tr>
    </w:tbl>
    <w:p w14:paraId="00DC24B8" w14:textId="77777777" w:rsidR="00350CFB" w:rsidRDefault="00350CFB">
      <w:pPr>
        <w:pStyle w:val="TableParagraph"/>
        <w:jc w:val="right"/>
        <w:sectPr w:rsidR="00350CFB">
          <w:pgSz w:w="11910" w:h="16840"/>
          <w:pgMar w:top="1840" w:right="708" w:bottom="2300" w:left="992" w:header="0" w:footer="2115" w:gutter="0"/>
          <w:cols w:space="720"/>
        </w:sectPr>
      </w:pPr>
    </w:p>
    <w:p w14:paraId="00DC24B9" w14:textId="77777777" w:rsidR="00350CFB" w:rsidRDefault="00283FFF">
      <w:pPr>
        <w:pStyle w:val="3"/>
        <w:numPr>
          <w:ilvl w:val="2"/>
          <w:numId w:val="26"/>
        </w:numPr>
        <w:tabs>
          <w:tab w:val="left" w:pos="879"/>
        </w:tabs>
        <w:spacing w:before="73"/>
        <w:ind w:left="879" w:hanging="597"/>
      </w:pPr>
      <w:r>
        <w:rPr>
          <w:spacing w:val="-2"/>
        </w:rPr>
        <w:t>Credit-delegation</w:t>
      </w:r>
      <w:r>
        <w:t xml:space="preserve"> </w:t>
      </w:r>
      <w:r>
        <w:rPr>
          <w:spacing w:val="-2"/>
        </w:rPr>
        <w:t>extract</w:t>
      </w:r>
      <w:r>
        <w:rPr>
          <w:spacing w:val="1"/>
        </w:rPr>
        <w:t xml:space="preserve"> </w:t>
      </w:r>
      <w:r>
        <w:rPr>
          <w:spacing w:val="-2"/>
        </w:rPr>
        <w:t>(deferred)</w:t>
      </w:r>
    </w:p>
    <w:p w14:paraId="00DC24BA" w14:textId="77777777" w:rsidR="00350CFB" w:rsidRDefault="00350CFB">
      <w:pPr>
        <w:pStyle w:val="a3"/>
        <w:spacing w:before="46"/>
        <w:rPr>
          <w:b/>
        </w:rPr>
      </w:pPr>
    </w:p>
    <w:p w14:paraId="00DC24BB" w14:textId="77777777" w:rsidR="00350CFB" w:rsidRDefault="00283FFF">
      <w:pPr>
        <w:pStyle w:val="a3"/>
        <w:spacing w:line="391" w:lineRule="auto"/>
        <w:ind w:left="282" w:right="522" w:hanging="9"/>
        <w:jc w:val="both"/>
      </w:pPr>
      <w:r>
        <w:rPr>
          <w:spacing w:val="-6"/>
        </w:rPr>
        <w:t>Aave</w:t>
      </w:r>
      <w:r>
        <w:rPr>
          <w:spacing w:val="-9"/>
        </w:rPr>
        <w:t xml:space="preserve"> </w:t>
      </w:r>
      <w:r>
        <w:rPr>
          <w:spacing w:val="-6"/>
        </w:rPr>
        <w:t>V3</w:t>
      </w:r>
      <w:r>
        <w:rPr>
          <w:spacing w:val="-9"/>
        </w:rPr>
        <w:t xml:space="preserve"> </w:t>
      </w:r>
      <w:r>
        <w:rPr>
          <w:rFonts w:ascii="Courier New" w:hAnsi="Courier New"/>
          <w:spacing w:val="-6"/>
        </w:rPr>
        <w:t>BorrowAllowanceDelegated</w:t>
      </w:r>
      <w:r>
        <w:rPr>
          <w:rFonts w:ascii="Courier New" w:hAnsi="Courier New"/>
          <w:spacing w:val="-30"/>
        </w:rPr>
        <w:t xml:space="preserve"> </w:t>
      </w:r>
      <w:r>
        <w:rPr>
          <w:spacing w:val="-6"/>
        </w:rPr>
        <w:t>events</w:t>
      </w:r>
      <w:r>
        <w:rPr>
          <w:spacing w:val="-9"/>
        </w:rPr>
        <w:t xml:space="preserve"> </w:t>
      </w:r>
      <w:r>
        <w:rPr>
          <w:spacing w:val="-6"/>
        </w:rPr>
        <w:t>were</w:t>
      </w:r>
      <w:r>
        <w:rPr>
          <w:spacing w:val="-9"/>
        </w:rPr>
        <w:t xml:space="preserve"> </w:t>
      </w:r>
      <w:r>
        <w:rPr>
          <w:spacing w:val="-6"/>
        </w:rPr>
        <w:t>not</w:t>
      </w:r>
      <w:r>
        <w:rPr>
          <w:spacing w:val="-9"/>
        </w:rPr>
        <w:t xml:space="preserve"> </w:t>
      </w:r>
      <w:r>
        <w:rPr>
          <w:spacing w:val="-6"/>
        </w:rPr>
        <w:t>extracted</w:t>
      </w:r>
      <w:r>
        <w:rPr>
          <w:spacing w:val="-9"/>
        </w:rPr>
        <w:t xml:space="preserve"> </w:t>
      </w:r>
      <w:r>
        <w:rPr>
          <w:spacing w:val="-6"/>
        </w:rPr>
        <w:t>in</w:t>
      </w:r>
      <w:r>
        <w:t xml:space="preserve"> </w:t>
      </w:r>
      <w:r>
        <w:rPr>
          <w:spacing w:val="-6"/>
        </w:rPr>
        <w:t>this</w:t>
      </w:r>
      <w:r>
        <w:t xml:space="preserve"> </w:t>
      </w:r>
      <w:r>
        <w:rPr>
          <w:spacing w:val="-6"/>
        </w:rPr>
        <w:t>study.</w:t>
      </w:r>
      <w:r>
        <w:rPr>
          <w:spacing w:val="27"/>
        </w:rPr>
        <w:t xml:space="preserve"> </w:t>
      </w:r>
      <w:r>
        <w:rPr>
          <w:spacing w:val="-6"/>
        </w:rPr>
        <w:t>Any</w:t>
      </w:r>
      <w:r>
        <w:t xml:space="preserve"> </w:t>
      </w:r>
      <w:r>
        <w:rPr>
          <w:spacing w:val="-6"/>
        </w:rPr>
        <w:t xml:space="preserve">exploratory </w:t>
      </w:r>
      <w:r>
        <w:t>ranking that depends on credit-delegation edges is therefore undefined on the present sample and is reported as non-interpretable (</w:t>
      </w:r>
      <w:r>
        <w:rPr>
          <w:i/>
        </w:rPr>
        <w:t>τ</w:t>
      </w:r>
      <w:r>
        <w:rPr>
          <w:i/>
          <w:spacing w:val="40"/>
          <w:w w:val="105"/>
        </w:rPr>
        <w:t xml:space="preserve"> </w:t>
      </w:r>
      <w:r>
        <w:rPr>
          <w:w w:val="105"/>
        </w:rPr>
        <w:t xml:space="preserve">= </w:t>
      </w:r>
      <w:r>
        <w:t xml:space="preserve">—) in the archived Aave-oriented matrix (Appendix </w:t>
      </w:r>
      <w:hyperlink w:anchor="_bookmark227" w:history="1">
        <w:r>
          <w:t>8.4</w:t>
        </w:r>
      </w:hyperlink>
      <w:r>
        <w:t xml:space="preserve">). </w:t>
      </w:r>
      <w:r>
        <w:rPr>
          <w:spacing w:val="-2"/>
        </w:rPr>
        <w:t>Extending</w:t>
      </w:r>
      <w:r>
        <w:rPr>
          <w:spacing w:val="-8"/>
        </w:rPr>
        <w:t xml:space="preserve"> </w:t>
      </w:r>
      <w:r>
        <w:rPr>
          <w:spacing w:val="-2"/>
        </w:rPr>
        <w:t>the</w:t>
      </w:r>
      <w:r>
        <w:rPr>
          <w:spacing w:val="-8"/>
        </w:rPr>
        <w:t xml:space="preserve"> </w:t>
      </w:r>
      <w:r>
        <w:rPr>
          <w:spacing w:val="-2"/>
        </w:rPr>
        <w:t>study</w:t>
      </w:r>
      <w:r>
        <w:rPr>
          <w:spacing w:val="-8"/>
        </w:rPr>
        <w:t xml:space="preserve"> </w:t>
      </w:r>
      <w:r>
        <w:rPr>
          <w:spacing w:val="-2"/>
        </w:rPr>
        <w:t>to</w:t>
      </w:r>
      <w:r>
        <w:rPr>
          <w:spacing w:val="-8"/>
        </w:rPr>
        <w:t xml:space="preserve"> </w:t>
      </w:r>
      <w:r>
        <w:rPr>
          <w:spacing w:val="-2"/>
        </w:rPr>
        <w:t>delegation-based</w:t>
      </w:r>
      <w:r>
        <w:rPr>
          <w:spacing w:val="-8"/>
        </w:rPr>
        <w:t xml:space="preserve"> </w:t>
      </w:r>
      <w:r>
        <w:rPr>
          <w:spacing w:val="-2"/>
        </w:rPr>
        <w:t>reputation</w:t>
      </w:r>
      <w:r>
        <w:rPr>
          <w:spacing w:val="-8"/>
        </w:rPr>
        <w:t xml:space="preserve"> </w:t>
      </w:r>
      <w:r>
        <w:rPr>
          <w:spacing w:val="-2"/>
        </w:rPr>
        <w:t>would</w:t>
      </w:r>
      <w:r>
        <w:rPr>
          <w:spacing w:val="-8"/>
        </w:rPr>
        <w:t xml:space="preserve"> </w:t>
      </w:r>
      <w:r>
        <w:rPr>
          <w:spacing w:val="-2"/>
        </w:rPr>
        <w:t>require</w:t>
      </w:r>
      <w:r>
        <w:rPr>
          <w:spacing w:val="-8"/>
        </w:rPr>
        <w:t xml:space="preserve"> </w:t>
      </w:r>
      <w:r>
        <w:rPr>
          <w:spacing w:val="-2"/>
        </w:rPr>
        <w:t>a</w:t>
      </w:r>
      <w:r>
        <w:rPr>
          <w:spacing w:val="-8"/>
        </w:rPr>
        <w:t xml:space="preserve"> </w:t>
      </w:r>
      <w:r>
        <w:rPr>
          <w:spacing w:val="-2"/>
        </w:rPr>
        <w:t>dedicated</w:t>
      </w:r>
      <w:r>
        <w:rPr>
          <w:spacing w:val="-8"/>
        </w:rPr>
        <w:t xml:space="preserve"> </w:t>
      </w:r>
      <w:r>
        <w:rPr>
          <w:spacing w:val="-2"/>
        </w:rPr>
        <w:t>extract</w:t>
      </w:r>
      <w:r>
        <w:rPr>
          <w:spacing w:val="-8"/>
        </w:rPr>
        <w:t xml:space="preserve"> </w:t>
      </w:r>
      <w:r>
        <w:rPr>
          <w:spacing w:val="-2"/>
        </w:rPr>
        <w:t>of</w:t>
      </w:r>
      <w:r>
        <w:rPr>
          <w:spacing w:val="-8"/>
        </w:rPr>
        <w:t xml:space="preserve"> </w:t>
      </w:r>
      <w:r>
        <w:rPr>
          <w:spacing w:val="-2"/>
        </w:rPr>
        <w:t>those</w:t>
      </w:r>
      <w:r>
        <w:rPr>
          <w:spacing w:val="-8"/>
        </w:rPr>
        <w:t xml:space="preserve"> </w:t>
      </w:r>
      <w:r>
        <w:rPr>
          <w:spacing w:val="-2"/>
        </w:rPr>
        <w:t xml:space="preserve">events </w:t>
      </w:r>
      <w:bookmarkStart w:id="481" w:name="Supplementary_alignment_summary_table"/>
      <w:bookmarkStart w:id="482" w:name="_bookmark204"/>
      <w:bookmarkEnd w:id="481"/>
      <w:bookmarkEnd w:id="482"/>
      <w:r>
        <w:t>and a fresh alignment evaluation; it is left to future work.</w:t>
      </w:r>
    </w:p>
    <w:p w14:paraId="00DC24BC" w14:textId="77777777" w:rsidR="00350CFB" w:rsidRDefault="00350CFB">
      <w:pPr>
        <w:pStyle w:val="a3"/>
        <w:spacing w:before="18"/>
      </w:pPr>
    </w:p>
    <w:p w14:paraId="00DC24BD" w14:textId="77777777" w:rsidR="00350CFB" w:rsidRDefault="00283FFF">
      <w:pPr>
        <w:pStyle w:val="3"/>
        <w:numPr>
          <w:ilvl w:val="2"/>
          <w:numId w:val="26"/>
        </w:numPr>
        <w:tabs>
          <w:tab w:val="left" w:pos="879"/>
        </w:tabs>
        <w:ind w:left="879" w:hanging="597"/>
      </w:pPr>
      <w:r>
        <w:t>Supplementary</w:t>
      </w:r>
      <w:r>
        <w:rPr>
          <w:spacing w:val="-13"/>
        </w:rPr>
        <w:t xml:space="preserve"> </w:t>
      </w:r>
      <w:r>
        <w:t>alignment</w:t>
      </w:r>
      <w:r>
        <w:rPr>
          <w:spacing w:val="-13"/>
        </w:rPr>
        <w:t xml:space="preserve"> </w:t>
      </w:r>
      <w:r>
        <w:t>summary</w:t>
      </w:r>
      <w:r>
        <w:rPr>
          <w:spacing w:val="-13"/>
        </w:rPr>
        <w:t xml:space="preserve"> </w:t>
      </w:r>
      <w:r>
        <w:rPr>
          <w:spacing w:val="-2"/>
        </w:rPr>
        <w:t>table</w:t>
      </w:r>
    </w:p>
    <w:p w14:paraId="00DC24BE" w14:textId="77777777" w:rsidR="00350CFB" w:rsidRDefault="00350CFB">
      <w:pPr>
        <w:pStyle w:val="a3"/>
        <w:spacing w:before="47"/>
        <w:rPr>
          <w:b/>
        </w:rPr>
      </w:pPr>
    </w:p>
    <w:p w14:paraId="00DC24BF" w14:textId="77777777" w:rsidR="00350CFB" w:rsidRDefault="00283FFF">
      <w:pPr>
        <w:pStyle w:val="a3"/>
        <w:spacing w:line="396" w:lineRule="auto"/>
        <w:ind w:left="282" w:right="524" w:hanging="8"/>
        <w:jc w:val="both"/>
      </w:pPr>
      <w:r>
        <w:rPr>
          <w:color w:val="FF0000"/>
        </w:rPr>
        <w:t>Table 8.2 restates family-level mean τ from Table 4.7 in columnar form for EndorseRank and AWP. The main narrative uses Table 4.7.</w:t>
      </w:r>
    </w:p>
    <w:p w14:paraId="00DC24C0" w14:textId="77777777" w:rsidR="00350CFB" w:rsidRDefault="00283FFF">
      <w:pPr>
        <w:pStyle w:val="a3"/>
        <w:spacing w:before="80"/>
        <w:ind w:left="644"/>
        <w:jc w:val="both"/>
      </w:pPr>
      <w:bookmarkStart w:id="483" w:name="_bookmark205"/>
      <w:r>
        <w:rPr>
          <w:color w:val="FF0000"/>
        </w:rPr>
        <w:t>Table 8.2: Mean Kendall τ by proxy family: EndorseRank and AWP (n = 5,521).</w:t>
      </w:r>
      <w:bookmarkEnd w:id="483"/>
    </w:p>
    <w:p w14:paraId="00DC24C1" w14:textId="77777777" w:rsidR="00350CFB" w:rsidRDefault="00350CFB">
      <w:pPr>
        <w:pStyle w:val="a3"/>
        <w:spacing w:before="13"/>
        <w:rPr>
          <w:sz w:val="20"/>
        </w:rPr>
      </w:pPr>
    </w:p>
    <w:tbl>
      <w:tblPr>
        <w:tblW w:w="0" w:type="auto"/>
        <w:tblInd w:w="2380" w:type="dxa"/>
        <w:tblLayout w:type="fixed"/>
        <w:tblCellMar>
          <w:left w:w="0" w:type="dxa"/>
          <w:right w:w="0" w:type="dxa"/>
        </w:tblCellMar>
        <w:tblLook w:val="01E0" w:firstRow="1" w:lastRow="1" w:firstColumn="1" w:lastColumn="1" w:noHBand="0" w:noVBand="0"/>
      </w:tblPr>
      <w:tblGrid>
        <w:gridCol w:w="1085"/>
        <w:gridCol w:w="1315"/>
        <w:gridCol w:w="703"/>
        <w:gridCol w:w="758"/>
        <w:gridCol w:w="1315"/>
      </w:tblGrid>
      <w:tr w:rsidR="00350CFB" w14:paraId="00DC24C7" w14:textId="77777777">
        <w:trPr>
          <w:trHeight w:val="381"/>
        </w:trPr>
        <w:tc>
          <w:tcPr>
            <w:tcW w:w="1085" w:type="dxa"/>
            <w:tcBorders>
              <w:top w:val="single" w:sz="8" w:space="0" w:color="000000"/>
              <w:bottom w:val="single" w:sz="6" w:space="0" w:color="000000"/>
            </w:tcBorders>
          </w:tcPr>
          <w:p w14:paraId="00DC24C2" w14:textId="77777777" w:rsidR="00350CFB" w:rsidRDefault="00283FFF">
            <w:pPr>
              <w:pStyle w:val="TableParagraph"/>
              <w:spacing w:before="53"/>
              <w:ind w:left="69"/>
              <w:jc w:val="left"/>
            </w:pPr>
            <w:r>
              <w:rPr>
                <w:spacing w:val="-2"/>
              </w:rPr>
              <w:t>Family</w:t>
            </w:r>
          </w:p>
        </w:tc>
        <w:tc>
          <w:tcPr>
            <w:tcW w:w="1315" w:type="dxa"/>
            <w:tcBorders>
              <w:top w:val="single" w:sz="8" w:space="0" w:color="000000"/>
              <w:bottom w:val="single" w:sz="6" w:space="0" w:color="000000"/>
            </w:tcBorders>
          </w:tcPr>
          <w:p w14:paraId="00DC24C3" w14:textId="77777777" w:rsidR="00350CFB" w:rsidRDefault="00283FFF">
            <w:pPr>
              <w:pStyle w:val="TableParagraph"/>
              <w:spacing w:before="53"/>
              <w:ind w:right="1"/>
            </w:pPr>
            <w:r>
              <w:rPr>
                <w:spacing w:val="-2"/>
              </w:rPr>
              <w:t>EndorseRank</w:t>
            </w:r>
          </w:p>
        </w:tc>
        <w:tc>
          <w:tcPr>
            <w:tcW w:w="703" w:type="dxa"/>
            <w:tcBorders>
              <w:top w:val="single" w:sz="8" w:space="0" w:color="000000"/>
              <w:bottom w:val="single" w:sz="6" w:space="0" w:color="000000"/>
            </w:tcBorders>
          </w:tcPr>
          <w:p w14:paraId="00DC24C4" w14:textId="77777777" w:rsidR="00350CFB" w:rsidRDefault="00283FFF">
            <w:pPr>
              <w:pStyle w:val="TableParagraph"/>
              <w:spacing w:before="53"/>
              <w:ind w:right="1"/>
            </w:pPr>
            <w:r>
              <w:rPr>
                <w:spacing w:val="-5"/>
              </w:rPr>
              <w:t>AWP</w:t>
            </w:r>
          </w:p>
        </w:tc>
        <w:tc>
          <w:tcPr>
            <w:tcW w:w="758" w:type="dxa"/>
            <w:tcBorders>
              <w:top w:val="single" w:sz="8" w:space="0" w:color="000000"/>
              <w:bottom w:val="single" w:sz="6" w:space="0" w:color="000000"/>
            </w:tcBorders>
          </w:tcPr>
          <w:p w14:paraId="00DC24C5" w14:textId="77777777" w:rsidR="00350CFB" w:rsidRDefault="00283FFF">
            <w:pPr>
              <w:pStyle w:val="TableParagraph"/>
              <w:spacing w:before="53"/>
              <w:ind w:right="1"/>
            </w:pPr>
            <w:r>
              <w:rPr>
                <w:spacing w:val="-2"/>
                <w:color w:val="FF0000"/>
              </w:rPr>
              <w:t>—</w:t>
            </w:r>
          </w:p>
        </w:tc>
        <w:tc>
          <w:tcPr>
            <w:tcW w:w="1315" w:type="dxa"/>
            <w:tcBorders>
              <w:top w:val="single" w:sz="8" w:space="0" w:color="000000"/>
              <w:bottom w:val="single" w:sz="6" w:space="0" w:color="000000"/>
            </w:tcBorders>
          </w:tcPr>
          <w:p w14:paraId="00DC24C6" w14:textId="77777777" w:rsidR="00350CFB" w:rsidRDefault="00283FFF">
            <w:pPr>
              <w:pStyle w:val="TableParagraph"/>
              <w:spacing w:before="53"/>
              <w:ind w:right="1"/>
            </w:pPr>
            <w:r>
              <w:rPr>
                <w:spacing w:val="-2"/>
              </w:rPr>
              <w:t>Highest</w:t>
            </w:r>
          </w:p>
        </w:tc>
      </w:tr>
      <w:tr w:rsidR="00350CFB" w14:paraId="00DC24CD" w14:textId="77777777">
        <w:trPr>
          <w:trHeight w:val="319"/>
        </w:trPr>
        <w:tc>
          <w:tcPr>
            <w:tcW w:w="1085" w:type="dxa"/>
            <w:tcBorders>
              <w:top w:val="single" w:sz="6" w:space="0" w:color="000000"/>
            </w:tcBorders>
          </w:tcPr>
          <w:p w14:paraId="00DC24C8" w14:textId="77777777" w:rsidR="00350CFB" w:rsidRDefault="00283FFF">
            <w:pPr>
              <w:pStyle w:val="TableParagraph"/>
              <w:spacing w:before="52" w:line="247" w:lineRule="exact"/>
              <w:ind w:left="69"/>
              <w:jc w:val="left"/>
            </w:pPr>
            <w:r>
              <w:rPr>
                <w:spacing w:val="-2"/>
              </w:rPr>
              <w:t>Transfer</w:t>
            </w:r>
          </w:p>
        </w:tc>
        <w:tc>
          <w:tcPr>
            <w:tcW w:w="1315" w:type="dxa"/>
            <w:tcBorders>
              <w:top w:val="single" w:sz="6" w:space="0" w:color="000000"/>
            </w:tcBorders>
          </w:tcPr>
          <w:p w14:paraId="00DC24C9" w14:textId="77777777" w:rsidR="00350CFB" w:rsidRDefault="00283FFF">
            <w:pPr>
              <w:pStyle w:val="TableParagraph"/>
              <w:spacing w:before="52" w:line="247" w:lineRule="exact"/>
              <w:ind w:left="1" w:right="1"/>
            </w:pPr>
            <w:r>
              <w:rPr>
                <w:spacing w:val="-2"/>
              </w:rPr>
              <w:t>0.333</w:t>
            </w:r>
          </w:p>
        </w:tc>
        <w:tc>
          <w:tcPr>
            <w:tcW w:w="703" w:type="dxa"/>
            <w:tcBorders>
              <w:top w:val="single" w:sz="6" w:space="0" w:color="000000"/>
            </w:tcBorders>
          </w:tcPr>
          <w:p w14:paraId="00DC24CA" w14:textId="77777777" w:rsidR="00350CFB" w:rsidRDefault="00283FFF">
            <w:pPr>
              <w:pStyle w:val="TableParagraph"/>
              <w:spacing w:before="52" w:line="247" w:lineRule="exact"/>
              <w:ind w:right="1"/>
            </w:pPr>
            <w:r>
              <w:rPr>
                <w:spacing w:val="-2"/>
              </w:rPr>
              <w:t>0.534</w:t>
            </w:r>
          </w:p>
        </w:tc>
        <w:tc>
          <w:tcPr>
            <w:tcW w:w="758" w:type="dxa"/>
            <w:tcBorders>
              <w:top w:val="single" w:sz="6" w:space="0" w:color="000000"/>
            </w:tcBorders>
          </w:tcPr>
          <w:p w14:paraId="00DC24CB" w14:textId="77777777" w:rsidR="00350CFB" w:rsidRDefault="00283FFF">
            <w:pPr>
              <w:pStyle w:val="TableParagraph"/>
              <w:spacing w:before="52" w:line="247" w:lineRule="exact"/>
              <w:ind w:right="1"/>
            </w:pPr>
            <w:r>
              <w:rPr>
                <w:spacing w:val="-2"/>
              </w:rPr>
              <w:t>0.246</w:t>
            </w:r>
          </w:p>
        </w:tc>
        <w:tc>
          <w:tcPr>
            <w:tcW w:w="1315" w:type="dxa"/>
            <w:tcBorders>
              <w:top w:val="single" w:sz="6" w:space="0" w:color="000000"/>
            </w:tcBorders>
          </w:tcPr>
          <w:p w14:paraId="00DC24CC" w14:textId="77777777" w:rsidR="00350CFB" w:rsidRDefault="00283FFF">
            <w:pPr>
              <w:pStyle w:val="TableParagraph"/>
              <w:spacing w:before="52" w:line="247" w:lineRule="exact"/>
              <w:ind w:right="1"/>
            </w:pPr>
            <w:r>
              <w:rPr>
                <w:spacing w:val="-5"/>
              </w:rPr>
              <w:t>AWP</w:t>
            </w:r>
          </w:p>
        </w:tc>
      </w:tr>
      <w:tr w:rsidR="00350CFB" w14:paraId="00DC24D3" w14:textId="77777777">
        <w:trPr>
          <w:trHeight w:val="270"/>
        </w:trPr>
        <w:tc>
          <w:tcPr>
            <w:tcW w:w="1085" w:type="dxa"/>
          </w:tcPr>
          <w:p w14:paraId="00DC24CE" w14:textId="77777777" w:rsidR="00350CFB" w:rsidRDefault="00283FFF">
            <w:pPr>
              <w:pStyle w:val="TableParagraph"/>
              <w:spacing w:line="247" w:lineRule="exact"/>
              <w:ind w:left="69"/>
              <w:jc w:val="left"/>
            </w:pPr>
            <w:r>
              <w:rPr>
                <w:spacing w:val="-2"/>
              </w:rPr>
              <w:t>Allowance</w:t>
            </w:r>
          </w:p>
        </w:tc>
        <w:tc>
          <w:tcPr>
            <w:tcW w:w="1315" w:type="dxa"/>
          </w:tcPr>
          <w:p w14:paraId="00DC24CF" w14:textId="77777777" w:rsidR="00350CFB" w:rsidRDefault="00283FFF">
            <w:pPr>
              <w:pStyle w:val="TableParagraph"/>
              <w:spacing w:line="247" w:lineRule="exact"/>
              <w:ind w:left="1" w:right="1"/>
            </w:pPr>
            <w:r>
              <w:rPr>
                <w:spacing w:val="-2"/>
              </w:rPr>
              <w:t>0.355</w:t>
            </w:r>
          </w:p>
        </w:tc>
        <w:tc>
          <w:tcPr>
            <w:tcW w:w="703" w:type="dxa"/>
          </w:tcPr>
          <w:p w14:paraId="00DC24D0" w14:textId="77777777" w:rsidR="00350CFB" w:rsidRDefault="00283FFF">
            <w:pPr>
              <w:pStyle w:val="TableParagraph"/>
              <w:spacing w:line="247" w:lineRule="exact"/>
              <w:ind w:left="1" w:right="1"/>
            </w:pPr>
            <w:r>
              <w:rPr>
                <w:spacing w:val="-2"/>
              </w:rPr>
              <w:t>-0.030</w:t>
            </w:r>
          </w:p>
        </w:tc>
        <w:tc>
          <w:tcPr>
            <w:tcW w:w="758" w:type="dxa"/>
          </w:tcPr>
          <w:p w14:paraId="00DC24D1" w14:textId="77777777" w:rsidR="00350CFB" w:rsidRDefault="00283FFF">
            <w:pPr>
              <w:pStyle w:val="TableParagraph"/>
              <w:spacing w:line="247" w:lineRule="exact"/>
              <w:ind w:left="1" w:right="1"/>
            </w:pPr>
            <w:r>
              <w:rPr>
                <w:spacing w:val="-2"/>
              </w:rPr>
              <w:t>-0.041</w:t>
            </w:r>
          </w:p>
        </w:tc>
        <w:tc>
          <w:tcPr>
            <w:tcW w:w="1315" w:type="dxa"/>
          </w:tcPr>
          <w:p w14:paraId="00DC24D2" w14:textId="77777777" w:rsidR="00350CFB" w:rsidRDefault="00283FFF">
            <w:pPr>
              <w:pStyle w:val="TableParagraph"/>
              <w:spacing w:line="247" w:lineRule="exact"/>
              <w:ind w:left="1" w:right="1"/>
            </w:pPr>
            <w:r>
              <w:rPr>
                <w:spacing w:val="-2"/>
              </w:rPr>
              <w:t>EndorseRank</w:t>
            </w:r>
          </w:p>
        </w:tc>
      </w:tr>
      <w:tr w:rsidR="00350CFB" w14:paraId="00DC24D9" w14:textId="77777777">
        <w:trPr>
          <w:trHeight w:val="270"/>
        </w:trPr>
        <w:tc>
          <w:tcPr>
            <w:tcW w:w="1085" w:type="dxa"/>
          </w:tcPr>
          <w:p w14:paraId="00DC24D4" w14:textId="77777777" w:rsidR="00350CFB" w:rsidRDefault="00283FFF">
            <w:pPr>
              <w:pStyle w:val="TableParagraph"/>
              <w:spacing w:line="247" w:lineRule="exact"/>
              <w:ind w:left="69"/>
              <w:jc w:val="left"/>
            </w:pPr>
            <w:r>
              <w:rPr>
                <w:spacing w:val="-4"/>
              </w:rPr>
              <w:t>Liq.</w:t>
            </w:r>
          </w:p>
        </w:tc>
        <w:tc>
          <w:tcPr>
            <w:tcW w:w="1315" w:type="dxa"/>
          </w:tcPr>
          <w:p w14:paraId="00DC24D5" w14:textId="77777777" w:rsidR="00350CFB" w:rsidRDefault="00283FFF">
            <w:pPr>
              <w:pStyle w:val="TableParagraph"/>
              <w:spacing w:line="247" w:lineRule="exact"/>
              <w:ind w:left="1" w:right="1"/>
            </w:pPr>
            <w:r>
              <w:rPr>
                <w:spacing w:val="-2"/>
              </w:rPr>
              <w:t>0.093</w:t>
            </w:r>
          </w:p>
        </w:tc>
        <w:tc>
          <w:tcPr>
            <w:tcW w:w="703" w:type="dxa"/>
          </w:tcPr>
          <w:p w14:paraId="00DC24D6" w14:textId="77777777" w:rsidR="00350CFB" w:rsidRDefault="00283FFF">
            <w:pPr>
              <w:pStyle w:val="TableParagraph"/>
              <w:spacing w:line="247" w:lineRule="exact"/>
              <w:ind w:left="1" w:right="1"/>
            </w:pPr>
            <w:r>
              <w:rPr>
                <w:spacing w:val="-2"/>
              </w:rPr>
              <w:t>0.113</w:t>
            </w:r>
          </w:p>
        </w:tc>
        <w:tc>
          <w:tcPr>
            <w:tcW w:w="758" w:type="dxa"/>
          </w:tcPr>
          <w:p w14:paraId="00DC24D7" w14:textId="77777777" w:rsidR="00350CFB" w:rsidRDefault="00283FFF">
            <w:pPr>
              <w:pStyle w:val="TableParagraph"/>
              <w:spacing w:line="247" w:lineRule="exact"/>
              <w:ind w:right="1"/>
            </w:pPr>
            <w:r>
              <w:rPr>
                <w:spacing w:val="-2"/>
              </w:rPr>
              <w:t>0.132</w:t>
            </w:r>
          </w:p>
        </w:tc>
        <w:tc>
          <w:tcPr>
            <w:tcW w:w="1315" w:type="dxa"/>
          </w:tcPr>
          <w:p w14:paraId="00DC24D8" w14:textId="77777777" w:rsidR="00350CFB" w:rsidRDefault="00283FFF">
            <w:pPr>
              <w:pStyle w:val="TableParagraph"/>
              <w:spacing w:line="247" w:lineRule="exact"/>
              <w:ind w:right="1"/>
            </w:pPr>
            <w:r>
              <w:rPr>
                <w:spacing w:val="-2"/>
                <w:color w:val="FF0000"/>
              </w:rPr>
              <w:t>—</w:t>
            </w:r>
          </w:p>
        </w:tc>
      </w:tr>
      <w:tr w:rsidR="00350CFB" w14:paraId="00DC24DF" w14:textId="77777777">
        <w:trPr>
          <w:trHeight w:val="270"/>
        </w:trPr>
        <w:tc>
          <w:tcPr>
            <w:tcW w:w="1085" w:type="dxa"/>
          </w:tcPr>
          <w:p w14:paraId="00DC24DA" w14:textId="77777777" w:rsidR="00350CFB" w:rsidRDefault="00283FFF">
            <w:pPr>
              <w:pStyle w:val="TableParagraph"/>
              <w:spacing w:line="247" w:lineRule="exact"/>
              <w:ind w:left="69"/>
              <w:jc w:val="left"/>
            </w:pPr>
            <w:r>
              <w:rPr>
                <w:spacing w:val="-2"/>
              </w:rPr>
              <w:t>Inv.risk</w:t>
            </w:r>
          </w:p>
        </w:tc>
        <w:tc>
          <w:tcPr>
            <w:tcW w:w="1315" w:type="dxa"/>
          </w:tcPr>
          <w:p w14:paraId="00DC24DB" w14:textId="77777777" w:rsidR="00350CFB" w:rsidRDefault="00283FFF">
            <w:pPr>
              <w:pStyle w:val="TableParagraph"/>
              <w:spacing w:line="247" w:lineRule="exact"/>
              <w:ind w:left="1" w:right="1"/>
            </w:pPr>
            <w:r>
              <w:rPr>
                <w:spacing w:val="-2"/>
              </w:rPr>
              <w:t>0.035</w:t>
            </w:r>
          </w:p>
        </w:tc>
        <w:tc>
          <w:tcPr>
            <w:tcW w:w="703" w:type="dxa"/>
          </w:tcPr>
          <w:p w14:paraId="00DC24DC" w14:textId="77777777" w:rsidR="00350CFB" w:rsidRDefault="00283FFF">
            <w:pPr>
              <w:pStyle w:val="TableParagraph"/>
              <w:spacing w:line="247" w:lineRule="exact"/>
              <w:ind w:right="1"/>
            </w:pPr>
            <w:r>
              <w:rPr>
                <w:spacing w:val="-2"/>
              </w:rPr>
              <w:t>0.107</w:t>
            </w:r>
          </w:p>
        </w:tc>
        <w:tc>
          <w:tcPr>
            <w:tcW w:w="758" w:type="dxa"/>
          </w:tcPr>
          <w:p w14:paraId="00DC24DD" w14:textId="77777777" w:rsidR="00350CFB" w:rsidRDefault="00283FFF">
            <w:pPr>
              <w:pStyle w:val="TableParagraph"/>
              <w:spacing w:line="247" w:lineRule="exact"/>
              <w:ind w:right="1"/>
            </w:pPr>
            <w:r>
              <w:rPr>
                <w:spacing w:val="-2"/>
              </w:rPr>
              <w:t>0.376</w:t>
            </w:r>
          </w:p>
        </w:tc>
        <w:tc>
          <w:tcPr>
            <w:tcW w:w="1315" w:type="dxa"/>
          </w:tcPr>
          <w:p w14:paraId="00DC24DE" w14:textId="77777777" w:rsidR="00350CFB" w:rsidRDefault="00283FFF">
            <w:pPr>
              <w:pStyle w:val="TableParagraph"/>
              <w:spacing w:line="247" w:lineRule="exact"/>
              <w:ind w:right="1"/>
            </w:pPr>
            <w:r>
              <w:rPr>
                <w:spacing w:val="-2"/>
                <w:color w:val="FF0000"/>
              </w:rPr>
              <w:t>—</w:t>
            </w:r>
          </w:p>
        </w:tc>
      </w:tr>
      <w:tr w:rsidR="00350CFB" w14:paraId="00DC24E5" w14:textId="77777777">
        <w:trPr>
          <w:trHeight w:val="270"/>
        </w:trPr>
        <w:tc>
          <w:tcPr>
            <w:tcW w:w="1085" w:type="dxa"/>
          </w:tcPr>
          <w:p w14:paraId="00DC24E0" w14:textId="77777777" w:rsidR="00350CFB" w:rsidRDefault="00283FFF">
            <w:pPr>
              <w:pStyle w:val="TableParagraph"/>
              <w:spacing w:line="247" w:lineRule="exact"/>
              <w:ind w:left="69"/>
              <w:jc w:val="left"/>
            </w:pPr>
            <w:r>
              <w:rPr>
                <w:spacing w:val="-2"/>
              </w:rPr>
              <w:t>Sybil</w:t>
            </w:r>
          </w:p>
        </w:tc>
        <w:tc>
          <w:tcPr>
            <w:tcW w:w="1315" w:type="dxa"/>
          </w:tcPr>
          <w:p w14:paraId="00DC24E1" w14:textId="77777777" w:rsidR="00350CFB" w:rsidRDefault="00283FFF">
            <w:pPr>
              <w:pStyle w:val="TableParagraph"/>
              <w:spacing w:line="247" w:lineRule="exact"/>
              <w:ind w:left="1" w:right="1"/>
            </w:pPr>
            <w:r>
              <w:rPr>
                <w:spacing w:val="-2"/>
              </w:rPr>
              <w:t>0.233</w:t>
            </w:r>
          </w:p>
        </w:tc>
        <w:tc>
          <w:tcPr>
            <w:tcW w:w="703" w:type="dxa"/>
          </w:tcPr>
          <w:p w14:paraId="00DC24E2" w14:textId="77777777" w:rsidR="00350CFB" w:rsidRDefault="00283FFF">
            <w:pPr>
              <w:pStyle w:val="TableParagraph"/>
              <w:spacing w:line="247" w:lineRule="exact"/>
              <w:ind w:right="1"/>
            </w:pPr>
            <w:r>
              <w:rPr>
                <w:spacing w:val="-2"/>
              </w:rPr>
              <w:t>0.286</w:t>
            </w:r>
          </w:p>
        </w:tc>
        <w:tc>
          <w:tcPr>
            <w:tcW w:w="758" w:type="dxa"/>
          </w:tcPr>
          <w:p w14:paraId="00DC24E3" w14:textId="77777777" w:rsidR="00350CFB" w:rsidRDefault="00283FFF">
            <w:pPr>
              <w:pStyle w:val="TableParagraph"/>
              <w:spacing w:line="247" w:lineRule="exact"/>
              <w:ind w:right="1"/>
            </w:pPr>
            <w:r>
              <w:rPr>
                <w:spacing w:val="-2"/>
              </w:rPr>
              <w:t>0.093</w:t>
            </w:r>
          </w:p>
        </w:tc>
        <w:tc>
          <w:tcPr>
            <w:tcW w:w="1315" w:type="dxa"/>
          </w:tcPr>
          <w:p w14:paraId="00DC24E4" w14:textId="77777777" w:rsidR="00350CFB" w:rsidRDefault="00283FFF">
            <w:pPr>
              <w:pStyle w:val="TableParagraph"/>
              <w:spacing w:line="247" w:lineRule="exact"/>
              <w:ind w:right="1"/>
            </w:pPr>
            <w:r>
              <w:rPr>
                <w:spacing w:val="-5"/>
              </w:rPr>
              <w:t>AWP</w:t>
            </w:r>
          </w:p>
        </w:tc>
      </w:tr>
      <w:tr w:rsidR="00350CFB" w14:paraId="00DC24EB" w14:textId="77777777">
        <w:trPr>
          <w:trHeight w:val="332"/>
        </w:trPr>
        <w:tc>
          <w:tcPr>
            <w:tcW w:w="1085" w:type="dxa"/>
            <w:tcBorders>
              <w:bottom w:val="single" w:sz="8" w:space="0" w:color="000000"/>
            </w:tcBorders>
          </w:tcPr>
          <w:p w14:paraId="00DC24E6" w14:textId="77777777" w:rsidR="00350CFB" w:rsidRDefault="00283FFF">
            <w:pPr>
              <w:pStyle w:val="TableParagraph"/>
              <w:ind w:left="69"/>
              <w:jc w:val="left"/>
            </w:pPr>
            <w:r>
              <w:rPr>
                <w:spacing w:val="-5"/>
                <w:color w:val="FF0000"/>
              </w:rPr>
              <w:t>—</w:t>
            </w:r>
          </w:p>
        </w:tc>
        <w:tc>
          <w:tcPr>
            <w:tcW w:w="1315" w:type="dxa"/>
            <w:tcBorders>
              <w:bottom w:val="single" w:sz="8" w:space="0" w:color="000000"/>
            </w:tcBorders>
          </w:tcPr>
          <w:p w14:paraId="00DC24E7" w14:textId="77777777" w:rsidR="00350CFB" w:rsidRDefault="00283FFF">
            <w:pPr>
              <w:pStyle w:val="TableParagraph"/>
              <w:ind w:left="1" w:right="1"/>
            </w:pPr>
            <w:r>
              <w:rPr>
                <w:spacing w:val="-2"/>
              </w:rPr>
              <w:t>0.096</w:t>
            </w:r>
          </w:p>
        </w:tc>
        <w:tc>
          <w:tcPr>
            <w:tcW w:w="703" w:type="dxa"/>
            <w:tcBorders>
              <w:bottom w:val="single" w:sz="8" w:space="0" w:color="000000"/>
            </w:tcBorders>
          </w:tcPr>
          <w:p w14:paraId="00DC24E8" w14:textId="77777777" w:rsidR="00350CFB" w:rsidRDefault="00283FFF">
            <w:pPr>
              <w:pStyle w:val="TableParagraph"/>
              <w:ind w:right="1"/>
            </w:pPr>
            <w:r>
              <w:rPr>
                <w:spacing w:val="-2"/>
              </w:rPr>
              <w:t>0.179</w:t>
            </w:r>
          </w:p>
        </w:tc>
        <w:tc>
          <w:tcPr>
            <w:tcW w:w="758" w:type="dxa"/>
            <w:tcBorders>
              <w:bottom w:val="single" w:sz="8" w:space="0" w:color="000000"/>
            </w:tcBorders>
          </w:tcPr>
          <w:p w14:paraId="00DC24E9" w14:textId="77777777" w:rsidR="00350CFB" w:rsidRDefault="00283FFF">
            <w:pPr>
              <w:pStyle w:val="TableParagraph"/>
              <w:ind w:right="1"/>
            </w:pPr>
            <w:r>
              <w:rPr>
                <w:spacing w:val="-2"/>
              </w:rPr>
              <w:t>0.583</w:t>
            </w:r>
          </w:p>
        </w:tc>
        <w:tc>
          <w:tcPr>
            <w:tcW w:w="1315" w:type="dxa"/>
            <w:tcBorders>
              <w:bottom w:val="single" w:sz="8" w:space="0" w:color="000000"/>
            </w:tcBorders>
          </w:tcPr>
          <w:p w14:paraId="00DC24EA" w14:textId="77777777" w:rsidR="00350CFB" w:rsidRDefault="00283FFF">
            <w:pPr>
              <w:pStyle w:val="TableParagraph"/>
              <w:ind w:right="1"/>
            </w:pPr>
            <w:r>
              <w:rPr>
                <w:spacing w:val="-2"/>
                <w:color w:val="FF0000"/>
              </w:rPr>
              <w:t>—</w:t>
            </w:r>
          </w:p>
        </w:tc>
      </w:tr>
    </w:tbl>
    <w:p w14:paraId="00DC24EC" w14:textId="77777777" w:rsidR="00350CFB" w:rsidRDefault="00350CFB">
      <w:pPr>
        <w:pStyle w:val="a3"/>
      </w:pPr>
    </w:p>
    <w:p w14:paraId="00DC24ED" w14:textId="77777777" w:rsidR="00350CFB" w:rsidRDefault="00350CFB">
      <w:pPr>
        <w:pStyle w:val="a3"/>
        <w:spacing w:before="170"/>
      </w:pPr>
    </w:p>
    <w:p w14:paraId="00DC24EE" w14:textId="77777777" w:rsidR="00350CFB" w:rsidRDefault="00283FFF">
      <w:pPr>
        <w:pStyle w:val="3"/>
        <w:numPr>
          <w:ilvl w:val="2"/>
          <w:numId w:val="26"/>
        </w:numPr>
        <w:tabs>
          <w:tab w:val="left" w:pos="879"/>
        </w:tabs>
        <w:ind w:left="879" w:hanging="597"/>
      </w:pPr>
      <w:bookmarkStart w:id="484" w:name="Parameter_summary"/>
      <w:bookmarkStart w:id="485" w:name="_bookmark206"/>
      <w:bookmarkEnd w:id="484"/>
      <w:bookmarkEnd w:id="485"/>
      <w:r>
        <w:t>Parameter</w:t>
      </w:r>
      <w:r>
        <w:rPr>
          <w:spacing w:val="-12"/>
        </w:rPr>
        <w:t xml:space="preserve"> </w:t>
      </w:r>
      <w:r>
        <w:rPr>
          <w:spacing w:val="-2"/>
        </w:rPr>
        <w:t>summary</w:t>
      </w:r>
    </w:p>
    <w:p w14:paraId="00DC24EF" w14:textId="77777777" w:rsidR="00350CFB" w:rsidRDefault="00350CFB">
      <w:pPr>
        <w:pStyle w:val="a3"/>
        <w:spacing w:before="46"/>
        <w:rPr>
          <w:b/>
        </w:rPr>
      </w:pPr>
    </w:p>
    <w:p w14:paraId="00DC24F0" w14:textId="77777777" w:rsidR="00350CFB" w:rsidRDefault="00283FFF">
      <w:pPr>
        <w:pStyle w:val="3"/>
        <w:numPr>
          <w:ilvl w:val="2"/>
          <w:numId w:val="26"/>
        </w:numPr>
        <w:tabs>
          <w:tab w:val="left" w:pos="879"/>
        </w:tabs>
        <w:spacing w:before="1"/>
        <w:ind w:left="879" w:hanging="597"/>
      </w:pPr>
      <w:bookmarkStart w:id="486" w:name="Proxy_operational_definitions_(reference"/>
      <w:bookmarkStart w:id="487" w:name="_bookmark207"/>
      <w:bookmarkEnd w:id="486"/>
      <w:bookmarkEnd w:id="487"/>
      <w:r>
        <w:rPr>
          <w:spacing w:val="-2"/>
        </w:rPr>
        <w:t>Proxy</w:t>
      </w:r>
      <w:r>
        <w:rPr>
          <w:spacing w:val="2"/>
        </w:rPr>
        <w:t xml:space="preserve"> </w:t>
      </w:r>
      <w:r>
        <w:rPr>
          <w:spacing w:val="-2"/>
        </w:rPr>
        <w:t>operational</w:t>
      </w:r>
      <w:r>
        <w:rPr>
          <w:spacing w:val="2"/>
        </w:rPr>
        <w:t xml:space="preserve"> </w:t>
      </w:r>
      <w:r>
        <w:rPr>
          <w:spacing w:val="-2"/>
        </w:rPr>
        <w:t>definitions</w:t>
      </w:r>
      <w:r>
        <w:rPr>
          <w:spacing w:val="3"/>
        </w:rPr>
        <w:t xml:space="preserve"> </w:t>
      </w:r>
      <w:r>
        <w:rPr>
          <w:spacing w:val="-2"/>
        </w:rPr>
        <w:t>(reference)</w:t>
      </w:r>
    </w:p>
    <w:p w14:paraId="00DC24F1" w14:textId="77777777" w:rsidR="00350CFB" w:rsidRDefault="00350CFB">
      <w:pPr>
        <w:pStyle w:val="a3"/>
        <w:spacing w:before="46"/>
        <w:rPr>
          <w:b/>
        </w:rPr>
      </w:pPr>
    </w:p>
    <w:p w14:paraId="00DC24F2" w14:textId="77777777" w:rsidR="00350CFB" w:rsidRDefault="00283FFF">
      <w:pPr>
        <w:pStyle w:val="a3"/>
        <w:ind w:left="274"/>
        <w:jc w:val="both"/>
      </w:pPr>
      <w:r>
        <w:t>The</w:t>
      </w:r>
      <w:r>
        <w:rPr>
          <w:spacing w:val="-10"/>
        </w:rPr>
        <w:t xml:space="preserve"> </w:t>
      </w:r>
      <w:r>
        <w:t>following</w:t>
      </w:r>
      <w:r>
        <w:rPr>
          <w:spacing w:val="-9"/>
        </w:rPr>
        <w:t xml:space="preserve"> </w:t>
      </w:r>
      <w:r>
        <w:t>formulas</w:t>
      </w:r>
      <w:r>
        <w:rPr>
          <w:spacing w:val="-10"/>
        </w:rPr>
        <w:t xml:space="preserve"> </w:t>
      </w:r>
      <w:r>
        <w:t>match</w:t>
      </w:r>
      <w:r>
        <w:rPr>
          <w:spacing w:val="-9"/>
        </w:rPr>
        <w:t xml:space="preserve"> </w:t>
      </w:r>
      <w:r>
        <w:t>Chapter</w:t>
      </w:r>
      <w:r>
        <w:rPr>
          <w:spacing w:val="-10"/>
        </w:rPr>
        <w:t xml:space="preserve"> </w:t>
      </w:r>
      <w:hyperlink w:anchor="_bookmark48" w:history="1">
        <w:r>
          <w:rPr>
            <w:spacing w:val="-5"/>
          </w:rPr>
          <w:t>3</w:t>
        </w:r>
      </w:hyperlink>
      <w:r>
        <w:rPr>
          <w:spacing w:val="-5"/>
        </w:rPr>
        <w:t>.</w:t>
      </w:r>
    </w:p>
    <w:p w14:paraId="00DC24F3" w14:textId="77777777" w:rsidR="00350CFB" w:rsidRDefault="00283FFF">
      <w:pPr>
        <w:pStyle w:val="a4"/>
        <w:numPr>
          <w:ilvl w:val="3"/>
          <w:numId w:val="26"/>
        </w:numPr>
        <w:tabs>
          <w:tab w:val="left" w:pos="799"/>
          <w:tab w:val="left" w:pos="6846"/>
        </w:tabs>
        <w:spacing w:before="219"/>
        <w:ind w:hanging="206"/>
        <w:rPr>
          <w:sz w:val="24"/>
        </w:rPr>
      </w:pPr>
      <w:r>
        <w:rPr>
          <w:noProof/>
          <w:sz w:val="24"/>
        </w:rPr>
        <mc:AlternateContent>
          <mc:Choice Requires="wps">
            <w:drawing>
              <wp:anchor distT="0" distB="0" distL="0" distR="0" simplePos="0" relativeHeight="484065792" behindDoc="1" locked="0" layoutInCell="1" allowOverlap="1" wp14:anchorId="00DC27EE" wp14:editId="00DC27EF">
                <wp:simplePos x="0" y="0"/>
                <wp:positionH relativeFrom="page">
                  <wp:posOffset>4816995</wp:posOffset>
                </wp:positionH>
                <wp:positionV relativeFrom="paragraph">
                  <wp:posOffset>105051</wp:posOffset>
                </wp:positionV>
                <wp:extent cx="160655" cy="563245"/>
                <wp:effectExtent l="0" t="0" r="0" b="0"/>
                <wp:wrapNone/>
                <wp:docPr id="865" name="Textbox 8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655" cy="563245"/>
                        </a:xfrm>
                        <a:prstGeom prst="rect">
                          <a:avLst/>
                        </a:prstGeom>
                      </wps:spPr>
                      <wps:txbx>
                        <w:txbxContent>
                          <w:p w14:paraId="00DC289F" w14:textId="77777777" w:rsidR="00350CFB" w:rsidRDefault="00283FFF">
                            <w:pPr>
                              <w:pStyle w:val="a3"/>
                              <w:spacing w:line="231" w:lineRule="exact"/>
                            </w:pPr>
                            <w:r>
                              <w:rPr>
                                <w:spacing w:val="-10"/>
                                <w:w w:val="170"/>
                              </w:rPr>
                              <w:t>L</w:t>
                            </w:r>
                          </w:p>
                        </w:txbxContent>
                      </wps:txbx>
                      <wps:bodyPr wrap="square" lIns="0" tIns="0" rIns="0" bIns="0" rtlCol="0">
                        <a:noAutofit/>
                      </wps:bodyPr>
                    </wps:wsp>
                  </a:graphicData>
                </a:graphic>
              </wp:anchor>
            </w:drawing>
          </mc:Choice>
          <mc:Fallback>
            <w:pict>
              <v:shape w14:anchorId="00DC27EE" id="Textbox 865" o:spid="_x0000_s1455" type="#_x0000_t202" style="position:absolute;left:0;text-align:left;margin-left:379.3pt;margin-top:8.25pt;width:12.65pt;height:44.35pt;z-index:-19250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" filled="f" stroked="f">
                <v:textbox inset="0,0,0,0">
                  <w:txbxContent>
                    <w:p w14:paraId="00DC289F" w14:textId="77777777" w:rsidR="00350CFB" w:rsidRDefault="00283FFF">
                      <w:pPr>
                        <w:pStyle w:val="a3"/>
                        <w:spacing w:line="231" w:lineRule="exact"/>
                      </w:pPr>
                      <w:r>
                        <w:rPr>
                          <w:spacing w:val="-10"/>
                          <w:w w:val="170"/>
                        </w:rPr>
                        <w:t>L</w:t>
                      </w:r>
                    </w:p>
                  </w:txbxContent>
                </v:textbox>
                <w10:wrap anchorx="page"/>
              </v:shape>
            </w:pict>
          </mc:Fallback>
        </mc:AlternateContent>
      </w:r>
      <w:r>
        <w:rPr>
          <w:b/>
          <w:w w:val="105"/>
          <w:sz w:val="24"/>
        </w:rPr>
        <w:t>Transfer:</w:t>
      </w:r>
      <w:r>
        <w:rPr>
          <w:b/>
          <w:spacing w:val="16"/>
          <w:w w:val="105"/>
          <w:sz w:val="24"/>
        </w:rPr>
        <w:t xml:space="preserve"> </w:t>
      </w:r>
      <w:r>
        <w:rPr>
          <w:w w:val="105"/>
          <w:sz w:val="24"/>
        </w:rPr>
        <w:t>in_degree(</w:t>
      </w:r>
      <w:r>
        <w:rPr>
          <w:i/>
          <w:w w:val="105"/>
          <w:sz w:val="24"/>
        </w:rPr>
        <w:t>w</w:t>
      </w:r>
      <w:r>
        <w:rPr>
          <w:w w:val="105"/>
          <w:sz w:val="24"/>
        </w:rPr>
        <w:t>)</w:t>
      </w:r>
      <w:r>
        <w:rPr>
          <w:spacing w:val="4"/>
          <w:w w:val="105"/>
          <w:sz w:val="24"/>
        </w:rPr>
        <w:t xml:space="preserve"> </w:t>
      </w:r>
      <w:r>
        <w:rPr>
          <w:w w:val="105"/>
          <w:sz w:val="24"/>
        </w:rPr>
        <w:t>=</w:t>
      </w:r>
      <w:r>
        <w:rPr>
          <w:spacing w:val="4"/>
          <w:w w:val="105"/>
          <w:sz w:val="24"/>
        </w:rPr>
        <w:t xml:space="preserve"> </w:t>
      </w:r>
      <w:r>
        <w:rPr>
          <w:rFonts w:ascii="Arial Unicode MS" w:hAnsi="Arial Unicode MS"/>
          <w:w w:val="105"/>
          <w:sz w:val="24"/>
        </w:rPr>
        <w:t>|{</w:t>
      </w:r>
      <w:r>
        <w:rPr>
          <w:i/>
          <w:w w:val="105"/>
          <w:sz w:val="24"/>
        </w:rPr>
        <w:t>u</w:t>
      </w:r>
      <w:r>
        <w:rPr>
          <w:i/>
          <w:spacing w:val="3"/>
          <w:w w:val="105"/>
          <w:sz w:val="24"/>
        </w:rPr>
        <w:t xml:space="preserve"> </w:t>
      </w:r>
      <w:r>
        <w:rPr>
          <w:w w:val="105"/>
          <w:sz w:val="24"/>
        </w:rPr>
        <w:t>:</w:t>
      </w:r>
      <w:r>
        <w:rPr>
          <w:spacing w:val="4"/>
          <w:w w:val="105"/>
          <w:sz w:val="24"/>
        </w:rPr>
        <w:t xml:space="preserve"> </w:t>
      </w:r>
      <w:r>
        <w:rPr>
          <w:rFonts w:ascii="Arial Unicode MS" w:hAnsi="Arial Unicode MS"/>
          <w:w w:val="105"/>
          <w:sz w:val="24"/>
        </w:rPr>
        <w:t>∃</w:t>
      </w:r>
      <w:r>
        <w:rPr>
          <w:i/>
          <w:w w:val="105"/>
          <w:sz w:val="24"/>
        </w:rPr>
        <w:t>u</w:t>
      </w:r>
      <w:r>
        <w:rPr>
          <w:i/>
          <w:spacing w:val="4"/>
          <w:w w:val="105"/>
          <w:sz w:val="24"/>
        </w:rPr>
        <w:t xml:space="preserve"> </w:t>
      </w:r>
      <w:r>
        <w:rPr>
          <w:rFonts w:ascii="Arial Unicode MS" w:hAnsi="Arial Unicode MS"/>
          <w:w w:val="105"/>
          <w:sz w:val="24"/>
        </w:rPr>
        <w:t>→</w:t>
      </w:r>
      <w:r>
        <w:rPr>
          <w:rFonts w:ascii="Arial Unicode MS" w:hAnsi="Arial Unicode MS"/>
          <w:spacing w:val="-4"/>
          <w:w w:val="105"/>
          <w:sz w:val="24"/>
        </w:rPr>
        <w:t xml:space="preserve"> </w:t>
      </w:r>
      <w:r>
        <w:rPr>
          <w:i/>
          <w:w w:val="105"/>
          <w:sz w:val="24"/>
        </w:rPr>
        <w:t>w</w:t>
      </w:r>
      <w:r>
        <w:rPr>
          <w:rFonts w:ascii="Arial Unicode MS" w:hAnsi="Arial Unicode MS"/>
          <w:w w:val="105"/>
          <w:sz w:val="24"/>
        </w:rPr>
        <w:t>}|</w:t>
      </w:r>
      <w:r>
        <w:rPr>
          <w:w w:val="105"/>
          <w:sz w:val="24"/>
        </w:rPr>
        <w:t>;</w:t>
      </w:r>
      <w:r>
        <w:rPr>
          <w:spacing w:val="-4"/>
          <w:w w:val="105"/>
          <w:sz w:val="24"/>
        </w:rPr>
        <w:t xml:space="preserve"> </w:t>
      </w:r>
      <w:r>
        <w:rPr>
          <w:w w:val="105"/>
          <w:sz w:val="24"/>
        </w:rPr>
        <w:t>in_value(</w:t>
      </w:r>
      <w:r>
        <w:rPr>
          <w:i/>
          <w:w w:val="105"/>
          <w:sz w:val="24"/>
        </w:rPr>
        <w:t>w</w:t>
      </w:r>
      <w:r>
        <w:rPr>
          <w:w w:val="105"/>
          <w:sz w:val="24"/>
        </w:rPr>
        <w:t>)</w:t>
      </w:r>
      <w:r>
        <w:rPr>
          <w:spacing w:val="4"/>
          <w:w w:val="105"/>
          <w:sz w:val="24"/>
        </w:rPr>
        <w:t xml:space="preserve"> </w:t>
      </w:r>
      <w:r>
        <w:rPr>
          <w:spacing w:val="-10"/>
          <w:w w:val="105"/>
          <w:sz w:val="24"/>
        </w:rPr>
        <w:t>=</w:t>
      </w:r>
      <w:r>
        <w:rPr>
          <w:sz w:val="24"/>
        </w:rPr>
        <w:tab/>
      </w:r>
      <w:r>
        <w:rPr>
          <w:rFonts w:ascii="Menlo" w:hAnsi="Menlo"/>
          <w:i/>
          <w:w w:val="110"/>
          <w:position w:val="-6"/>
          <w:sz w:val="16"/>
        </w:rPr>
        <w:t>e</w:t>
      </w:r>
      <w:r>
        <w:rPr>
          <w:w w:val="110"/>
          <w:position w:val="-6"/>
          <w:sz w:val="16"/>
        </w:rPr>
        <w:t>:</w:t>
      </w:r>
      <w:r>
        <w:rPr>
          <w:rFonts w:ascii="Menlo" w:hAnsi="Menlo"/>
          <w:i/>
          <w:w w:val="110"/>
          <w:position w:val="-6"/>
          <w:sz w:val="16"/>
        </w:rPr>
        <w:t>u</w:t>
      </w:r>
      <w:r>
        <w:rPr>
          <w:rFonts w:ascii="Apple Symbols" w:hAnsi="Apple Symbols"/>
          <w:w w:val="110"/>
          <w:position w:val="-6"/>
          <w:sz w:val="16"/>
        </w:rPr>
        <w:t>→</w:t>
      </w:r>
      <w:r>
        <w:rPr>
          <w:rFonts w:ascii="Menlo" w:hAnsi="Menlo"/>
          <w:i/>
          <w:w w:val="110"/>
          <w:position w:val="-6"/>
          <w:sz w:val="16"/>
        </w:rPr>
        <w:t>w</w:t>
      </w:r>
      <w:r>
        <w:rPr>
          <w:rFonts w:ascii="Menlo" w:hAnsi="Menlo"/>
          <w:i/>
          <w:spacing w:val="-34"/>
          <w:w w:val="110"/>
          <w:position w:val="-6"/>
          <w:sz w:val="16"/>
        </w:rPr>
        <w:t xml:space="preserve"> </w:t>
      </w:r>
      <w:r>
        <w:rPr>
          <w:spacing w:val="-2"/>
          <w:w w:val="115"/>
          <w:sz w:val="24"/>
        </w:rPr>
        <w:t>value(</w:t>
      </w:r>
      <w:r>
        <w:rPr>
          <w:i/>
          <w:spacing w:val="-2"/>
          <w:w w:val="115"/>
          <w:sz w:val="24"/>
        </w:rPr>
        <w:t>e</w:t>
      </w:r>
      <w:r>
        <w:rPr>
          <w:spacing w:val="-2"/>
          <w:w w:val="115"/>
          <w:sz w:val="24"/>
        </w:rPr>
        <w:t>).</w:t>
      </w:r>
    </w:p>
    <w:p w14:paraId="00DC24F4" w14:textId="77777777" w:rsidR="00350CFB" w:rsidRDefault="00283FFF">
      <w:pPr>
        <w:pStyle w:val="a4"/>
        <w:numPr>
          <w:ilvl w:val="3"/>
          <w:numId w:val="26"/>
        </w:numPr>
        <w:tabs>
          <w:tab w:val="left" w:pos="798"/>
          <w:tab w:val="left" w:pos="2147"/>
          <w:tab w:val="left" w:pos="4541"/>
          <w:tab w:val="left" w:pos="4929"/>
          <w:tab w:val="left" w:pos="5434"/>
          <w:tab w:val="left" w:pos="5705"/>
          <w:tab w:val="left" w:pos="6156"/>
          <w:tab w:val="left" w:pos="6601"/>
          <w:tab w:val="left" w:pos="9456"/>
        </w:tabs>
        <w:spacing w:before="75" w:line="387" w:lineRule="exact"/>
        <w:ind w:left="798" w:hanging="205"/>
        <w:rPr>
          <w:sz w:val="24"/>
        </w:rPr>
      </w:pPr>
      <w:r>
        <w:rPr>
          <w:b/>
          <w:spacing w:val="-2"/>
          <w:w w:val="110"/>
          <w:sz w:val="24"/>
        </w:rPr>
        <w:t>Allowance:</w:t>
      </w:r>
      <w:r>
        <w:rPr>
          <w:b/>
          <w:sz w:val="24"/>
        </w:rPr>
        <w:tab/>
      </w:r>
      <w:r>
        <w:rPr>
          <w:spacing w:val="-2"/>
          <w:w w:val="110"/>
          <w:sz w:val="24"/>
        </w:rPr>
        <w:t>in_approve_degree(</w:t>
      </w:r>
      <w:r>
        <w:rPr>
          <w:i/>
          <w:spacing w:val="-2"/>
          <w:w w:val="110"/>
          <w:sz w:val="24"/>
        </w:rPr>
        <w:t>w</w:t>
      </w:r>
      <w:r>
        <w:rPr>
          <w:spacing w:val="-2"/>
          <w:w w:val="110"/>
          <w:sz w:val="24"/>
        </w:rPr>
        <w:t>)</w:t>
      </w:r>
      <w:r>
        <w:rPr>
          <w:sz w:val="24"/>
        </w:rPr>
        <w:tab/>
      </w:r>
      <w:r>
        <w:rPr>
          <w:spacing w:val="-10"/>
          <w:w w:val="110"/>
          <w:sz w:val="24"/>
        </w:rPr>
        <w:t>=</w:t>
      </w:r>
      <w:r>
        <w:rPr>
          <w:sz w:val="24"/>
        </w:rPr>
        <w:tab/>
      </w:r>
      <w:r>
        <w:rPr>
          <w:rFonts w:ascii="Arial Unicode MS" w:hAnsi="Arial Unicode MS"/>
          <w:spacing w:val="-5"/>
          <w:w w:val="110"/>
          <w:sz w:val="24"/>
        </w:rPr>
        <w:t>|{</w:t>
      </w:r>
      <w:r>
        <w:rPr>
          <w:i/>
          <w:spacing w:val="-5"/>
          <w:w w:val="110"/>
          <w:sz w:val="24"/>
        </w:rPr>
        <w:t>o</w:t>
      </w:r>
      <w:r>
        <w:rPr>
          <w:i/>
          <w:sz w:val="24"/>
        </w:rPr>
        <w:tab/>
      </w:r>
      <w:r>
        <w:rPr>
          <w:spacing w:val="-10"/>
          <w:w w:val="110"/>
          <w:sz w:val="24"/>
        </w:rPr>
        <w:t>:</w:t>
      </w:r>
      <w:r>
        <w:rPr>
          <w:sz w:val="24"/>
        </w:rPr>
        <w:tab/>
      </w:r>
      <w:r>
        <w:rPr>
          <w:rFonts w:ascii="Arial Unicode MS" w:hAnsi="Arial Unicode MS"/>
          <w:spacing w:val="-7"/>
          <w:w w:val="110"/>
          <w:sz w:val="24"/>
        </w:rPr>
        <w:t>∃</w:t>
      </w:r>
      <w:r>
        <w:rPr>
          <w:i/>
          <w:spacing w:val="-7"/>
          <w:w w:val="110"/>
          <w:sz w:val="24"/>
        </w:rPr>
        <w:t>o</w:t>
      </w:r>
      <w:r>
        <w:rPr>
          <w:i/>
          <w:sz w:val="24"/>
        </w:rPr>
        <w:tab/>
      </w:r>
      <w:r>
        <w:rPr>
          <w:rFonts w:ascii="Arial Unicode MS" w:hAnsi="Arial Unicode MS"/>
          <w:spacing w:val="-10"/>
          <w:w w:val="110"/>
          <w:sz w:val="24"/>
        </w:rPr>
        <w:t>→</w:t>
      </w:r>
      <w:r>
        <w:rPr>
          <w:rFonts w:ascii="Arial Unicode MS" w:hAnsi="Arial Unicode MS"/>
          <w:sz w:val="24"/>
        </w:rPr>
        <w:tab/>
      </w:r>
      <w:r>
        <w:rPr>
          <w:i/>
          <w:w w:val="110"/>
          <w:sz w:val="24"/>
        </w:rPr>
        <w:t>w</w:t>
      </w:r>
      <w:r>
        <w:rPr>
          <w:rFonts w:ascii="Arial Unicode MS" w:hAnsi="Arial Unicode MS"/>
          <w:w w:val="110"/>
          <w:sz w:val="24"/>
        </w:rPr>
        <w:t>}|</w:t>
      </w:r>
      <w:r>
        <w:rPr>
          <w:w w:val="110"/>
          <w:sz w:val="24"/>
        </w:rPr>
        <w:t>;</w:t>
      </w:r>
      <w:r>
        <w:rPr>
          <w:spacing w:val="19"/>
          <w:w w:val="110"/>
          <w:sz w:val="24"/>
        </w:rPr>
        <w:t xml:space="preserve">  </w:t>
      </w:r>
      <w:r>
        <w:rPr>
          <w:spacing w:val="-2"/>
          <w:w w:val="110"/>
          <w:sz w:val="24"/>
        </w:rPr>
        <w:t>in_approve_value(</w:t>
      </w:r>
      <w:r>
        <w:rPr>
          <w:i/>
          <w:spacing w:val="-2"/>
          <w:w w:val="110"/>
          <w:sz w:val="24"/>
        </w:rPr>
        <w:t>w</w:t>
      </w:r>
      <w:r>
        <w:rPr>
          <w:spacing w:val="-2"/>
          <w:w w:val="110"/>
          <w:sz w:val="24"/>
        </w:rPr>
        <w:t>)</w:t>
      </w:r>
      <w:r>
        <w:rPr>
          <w:sz w:val="24"/>
        </w:rPr>
        <w:tab/>
      </w:r>
      <w:r>
        <w:rPr>
          <w:spacing w:val="-10"/>
          <w:w w:val="110"/>
          <w:sz w:val="24"/>
        </w:rPr>
        <w:t>=</w:t>
      </w:r>
    </w:p>
    <w:p w14:paraId="00DC24F5" w14:textId="77777777" w:rsidR="00350CFB" w:rsidRDefault="00283FFF">
      <w:pPr>
        <w:ind w:left="808"/>
        <w:rPr>
          <w:sz w:val="24"/>
        </w:rPr>
      </w:pPr>
      <w:r>
        <w:rPr>
          <w:w w:val="105"/>
          <w:position w:val="18"/>
          <w:sz w:val="24"/>
        </w:rPr>
        <w:t>L</w:t>
      </w:r>
      <w:r>
        <w:rPr>
          <w:rFonts w:ascii="Menlo"/>
          <w:i/>
          <w:w w:val="105"/>
          <w:position w:val="-6"/>
          <w:sz w:val="16"/>
        </w:rPr>
        <w:t>o</w:t>
      </w:r>
      <w:r>
        <w:rPr>
          <w:rFonts w:ascii="Menlo"/>
          <w:i/>
          <w:spacing w:val="-47"/>
          <w:w w:val="105"/>
          <w:position w:val="-6"/>
          <w:sz w:val="16"/>
        </w:rPr>
        <w:t xml:space="preserve"> </w:t>
      </w:r>
      <w:r>
        <w:rPr>
          <w:i/>
          <w:w w:val="105"/>
          <w:sz w:val="24"/>
        </w:rPr>
        <w:t>w</w:t>
      </w:r>
      <w:r>
        <w:rPr>
          <w:rFonts w:ascii="Menlo"/>
          <w:i/>
          <w:w w:val="105"/>
          <w:sz w:val="24"/>
          <w:vertAlign w:val="subscript"/>
        </w:rPr>
        <w:t>a</w:t>
      </w:r>
      <w:r>
        <w:rPr>
          <w:w w:val="105"/>
          <w:sz w:val="24"/>
        </w:rPr>
        <w:t>(</w:t>
      </w:r>
      <w:r>
        <w:rPr>
          <w:i/>
          <w:w w:val="105"/>
          <w:sz w:val="24"/>
        </w:rPr>
        <w:t>o,</w:t>
      </w:r>
      <w:r>
        <w:rPr>
          <w:i/>
          <w:spacing w:val="-20"/>
          <w:w w:val="105"/>
          <w:sz w:val="24"/>
        </w:rPr>
        <w:t xml:space="preserve"> </w:t>
      </w:r>
      <w:r>
        <w:rPr>
          <w:i/>
          <w:w w:val="105"/>
          <w:sz w:val="24"/>
        </w:rPr>
        <w:t>w</w:t>
      </w:r>
      <w:r>
        <w:rPr>
          <w:w w:val="105"/>
          <w:sz w:val="24"/>
        </w:rPr>
        <w:t>)</w:t>
      </w:r>
      <w:r>
        <w:rPr>
          <w:spacing w:val="2"/>
          <w:w w:val="105"/>
          <w:sz w:val="24"/>
        </w:rPr>
        <w:t xml:space="preserve"> </w:t>
      </w:r>
      <w:r>
        <w:rPr>
          <w:w w:val="105"/>
          <w:sz w:val="24"/>
        </w:rPr>
        <w:t>with</w:t>
      </w:r>
      <w:r>
        <w:rPr>
          <w:spacing w:val="1"/>
          <w:w w:val="105"/>
          <w:sz w:val="24"/>
        </w:rPr>
        <w:t xml:space="preserve"> </w:t>
      </w:r>
      <w:r>
        <w:rPr>
          <w:i/>
          <w:w w:val="105"/>
          <w:sz w:val="24"/>
        </w:rPr>
        <w:t>w</w:t>
      </w:r>
      <w:r>
        <w:rPr>
          <w:i/>
          <w:spacing w:val="10"/>
          <w:w w:val="105"/>
          <w:sz w:val="24"/>
        </w:rPr>
        <w:t xml:space="preserve"> </w:t>
      </w:r>
      <w:r>
        <w:rPr>
          <w:w w:val="105"/>
          <w:sz w:val="24"/>
        </w:rPr>
        <w:t>as</w:t>
      </w:r>
      <w:r>
        <w:rPr>
          <w:spacing w:val="2"/>
          <w:w w:val="105"/>
          <w:sz w:val="24"/>
        </w:rPr>
        <w:t xml:space="preserve"> </w:t>
      </w:r>
      <w:r>
        <w:rPr>
          <w:spacing w:val="-2"/>
          <w:w w:val="105"/>
          <w:sz w:val="24"/>
        </w:rPr>
        <w:t>spender.</w:t>
      </w:r>
    </w:p>
    <w:p w14:paraId="00DC24F6" w14:textId="77777777" w:rsidR="00350CFB" w:rsidRDefault="00350CFB">
      <w:pPr>
        <w:rPr>
          <w:sz w:val="24"/>
        </w:rPr>
        <w:sectPr w:rsidR="00350CFB">
          <w:pgSz w:w="11910" w:h="16840"/>
          <w:pgMar w:top="1920" w:right="708" w:bottom="2300" w:left="992" w:header="0" w:footer="2115" w:gutter="0"/>
          <w:cols w:space="720"/>
        </w:sectPr>
      </w:pPr>
    </w:p>
    <w:p w14:paraId="00DC24F7" w14:textId="77777777" w:rsidR="00350CFB" w:rsidRDefault="00283FFF">
      <w:pPr>
        <w:pStyle w:val="a3"/>
        <w:spacing w:before="75"/>
        <w:ind w:right="290"/>
        <w:jc w:val="center"/>
      </w:pPr>
      <w:bookmarkStart w:id="488" w:name="_bookmark208"/>
      <w:bookmarkEnd w:id="488"/>
      <w:r>
        <w:t>Table</w:t>
      </w:r>
      <w:r>
        <w:rPr>
          <w:spacing w:val="-10"/>
        </w:rPr>
        <w:t xml:space="preserve"> </w:t>
      </w:r>
      <w:r>
        <w:t>8.3:</w:t>
      </w:r>
      <w:r>
        <w:rPr>
          <w:spacing w:val="8"/>
        </w:rPr>
        <w:t xml:space="preserve"> </w:t>
      </w:r>
      <w:r>
        <w:t>Default</w:t>
      </w:r>
      <w:r>
        <w:rPr>
          <w:spacing w:val="-9"/>
        </w:rPr>
        <w:t xml:space="preserve"> </w:t>
      </w:r>
      <w:r>
        <w:t>parameters</w:t>
      </w:r>
      <w:r>
        <w:rPr>
          <w:spacing w:val="-10"/>
        </w:rPr>
        <w:t xml:space="preserve"> </w:t>
      </w:r>
      <w:r>
        <w:t>used</w:t>
      </w:r>
      <w:r>
        <w:rPr>
          <w:spacing w:val="-9"/>
        </w:rPr>
        <w:t xml:space="preserve"> </w:t>
      </w:r>
      <w:r>
        <w:t>in</w:t>
      </w:r>
      <w:r>
        <w:rPr>
          <w:spacing w:val="-9"/>
        </w:rPr>
        <w:t xml:space="preserve"> </w:t>
      </w:r>
      <w:r>
        <w:t>the</w:t>
      </w:r>
      <w:r>
        <w:rPr>
          <w:spacing w:val="-10"/>
        </w:rPr>
        <w:t xml:space="preserve"> </w:t>
      </w:r>
      <w:r>
        <w:t>primary</w:t>
      </w:r>
      <w:r>
        <w:rPr>
          <w:spacing w:val="-9"/>
        </w:rPr>
        <w:t xml:space="preserve"> </w:t>
      </w:r>
      <w:r>
        <w:rPr>
          <w:spacing w:val="-2"/>
        </w:rPr>
        <w:t>evaluation.</w:t>
      </w:r>
    </w:p>
    <w:p w14:paraId="00DC24F8" w14:textId="77777777" w:rsidR="00350CFB" w:rsidRDefault="00283FFF">
      <w:pPr>
        <w:pStyle w:val="a3"/>
        <w:spacing w:before="1"/>
        <w:rPr>
          <w:sz w:val="19"/>
        </w:rPr>
      </w:pPr>
      <w:r>
        <w:rPr>
          <w:noProof/>
          <w:sz w:val="19"/>
        </w:rPr>
        <mc:AlternateContent>
          <mc:Choice Requires="wps">
            <w:drawing>
              <wp:anchor distT="0" distB="0" distL="0" distR="0" simplePos="0" relativeHeight="487653376" behindDoc="1" locked="0" layoutInCell="1" allowOverlap="1" wp14:anchorId="00DC27F0" wp14:editId="00DC27F1">
                <wp:simplePos x="0" y="0"/>
                <wp:positionH relativeFrom="page">
                  <wp:posOffset>1286535</wp:posOffset>
                </wp:positionH>
                <wp:positionV relativeFrom="paragraph">
                  <wp:posOffset>155043</wp:posOffset>
                </wp:positionV>
                <wp:extent cx="4987290" cy="1270"/>
                <wp:effectExtent l="0" t="0" r="0" b="0"/>
                <wp:wrapTopAndBottom/>
                <wp:docPr id="866" name="Graphic 8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87290" cy="1270"/>
                        </a:xfrm>
                        <a:custGeom>
                          <a:avLst/>
                          <a:gdLst/>
                          <a:ahLst/>
                          <a:cxnLst/>
                          <a:rect l="l" t="t" r="r" b="b"/>
                          <a:pathLst>
                            <a:path w="4987290">
                              <a:moveTo>
                                <a:pt x="0" y="0"/>
                              </a:moveTo>
                              <a:lnTo>
                                <a:pt x="4986934"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96B5F1" id="Graphic 866" o:spid="_x0000_s1026" style="position:absolute;margin-left:101.3pt;margin-top:12.2pt;width:392.7pt;height:.1pt;z-index:-15663104;visibility:visible;mso-wrap-style:square;mso-wrap-distance-left:0;mso-wrap-distance-top:0;mso-wrap-distance-right:0;mso-wrap-distance-bottom:0;mso-position-horizontal:absolute;mso-position-horizontal-relative:page;mso-position-vertical:absolute;mso-position-vertical-relative:text;v-text-anchor:top" coordsize="49872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" path="m,l4986934,e" filled="f" strokeweight=".33739mm">
                <v:path arrowok="t"/>
                <w10:wrap type="topAndBottom" anchorx="page"/>
              </v:shape>
            </w:pict>
          </mc:Fallback>
        </mc:AlternateContent>
      </w:r>
    </w:p>
    <w:p w14:paraId="00DC24F9" w14:textId="77777777" w:rsidR="00350CFB" w:rsidRDefault="00283FFF">
      <w:pPr>
        <w:tabs>
          <w:tab w:val="left" w:pos="3975"/>
          <w:tab w:val="left" w:pos="6369"/>
        </w:tabs>
        <w:spacing w:before="54"/>
        <w:ind w:left="1103"/>
      </w:pPr>
      <w:r>
        <w:rPr>
          <w:spacing w:val="-2"/>
        </w:rPr>
        <w:t>Parameter</w:t>
      </w:r>
      <w:r>
        <w:tab/>
      </w:r>
      <w:r>
        <w:rPr>
          <w:spacing w:val="-2"/>
        </w:rPr>
        <w:t>Value</w:t>
      </w:r>
      <w:r>
        <w:tab/>
      </w:r>
      <w:r>
        <w:rPr>
          <w:spacing w:val="-4"/>
        </w:rPr>
        <w:t>Role</w:t>
      </w:r>
    </w:p>
    <w:p w14:paraId="00DC24FA" w14:textId="77777777" w:rsidR="00350CFB" w:rsidRDefault="00283FFF">
      <w:pPr>
        <w:pStyle w:val="a3"/>
        <w:rPr>
          <w:sz w:val="5"/>
        </w:rPr>
      </w:pPr>
      <w:r>
        <w:rPr>
          <w:noProof/>
          <w:sz w:val="5"/>
        </w:rPr>
        <mc:AlternateContent>
          <mc:Choice Requires="wps">
            <w:drawing>
              <wp:anchor distT="0" distB="0" distL="0" distR="0" simplePos="0" relativeHeight="487653888" behindDoc="1" locked="0" layoutInCell="1" allowOverlap="1" wp14:anchorId="00DC27F2" wp14:editId="00DC27F3">
                <wp:simplePos x="0" y="0"/>
                <wp:positionH relativeFrom="page">
                  <wp:posOffset>1286535</wp:posOffset>
                </wp:positionH>
                <wp:positionV relativeFrom="paragraph">
                  <wp:posOffset>52246</wp:posOffset>
                </wp:positionV>
                <wp:extent cx="4987290" cy="1270"/>
                <wp:effectExtent l="0" t="0" r="0" b="0"/>
                <wp:wrapTopAndBottom/>
                <wp:docPr id="867" name="Graphic 8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87290" cy="1270"/>
                        </a:xfrm>
                        <a:custGeom>
                          <a:avLst/>
                          <a:gdLst/>
                          <a:ahLst/>
                          <a:cxnLst/>
                          <a:rect l="l" t="t" r="r" b="b"/>
                          <a:pathLst>
                            <a:path w="4987290">
                              <a:moveTo>
                                <a:pt x="0" y="0"/>
                              </a:moveTo>
                              <a:lnTo>
                                <a:pt x="4986934" y="0"/>
                              </a:lnTo>
                            </a:path>
                          </a:pathLst>
                        </a:custGeom>
                        <a:ln w="75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AD1A49" id="Graphic 867" o:spid="_x0000_s1026" style="position:absolute;margin-left:101.3pt;margin-top:4.1pt;width:392.7pt;height:.1pt;z-index:-15662592;visibility:visible;mso-wrap-style:square;mso-wrap-distance-left:0;mso-wrap-distance-top:0;mso-wrap-distance-right:0;mso-wrap-distance-bottom:0;mso-position-horizontal:absolute;mso-position-horizontal-relative:page;mso-position-vertical:absolute;mso-position-vertical-relative:text;v-text-anchor:top" coordsize="49872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" path="m,l4986934,e" filled="f" strokeweight=".21089mm">
                <v:path arrowok="t"/>
                <w10:wrap type="topAndBottom" anchorx="page"/>
              </v:shape>
            </w:pict>
          </mc:Fallback>
        </mc:AlternateContent>
      </w:r>
    </w:p>
    <w:p w14:paraId="00DC24FB" w14:textId="77777777" w:rsidR="00350CFB" w:rsidRDefault="00283FFF">
      <w:pPr>
        <w:tabs>
          <w:tab w:val="left" w:pos="3975"/>
          <w:tab w:val="left" w:pos="6369"/>
        </w:tabs>
        <w:spacing w:before="53"/>
        <w:ind w:left="1103"/>
      </w:pPr>
      <w:r>
        <w:t>PageRank</w:t>
      </w:r>
      <w:r>
        <w:rPr>
          <w:spacing w:val="-10"/>
        </w:rPr>
        <w:t xml:space="preserve"> </w:t>
      </w:r>
      <w:r>
        <w:t>damping</w:t>
      </w:r>
      <w:r>
        <w:rPr>
          <w:spacing w:val="-9"/>
        </w:rPr>
        <w:t xml:space="preserve"> </w:t>
      </w:r>
      <w:r>
        <w:rPr>
          <w:i/>
          <w:spacing w:val="-10"/>
        </w:rPr>
        <w:t>d</w:t>
      </w:r>
      <w:r>
        <w:rPr>
          <w:i/>
        </w:rPr>
        <w:tab/>
      </w:r>
      <w:r>
        <w:rPr>
          <w:spacing w:val="-4"/>
        </w:rPr>
        <w:t>0</w:t>
      </w:r>
      <w:r>
        <w:rPr>
          <w:i/>
          <w:spacing w:val="-4"/>
        </w:rPr>
        <w:t>.</w:t>
      </w:r>
      <w:r>
        <w:rPr>
          <w:spacing w:val="-4"/>
        </w:rPr>
        <w:t>85</w:t>
      </w:r>
      <w:r>
        <w:tab/>
        <w:t>Default</w:t>
      </w:r>
      <w:r>
        <w:rPr>
          <w:spacing w:val="-8"/>
        </w:rPr>
        <w:t xml:space="preserve"> </w:t>
      </w:r>
      <w:r>
        <w:t>teleport</w:t>
      </w:r>
      <w:r>
        <w:rPr>
          <w:spacing w:val="-8"/>
        </w:rPr>
        <w:t xml:space="preserve"> </w:t>
      </w:r>
      <w:r>
        <w:rPr>
          <w:spacing w:val="-2"/>
        </w:rPr>
        <w:t>mixture</w:t>
      </w:r>
    </w:p>
    <w:p w14:paraId="00DC24FC" w14:textId="77777777" w:rsidR="00350CFB" w:rsidRDefault="00283FFF">
      <w:pPr>
        <w:tabs>
          <w:tab w:val="left" w:pos="3975"/>
          <w:tab w:val="left" w:pos="6369"/>
        </w:tabs>
        <w:spacing w:before="19"/>
        <w:ind w:left="1103"/>
      </w:pPr>
      <w:r>
        <w:t>Convergence</w:t>
      </w:r>
      <w:r>
        <w:rPr>
          <w:spacing w:val="-13"/>
        </w:rPr>
        <w:t xml:space="preserve"> </w:t>
      </w:r>
      <w:r>
        <w:t>tolerance</w:t>
      </w:r>
      <w:r>
        <w:rPr>
          <w:spacing w:val="-13"/>
        </w:rPr>
        <w:t xml:space="preserve"> </w:t>
      </w:r>
      <w:r>
        <w:rPr>
          <w:i/>
          <w:spacing w:val="-10"/>
        </w:rPr>
        <w:t>ε</w:t>
      </w:r>
      <w:r>
        <w:rPr>
          <w:i/>
        </w:rPr>
        <w:tab/>
      </w:r>
      <w:r>
        <w:rPr>
          <w:spacing w:val="-4"/>
          <w:w w:val="115"/>
        </w:rPr>
        <w:t>10</w:t>
      </w:r>
      <w:r>
        <w:rPr>
          <w:rFonts w:ascii="Apple Symbols" w:hAnsi="Apple Symbols"/>
          <w:spacing w:val="-4"/>
          <w:w w:val="115"/>
          <w:vertAlign w:val="superscript"/>
        </w:rPr>
        <w:t>−</w:t>
      </w:r>
      <w:r>
        <w:rPr>
          <w:spacing w:val="-4"/>
          <w:w w:val="115"/>
          <w:vertAlign w:val="superscript"/>
        </w:rPr>
        <w:t>8</w:t>
      </w:r>
      <w:r>
        <w:tab/>
      </w:r>
      <w:r>
        <w:rPr>
          <w:w w:val="95"/>
        </w:rPr>
        <w:t>Power-iteration</w:t>
      </w:r>
      <w:r>
        <w:rPr>
          <w:spacing w:val="48"/>
        </w:rPr>
        <w:t xml:space="preserve"> </w:t>
      </w:r>
      <w:r>
        <w:rPr>
          <w:spacing w:val="-4"/>
          <w:w w:val="95"/>
        </w:rPr>
        <w:t>stop</w:t>
      </w:r>
    </w:p>
    <w:p w14:paraId="00DC24FD" w14:textId="77777777" w:rsidR="00350CFB" w:rsidRDefault="00283FFF">
      <w:pPr>
        <w:tabs>
          <w:tab w:val="left" w:pos="3975"/>
          <w:tab w:val="left" w:pos="6369"/>
        </w:tabs>
        <w:spacing w:before="10"/>
        <w:ind w:left="1103"/>
      </w:pPr>
      <w:r>
        <w:t>Max</w:t>
      </w:r>
      <w:r>
        <w:rPr>
          <w:spacing w:val="-6"/>
        </w:rPr>
        <w:t xml:space="preserve"> </w:t>
      </w:r>
      <w:r>
        <w:rPr>
          <w:spacing w:val="-2"/>
        </w:rPr>
        <w:t>iterations</w:t>
      </w:r>
      <w:r>
        <w:tab/>
      </w:r>
      <w:r>
        <w:rPr>
          <w:spacing w:val="-5"/>
        </w:rPr>
        <w:t>300</w:t>
      </w:r>
      <w:r>
        <w:tab/>
      </w:r>
      <w:r>
        <w:rPr>
          <w:spacing w:val="-2"/>
        </w:rPr>
        <w:t>Power-iteration</w:t>
      </w:r>
      <w:r>
        <w:rPr>
          <w:spacing w:val="10"/>
        </w:rPr>
        <w:t xml:space="preserve"> </w:t>
      </w:r>
      <w:r>
        <w:rPr>
          <w:spacing w:val="-5"/>
        </w:rPr>
        <w:t>cap</w:t>
      </w:r>
    </w:p>
    <w:p w14:paraId="00DC24FE" w14:textId="77777777" w:rsidR="00350CFB" w:rsidRDefault="00283FFF">
      <w:pPr>
        <w:tabs>
          <w:tab w:val="left" w:pos="3975"/>
          <w:tab w:val="left" w:pos="6369"/>
        </w:tabs>
        <w:spacing w:before="18"/>
        <w:ind w:left="1103"/>
      </w:pPr>
      <w:r>
        <w:t>Logistic</w:t>
      </w:r>
      <w:r>
        <w:rPr>
          <w:spacing w:val="-9"/>
        </w:rPr>
        <w:t xml:space="preserve"> </w:t>
      </w:r>
      <w:r>
        <w:rPr>
          <w:i/>
          <w:spacing w:val="-10"/>
        </w:rPr>
        <w:t>k</w:t>
      </w:r>
      <w:r>
        <w:rPr>
          <w:i/>
        </w:rPr>
        <w:tab/>
      </w:r>
      <w:r>
        <w:rPr>
          <w:spacing w:val="-4"/>
        </w:rPr>
        <w:t>0</w:t>
      </w:r>
      <w:r>
        <w:rPr>
          <w:i/>
          <w:spacing w:val="-4"/>
        </w:rPr>
        <w:t>.</w:t>
      </w:r>
      <w:r>
        <w:rPr>
          <w:spacing w:val="-4"/>
        </w:rPr>
        <w:t>01</w:t>
      </w:r>
      <w:r>
        <w:tab/>
      </w:r>
      <w:r>
        <w:rPr>
          <w:spacing w:val="-2"/>
        </w:rPr>
        <w:t>AWP</w:t>
      </w:r>
      <w:r>
        <w:rPr>
          <w:spacing w:val="-8"/>
        </w:rPr>
        <w:t xml:space="preserve"> </w:t>
      </w:r>
      <w:r>
        <w:rPr>
          <w:spacing w:val="-2"/>
        </w:rPr>
        <w:t>decay</w:t>
      </w:r>
      <w:r>
        <w:rPr>
          <w:spacing w:val="-8"/>
        </w:rPr>
        <w:t xml:space="preserve"> </w:t>
      </w:r>
      <w:r>
        <w:rPr>
          <w:spacing w:val="-2"/>
        </w:rPr>
        <w:t>slope</w:t>
      </w:r>
    </w:p>
    <w:p w14:paraId="00DC24FF" w14:textId="77777777" w:rsidR="00350CFB" w:rsidRDefault="00283FFF">
      <w:pPr>
        <w:tabs>
          <w:tab w:val="left" w:pos="3975"/>
          <w:tab w:val="left" w:pos="6369"/>
        </w:tabs>
        <w:spacing w:before="18"/>
        <w:ind w:left="1103"/>
      </w:pPr>
      <w:r>
        <w:t>Logistic</w:t>
      </w:r>
      <w:r>
        <w:rPr>
          <w:spacing w:val="-9"/>
        </w:rPr>
        <w:t xml:space="preserve"> </w:t>
      </w:r>
      <w:r>
        <w:rPr>
          <w:i/>
          <w:spacing w:val="-5"/>
        </w:rPr>
        <w:t>t</w:t>
      </w:r>
      <w:r>
        <w:rPr>
          <w:spacing w:val="-5"/>
          <w:vertAlign w:val="subscript"/>
        </w:rPr>
        <w:t>0</w:t>
      </w:r>
      <w:r>
        <w:tab/>
        <w:t>180</w:t>
      </w:r>
      <w:r>
        <w:rPr>
          <w:spacing w:val="-5"/>
        </w:rPr>
        <w:t xml:space="preserve"> </w:t>
      </w:r>
      <w:r>
        <w:rPr>
          <w:spacing w:val="-4"/>
        </w:rPr>
        <w:t>days</w:t>
      </w:r>
      <w:r>
        <w:tab/>
      </w:r>
      <w:r>
        <w:rPr>
          <w:spacing w:val="-2"/>
        </w:rPr>
        <w:t>AWP</w:t>
      </w:r>
      <w:r>
        <w:rPr>
          <w:spacing w:val="-8"/>
        </w:rPr>
        <w:t xml:space="preserve"> </w:t>
      </w:r>
      <w:r>
        <w:rPr>
          <w:spacing w:val="-2"/>
        </w:rPr>
        <w:t>decay</w:t>
      </w:r>
      <w:r>
        <w:rPr>
          <w:spacing w:val="-8"/>
        </w:rPr>
        <w:t xml:space="preserve"> </w:t>
      </w:r>
      <w:r>
        <w:rPr>
          <w:spacing w:val="-2"/>
        </w:rPr>
        <w:t>midpoint</w:t>
      </w:r>
    </w:p>
    <w:p w14:paraId="00DC2500" w14:textId="77777777" w:rsidR="00350CFB" w:rsidRDefault="00283FFF">
      <w:pPr>
        <w:tabs>
          <w:tab w:val="left" w:pos="3975"/>
          <w:tab w:val="left" w:pos="6369"/>
        </w:tabs>
        <w:spacing w:before="18" w:line="256" w:lineRule="auto"/>
        <w:ind w:left="1103" w:right="2324"/>
      </w:pPr>
      <w:r>
        <w:rPr>
          <w:color w:val="FF0000"/>
        </w:rPr>
        <w:t>Cohort eligibility: non-zero reputation-subgraph connectivity. Observation window: 2025-12-01 – 2026-05-31 UTC inclusive.</w:t>
      </w:r>
    </w:p>
    <w:p w14:paraId="00DC2501" w14:textId="77777777" w:rsidR="00350CFB" w:rsidRDefault="00283FFF">
      <w:pPr>
        <w:tabs>
          <w:tab w:val="left" w:pos="3975"/>
          <w:tab w:val="left" w:pos="6369"/>
        </w:tabs>
        <w:spacing w:before="1"/>
        <w:ind w:left="1103"/>
      </w:pPr>
      <w:r>
        <w:rPr>
          <w:color w:val="FF0000"/>
        </w:rPr>
        <w:t>—</w:t>
      </w:r>
    </w:p>
    <w:p w14:paraId="00DC2502" w14:textId="77777777" w:rsidR="00350CFB" w:rsidRDefault="00283FFF">
      <w:pPr>
        <w:tabs>
          <w:tab w:val="left" w:pos="3975"/>
          <w:tab w:val="left" w:pos="6369"/>
        </w:tabs>
        <w:spacing w:before="18" w:line="256" w:lineRule="auto"/>
        <w:ind w:left="1103" w:right="1385"/>
      </w:pPr>
      <w:r>
        <w:rPr>
          <w:color w:val="FF0000"/>
        </w:rPr>
        <w:t>Expanded pool subsample seed benchmark-tier2-v1. Deterministic SHA256 seed.</w:t>
      </w:r>
    </w:p>
    <w:p w14:paraId="00DC2503" w14:textId="77777777" w:rsidR="00350CFB" w:rsidRDefault="00350CFB">
      <w:pPr>
        <w:pStyle w:val="a3"/>
        <w:spacing w:before="80"/>
        <w:rPr>
          <w:sz w:val="22"/>
        </w:rPr>
      </w:pPr>
    </w:p>
    <w:p w14:paraId="00DC2504" w14:textId="77777777" w:rsidR="00350CFB" w:rsidRDefault="00283FFF">
      <w:pPr>
        <w:pStyle w:val="a4"/>
        <w:numPr>
          <w:ilvl w:val="3"/>
          <w:numId w:val="26"/>
        </w:numPr>
        <w:tabs>
          <w:tab w:val="left" w:pos="807"/>
          <w:tab w:val="left" w:pos="4779"/>
        </w:tabs>
        <w:ind w:left="807" w:hanging="214"/>
        <w:rPr>
          <w:sz w:val="24"/>
        </w:rPr>
      </w:pPr>
      <w:r>
        <w:rPr>
          <w:sz w:val="24"/>
          <w:color w:val="FF0000"/>
        </w:rPr>
        <w:t>—</w:t>
      </w:r>
    </w:p>
    <w:p w14:paraId="00DC2505" w14:textId="77777777" w:rsidR="00350CFB" w:rsidRDefault="00283FFF">
      <w:pPr>
        <w:pStyle w:val="a3"/>
        <w:spacing w:before="38"/>
        <w:ind w:left="808"/>
      </w:pPr>
      <w:r>
        <w:rPr>
          <w:color w:val="FF0000"/>
        </w:rPr>
        <w:t>—</w:t>
      </w:r>
    </w:p>
    <w:p w14:paraId="00DC2506" w14:textId="77777777" w:rsidR="00350CFB" w:rsidRDefault="00283FFF">
      <w:pPr>
        <w:pStyle w:val="a4"/>
        <w:numPr>
          <w:ilvl w:val="3"/>
          <w:numId w:val="26"/>
        </w:numPr>
        <w:tabs>
          <w:tab w:val="left" w:pos="806"/>
          <w:tab w:val="left" w:pos="808"/>
        </w:tabs>
        <w:spacing w:before="75" w:line="307" w:lineRule="auto"/>
        <w:ind w:left="808" w:right="524"/>
        <w:rPr>
          <w:sz w:val="24"/>
        </w:rPr>
      </w:pPr>
      <w:r>
        <w:rPr>
          <w:b/>
          <w:sz w:val="24"/>
        </w:rPr>
        <w:t>Sybil-adjusted</w:t>
      </w:r>
      <w:r>
        <w:rPr>
          <w:b/>
          <w:spacing w:val="37"/>
          <w:sz w:val="24"/>
        </w:rPr>
        <w:t xml:space="preserve"> </w:t>
      </w:r>
      <w:r>
        <w:rPr>
          <w:b/>
          <w:sz w:val="24"/>
        </w:rPr>
        <w:t>stability:</w:t>
      </w:r>
      <w:r>
        <w:rPr>
          <w:b/>
          <w:spacing w:val="80"/>
          <w:sz w:val="24"/>
        </w:rPr>
        <w:t xml:space="preserve"> </w:t>
      </w:r>
      <w:r>
        <w:rPr>
          <w:sz w:val="24"/>
        </w:rPr>
        <w:t>inbound_counterparty_ratio(</w:t>
      </w:r>
      <w:r>
        <w:rPr>
          <w:i/>
          <w:sz w:val="24"/>
        </w:rPr>
        <w:t>w</w:t>
      </w:r>
      <w:r>
        <w:rPr>
          <w:sz w:val="24"/>
        </w:rPr>
        <w:t>)</w:t>
      </w:r>
      <w:r>
        <w:rPr>
          <w:spacing w:val="63"/>
          <w:sz w:val="24"/>
        </w:rPr>
        <w:t xml:space="preserve"> </w:t>
      </w:r>
      <w:r>
        <w:rPr>
          <w:sz w:val="24"/>
        </w:rPr>
        <w:t>=</w:t>
      </w:r>
      <w:r>
        <w:rPr>
          <w:spacing w:val="63"/>
          <w:sz w:val="24"/>
        </w:rPr>
        <w:t xml:space="preserve"> </w:t>
      </w:r>
      <w:r>
        <w:rPr>
          <w:rFonts w:ascii="Arial Unicode MS" w:hAnsi="Arial Unicode MS"/>
          <w:sz w:val="24"/>
        </w:rPr>
        <w:t>|{</w:t>
      </w:r>
      <w:r>
        <w:rPr>
          <w:i/>
          <w:sz w:val="24"/>
        </w:rPr>
        <w:t>u</w:t>
      </w:r>
      <w:r>
        <w:rPr>
          <w:i/>
          <w:spacing w:val="63"/>
          <w:sz w:val="24"/>
        </w:rPr>
        <w:t xml:space="preserve"> </w:t>
      </w:r>
      <w:r>
        <w:rPr>
          <w:sz w:val="24"/>
        </w:rPr>
        <w:t>:</w:t>
      </w:r>
      <w:r>
        <w:rPr>
          <w:spacing w:val="63"/>
          <w:sz w:val="24"/>
        </w:rPr>
        <w:t xml:space="preserve"> </w:t>
      </w:r>
      <w:r>
        <w:rPr>
          <w:i/>
          <w:sz w:val="24"/>
        </w:rPr>
        <w:t>u</w:t>
      </w:r>
      <w:r>
        <w:rPr>
          <w:i/>
          <w:spacing w:val="63"/>
          <w:sz w:val="24"/>
        </w:rPr>
        <w:t xml:space="preserve"> </w:t>
      </w:r>
      <w:r>
        <w:rPr>
          <w:rFonts w:ascii="Arial Unicode MS" w:hAnsi="Arial Unicode MS"/>
          <w:sz w:val="24"/>
        </w:rPr>
        <w:t>→</w:t>
      </w:r>
      <w:r>
        <w:rPr>
          <w:rFonts w:ascii="Arial Unicode MS" w:hAnsi="Arial Unicode MS"/>
          <w:spacing w:val="40"/>
          <w:sz w:val="24"/>
        </w:rPr>
        <w:t xml:space="preserve"> </w:t>
      </w:r>
      <w:r>
        <w:rPr>
          <w:i/>
          <w:sz w:val="24"/>
        </w:rPr>
        <w:t>w</w:t>
      </w:r>
      <w:r>
        <w:rPr>
          <w:rFonts w:ascii="Arial Unicode MS" w:hAnsi="Arial Unicode MS"/>
          <w:sz w:val="24"/>
        </w:rPr>
        <w:t>}|</w:t>
      </w:r>
      <w:r>
        <w:rPr>
          <w:sz w:val="24"/>
        </w:rPr>
        <w:t>/</w:t>
      </w:r>
      <w:r>
        <w:rPr>
          <w:rFonts w:ascii="Arial Unicode MS" w:hAnsi="Arial Unicode MS"/>
          <w:sz w:val="24"/>
        </w:rPr>
        <w:t>|</w:t>
      </w:r>
      <w:r>
        <w:rPr>
          <w:i/>
          <w:sz w:val="24"/>
        </w:rPr>
        <w:t>T</w:t>
      </w:r>
      <w:r>
        <w:rPr>
          <w:i/>
          <w:spacing w:val="-15"/>
          <w:sz w:val="24"/>
        </w:rPr>
        <w:t xml:space="preserve"> </w:t>
      </w:r>
      <w:r>
        <w:rPr>
          <w:sz w:val="24"/>
          <w:vertAlign w:val="superscript"/>
        </w:rPr>
        <w:t>in</w:t>
      </w:r>
      <w:r>
        <w:rPr>
          <w:sz w:val="24"/>
        </w:rPr>
        <w:t>(</w:t>
      </w:r>
      <w:r>
        <w:rPr>
          <w:i/>
          <w:sz w:val="24"/>
        </w:rPr>
        <w:t>w</w:t>
      </w:r>
      <w:r>
        <w:rPr>
          <w:sz w:val="24"/>
        </w:rPr>
        <w:t>)</w:t>
      </w:r>
      <w:r>
        <w:rPr>
          <w:rFonts w:ascii="Arial Unicode MS" w:hAnsi="Arial Unicode MS"/>
          <w:sz w:val="24"/>
        </w:rPr>
        <w:t>|</w:t>
      </w:r>
      <w:r>
        <w:rPr>
          <w:rFonts w:ascii="Arial Unicode MS" w:hAnsi="Arial Unicode MS"/>
          <w:spacing w:val="31"/>
          <w:sz w:val="24"/>
        </w:rPr>
        <w:t xml:space="preserve"> </w:t>
      </w:r>
      <w:r>
        <w:rPr>
          <w:sz w:val="24"/>
        </w:rPr>
        <w:t>(self-transfers excluded); tenure in days; active months.</w:t>
      </w:r>
    </w:p>
    <w:p w14:paraId="00DC2507" w14:textId="77777777" w:rsidR="00350CFB" w:rsidRDefault="00283FFF">
      <w:pPr>
        <w:pStyle w:val="a4"/>
        <w:numPr>
          <w:ilvl w:val="3"/>
          <w:numId w:val="26"/>
        </w:numPr>
        <w:tabs>
          <w:tab w:val="left" w:pos="799"/>
        </w:tabs>
        <w:spacing w:before="61" w:line="387" w:lineRule="exact"/>
        <w:ind w:hanging="206"/>
        <w:rPr>
          <w:sz w:val="24"/>
        </w:rPr>
      </w:pPr>
      <w:r>
        <w:rPr>
          <w:sz w:val="24"/>
          <w:color w:val="FF0000"/>
        </w:rPr>
        <w:t>—</w:t>
      </w:r>
    </w:p>
    <w:p w14:paraId="00DC2508" w14:textId="77777777" w:rsidR="00350CFB" w:rsidRDefault="00283FFF">
      <w:pPr>
        <w:pStyle w:val="a3"/>
        <w:spacing w:line="487" w:lineRule="exact"/>
        <w:ind w:left="808"/>
      </w:pPr>
      <w:bookmarkStart w:id="489" w:name="Glossary"/>
      <w:bookmarkStart w:id="490" w:name="_bookmark209"/>
      <w:r>
        <w:rPr>
          <w:position w:val="18"/>
          <w:color w:val="FF0000"/>
        </w:rPr>
        <w:t>—</w:t>
      </w:r>
      <w:bookmarkEnd w:id="489"/>
      <w:bookmarkEnd w:id="490"/>
    </w:p>
    <w:p w14:paraId="00DC2509" w14:textId="77777777" w:rsidR="00350CFB" w:rsidRDefault="00350CFB">
      <w:pPr>
        <w:pStyle w:val="a3"/>
        <w:spacing w:before="124"/>
      </w:pPr>
    </w:p>
    <w:p w14:paraId="00DC250A" w14:textId="77777777" w:rsidR="00350CFB" w:rsidRDefault="00283FFF">
      <w:pPr>
        <w:pStyle w:val="3"/>
        <w:numPr>
          <w:ilvl w:val="2"/>
          <w:numId w:val="26"/>
        </w:numPr>
        <w:tabs>
          <w:tab w:val="left" w:pos="879"/>
        </w:tabs>
        <w:ind w:left="879" w:hanging="597"/>
      </w:pPr>
      <w:r>
        <w:rPr>
          <w:spacing w:val="-2"/>
        </w:rPr>
        <w:t>Glossary</w:t>
      </w:r>
    </w:p>
    <w:p w14:paraId="00DC250B" w14:textId="77777777" w:rsidR="00350CFB" w:rsidRDefault="00350CFB">
      <w:pPr>
        <w:pStyle w:val="a3"/>
        <w:spacing w:before="47"/>
        <w:rPr>
          <w:b/>
        </w:rPr>
      </w:pPr>
    </w:p>
    <w:p w14:paraId="00DC250C" w14:textId="77777777" w:rsidR="00350CFB" w:rsidRDefault="00283FFF">
      <w:pPr>
        <w:pStyle w:val="a3"/>
        <w:ind w:left="282"/>
      </w:pPr>
      <w:r>
        <w:rPr>
          <w:b/>
        </w:rPr>
        <w:t>Allowance</w:t>
      </w:r>
      <w:r>
        <w:rPr>
          <w:b/>
          <w:spacing w:val="48"/>
        </w:rPr>
        <w:t xml:space="preserve"> </w:t>
      </w:r>
      <w:r>
        <w:t>ERC-20</w:t>
      </w:r>
      <w:r>
        <w:rPr>
          <w:spacing w:val="-7"/>
        </w:rPr>
        <w:t xml:space="preserve"> </w:t>
      </w:r>
      <w:r>
        <w:t>authorization</w:t>
      </w:r>
      <w:r>
        <w:rPr>
          <w:spacing w:val="-6"/>
        </w:rPr>
        <w:t xml:space="preserve"> </w:t>
      </w:r>
      <w:r>
        <w:t>for</w:t>
      </w:r>
      <w:r>
        <w:rPr>
          <w:spacing w:val="-7"/>
        </w:rPr>
        <w:t xml:space="preserve"> </w:t>
      </w:r>
      <w:r>
        <w:t>a</w:t>
      </w:r>
      <w:r>
        <w:rPr>
          <w:spacing w:val="-6"/>
        </w:rPr>
        <w:t xml:space="preserve"> </w:t>
      </w:r>
      <w:r>
        <w:t>spender</w:t>
      </w:r>
      <w:r>
        <w:rPr>
          <w:spacing w:val="-6"/>
        </w:rPr>
        <w:t xml:space="preserve"> </w:t>
      </w:r>
      <w:r>
        <w:t>to</w:t>
      </w:r>
      <w:r>
        <w:rPr>
          <w:spacing w:val="-7"/>
        </w:rPr>
        <w:t xml:space="preserve"> </w:t>
      </w:r>
      <w:r>
        <w:t>transfer</w:t>
      </w:r>
      <w:r>
        <w:rPr>
          <w:spacing w:val="-6"/>
        </w:rPr>
        <w:t xml:space="preserve"> </w:t>
      </w:r>
      <w:r>
        <w:t>tokens</w:t>
      </w:r>
      <w:r>
        <w:rPr>
          <w:spacing w:val="-7"/>
        </w:rPr>
        <w:t xml:space="preserve"> </w:t>
      </w:r>
      <w:r>
        <w:t>on</w:t>
      </w:r>
      <w:r>
        <w:rPr>
          <w:spacing w:val="-6"/>
        </w:rPr>
        <w:t xml:space="preserve"> </w:t>
      </w:r>
      <w:r>
        <w:t>behalf</w:t>
      </w:r>
      <w:r>
        <w:rPr>
          <w:spacing w:val="-6"/>
        </w:rPr>
        <w:t xml:space="preserve"> </w:t>
      </w:r>
      <w:r>
        <w:t>of</w:t>
      </w:r>
      <w:r>
        <w:rPr>
          <w:spacing w:val="-7"/>
        </w:rPr>
        <w:t xml:space="preserve"> </w:t>
      </w:r>
      <w:r>
        <w:t>an</w:t>
      </w:r>
      <w:r>
        <w:rPr>
          <w:spacing w:val="-6"/>
        </w:rPr>
        <w:t xml:space="preserve"> </w:t>
      </w:r>
      <w:r>
        <w:rPr>
          <w:spacing w:val="-2"/>
        </w:rPr>
        <w:t>owner.</w:t>
      </w:r>
    </w:p>
    <w:p w14:paraId="00DC250D" w14:textId="77777777" w:rsidR="00350CFB" w:rsidRDefault="00350CFB">
      <w:pPr>
        <w:pStyle w:val="a3"/>
        <w:spacing w:before="103"/>
      </w:pPr>
    </w:p>
    <w:p w14:paraId="00DC250E" w14:textId="77777777" w:rsidR="00350CFB" w:rsidRDefault="00283FFF">
      <w:pPr>
        <w:pStyle w:val="a3"/>
        <w:spacing w:before="1"/>
        <w:ind w:left="282"/>
      </w:pPr>
      <w:r>
        <w:rPr>
          <w:b/>
        </w:rPr>
        <w:t>Alignment</w:t>
      </w:r>
      <w:r>
        <w:rPr>
          <w:b/>
          <w:spacing w:val="47"/>
        </w:rPr>
        <w:t xml:space="preserve"> </w:t>
      </w:r>
      <w:r>
        <w:t>Rank</w:t>
      </w:r>
      <w:r>
        <w:rPr>
          <w:spacing w:val="-5"/>
        </w:rPr>
        <w:t xml:space="preserve"> </w:t>
      </w:r>
      <w:r>
        <w:t>agreement</w:t>
      </w:r>
      <w:r>
        <w:rPr>
          <w:spacing w:val="-6"/>
        </w:rPr>
        <w:t xml:space="preserve"> </w:t>
      </w:r>
      <w:r>
        <w:t>between</w:t>
      </w:r>
      <w:r>
        <w:rPr>
          <w:spacing w:val="-5"/>
        </w:rPr>
        <w:t xml:space="preserve"> </w:t>
      </w:r>
      <w:r>
        <w:t>reputation</w:t>
      </w:r>
      <w:r>
        <w:rPr>
          <w:spacing w:val="-6"/>
        </w:rPr>
        <w:t xml:space="preserve"> </w:t>
      </w:r>
      <w:r>
        <w:t>scores</w:t>
      </w:r>
      <w:r>
        <w:rPr>
          <w:spacing w:val="-5"/>
        </w:rPr>
        <w:t xml:space="preserve"> </w:t>
      </w:r>
      <w:r>
        <w:t>and</w:t>
      </w:r>
      <w:r>
        <w:rPr>
          <w:spacing w:val="-6"/>
        </w:rPr>
        <w:t xml:space="preserve"> </w:t>
      </w:r>
      <w:r>
        <w:t>a</w:t>
      </w:r>
      <w:r>
        <w:rPr>
          <w:spacing w:val="-5"/>
        </w:rPr>
        <w:t xml:space="preserve"> </w:t>
      </w:r>
      <w:r>
        <w:t>validation</w:t>
      </w:r>
      <w:r>
        <w:rPr>
          <w:spacing w:val="-6"/>
        </w:rPr>
        <w:t xml:space="preserve"> </w:t>
      </w:r>
      <w:r>
        <w:t>proxy</w:t>
      </w:r>
      <w:r>
        <w:rPr>
          <w:spacing w:val="-6"/>
        </w:rPr>
        <w:t xml:space="preserve"> </w:t>
      </w:r>
      <w:r>
        <w:t>(</w:t>
      </w:r>
      <w:r>
        <w:rPr>
          <w:i/>
        </w:rPr>
        <w:t>ρ</w:t>
      </w:r>
      <w:r>
        <w:t>,</w:t>
      </w:r>
      <w:r>
        <w:rPr>
          <w:spacing w:val="-5"/>
        </w:rPr>
        <w:t xml:space="preserve"> </w:t>
      </w:r>
      <w:r>
        <w:rPr>
          <w:i/>
        </w:rPr>
        <w:t>τ</w:t>
      </w:r>
      <w:r>
        <w:rPr>
          <w:i/>
          <w:spacing w:val="-34"/>
        </w:rPr>
        <w:t xml:space="preserve"> </w:t>
      </w:r>
      <w:r>
        <w:rPr>
          <w:spacing w:val="-5"/>
        </w:rPr>
        <w:t>).</w:t>
      </w:r>
    </w:p>
    <w:p w14:paraId="00DC250F" w14:textId="77777777" w:rsidR="00350CFB" w:rsidRDefault="00350CFB">
      <w:pPr>
        <w:pStyle w:val="a3"/>
        <w:spacing w:before="103"/>
      </w:pPr>
    </w:p>
    <w:p w14:paraId="00DC2510" w14:textId="77777777" w:rsidR="00350CFB" w:rsidRDefault="00283FFF">
      <w:pPr>
        <w:pStyle w:val="a3"/>
        <w:ind w:left="282"/>
      </w:pPr>
      <w:r>
        <w:rPr>
          <w:b/>
          <w:spacing w:val="-2"/>
        </w:rPr>
        <w:t>Construct</w:t>
      </w:r>
      <w:r>
        <w:rPr>
          <w:b/>
          <w:spacing w:val="2"/>
        </w:rPr>
        <w:t xml:space="preserve"> </w:t>
      </w:r>
      <w:r>
        <w:rPr>
          <w:b/>
          <w:spacing w:val="-2"/>
        </w:rPr>
        <w:t>overlap</w:t>
      </w:r>
      <w:r>
        <w:rPr>
          <w:b/>
          <w:spacing w:val="68"/>
        </w:rPr>
        <w:t xml:space="preserve"> </w:t>
      </w:r>
      <w:r>
        <w:rPr>
          <w:spacing w:val="-2"/>
        </w:rPr>
        <w:t>Shared</w:t>
      </w:r>
      <w:r>
        <w:rPr>
          <w:spacing w:val="-12"/>
        </w:rPr>
        <w:t xml:space="preserve"> </w:t>
      </w:r>
      <w:r>
        <w:rPr>
          <w:spacing w:val="-2"/>
        </w:rPr>
        <w:t>data</w:t>
      </w:r>
      <w:r>
        <w:rPr>
          <w:spacing w:val="-11"/>
        </w:rPr>
        <w:t xml:space="preserve"> </w:t>
      </w:r>
      <w:r>
        <w:rPr>
          <w:spacing w:val="-2"/>
        </w:rPr>
        <w:t>source</w:t>
      </w:r>
      <w:r>
        <w:rPr>
          <w:spacing w:val="-11"/>
        </w:rPr>
        <w:t xml:space="preserve"> </w:t>
      </w:r>
      <w:r>
        <w:rPr>
          <w:spacing w:val="-2"/>
        </w:rPr>
        <w:t>between</w:t>
      </w:r>
      <w:r>
        <w:rPr>
          <w:spacing w:val="-11"/>
        </w:rPr>
        <w:t xml:space="preserve"> </w:t>
      </w:r>
      <w:r>
        <w:rPr>
          <w:spacing w:val="-2"/>
        </w:rPr>
        <w:t>a</w:t>
      </w:r>
      <w:r>
        <w:rPr>
          <w:spacing w:val="-11"/>
        </w:rPr>
        <w:t xml:space="preserve"> </w:t>
      </w:r>
      <w:r>
        <w:rPr>
          <w:spacing w:val="-2"/>
        </w:rPr>
        <w:t>ranking</w:t>
      </w:r>
      <w:r>
        <w:rPr>
          <w:spacing w:val="-11"/>
        </w:rPr>
        <w:t xml:space="preserve"> </w:t>
      </w:r>
      <w:r>
        <w:rPr>
          <w:spacing w:val="-2"/>
        </w:rPr>
        <w:t>method</w:t>
      </w:r>
      <w:r>
        <w:rPr>
          <w:spacing w:val="-11"/>
        </w:rPr>
        <w:t xml:space="preserve"> </w:t>
      </w:r>
      <w:r>
        <w:rPr>
          <w:spacing w:val="-2"/>
        </w:rPr>
        <w:t>and</w:t>
      </w:r>
      <w:r>
        <w:rPr>
          <w:spacing w:val="-11"/>
        </w:rPr>
        <w:t xml:space="preserve"> </w:t>
      </w:r>
      <w:r>
        <w:rPr>
          <w:spacing w:val="-2"/>
        </w:rPr>
        <w:t>a</w:t>
      </w:r>
      <w:r>
        <w:rPr>
          <w:spacing w:val="-11"/>
        </w:rPr>
        <w:t xml:space="preserve"> </w:t>
      </w:r>
      <w:r>
        <w:rPr>
          <w:spacing w:val="-2"/>
        </w:rPr>
        <w:t>proxy,</w:t>
      </w:r>
      <w:r>
        <w:rPr>
          <w:spacing w:val="-9"/>
        </w:rPr>
        <w:t xml:space="preserve"> </w:t>
      </w:r>
      <w:r>
        <w:rPr>
          <w:spacing w:val="-2"/>
        </w:rPr>
        <w:t>inflating</w:t>
      </w:r>
      <w:r>
        <w:rPr>
          <w:spacing w:val="-11"/>
        </w:rPr>
        <w:t xml:space="preserve"> </w:t>
      </w:r>
      <w:r>
        <w:rPr>
          <w:spacing w:val="-2"/>
        </w:rPr>
        <w:t>alignment.</w:t>
      </w:r>
    </w:p>
    <w:p w14:paraId="00DC2511" w14:textId="77777777" w:rsidR="00350CFB" w:rsidRDefault="00350CFB">
      <w:pPr>
        <w:pStyle w:val="a3"/>
        <w:spacing w:before="104"/>
      </w:pPr>
    </w:p>
    <w:p w14:paraId="00DC2512" w14:textId="77777777" w:rsidR="00350CFB" w:rsidRDefault="00283FFF">
      <w:pPr>
        <w:spacing w:line="571" w:lineRule="auto"/>
        <w:ind w:left="282" w:right="2220"/>
        <w:jc w:val="both"/>
        <w:rPr>
          <w:sz w:val="24"/>
        </w:rPr>
      </w:pPr>
      <w:r>
        <w:rPr>
          <w:b/>
          <w:sz w:val="24"/>
        </w:rPr>
        <w:t>Endorsement</w:t>
      </w:r>
      <w:r>
        <w:rPr>
          <w:b/>
          <w:spacing w:val="-2"/>
          <w:sz w:val="24"/>
        </w:rPr>
        <w:t xml:space="preserve"> </w:t>
      </w:r>
      <w:r>
        <w:rPr>
          <w:b/>
          <w:sz w:val="24"/>
        </w:rPr>
        <w:t>graph</w:t>
      </w:r>
      <w:r>
        <w:rPr>
          <w:b/>
          <w:spacing w:val="40"/>
          <w:sz w:val="24"/>
        </w:rPr>
        <w:t xml:space="preserve"> </w:t>
      </w:r>
      <w:r>
        <w:rPr>
          <w:sz w:val="24"/>
        </w:rPr>
        <w:t>Directed</w:t>
      </w:r>
      <w:r>
        <w:rPr>
          <w:spacing w:val="-2"/>
          <w:sz w:val="24"/>
        </w:rPr>
        <w:t xml:space="preserve"> </w:t>
      </w:r>
      <w:r>
        <w:rPr>
          <w:sz w:val="24"/>
        </w:rPr>
        <w:t>graph</w:t>
      </w:r>
      <w:r>
        <w:rPr>
          <w:spacing w:val="-2"/>
          <w:sz w:val="24"/>
        </w:rPr>
        <w:t xml:space="preserve"> </w:t>
      </w:r>
      <w:r>
        <w:rPr>
          <w:sz w:val="24"/>
        </w:rPr>
        <w:t>of</w:t>
      </w:r>
      <w:r>
        <w:rPr>
          <w:spacing w:val="-2"/>
          <w:sz w:val="24"/>
        </w:rPr>
        <w:t xml:space="preserve"> </w:t>
      </w:r>
      <w:r>
        <w:rPr>
          <w:sz w:val="24"/>
        </w:rPr>
        <w:t>latest</w:t>
      </w:r>
      <w:r>
        <w:rPr>
          <w:spacing w:val="-2"/>
          <w:sz w:val="24"/>
        </w:rPr>
        <w:t xml:space="preserve"> </w:t>
      </w:r>
      <w:r>
        <w:rPr>
          <w:sz w:val="24"/>
        </w:rPr>
        <w:t>allowances</w:t>
      </w:r>
      <w:r>
        <w:rPr>
          <w:spacing w:val="-2"/>
          <w:sz w:val="24"/>
        </w:rPr>
        <w:t xml:space="preserve"> </w:t>
      </w:r>
      <w:r>
        <w:rPr>
          <w:sz w:val="24"/>
        </w:rPr>
        <w:t>(EndorseRank</w:t>
      </w:r>
      <w:r>
        <w:rPr>
          <w:spacing w:val="-2"/>
          <w:sz w:val="24"/>
        </w:rPr>
        <w:t xml:space="preserve"> </w:t>
      </w:r>
      <w:r>
        <w:rPr>
          <w:sz w:val="24"/>
        </w:rPr>
        <w:t xml:space="preserve">input). </w:t>
      </w:r>
      <w:r>
        <w:rPr>
          <w:b/>
          <w:sz w:val="24"/>
        </w:rPr>
        <w:t>Matched</w:t>
      </w:r>
      <w:r>
        <w:rPr>
          <w:b/>
          <w:spacing w:val="-1"/>
          <w:sz w:val="24"/>
        </w:rPr>
        <w:t xml:space="preserve"> </w:t>
      </w:r>
      <w:r>
        <w:rPr>
          <w:b/>
          <w:sz w:val="24"/>
        </w:rPr>
        <w:t>cohort</w:t>
      </w:r>
      <w:r>
        <w:rPr>
          <w:b/>
          <w:spacing w:val="40"/>
          <w:sz w:val="24"/>
        </w:rPr>
        <w:t xml:space="preserve"> </w:t>
      </w:r>
      <w:r>
        <w:rPr>
          <w:sz w:val="24"/>
        </w:rPr>
        <w:t>Primary</w:t>
      </w:r>
      <w:r>
        <w:rPr>
          <w:spacing w:val="-1"/>
          <w:sz w:val="24"/>
        </w:rPr>
        <w:t xml:space="preserve"> </w:t>
      </w:r>
      <w:r>
        <w:rPr>
          <w:sz w:val="24"/>
        </w:rPr>
        <w:t>sample</w:t>
      </w:r>
      <w:r>
        <w:rPr>
          <w:spacing w:val="-1"/>
          <w:sz w:val="24"/>
        </w:rPr>
        <w:t xml:space="preserve"> </w:t>
      </w:r>
      <w:r>
        <w:rPr>
          <w:sz w:val="24"/>
        </w:rPr>
        <w:t>of</w:t>
      </w:r>
      <w:r>
        <w:rPr>
          <w:spacing w:val="-1"/>
          <w:sz w:val="24"/>
        </w:rPr>
        <w:t xml:space="preserve"> </w:t>
      </w:r>
      <w:r>
        <w:rPr>
          <w:i/>
          <w:sz w:val="24"/>
        </w:rPr>
        <w:t xml:space="preserve">n </w:t>
      </w:r>
      <w:r>
        <w:rPr>
          <w:sz w:val="24"/>
        </w:rPr>
        <w:t>= 5</w:t>
      </w:r>
      <w:r>
        <w:rPr>
          <w:i/>
          <w:sz w:val="24"/>
        </w:rPr>
        <w:t>,</w:t>
      </w:r>
      <w:r>
        <w:rPr>
          <w:sz w:val="24"/>
        </w:rPr>
        <w:t>521 wallets</w:t>
      </w:r>
      <w:r>
        <w:rPr>
          <w:spacing w:val="-1"/>
          <w:sz w:val="24"/>
        </w:rPr>
        <w:t xml:space="preserve"> </w:t>
      </w:r>
      <w:r>
        <w:rPr>
          <w:sz w:val="24"/>
        </w:rPr>
        <w:t>meeting</w:t>
      </w:r>
      <w:r>
        <w:rPr>
          <w:spacing w:val="-1"/>
          <w:sz w:val="24"/>
        </w:rPr>
        <w:t xml:space="preserve"> </w:t>
      </w:r>
      <w:r>
        <w:rPr>
          <w:sz w:val="24"/>
        </w:rPr>
        <w:t>eligibility</w:t>
      </w:r>
      <w:r>
        <w:rPr>
          <w:spacing w:val="-1"/>
          <w:sz w:val="24"/>
        </w:rPr>
        <w:t xml:space="preserve"> </w:t>
      </w:r>
      <w:r>
        <w:rPr>
          <w:sz w:val="24"/>
        </w:rPr>
        <w:t xml:space="preserve">rules. </w:t>
      </w:r>
      <w:r>
        <w:rPr>
          <w:b/>
          <w:w w:val="105"/>
          <w:sz w:val="24"/>
        </w:rPr>
        <w:t>Expanded</w:t>
      </w:r>
      <w:r>
        <w:rPr>
          <w:b/>
          <w:spacing w:val="-16"/>
          <w:w w:val="105"/>
          <w:sz w:val="24"/>
        </w:rPr>
        <w:t xml:space="preserve"> </w:t>
      </w:r>
      <w:r>
        <w:rPr>
          <w:b/>
          <w:w w:val="105"/>
          <w:sz w:val="24"/>
        </w:rPr>
        <w:t>wallet</w:t>
      </w:r>
      <w:r>
        <w:rPr>
          <w:b/>
          <w:spacing w:val="-16"/>
          <w:w w:val="105"/>
          <w:sz w:val="24"/>
        </w:rPr>
        <w:t xml:space="preserve"> </w:t>
      </w:r>
      <w:r>
        <w:rPr>
          <w:b/>
          <w:w w:val="105"/>
          <w:sz w:val="24"/>
        </w:rPr>
        <w:t>pool</w:t>
      </w:r>
      <w:r>
        <w:rPr>
          <w:b/>
          <w:spacing w:val="33"/>
          <w:w w:val="105"/>
          <w:sz w:val="24"/>
        </w:rPr>
        <w:t xml:space="preserve"> </w:t>
      </w:r>
      <w:r>
        <w:rPr>
          <w:w w:val="105"/>
          <w:sz w:val="24"/>
        </w:rPr>
        <w:t>Larger</w:t>
      </w:r>
      <w:r>
        <w:rPr>
          <w:spacing w:val="-16"/>
          <w:w w:val="105"/>
          <w:sz w:val="24"/>
        </w:rPr>
        <w:t xml:space="preserve"> </w:t>
      </w:r>
      <w:r>
        <w:rPr>
          <w:w w:val="105"/>
          <w:sz w:val="24"/>
        </w:rPr>
        <w:t>address</w:t>
      </w:r>
      <w:r>
        <w:rPr>
          <w:spacing w:val="-16"/>
          <w:w w:val="105"/>
          <w:sz w:val="24"/>
        </w:rPr>
        <w:t xml:space="preserve"> </w:t>
      </w:r>
      <w:r>
        <w:rPr>
          <w:w w:val="105"/>
          <w:sz w:val="24"/>
        </w:rPr>
        <w:t>set</w:t>
      </w:r>
      <w:r>
        <w:rPr>
          <w:spacing w:val="-15"/>
          <w:w w:val="105"/>
          <w:sz w:val="24"/>
        </w:rPr>
        <w:t xml:space="preserve"> </w:t>
      </w:r>
      <w:r>
        <w:rPr>
          <w:w w:val="105"/>
          <w:sz w:val="24"/>
        </w:rPr>
        <w:t>(</w:t>
      </w:r>
      <w:r>
        <w:rPr>
          <w:i/>
          <w:w w:val="105"/>
          <w:sz w:val="24"/>
        </w:rPr>
        <w:t>N</w:t>
      </w:r>
      <w:r>
        <w:rPr>
          <w:i/>
          <w:spacing w:val="10"/>
          <w:w w:val="105"/>
          <w:sz w:val="24"/>
        </w:rPr>
        <w:t xml:space="preserve"> </w:t>
      </w:r>
      <w:r>
        <w:rPr>
          <w:w w:val="105"/>
          <w:sz w:val="24"/>
        </w:rPr>
        <w:t>=</w:t>
      </w:r>
      <w:r>
        <w:rPr>
          <w:spacing w:val="-10"/>
          <w:w w:val="105"/>
          <w:sz w:val="24"/>
        </w:rPr>
        <w:t xml:space="preserve"> </w:t>
      </w:r>
      <w:r>
        <w:rPr>
          <w:w w:val="105"/>
          <w:sz w:val="24"/>
        </w:rPr>
        <w:t>31</w:t>
      </w:r>
      <w:r>
        <w:rPr>
          <w:i/>
          <w:w w:val="105"/>
          <w:sz w:val="24"/>
        </w:rPr>
        <w:t>,</w:t>
      </w:r>
      <w:r>
        <w:rPr>
          <w:w w:val="105"/>
          <w:sz w:val="24"/>
        </w:rPr>
        <w:t>612)</w:t>
      </w:r>
      <w:r>
        <w:rPr>
          <w:spacing w:val="-16"/>
          <w:w w:val="105"/>
          <w:sz w:val="24"/>
        </w:rPr>
        <w:t xml:space="preserve"> </w:t>
      </w:r>
      <w:r>
        <w:rPr>
          <w:w w:val="105"/>
          <w:sz w:val="24"/>
        </w:rPr>
        <w:t>for</w:t>
      </w:r>
      <w:r>
        <w:rPr>
          <w:spacing w:val="-16"/>
          <w:w w:val="105"/>
          <w:sz w:val="24"/>
        </w:rPr>
        <w:t xml:space="preserve"> </w:t>
      </w:r>
      <w:r>
        <w:rPr>
          <w:w w:val="105"/>
          <w:sz w:val="24"/>
        </w:rPr>
        <w:t>runtime</w:t>
      </w:r>
      <w:r>
        <w:rPr>
          <w:spacing w:val="-15"/>
          <w:w w:val="105"/>
          <w:sz w:val="24"/>
        </w:rPr>
        <w:t xml:space="preserve"> </w:t>
      </w:r>
      <w:r>
        <w:rPr>
          <w:w w:val="105"/>
          <w:sz w:val="24"/>
        </w:rPr>
        <w:t>scaling.</w:t>
      </w:r>
    </w:p>
    <w:p w14:paraId="00DC2513" w14:textId="77777777" w:rsidR="00350CFB" w:rsidRDefault="00283FFF">
      <w:pPr>
        <w:pStyle w:val="a3"/>
        <w:spacing w:line="273" w:lineRule="exact"/>
        <w:ind w:left="282"/>
        <w:jc w:val="both"/>
      </w:pPr>
      <w:r>
        <w:rPr>
          <w:b/>
        </w:rPr>
        <w:t>PageRank</w:t>
      </w:r>
      <w:r>
        <w:rPr>
          <w:b/>
          <w:spacing w:val="45"/>
        </w:rPr>
        <w:t xml:space="preserve"> </w:t>
      </w:r>
      <w:r>
        <w:t>Spectral</w:t>
      </w:r>
      <w:r>
        <w:rPr>
          <w:spacing w:val="-8"/>
        </w:rPr>
        <w:t xml:space="preserve"> </w:t>
      </w:r>
      <w:r>
        <w:t>ranking</w:t>
      </w:r>
      <w:r>
        <w:rPr>
          <w:spacing w:val="-7"/>
        </w:rPr>
        <w:t xml:space="preserve"> </w:t>
      </w:r>
      <w:r>
        <w:t>by</w:t>
      </w:r>
      <w:r>
        <w:rPr>
          <w:spacing w:val="-8"/>
        </w:rPr>
        <w:t xml:space="preserve"> </w:t>
      </w:r>
      <w:r>
        <w:t>stationary</w:t>
      </w:r>
      <w:r>
        <w:rPr>
          <w:spacing w:val="-8"/>
        </w:rPr>
        <w:t xml:space="preserve"> </w:t>
      </w:r>
      <w:r>
        <w:t>distribution</w:t>
      </w:r>
      <w:r>
        <w:rPr>
          <w:spacing w:val="-7"/>
        </w:rPr>
        <w:t xml:space="preserve"> </w:t>
      </w:r>
      <w:r>
        <w:t>of</w:t>
      </w:r>
      <w:r>
        <w:rPr>
          <w:spacing w:val="-8"/>
        </w:rPr>
        <w:t xml:space="preserve"> </w:t>
      </w:r>
      <w:r>
        <w:t>a</w:t>
      </w:r>
      <w:r>
        <w:rPr>
          <w:spacing w:val="-8"/>
        </w:rPr>
        <w:t xml:space="preserve"> </w:t>
      </w:r>
      <w:r>
        <w:t>damped</w:t>
      </w:r>
      <w:r>
        <w:rPr>
          <w:spacing w:val="-7"/>
        </w:rPr>
        <w:t xml:space="preserve"> </w:t>
      </w:r>
      <w:r>
        <w:t>random</w:t>
      </w:r>
      <w:r>
        <w:rPr>
          <w:spacing w:val="-8"/>
        </w:rPr>
        <w:t xml:space="preserve"> </w:t>
      </w:r>
      <w:r>
        <w:rPr>
          <w:spacing w:val="-2"/>
        </w:rPr>
        <w:t>walk.</w:t>
      </w:r>
    </w:p>
    <w:p w14:paraId="00DC2514" w14:textId="77777777" w:rsidR="00350CFB" w:rsidRDefault="00350CFB">
      <w:pPr>
        <w:pStyle w:val="a3"/>
        <w:spacing w:line="273" w:lineRule="exact"/>
        <w:jc w:val="both"/>
        <w:sectPr w:rsidR="00350CFB">
          <w:pgSz w:w="11910" w:h="16840"/>
          <w:pgMar w:top="1800" w:right="708" w:bottom="2300" w:left="992" w:header="0" w:footer="2115" w:gutter="0"/>
          <w:cols w:space="720"/>
        </w:sectPr>
      </w:pPr>
    </w:p>
    <w:p w14:paraId="00DC2515" w14:textId="77777777" w:rsidR="00350CFB" w:rsidRDefault="00283FFF">
      <w:pPr>
        <w:pStyle w:val="a3"/>
        <w:spacing w:before="72"/>
        <w:ind w:left="282"/>
      </w:pPr>
      <w:r>
        <w:rPr>
          <w:b/>
        </w:rPr>
        <w:t>Proxy</w:t>
      </w:r>
      <w:r>
        <w:rPr>
          <w:b/>
          <w:spacing w:val="44"/>
        </w:rPr>
        <w:t xml:space="preserve"> </w:t>
      </w:r>
      <w:r>
        <w:t>Observable</w:t>
      </w:r>
      <w:r>
        <w:rPr>
          <w:spacing w:val="-8"/>
        </w:rPr>
        <w:t xml:space="preserve"> </w:t>
      </w:r>
      <w:r>
        <w:t>wallet</w:t>
      </w:r>
      <w:r>
        <w:rPr>
          <w:spacing w:val="-8"/>
        </w:rPr>
        <w:t xml:space="preserve"> </w:t>
      </w:r>
      <w:r>
        <w:t>metric</w:t>
      </w:r>
      <w:r>
        <w:rPr>
          <w:spacing w:val="-8"/>
        </w:rPr>
        <w:t xml:space="preserve"> </w:t>
      </w:r>
      <w:r>
        <w:t>used</w:t>
      </w:r>
      <w:r>
        <w:rPr>
          <w:spacing w:val="-9"/>
        </w:rPr>
        <w:t xml:space="preserve"> </w:t>
      </w:r>
      <w:r>
        <w:t>for</w:t>
      </w:r>
      <w:r>
        <w:rPr>
          <w:spacing w:val="-8"/>
        </w:rPr>
        <w:t xml:space="preserve"> </w:t>
      </w:r>
      <w:r>
        <w:t>domain-intuition</w:t>
      </w:r>
      <w:r>
        <w:rPr>
          <w:spacing w:val="-8"/>
        </w:rPr>
        <w:t xml:space="preserve"> </w:t>
      </w:r>
      <w:r>
        <w:rPr>
          <w:spacing w:val="-2"/>
        </w:rPr>
        <w:t>validation.</w:t>
      </w:r>
    </w:p>
    <w:p w14:paraId="00DC2516" w14:textId="77777777" w:rsidR="00350CFB" w:rsidRDefault="00350CFB">
      <w:pPr>
        <w:pStyle w:val="a3"/>
        <w:spacing w:before="23"/>
      </w:pPr>
    </w:p>
    <w:p w14:paraId="00DC2517" w14:textId="77777777" w:rsidR="00350CFB" w:rsidRDefault="00283FFF">
      <w:pPr>
        <w:pStyle w:val="a3"/>
        <w:spacing w:before="1"/>
        <w:ind w:left="282"/>
      </w:pPr>
      <w:r>
        <w:rPr>
          <w:b/>
        </w:rPr>
        <w:t>Teleport</w:t>
      </w:r>
      <w:r>
        <w:rPr>
          <w:b/>
          <w:spacing w:val="53"/>
        </w:rPr>
        <w:t xml:space="preserve"> </w:t>
      </w:r>
      <w:r>
        <w:t>Uniform</w:t>
      </w:r>
      <w:r>
        <w:rPr>
          <w:spacing w:val="-4"/>
        </w:rPr>
        <w:t xml:space="preserve"> </w:t>
      </w:r>
      <w:r>
        <w:t>jump</w:t>
      </w:r>
      <w:r>
        <w:rPr>
          <w:spacing w:val="-4"/>
        </w:rPr>
        <w:t xml:space="preserve"> </w:t>
      </w:r>
      <w:r>
        <w:t>in</w:t>
      </w:r>
      <w:r>
        <w:rPr>
          <w:spacing w:val="-4"/>
        </w:rPr>
        <w:t xml:space="preserve"> </w:t>
      </w:r>
      <w:r>
        <w:t>PageRank</w:t>
      </w:r>
      <w:r>
        <w:rPr>
          <w:spacing w:val="-4"/>
        </w:rPr>
        <w:t xml:space="preserve"> </w:t>
      </w:r>
      <w:r>
        <w:t>with</w:t>
      </w:r>
      <w:r>
        <w:rPr>
          <w:spacing w:val="-4"/>
        </w:rPr>
        <w:t xml:space="preserve"> </w:t>
      </w:r>
      <w:r>
        <w:t>probability</w:t>
      </w:r>
      <w:r>
        <w:rPr>
          <w:spacing w:val="-4"/>
        </w:rPr>
        <w:t xml:space="preserve"> </w:t>
      </w:r>
      <w:r>
        <w:t>1</w:t>
      </w:r>
      <w:r>
        <w:rPr>
          <w:spacing w:val="-10"/>
        </w:rPr>
        <w:t xml:space="preserve"> </w:t>
      </w:r>
      <w:r>
        <w:rPr>
          <w:rFonts w:ascii="Arial Unicode MS" w:hAnsi="Arial Unicode MS"/>
        </w:rPr>
        <w:t>−</w:t>
      </w:r>
      <w:r>
        <w:rPr>
          <w:rFonts w:ascii="Arial Unicode MS" w:hAnsi="Arial Unicode MS"/>
          <w:spacing w:val="-17"/>
        </w:rPr>
        <w:t xml:space="preserve"> </w:t>
      </w:r>
      <w:r>
        <w:rPr>
          <w:i/>
          <w:spacing w:val="-5"/>
        </w:rPr>
        <w:t>d</w:t>
      </w:r>
      <w:r>
        <w:rPr>
          <w:spacing w:val="-5"/>
        </w:rPr>
        <w:t>.</w:t>
      </w:r>
    </w:p>
    <w:p w14:paraId="00DC2518" w14:textId="77777777" w:rsidR="00350CFB" w:rsidRDefault="00350CFB">
      <w:pPr>
        <w:pStyle w:val="a3"/>
      </w:pPr>
    </w:p>
    <w:p w14:paraId="00DC2519" w14:textId="77777777" w:rsidR="00350CFB" w:rsidRDefault="00350CFB">
      <w:pPr>
        <w:pStyle w:val="a3"/>
      </w:pPr>
    </w:p>
    <w:p w14:paraId="00DC251A" w14:textId="77777777" w:rsidR="00350CFB" w:rsidRDefault="00283FFF">
      <w:pPr>
        <w:pStyle w:val="2"/>
        <w:numPr>
          <w:ilvl w:val="1"/>
          <w:numId w:val="26"/>
        </w:numPr>
        <w:tabs>
          <w:tab w:val="left" w:pos="783"/>
        </w:tabs>
        <w:ind w:left="783" w:hanging="501"/>
      </w:pPr>
      <w:bookmarkStart w:id="491" w:name="SQL_Templates,_Configuration,_and_Extend"/>
      <w:bookmarkStart w:id="492" w:name="_bookmark210"/>
      <w:bookmarkEnd w:id="491"/>
      <w:bookmarkEnd w:id="492"/>
      <w:r>
        <w:t>SQL</w:t>
      </w:r>
      <w:r>
        <w:rPr>
          <w:spacing w:val="14"/>
        </w:rPr>
        <w:t xml:space="preserve"> </w:t>
      </w:r>
      <w:r>
        <w:t>Templates,</w:t>
      </w:r>
      <w:r>
        <w:rPr>
          <w:spacing w:val="15"/>
        </w:rPr>
        <w:t xml:space="preserve"> </w:t>
      </w:r>
      <w:r>
        <w:t>Configuration,</w:t>
      </w:r>
      <w:r>
        <w:rPr>
          <w:spacing w:val="15"/>
        </w:rPr>
        <w:t xml:space="preserve"> </w:t>
      </w:r>
      <w:r>
        <w:t>and</w:t>
      </w:r>
      <w:r>
        <w:rPr>
          <w:spacing w:val="14"/>
        </w:rPr>
        <w:t xml:space="preserve"> </w:t>
      </w:r>
      <w:r>
        <w:t>Extended</w:t>
      </w:r>
      <w:r>
        <w:rPr>
          <w:spacing w:val="15"/>
        </w:rPr>
        <w:t xml:space="preserve"> </w:t>
      </w:r>
      <w:r>
        <w:rPr>
          <w:spacing w:val="-2"/>
        </w:rPr>
        <w:t>Notes</w:t>
      </w:r>
    </w:p>
    <w:p w14:paraId="00DC251B" w14:textId="77777777" w:rsidR="00350CFB" w:rsidRDefault="00350CFB">
      <w:pPr>
        <w:pStyle w:val="a3"/>
        <w:spacing w:before="24"/>
        <w:rPr>
          <w:b/>
          <w:sz w:val="28"/>
        </w:rPr>
      </w:pPr>
    </w:p>
    <w:p w14:paraId="00DC251C" w14:textId="77777777" w:rsidR="00350CFB" w:rsidRDefault="00283FFF">
      <w:pPr>
        <w:pStyle w:val="a3"/>
        <w:spacing w:line="396" w:lineRule="auto"/>
        <w:ind w:left="282" w:right="521" w:hanging="8"/>
      </w:pPr>
      <w:r>
        <w:t>This</w:t>
      </w:r>
      <w:r>
        <w:rPr>
          <w:spacing w:val="-13"/>
        </w:rPr>
        <w:t xml:space="preserve"> </w:t>
      </w:r>
      <w:r>
        <w:t>appendix</w:t>
      </w:r>
      <w:r>
        <w:rPr>
          <w:spacing w:val="-13"/>
        </w:rPr>
        <w:t xml:space="preserve"> </w:t>
      </w:r>
      <w:r>
        <w:t>collects</w:t>
      </w:r>
      <w:r>
        <w:rPr>
          <w:spacing w:val="-13"/>
        </w:rPr>
        <w:t xml:space="preserve"> </w:t>
      </w:r>
      <w:r>
        <w:t>representative</w:t>
      </w:r>
      <w:r>
        <w:rPr>
          <w:spacing w:val="-13"/>
        </w:rPr>
        <w:t xml:space="preserve"> </w:t>
      </w:r>
      <w:r>
        <w:t>SQL</w:t>
      </w:r>
      <w:r>
        <w:rPr>
          <w:spacing w:val="-13"/>
        </w:rPr>
        <w:t xml:space="preserve"> </w:t>
      </w:r>
      <w:r>
        <w:t>patterns,</w:t>
      </w:r>
      <w:r>
        <w:rPr>
          <w:spacing w:val="-12"/>
        </w:rPr>
        <w:t xml:space="preserve"> </w:t>
      </w:r>
      <w:r>
        <w:t>configuration</w:t>
      </w:r>
      <w:r>
        <w:rPr>
          <w:spacing w:val="-13"/>
        </w:rPr>
        <w:t xml:space="preserve"> </w:t>
      </w:r>
      <w:r>
        <w:t>keys,</w:t>
      </w:r>
      <w:r>
        <w:rPr>
          <w:spacing w:val="-12"/>
        </w:rPr>
        <w:t xml:space="preserve"> </w:t>
      </w:r>
      <w:r>
        <w:t>and</w:t>
      </w:r>
      <w:r>
        <w:rPr>
          <w:spacing w:val="-13"/>
        </w:rPr>
        <w:t xml:space="preserve"> </w:t>
      </w:r>
      <w:r>
        <w:t>extended</w:t>
      </w:r>
      <w:r>
        <w:rPr>
          <w:spacing w:val="-13"/>
        </w:rPr>
        <w:t xml:space="preserve"> </w:t>
      </w:r>
      <w:r>
        <w:t>methodolog-</w:t>
      </w:r>
      <w:bookmarkStart w:id="493" w:name="Approval_log_extraction_pattern"/>
      <w:bookmarkStart w:id="494" w:name="_bookmark211"/>
      <w:bookmarkEnd w:id="493"/>
      <w:bookmarkEnd w:id="494"/>
      <w:r>
        <w:t>ical notes that support reproduction without cluttering the main chapters.</w:t>
      </w:r>
    </w:p>
    <w:p w14:paraId="00DC251D" w14:textId="77777777" w:rsidR="00350CFB" w:rsidRDefault="00350CFB">
      <w:pPr>
        <w:pStyle w:val="a3"/>
        <w:spacing w:before="8"/>
      </w:pPr>
    </w:p>
    <w:p w14:paraId="00DC251E" w14:textId="77777777" w:rsidR="00350CFB" w:rsidRDefault="00283FFF">
      <w:pPr>
        <w:pStyle w:val="3"/>
        <w:numPr>
          <w:ilvl w:val="2"/>
          <w:numId w:val="26"/>
        </w:numPr>
        <w:tabs>
          <w:tab w:val="left" w:pos="879"/>
        </w:tabs>
        <w:ind w:left="879" w:hanging="597"/>
      </w:pPr>
      <w:r>
        <w:t>Approval</w:t>
      </w:r>
      <w:r>
        <w:rPr>
          <w:spacing w:val="-14"/>
        </w:rPr>
        <w:t xml:space="preserve"> </w:t>
      </w:r>
      <w:r>
        <w:t>log</w:t>
      </w:r>
      <w:r>
        <w:rPr>
          <w:spacing w:val="-13"/>
        </w:rPr>
        <w:t xml:space="preserve"> </w:t>
      </w:r>
      <w:r>
        <w:t>extraction</w:t>
      </w:r>
      <w:r>
        <w:rPr>
          <w:spacing w:val="-14"/>
        </w:rPr>
        <w:t xml:space="preserve"> </w:t>
      </w:r>
      <w:r>
        <w:rPr>
          <w:spacing w:val="-2"/>
        </w:rPr>
        <w:t>pattern</w:t>
      </w:r>
    </w:p>
    <w:p w14:paraId="00DC251F" w14:textId="77777777" w:rsidR="00350CFB" w:rsidRDefault="00350CFB">
      <w:pPr>
        <w:pStyle w:val="a3"/>
        <w:spacing w:before="46"/>
        <w:rPr>
          <w:b/>
        </w:rPr>
      </w:pPr>
    </w:p>
    <w:p w14:paraId="00DC2520" w14:textId="77777777" w:rsidR="00350CFB" w:rsidRDefault="00283FFF">
      <w:pPr>
        <w:pStyle w:val="a3"/>
        <w:spacing w:line="369" w:lineRule="auto"/>
        <w:ind w:left="282"/>
      </w:pPr>
      <w:r>
        <w:rPr>
          <w:spacing w:val="-6"/>
        </w:rPr>
        <w:t xml:space="preserve">ERC-20 </w:t>
      </w:r>
      <w:r>
        <w:rPr>
          <w:rFonts w:ascii="Courier New"/>
          <w:spacing w:val="-6"/>
        </w:rPr>
        <w:t>Approval</w:t>
      </w:r>
      <w:r>
        <w:rPr>
          <w:rFonts w:ascii="Courier New"/>
          <w:spacing w:val="-87"/>
        </w:rPr>
        <w:t xml:space="preserve"> </w:t>
      </w:r>
      <w:r>
        <w:rPr>
          <w:spacing w:val="-6"/>
        </w:rPr>
        <w:t xml:space="preserve">events are identified by topic 0 equal to the keccak256 hash of </w:t>
      </w:r>
      <w:r>
        <w:rPr>
          <w:rFonts w:ascii="Courier New"/>
          <w:spacing w:val="-6"/>
        </w:rPr>
        <w:t xml:space="preserve">Approval(add </w:t>
      </w:r>
      <w:r>
        <w:rPr>
          <w:rFonts w:ascii="Courier New"/>
          <w:spacing w:val="-4"/>
        </w:rPr>
        <w:t>ress,address,uint256)</w:t>
      </w:r>
      <w:r>
        <w:rPr>
          <w:spacing w:val="-4"/>
        </w:rPr>
        <w:t>. A</w:t>
      </w:r>
      <w:r>
        <w:rPr>
          <w:spacing w:val="-11"/>
        </w:rPr>
        <w:t xml:space="preserve"> </w:t>
      </w:r>
      <w:r>
        <w:rPr>
          <w:spacing w:val="-4"/>
        </w:rPr>
        <w:t>simplified</w:t>
      </w:r>
      <w:r>
        <w:rPr>
          <w:spacing w:val="-11"/>
        </w:rPr>
        <w:t xml:space="preserve"> </w:t>
      </w:r>
      <w:r>
        <w:rPr>
          <w:spacing w:val="-4"/>
        </w:rPr>
        <w:t>monthly</w:t>
      </w:r>
      <w:r>
        <w:rPr>
          <w:spacing w:val="-11"/>
        </w:rPr>
        <w:t xml:space="preserve"> </w:t>
      </w:r>
      <w:r>
        <w:rPr>
          <w:spacing w:val="-4"/>
        </w:rPr>
        <w:t>query</w:t>
      </w:r>
      <w:r>
        <w:rPr>
          <w:spacing w:val="-11"/>
        </w:rPr>
        <w:t xml:space="preserve"> </w:t>
      </w:r>
      <w:r>
        <w:rPr>
          <w:spacing w:val="-4"/>
        </w:rPr>
        <w:t>pattern</w:t>
      </w:r>
      <w:r>
        <w:rPr>
          <w:spacing w:val="-11"/>
        </w:rPr>
        <w:t xml:space="preserve"> </w:t>
      </w:r>
      <w:r>
        <w:rPr>
          <w:spacing w:val="-4"/>
        </w:rPr>
        <w:t>is:</w:t>
      </w:r>
    </w:p>
    <w:p w14:paraId="00DC2521" w14:textId="77777777" w:rsidR="00350CFB" w:rsidRDefault="00350CFB">
      <w:pPr>
        <w:pStyle w:val="a3"/>
        <w:spacing w:before="32"/>
      </w:pPr>
    </w:p>
    <w:p w14:paraId="00DC2522" w14:textId="77777777" w:rsidR="00350CFB" w:rsidRDefault="00283FFF">
      <w:pPr>
        <w:ind w:left="282"/>
        <w:rPr>
          <w:rFonts w:ascii="Courier New"/>
        </w:rPr>
      </w:pPr>
      <w:r>
        <w:rPr>
          <w:rFonts w:ascii="Courier New"/>
          <w:spacing w:val="-2"/>
          <w:w w:val="95"/>
        </w:rPr>
        <w:t>SELECT</w:t>
      </w:r>
    </w:p>
    <w:p w14:paraId="00DC2523" w14:textId="77777777" w:rsidR="00350CFB" w:rsidRDefault="00283FFF">
      <w:pPr>
        <w:spacing w:before="169" w:line="408" w:lineRule="auto"/>
        <w:ind w:left="511" w:right="7699"/>
        <w:rPr>
          <w:rFonts w:ascii="Courier New"/>
        </w:rPr>
      </w:pPr>
      <w:r>
        <w:rPr>
          <w:rFonts w:ascii="Courier New"/>
          <w:spacing w:val="-2"/>
          <w:w w:val="90"/>
        </w:rPr>
        <w:t xml:space="preserve">block_timestamp, </w:t>
      </w:r>
      <w:r>
        <w:rPr>
          <w:rFonts w:ascii="Courier New"/>
          <w:spacing w:val="-2"/>
          <w:w w:val="95"/>
        </w:rPr>
        <w:t xml:space="preserve">block_number, </w:t>
      </w:r>
      <w:r>
        <w:rPr>
          <w:rFonts w:ascii="Courier New"/>
          <w:spacing w:val="-2"/>
          <w:w w:val="85"/>
        </w:rPr>
        <w:t xml:space="preserve">transaction_hash, </w:t>
      </w:r>
      <w:r>
        <w:rPr>
          <w:rFonts w:ascii="Courier New"/>
          <w:spacing w:val="-2"/>
          <w:w w:val="95"/>
        </w:rPr>
        <w:t xml:space="preserve">log_index, </w:t>
      </w:r>
      <w:r>
        <w:rPr>
          <w:rFonts w:ascii="Courier New"/>
          <w:w w:val="85"/>
        </w:rPr>
        <w:t>address AS token,</w:t>
      </w:r>
    </w:p>
    <w:p w14:paraId="00DC2524" w14:textId="77777777" w:rsidR="00350CFB" w:rsidRDefault="00283FFF">
      <w:pPr>
        <w:spacing w:line="408" w:lineRule="auto"/>
        <w:ind w:left="511" w:right="4948"/>
        <w:rPr>
          <w:rFonts w:ascii="Courier New"/>
        </w:rPr>
      </w:pPr>
      <w:r>
        <w:rPr>
          <w:rFonts w:ascii="Courier New"/>
          <w:w w:val="90"/>
        </w:rPr>
        <w:t>topics[SAFE_OFFSET(1)]</w:t>
      </w:r>
      <w:r>
        <w:rPr>
          <w:rFonts w:ascii="Courier New"/>
          <w:spacing w:val="-2"/>
          <w:w w:val="90"/>
        </w:rPr>
        <w:t xml:space="preserve"> </w:t>
      </w:r>
      <w:r>
        <w:rPr>
          <w:rFonts w:ascii="Courier New"/>
          <w:w w:val="90"/>
        </w:rPr>
        <w:t>AS</w:t>
      </w:r>
      <w:r>
        <w:rPr>
          <w:rFonts w:ascii="Courier New"/>
          <w:spacing w:val="-2"/>
          <w:w w:val="90"/>
        </w:rPr>
        <w:t xml:space="preserve"> </w:t>
      </w:r>
      <w:r>
        <w:rPr>
          <w:rFonts w:ascii="Courier New"/>
          <w:w w:val="90"/>
        </w:rPr>
        <w:t xml:space="preserve">owner_topic, </w:t>
      </w:r>
      <w:r>
        <w:rPr>
          <w:rFonts w:ascii="Courier New"/>
          <w:w w:val="85"/>
        </w:rPr>
        <w:t xml:space="preserve">topics[SAFE_OFFSET(2)] AS spender_topic, </w:t>
      </w:r>
      <w:r>
        <w:rPr>
          <w:rFonts w:ascii="Courier New"/>
          <w:w w:val="95"/>
        </w:rPr>
        <w:t>data</w:t>
      </w:r>
      <w:r>
        <w:rPr>
          <w:rFonts w:ascii="Courier New"/>
          <w:spacing w:val="-19"/>
          <w:w w:val="95"/>
        </w:rPr>
        <w:t xml:space="preserve"> </w:t>
      </w:r>
      <w:r>
        <w:rPr>
          <w:rFonts w:ascii="Courier New"/>
          <w:w w:val="95"/>
        </w:rPr>
        <w:t>AS</w:t>
      </w:r>
      <w:r>
        <w:rPr>
          <w:rFonts w:ascii="Courier New"/>
          <w:spacing w:val="-19"/>
          <w:w w:val="95"/>
        </w:rPr>
        <w:t xml:space="preserve"> </w:t>
      </w:r>
      <w:r>
        <w:rPr>
          <w:rFonts w:ascii="Courier New"/>
          <w:w w:val="95"/>
        </w:rPr>
        <w:t>value_data</w:t>
      </w:r>
    </w:p>
    <w:p w14:paraId="00DC2525" w14:textId="77777777" w:rsidR="00350CFB" w:rsidRDefault="00283FFF">
      <w:pPr>
        <w:spacing w:line="408" w:lineRule="auto"/>
        <w:ind w:left="282" w:right="2512"/>
        <w:rPr>
          <w:rFonts w:ascii="Courier New"/>
        </w:rPr>
      </w:pPr>
      <w:r>
        <w:rPr>
          <w:rFonts w:ascii="Courier New"/>
          <w:w w:val="85"/>
        </w:rPr>
        <w:t xml:space="preserve">FROM `bigquery-public-data.goog_blockchain_arbitrum_one_us.logs` </w:t>
      </w:r>
      <w:r>
        <w:rPr>
          <w:rFonts w:ascii="Courier New"/>
          <w:w w:val="90"/>
        </w:rPr>
        <w:t>WHERE</w:t>
      </w:r>
      <w:r>
        <w:rPr>
          <w:rFonts w:ascii="Courier New"/>
          <w:spacing w:val="-16"/>
          <w:w w:val="90"/>
        </w:rPr>
        <w:t xml:space="preserve"> </w:t>
      </w:r>
      <w:r>
        <w:rPr>
          <w:rFonts w:ascii="Courier New"/>
          <w:w w:val="90"/>
        </w:rPr>
        <w:t>block_timestamp</w:t>
      </w:r>
      <w:r>
        <w:rPr>
          <w:rFonts w:ascii="Courier New"/>
          <w:spacing w:val="-16"/>
          <w:w w:val="90"/>
        </w:rPr>
        <w:t xml:space="preserve"> </w:t>
      </w:r>
      <w:r>
        <w:rPr>
          <w:rFonts w:ascii="Courier New"/>
          <w:w w:val="90"/>
        </w:rPr>
        <w:t>&gt;=</w:t>
      </w:r>
      <w:r>
        <w:rPr>
          <w:rFonts w:ascii="Courier New"/>
          <w:spacing w:val="-16"/>
          <w:w w:val="90"/>
        </w:rPr>
        <w:t xml:space="preserve"> </w:t>
      </w:r>
      <w:r>
        <w:rPr>
          <w:rFonts w:ascii="Courier New"/>
          <w:w w:val="90"/>
        </w:rPr>
        <w:t>TIMESTAMP('2025-12-01')</w:t>
      </w:r>
    </w:p>
    <w:p w14:paraId="00DC2526" w14:textId="77777777" w:rsidR="00350CFB" w:rsidRDefault="00283FFF">
      <w:pPr>
        <w:spacing w:line="408" w:lineRule="auto"/>
        <w:ind w:left="511" w:right="4212"/>
        <w:rPr>
          <w:rFonts w:ascii="Courier New"/>
        </w:rPr>
      </w:pPr>
      <w:r>
        <w:rPr>
          <w:rFonts w:ascii="Courier New"/>
          <w:w w:val="85"/>
        </w:rPr>
        <w:t>AND block_timestamp &lt;</w:t>
      </w:r>
      <w:r>
        <w:rPr>
          <w:rFonts w:ascii="Courier New"/>
          <w:spacing w:val="80"/>
        </w:rPr>
        <w:t xml:space="preserve"> </w:t>
      </w:r>
      <w:r>
        <w:rPr>
          <w:rFonts w:ascii="Courier New"/>
          <w:w w:val="85"/>
        </w:rPr>
        <w:t xml:space="preserve">TIMESTAMP('2026-01-01') </w:t>
      </w:r>
      <w:r>
        <w:rPr>
          <w:rFonts w:ascii="Courier New"/>
          <w:w w:val="90"/>
        </w:rPr>
        <w:t>AND topics[SAFE_OFFSET(0)] =</w:t>
      </w:r>
    </w:p>
    <w:p w14:paraId="00DC2527" w14:textId="77777777" w:rsidR="00350CFB" w:rsidRDefault="00283FFF">
      <w:pPr>
        <w:tabs>
          <w:tab w:val="left" w:pos="969"/>
        </w:tabs>
        <w:spacing w:line="249" w:lineRule="exact"/>
        <w:ind w:left="574"/>
        <w:rPr>
          <w:rFonts w:ascii="Courier New" w:hAnsi="Courier New"/>
        </w:rPr>
      </w:pPr>
      <w:r>
        <w:rPr>
          <w:i/>
          <w:spacing w:val="-5"/>
          <w:w w:val="120"/>
          <w:sz w:val="12"/>
        </w:rPr>
        <w:t>'→</w:t>
      </w:r>
      <w:r>
        <w:rPr>
          <w:i/>
          <w:sz w:val="12"/>
        </w:rPr>
        <w:tab/>
      </w:r>
      <w:r>
        <w:rPr>
          <w:rFonts w:ascii="Courier New" w:hAnsi="Courier New"/>
          <w:spacing w:val="-2"/>
          <w:w w:val="85"/>
        </w:rPr>
        <w:t>'0x8c5be1e5ebec7d5bd14f71427d1e84f3dd0314c0f7b2291e5b200ac8c7c3b925'</w:t>
      </w:r>
    </w:p>
    <w:p w14:paraId="00DC2528" w14:textId="77777777" w:rsidR="00350CFB" w:rsidRDefault="00283FFF">
      <w:pPr>
        <w:spacing w:before="174"/>
        <w:ind w:left="511"/>
        <w:rPr>
          <w:rFonts w:ascii="Courier New"/>
        </w:rPr>
      </w:pPr>
      <w:r>
        <w:rPr>
          <w:rFonts w:ascii="Courier New"/>
          <w:w w:val="85"/>
        </w:rPr>
        <w:t>AND</w:t>
      </w:r>
      <w:r>
        <w:rPr>
          <w:rFonts w:ascii="Courier New"/>
          <w:spacing w:val="-8"/>
          <w:w w:val="95"/>
        </w:rPr>
        <w:t xml:space="preserve"> </w:t>
      </w:r>
      <w:r>
        <w:rPr>
          <w:rFonts w:ascii="Courier New"/>
          <w:spacing w:val="-10"/>
          <w:w w:val="95"/>
        </w:rPr>
        <w:t>(</w:t>
      </w:r>
    </w:p>
    <w:p w14:paraId="00DC2529" w14:textId="77777777" w:rsidR="00350CFB" w:rsidRDefault="00283FFF">
      <w:pPr>
        <w:spacing w:before="174"/>
        <w:ind w:left="740"/>
        <w:rPr>
          <w:rFonts w:ascii="Courier New"/>
        </w:rPr>
      </w:pPr>
      <w:r>
        <w:rPr>
          <w:rFonts w:ascii="Courier New"/>
          <w:w w:val="85"/>
        </w:rPr>
        <w:t>LOWER(CONCAT('0x',</w:t>
      </w:r>
      <w:r>
        <w:rPr>
          <w:rFonts w:ascii="Courier New"/>
          <w:spacing w:val="5"/>
        </w:rPr>
        <w:t xml:space="preserve"> </w:t>
      </w:r>
      <w:r>
        <w:rPr>
          <w:rFonts w:ascii="Courier New"/>
          <w:w w:val="85"/>
        </w:rPr>
        <w:t>SUBSTR(topics[SAFE_OFFSET(1)],</w:t>
      </w:r>
      <w:r>
        <w:rPr>
          <w:rFonts w:ascii="Courier New"/>
          <w:spacing w:val="5"/>
        </w:rPr>
        <w:t xml:space="preserve"> </w:t>
      </w:r>
      <w:r>
        <w:rPr>
          <w:rFonts w:ascii="Courier New"/>
          <w:w w:val="85"/>
        </w:rPr>
        <w:t>27)))</w:t>
      </w:r>
      <w:r>
        <w:rPr>
          <w:rFonts w:ascii="Courier New"/>
          <w:spacing w:val="5"/>
        </w:rPr>
        <w:t xml:space="preserve"> </w:t>
      </w:r>
      <w:r>
        <w:rPr>
          <w:rFonts w:ascii="Courier New"/>
          <w:spacing w:val="-5"/>
          <w:w w:val="85"/>
        </w:rPr>
        <w:t>IN</w:t>
      </w:r>
    </w:p>
    <w:p w14:paraId="00DC252A" w14:textId="77777777" w:rsidR="00350CFB" w:rsidRDefault="00283FFF">
      <w:pPr>
        <w:tabs>
          <w:tab w:val="left" w:pos="1198"/>
        </w:tabs>
        <w:spacing w:before="179"/>
        <w:ind w:left="803"/>
        <w:rPr>
          <w:rFonts w:ascii="Courier New" w:hAnsi="Courier New"/>
        </w:rPr>
      </w:pPr>
      <w:r>
        <w:rPr>
          <w:i/>
          <w:spacing w:val="-5"/>
          <w:w w:val="120"/>
          <w:sz w:val="12"/>
        </w:rPr>
        <w:t>'→</w:t>
      </w:r>
      <w:r>
        <w:rPr>
          <w:i/>
          <w:sz w:val="12"/>
        </w:rPr>
        <w:tab/>
      </w:r>
      <w:r>
        <w:rPr>
          <w:rFonts w:ascii="Courier New" w:hAnsi="Courier New"/>
          <w:spacing w:val="-2"/>
          <w:w w:val="90"/>
        </w:rPr>
        <w:t>UNNEST(@wallet_list)</w:t>
      </w:r>
    </w:p>
    <w:p w14:paraId="00DC252B" w14:textId="77777777" w:rsidR="00350CFB" w:rsidRDefault="00350CFB">
      <w:pPr>
        <w:rPr>
          <w:rFonts w:ascii="Courier New" w:hAnsi="Courier New"/>
        </w:rPr>
        <w:sectPr w:rsidR="00350CFB">
          <w:pgSz w:w="11910" w:h="16840"/>
          <w:pgMar w:top="1840" w:right="708" w:bottom="2300" w:left="992" w:header="0" w:footer="2115" w:gutter="0"/>
          <w:cols w:space="720"/>
        </w:sectPr>
      </w:pPr>
    </w:p>
    <w:p w14:paraId="00DC252C" w14:textId="77777777" w:rsidR="00350CFB" w:rsidRDefault="00283FFF">
      <w:pPr>
        <w:spacing w:before="114"/>
        <w:ind w:left="740"/>
        <w:rPr>
          <w:rFonts w:ascii="Courier New"/>
        </w:rPr>
      </w:pPr>
      <w:r>
        <w:rPr>
          <w:rFonts w:ascii="Courier New"/>
          <w:w w:val="85"/>
        </w:rPr>
        <w:t>OR</w:t>
      </w:r>
      <w:r>
        <w:rPr>
          <w:rFonts w:ascii="Courier New"/>
        </w:rPr>
        <w:t xml:space="preserve"> </w:t>
      </w:r>
      <w:r>
        <w:rPr>
          <w:rFonts w:ascii="Courier New"/>
          <w:w w:val="85"/>
        </w:rPr>
        <w:t>LOWER(CONCAT('0x',</w:t>
      </w:r>
      <w:r>
        <w:rPr>
          <w:rFonts w:ascii="Courier New"/>
        </w:rPr>
        <w:t xml:space="preserve"> </w:t>
      </w:r>
      <w:r>
        <w:rPr>
          <w:rFonts w:ascii="Courier New"/>
          <w:w w:val="85"/>
        </w:rPr>
        <w:t>SUBSTR(topics[SAFE_OFFSET(2)],</w:t>
      </w:r>
      <w:r>
        <w:rPr>
          <w:rFonts w:ascii="Courier New"/>
        </w:rPr>
        <w:t xml:space="preserve"> </w:t>
      </w:r>
      <w:r>
        <w:rPr>
          <w:rFonts w:ascii="Courier New"/>
          <w:w w:val="85"/>
        </w:rPr>
        <w:t>27)))</w:t>
      </w:r>
      <w:r>
        <w:rPr>
          <w:rFonts w:ascii="Courier New"/>
        </w:rPr>
        <w:t xml:space="preserve"> </w:t>
      </w:r>
      <w:r>
        <w:rPr>
          <w:rFonts w:ascii="Courier New"/>
          <w:spacing w:val="-5"/>
          <w:w w:val="85"/>
        </w:rPr>
        <w:t>IN</w:t>
      </w:r>
    </w:p>
    <w:p w14:paraId="00DC252D" w14:textId="77777777" w:rsidR="00350CFB" w:rsidRDefault="00283FFF">
      <w:pPr>
        <w:tabs>
          <w:tab w:val="left" w:pos="1198"/>
        </w:tabs>
        <w:spacing w:before="179"/>
        <w:ind w:left="803"/>
        <w:rPr>
          <w:rFonts w:ascii="Courier New" w:hAnsi="Courier New"/>
        </w:rPr>
      </w:pPr>
      <w:r>
        <w:rPr>
          <w:i/>
          <w:spacing w:val="-5"/>
          <w:w w:val="120"/>
          <w:sz w:val="12"/>
        </w:rPr>
        <w:t>'→</w:t>
      </w:r>
      <w:r>
        <w:rPr>
          <w:i/>
          <w:sz w:val="12"/>
        </w:rPr>
        <w:tab/>
      </w:r>
      <w:r>
        <w:rPr>
          <w:rFonts w:ascii="Courier New" w:hAnsi="Courier New"/>
          <w:spacing w:val="-2"/>
          <w:w w:val="90"/>
        </w:rPr>
        <w:t>UNNEST(@wallet_list)</w:t>
      </w:r>
    </w:p>
    <w:p w14:paraId="00DC252E" w14:textId="77777777" w:rsidR="00350CFB" w:rsidRDefault="00283FFF">
      <w:pPr>
        <w:spacing w:before="174"/>
        <w:ind w:left="511"/>
        <w:rPr>
          <w:rFonts w:ascii="Courier New"/>
        </w:rPr>
      </w:pPr>
      <w:r>
        <w:rPr>
          <w:rFonts w:ascii="Courier New"/>
          <w:spacing w:val="-5"/>
          <w:w w:val="95"/>
        </w:rPr>
        <w:t>);</w:t>
      </w:r>
    </w:p>
    <w:p w14:paraId="00DC252F" w14:textId="77777777" w:rsidR="00350CFB" w:rsidRDefault="00350CFB">
      <w:pPr>
        <w:pStyle w:val="a3"/>
        <w:spacing w:before="68"/>
        <w:rPr>
          <w:rFonts w:ascii="Courier New"/>
        </w:rPr>
      </w:pPr>
    </w:p>
    <w:p w14:paraId="00DC2530" w14:textId="77777777" w:rsidR="00350CFB" w:rsidRDefault="00283FFF">
      <w:pPr>
        <w:pStyle w:val="a3"/>
        <w:spacing w:line="369" w:lineRule="auto"/>
        <w:ind w:left="282" w:hanging="12"/>
      </w:pPr>
      <w:r>
        <w:rPr>
          <w:spacing w:val="-4"/>
        </w:rPr>
        <w:t>Wallet</w:t>
      </w:r>
      <w:r>
        <w:rPr>
          <w:spacing w:val="-6"/>
        </w:rPr>
        <w:t xml:space="preserve"> </w:t>
      </w:r>
      <w:r>
        <w:rPr>
          <w:spacing w:val="-4"/>
        </w:rPr>
        <w:t>filtering</w:t>
      </w:r>
      <w:r>
        <w:rPr>
          <w:spacing w:val="-6"/>
        </w:rPr>
        <w:t xml:space="preserve"> </w:t>
      </w:r>
      <w:r>
        <w:rPr>
          <w:spacing w:val="-4"/>
        </w:rPr>
        <w:t>via</w:t>
      </w:r>
      <w:r>
        <w:rPr>
          <w:spacing w:val="-6"/>
        </w:rPr>
        <w:t xml:space="preserve"> </w:t>
      </w:r>
      <w:r>
        <w:rPr>
          <w:rFonts w:ascii="Courier New" w:hAnsi="Courier New"/>
          <w:spacing w:val="-4"/>
        </w:rPr>
        <w:t>@wallet_list</w:t>
      </w:r>
      <w:r>
        <w:rPr>
          <w:rFonts w:ascii="Courier New" w:hAnsi="Courier New"/>
          <w:spacing w:val="-90"/>
        </w:rPr>
        <w:t xml:space="preserve"> </w:t>
      </w:r>
      <w:r>
        <w:rPr>
          <w:spacing w:val="-4"/>
        </w:rPr>
        <w:t>keeps</w:t>
      </w:r>
      <w:r>
        <w:rPr>
          <w:spacing w:val="-6"/>
        </w:rPr>
        <w:t xml:space="preserve"> </w:t>
      </w:r>
      <w:r>
        <w:rPr>
          <w:spacing w:val="-4"/>
        </w:rPr>
        <w:t>scans</w:t>
      </w:r>
      <w:r>
        <w:rPr>
          <w:spacing w:val="-6"/>
        </w:rPr>
        <w:t xml:space="preserve"> </w:t>
      </w:r>
      <w:r>
        <w:rPr>
          <w:spacing w:val="-4"/>
        </w:rPr>
        <w:t>proportional</w:t>
      </w:r>
      <w:r>
        <w:rPr>
          <w:spacing w:val="-6"/>
        </w:rPr>
        <w:t xml:space="preserve"> </w:t>
      </w:r>
      <w:r>
        <w:rPr>
          <w:spacing w:val="-4"/>
        </w:rPr>
        <w:t>to</w:t>
      </w:r>
      <w:r>
        <w:rPr>
          <w:spacing w:val="-6"/>
        </w:rPr>
        <w:t xml:space="preserve"> </w:t>
      </w:r>
      <w:r>
        <w:rPr>
          <w:spacing w:val="-4"/>
        </w:rPr>
        <w:t>the</w:t>
      </w:r>
      <w:r>
        <w:rPr>
          <w:spacing w:val="-6"/>
        </w:rPr>
        <w:t xml:space="preserve"> </w:t>
      </w:r>
      <w:r>
        <w:rPr>
          <w:spacing w:val="-4"/>
        </w:rPr>
        <w:t>cohort</w:t>
      </w:r>
      <w:r>
        <w:rPr>
          <w:spacing w:val="-6"/>
        </w:rPr>
        <w:t xml:space="preserve"> </w:t>
      </w:r>
      <w:r>
        <w:rPr>
          <w:spacing w:val="-4"/>
        </w:rPr>
        <w:t>rather</w:t>
      </w:r>
      <w:r>
        <w:rPr>
          <w:spacing w:val="-6"/>
        </w:rPr>
        <w:t xml:space="preserve"> </w:t>
      </w:r>
      <w:r>
        <w:rPr>
          <w:spacing w:val="-4"/>
        </w:rPr>
        <w:t>than</w:t>
      </w:r>
      <w:r>
        <w:rPr>
          <w:spacing w:val="-6"/>
        </w:rPr>
        <w:t xml:space="preserve"> </w:t>
      </w:r>
      <w:r>
        <w:rPr>
          <w:spacing w:val="-4"/>
        </w:rPr>
        <w:t>the</w:t>
      </w:r>
      <w:r>
        <w:rPr>
          <w:spacing w:val="-6"/>
        </w:rPr>
        <w:t xml:space="preserve"> </w:t>
      </w:r>
      <w:r>
        <w:rPr>
          <w:spacing w:val="-4"/>
        </w:rPr>
        <w:t>full</w:t>
      </w:r>
      <w:r>
        <w:rPr>
          <w:spacing w:val="-6"/>
        </w:rPr>
        <w:t xml:space="preserve"> </w:t>
      </w:r>
      <w:r>
        <w:rPr>
          <w:spacing w:val="-4"/>
        </w:rPr>
        <w:t xml:space="preserve">chain. </w:t>
      </w:r>
      <w:bookmarkStart w:id="495" w:name="Transfer_log_extraction_pattern"/>
      <w:bookmarkStart w:id="496" w:name="_bookmark212"/>
      <w:bookmarkEnd w:id="495"/>
      <w:bookmarkEnd w:id="496"/>
      <w:r>
        <w:t>Monthly batching respects per-query byte caps documented in the study’s acquisition record.</w:t>
      </w:r>
    </w:p>
    <w:p w14:paraId="00DC2531" w14:textId="77777777" w:rsidR="00350CFB" w:rsidRDefault="00350CFB">
      <w:pPr>
        <w:pStyle w:val="a3"/>
        <w:spacing w:before="35"/>
      </w:pPr>
    </w:p>
    <w:p w14:paraId="00DC2532" w14:textId="77777777" w:rsidR="00350CFB" w:rsidRDefault="00283FFF">
      <w:pPr>
        <w:pStyle w:val="3"/>
        <w:numPr>
          <w:ilvl w:val="2"/>
          <w:numId w:val="26"/>
        </w:numPr>
        <w:tabs>
          <w:tab w:val="left" w:pos="879"/>
        </w:tabs>
        <w:ind w:left="879" w:hanging="597"/>
      </w:pPr>
      <w:r>
        <w:rPr>
          <w:spacing w:val="-2"/>
        </w:rPr>
        <w:t>Transfer</w:t>
      </w:r>
      <w:r>
        <w:rPr>
          <w:spacing w:val="-4"/>
        </w:rPr>
        <w:t xml:space="preserve"> </w:t>
      </w:r>
      <w:r>
        <w:rPr>
          <w:spacing w:val="-2"/>
        </w:rPr>
        <w:t>log</w:t>
      </w:r>
      <w:r>
        <w:rPr>
          <w:spacing w:val="-4"/>
        </w:rPr>
        <w:t xml:space="preserve"> </w:t>
      </w:r>
      <w:r>
        <w:rPr>
          <w:spacing w:val="-2"/>
        </w:rPr>
        <w:t>extraction</w:t>
      </w:r>
      <w:r>
        <w:rPr>
          <w:spacing w:val="-3"/>
        </w:rPr>
        <w:t xml:space="preserve"> </w:t>
      </w:r>
      <w:r>
        <w:rPr>
          <w:spacing w:val="-2"/>
        </w:rPr>
        <w:t>pattern</w:t>
      </w:r>
    </w:p>
    <w:p w14:paraId="00DC2533" w14:textId="77777777" w:rsidR="00350CFB" w:rsidRDefault="00350CFB">
      <w:pPr>
        <w:pStyle w:val="a3"/>
        <w:spacing w:before="46"/>
        <w:rPr>
          <w:b/>
        </w:rPr>
      </w:pPr>
    </w:p>
    <w:p w14:paraId="00DC2534" w14:textId="77777777" w:rsidR="00350CFB" w:rsidRDefault="00283FFF">
      <w:pPr>
        <w:pStyle w:val="a3"/>
        <w:ind w:left="276"/>
      </w:pPr>
      <w:r>
        <w:rPr>
          <w:rFonts w:ascii="Courier New"/>
          <w:w w:val="95"/>
        </w:rPr>
        <w:t>Transfer</w:t>
      </w:r>
      <w:r>
        <w:rPr>
          <w:rFonts w:ascii="Courier New"/>
          <w:spacing w:val="-78"/>
          <w:w w:val="95"/>
        </w:rPr>
        <w:t xml:space="preserve"> </w:t>
      </w:r>
      <w:r>
        <w:rPr>
          <w:w w:val="95"/>
        </w:rPr>
        <w:t>events</w:t>
      </w:r>
      <w:r>
        <w:rPr>
          <w:spacing w:val="-12"/>
          <w:w w:val="95"/>
        </w:rPr>
        <w:t xml:space="preserve"> </w:t>
      </w:r>
      <w:r>
        <w:rPr>
          <w:w w:val="95"/>
        </w:rPr>
        <w:t>use</w:t>
      </w:r>
      <w:r>
        <w:rPr>
          <w:spacing w:val="-9"/>
          <w:w w:val="95"/>
        </w:rPr>
        <w:t xml:space="preserve"> </w:t>
      </w:r>
      <w:r>
        <w:rPr>
          <w:w w:val="95"/>
        </w:rPr>
        <w:t>topic</w:t>
      </w:r>
      <w:r>
        <w:rPr>
          <w:spacing w:val="-7"/>
          <w:w w:val="95"/>
        </w:rPr>
        <w:t xml:space="preserve"> </w:t>
      </w:r>
      <w:r>
        <w:rPr>
          <w:w w:val="95"/>
        </w:rPr>
        <w:t>0</w:t>
      </w:r>
      <w:r>
        <w:rPr>
          <w:spacing w:val="-6"/>
          <w:w w:val="95"/>
        </w:rPr>
        <w:t xml:space="preserve"> </w:t>
      </w:r>
      <w:r>
        <w:rPr>
          <w:w w:val="95"/>
        </w:rPr>
        <w:t>for</w:t>
      </w:r>
      <w:r>
        <w:rPr>
          <w:spacing w:val="-6"/>
          <w:w w:val="95"/>
        </w:rPr>
        <w:t xml:space="preserve"> </w:t>
      </w:r>
      <w:r>
        <w:rPr>
          <w:rFonts w:ascii="Courier New"/>
          <w:spacing w:val="-2"/>
          <w:w w:val="90"/>
        </w:rPr>
        <w:t>Transfer(address,address,uint256)</w:t>
      </w:r>
      <w:r>
        <w:rPr>
          <w:spacing w:val="-2"/>
          <w:w w:val="90"/>
        </w:rPr>
        <w:t>:</w:t>
      </w:r>
    </w:p>
    <w:p w14:paraId="00DC2535" w14:textId="77777777" w:rsidR="00350CFB" w:rsidRDefault="00350CFB">
      <w:pPr>
        <w:pStyle w:val="a3"/>
        <w:spacing w:before="71"/>
      </w:pPr>
    </w:p>
    <w:p w14:paraId="00DC2536" w14:textId="77777777" w:rsidR="00350CFB" w:rsidRDefault="00283FFF">
      <w:pPr>
        <w:ind w:left="282"/>
        <w:rPr>
          <w:rFonts w:ascii="Courier New"/>
        </w:rPr>
      </w:pPr>
      <w:r>
        <w:rPr>
          <w:rFonts w:ascii="Courier New"/>
          <w:spacing w:val="-2"/>
          <w:w w:val="95"/>
        </w:rPr>
        <w:t>SELECT</w:t>
      </w:r>
    </w:p>
    <w:p w14:paraId="00DC2537" w14:textId="77777777" w:rsidR="00350CFB" w:rsidRDefault="00283FFF">
      <w:pPr>
        <w:spacing w:before="169" w:line="408" w:lineRule="auto"/>
        <w:ind w:left="511" w:right="7699"/>
        <w:rPr>
          <w:rFonts w:ascii="Courier New"/>
        </w:rPr>
      </w:pPr>
      <w:r>
        <w:rPr>
          <w:rFonts w:ascii="Courier New"/>
          <w:spacing w:val="-2"/>
          <w:w w:val="90"/>
        </w:rPr>
        <w:t xml:space="preserve">block_timestamp, </w:t>
      </w:r>
      <w:r>
        <w:rPr>
          <w:rFonts w:ascii="Courier New"/>
          <w:spacing w:val="-2"/>
          <w:w w:val="95"/>
        </w:rPr>
        <w:t xml:space="preserve">block_number, </w:t>
      </w:r>
      <w:r>
        <w:rPr>
          <w:rFonts w:ascii="Courier New"/>
          <w:spacing w:val="-2"/>
          <w:w w:val="85"/>
        </w:rPr>
        <w:t xml:space="preserve">transaction_hash, </w:t>
      </w:r>
      <w:r>
        <w:rPr>
          <w:rFonts w:ascii="Courier New"/>
          <w:spacing w:val="-2"/>
          <w:w w:val="95"/>
        </w:rPr>
        <w:t xml:space="preserve">log_index, </w:t>
      </w:r>
      <w:r>
        <w:rPr>
          <w:rFonts w:ascii="Courier New"/>
          <w:w w:val="85"/>
        </w:rPr>
        <w:t>address AS token,</w:t>
      </w:r>
    </w:p>
    <w:p w14:paraId="00DC2538" w14:textId="77777777" w:rsidR="00350CFB" w:rsidRDefault="00283FFF">
      <w:pPr>
        <w:spacing w:line="408" w:lineRule="auto"/>
        <w:ind w:left="511" w:right="5058"/>
        <w:rPr>
          <w:rFonts w:ascii="Courier New"/>
        </w:rPr>
      </w:pPr>
      <w:r>
        <w:rPr>
          <w:rFonts w:ascii="Courier New"/>
          <w:w w:val="85"/>
        </w:rPr>
        <w:t xml:space="preserve">topics[SAFE_OFFSET(1)] AS from_topic, </w:t>
      </w:r>
      <w:r>
        <w:rPr>
          <w:rFonts w:ascii="Courier New"/>
          <w:w w:val="90"/>
        </w:rPr>
        <w:t xml:space="preserve">topics[SAFE_OFFSET(2)] AS to_topic, </w:t>
      </w:r>
      <w:r>
        <w:rPr>
          <w:rFonts w:ascii="Courier New"/>
          <w:w w:val="95"/>
        </w:rPr>
        <w:t>data</w:t>
      </w:r>
      <w:r>
        <w:rPr>
          <w:rFonts w:ascii="Courier New"/>
          <w:spacing w:val="-19"/>
          <w:w w:val="95"/>
        </w:rPr>
        <w:t xml:space="preserve"> </w:t>
      </w:r>
      <w:r>
        <w:rPr>
          <w:rFonts w:ascii="Courier New"/>
          <w:w w:val="95"/>
        </w:rPr>
        <w:t>AS</w:t>
      </w:r>
      <w:r>
        <w:rPr>
          <w:rFonts w:ascii="Courier New"/>
          <w:spacing w:val="-19"/>
          <w:w w:val="95"/>
        </w:rPr>
        <w:t xml:space="preserve"> </w:t>
      </w:r>
      <w:r>
        <w:rPr>
          <w:rFonts w:ascii="Courier New"/>
          <w:w w:val="95"/>
        </w:rPr>
        <w:t>value_data</w:t>
      </w:r>
    </w:p>
    <w:p w14:paraId="00DC2539" w14:textId="77777777" w:rsidR="00350CFB" w:rsidRDefault="00283FFF">
      <w:pPr>
        <w:spacing w:line="408" w:lineRule="auto"/>
        <w:ind w:left="282" w:right="2512"/>
        <w:rPr>
          <w:rFonts w:ascii="Courier New"/>
        </w:rPr>
      </w:pPr>
      <w:r>
        <w:rPr>
          <w:rFonts w:ascii="Courier New"/>
          <w:w w:val="85"/>
        </w:rPr>
        <w:t xml:space="preserve">FROM `bigquery-public-data.goog_blockchain_arbitrum_one_us.logs` </w:t>
      </w:r>
      <w:r>
        <w:rPr>
          <w:rFonts w:ascii="Courier New"/>
          <w:w w:val="90"/>
        </w:rPr>
        <w:t>WHERE</w:t>
      </w:r>
      <w:r>
        <w:rPr>
          <w:rFonts w:ascii="Courier New"/>
          <w:spacing w:val="-16"/>
          <w:w w:val="90"/>
        </w:rPr>
        <w:t xml:space="preserve"> </w:t>
      </w:r>
      <w:r>
        <w:rPr>
          <w:rFonts w:ascii="Courier New"/>
          <w:w w:val="90"/>
        </w:rPr>
        <w:t>block_timestamp</w:t>
      </w:r>
      <w:r>
        <w:rPr>
          <w:rFonts w:ascii="Courier New"/>
          <w:spacing w:val="-16"/>
          <w:w w:val="90"/>
        </w:rPr>
        <w:t xml:space="preserve"> </w:t>
      </w:r>
      <w:r>
        <w:rPr>
          <w:rFonts w:ascii="Courier New"/>
          <w:w w:val="90"/>
        </w:rPr>
        <w:t>&gt;=</w:t>
      </w:r>
      <w:r>
        <w:rPr>
          <w:rFonts w:ascii="Courier New"/>
          <w:spacing w:val="-16"/>
          <w:w w:val="90"/>
        </w:rPr>
        <w:t xml:space="preserve"> </w:t>
      </w:r>
      <w:r>
        <w:rPr>
          <w:rFonts w:ascii="Courier New"/>
          <w:w w:val="90"/>
        </w:rPr>
        <w:t>TIMESTAMP('2025-12-01')</w:t>
      </w:r>
    </w:p>
    <w:p w14:paraId="00DC253A" w14:textId="77777777" w:rsidR="00350CFB" w:rsidRDefault="00283FFF">
      <w:pPr>
        <w:spacing w:line="408" w:lineRule="auto"/>
        <w:ind w:left="511" w:right="4212"/>
        <w:rPr>
          <w:rFonts w:ascii="Courier New"/>
        </w:rPr>
      </w:pPr>
      <w:r>
        <w:rPr>
          <w:rFonts w:ascii="Courier New"/>
          <w:w w:val="85"/>
        </w:rPr>
        <w:t>AND block_timestamp &lt;</w:t>
      </w:r>
      <w:r>
        <w:rPr>
          <w:rFonts w:ascii="Courier New"/>
          <w:spacing w:val="80"/>
        </w:rPr>
        <w:t xml:space="preserve"> </w:t>
      </w:r>
      <w:r>
        <w:rPr>
          <w:rFonts w:ascii="Courier New"/>
          <w:w w:val="85"/>
        </w:rPr>
        <w:t xml:space="preserve">TIMESTAMP('2026-01-01') </w:t>
      </w:r>
      <w:r>
        <w:rPr>
          <w:rFonts w:ascii="Courier New"/>
          <w:w w:val="90"/>
        </w:rPr>
        <w:t>AND topics[SAFE_OFFSET(0)] =</w:t>
      </w:r>
    </w:p>
    <w:p w14:paraId="00DC253B" w14:textId="77777777" w:rsidR="00350CFB" w:rsidRDefault="00283FFF">
      <w:pPr>
        <w:tabs>
          <w:tab w:val="left" w:pos="969"/>
        </w:tabs>
        <w:spacing w:line="249" w:lineRule="exact"/>
        <w:ind w:left="574"/>
        <w:rPr>
          <w:rFonts w:ascii="Courier New" w:hAnsi="Courier New"/>
        </w:rPr>
      </w:pPr>
      <w:r>
        <w:rPr>
          <w:i/>
          <w:spacing w:val="-5"/>
          <w:w w:val="120"/>
          <w:sz w:val="12"/>
        </w:rPr>
        <w:t>'→</w:t>
      </w:r>
      <w:r>
        <w:rPr>
          <w:i/>
          <w:sz w:val="12"/>
        </w:rPr>
        <w:tab/>
      </w:r>
      <w:r>
        <w:rPr>
          <w:rFonts w:ascii="Courier New" w:hAnsi="Courier New"/>
          <w:spacing w:val="-2"/>
          <w:w w:val="85"/>
        </w:rPr>
        <w:t>'0xddf252ad1be2c89b69c2b068fc378daa952ba7f163c4a11628f55a4df523b3ef'</w:t>
      </w:r>
    </w:p>
    <w:p w14:paraId="00DC253C" w14:textId="77777777" w:rsidR="00350CFB" w:rsidRDefault="00283FFF">
      <w:pPr>
        <w:spacing w:before="174"/>
        <w:ind w:left="511"/>
        <w:rPr>
          <w:rFonts w:ascii="Courier New"/>
        </w:rPr>
      </w:pPr>
      <w:r>
        <w:rPr>
          <w:rFonts w:ascii="Courier New"/>
          <w:w w:val="85"/>
        </w:rPr>
        <w:t>AND</w:t>
      </w:r>
      <w:r>
        <w:rPr>
          <w:rFonts w:ascii="Courier New"/>
          <w:spacing w:val="-8"/>
          <w:w w:val="95"/>
        </w:rPr>
        <w:t xml:space="preserve"> </w:t>
      </w:r>
      <w:r>
        <w:rPr>
          <w:rFonts w:ascii="Courier New"/>
          <w:spacing w:val="-10"/>
          <w:w w:val="95"/>
        </w:rPr>
        <w:t>(</w:t>
      </w:r>
    </w:p>
    <w:p w14:paraId="00DC253D" w14:textId="77777777" w:rsidR="00350CFB" w:rsidRDefault="00283FFF">
      <w:pPr>
        <w:spacing w:before="174"/>
        <w:ind w:left="740"/>
        <w:rPr>
          <w:rFonts w:ascii="Courier New"/>
        </w:rPr>
      </w:pPr>
      <w:r>
        <w:rPr>
          <w:rFonts w:ascii="Courier New"/>
          <w:w w:val="85"/>
        </w:rPr>
        <w:t>LOWER(CONCAT('0x',</w:t>
      </w:r>
      <w:r>
        <w:rPr>
          <w:rFonts w:ascii="Courier New"/>
          <w:spacing w:val="5"/>
        </w:rPr>
        <w:t xml:space="preserve"> </w:t>
      </w:r>
      <w:r>
        <w:rPr>
          <w:rFonts w:ascii="Courier New"/>
          <w:w w:val="85"/>
        </w:rPr>
        <w:t>SUBSTR(topics[SAFE_OFFSET(1)],</w:t>
      </w:r>
      <w:r>
        <w:rPr>
          <w:rFonts w:ascii="Courier New"/>
          <w:spacing w:val="5"/>
        </w:rPr>
        <w:t xml:space="preserve"> </w:t>
      </w:r>
      <w:r>
        <w:rPr>
          <w:rFonts w:ascii="Courier New"/>
          <w:w w:val="85"/>
        </w:rPr>
        <w:t>27)))</w:t>
      </w:r>
      <w:r>
        <w:rPr>
          <w:rFonts w:ascii="Courier New"/>
          <w:spacing w:val="5"/>
        </w:rPr>
        <w:t xml:space="preserve"> </w:t>
      </w:r>
      <w:r>
        <w:rPr>
          <w:rFonts w:ascii="Courier New"/>
          <w:spacing w:val="-5"/>
          <w:w w:val="85"/>
        </w:rPr>
        <w:t>IN</w:t>
      </w:r>
    </w:p>
    <w:p w14:paraId="00DC253E" w14:textId="77777777" w:rsidR="00350CFB" w:rsidRDefault="00283FFF">
      <w:pPr>
        <w:tabs>
          <w:tab w:val="left" w:pos="1198"/>
        </w:tabs>
        <w:spacing w:before="179"/>
        <w:ind w:left="803"/>
        <w:rPr>
          <w:rFonts w:ascii="Courier New" w:hAnsi="Courier New"/>
        </w:rPr>
      </w:pPr>
      <w:r>
        <w:rPr>
          <w:i/>
          <w:spacing w:val="-5"/>
          <w:w w:val="120"/>
          <w:sz w:val="12"/>
        </w:rPr>
        <w:t>'→</w:t>
      </w:r>
      <w:r>
        <w:rPr>
          <w:i/>
          <w:sz w:val="12"/>
        </w:rPr>
        <w:tab/>
      </w:r>
      <w:r>
        <w:rPr>
          <w:rFonts w:ascii="Courier New" w:hAnsi="Courier New"/>
          <w:spacing w:val="-2"/>
          <w:w w:val="90"/>
        </w:rPr>
        <w:t>UNNEST(@wallet_list)</w:t>
      </w:r>
    </w:p>
    <w:p w14:paraId="00DC253F" w14:textId="77777777" w:rsidR="00350CFB" w:rsidRDefault="00283FFF">
      <w:pPr>
        <w:spacing w:before="174"/>
        <w:ind w:left="740"/>
        <w:rPr>
          <w:rFonts w:ascii="Courier New"/>
        </w:rPr>
      </w:pPr>
      <w:r>
        <w:rPr>
          <w:rFonts w:ascii="Courier New"/>
          <w:w w:val="85"/>
        </w:rPr>
        <w:t>OR</w:t>
      </w:r>
      <w:r>
        <w:rPr>
          <w:rFonts w:ascii="Courier New"/>
        </w:rPr>
        <w:t xml:space="preserve"> </w:t>
      </w:r>
      <w:r>
        <w:rPr>
          <w:rFonts w:ascii="Courier New"/>
          <w:w w:val="85"/>
        </w:rPr>
        <w:t>LOWER(CONCAT('0x',</w:t>
      </w:r>
      <w:r>
        <w:rPr>
          <w:rFonts w:ascii="Courier New"/>
        </w:rPr>
        <w:t xml:space="preserve"> </w:t>
      </w:r>
      <w:r>
        <w:rPr>
          <w:rFonts w:ascii="Courier New"/>
          <w:w w:val="85"/>
        </w:rPr>
        <w:t>SUBSTR(topics[SAFE_OFFSET(2)],</w:t>
      </w:r>
      <w:r>
        <w:rPr>
          <w:rFonts w:ascii="Courier New"/>
        </w:rPr>
        <w:t xml:space="preserve"> </w:t>
      </w:r>
      <w:r>
        <w:rPr>
          <w:rFonts w:ascii="Courier New"/>
          <w:w w:val="85"/>
        </w:rPr>
        <w:t>27)))</w:t>
      </w:r>
      <w:r>
        <w:rPr>
          <w:rFonts w:ascii="Courier New"/>
        </w:rPr>
        <w:t xml:space="preserve"> </w:t>
      </w:r>
      <w:r>
        <w:rPr>
          <w:rFonts w:ascii="Courier New"/>
          <w:spacing w:val="-5"/>
          <w:w w:val="85"/>
        </w:rPr>
        <w:t>IN</w:t>
      </w:r>
    </w:p>
    <w:p w14:paraId="00DC2540" w14:textId="77777777" w:rsidR="00350CFB" w:rsidRDefault="00283FFF">
      <w:pPr>
        <w:tabs>
          <w:tab w:val="left" w:pos="1198"/>
        </w:tabs>
        <w:spacing w:before="178"/>
        <w:ind w:left="803"/>
        <w:rPr>
          <w:rFonts w:ascii="Courier New" w:hAnsi="Courier New"/>
        </w:rPr>
      </w:pPr>
      <w:r>
        <w:rPr>
          <w:i/>
          <w:spacing w:val="-5"/>
          <w:w w:val="120"/>
          <w:sz w:val="12"/>
        </w:rPr>
        <w:t>'→</w:t>
      </w:r>
      <w:r>
        <w:rPr>
          <w:i/>
          <w:sz w:val="12"/>
        </w:rPr>
        <w:tab/>
      </w:r>
      <w:r>
        <w:rPr>
          <w:rFonts w:ascii="Courier New" w:hAnsi="Courier New"/>
          <w:spacing w:val="-2"/>
          <w:w w:val="90"/>
        </w:rPr>
        <w:t>UNNEST(@wallet_list)</w:t>
      </w:r>
    </w:p>
    <w:p w14:paraId="00DC2541" w14:textId="77777777" w:rsidR="00350CFB" w:rsidRDefault="00283FFF">
      <w:pPr>
        <w:spacing w:before="174"/>
        <w:ind w:left="511"/>
        <w:rPr>
          <w:rFonts w:ascii="Courier New"/>
        </w:rPr>
      </w:pPr>
      <w:r>
        <w:rPr>
          <w:rFonts w:ascii="Courier New"/>
          <w:spacing w:val="-5"/>
          <w:w w:val="95"/>
        </w:rPr>
        <w:t>);</w:t>
      </w:r>
    </w:p>
    <w:p w14:paraId="00DC2542" w14:textId="77777777" w:rsidR="00350CFB" w:rsidRDefault="00350CFB">
      <w:pPr>
        <w:rPr>
          <w:rFonts w:ascii="Courier New"/>
        </w:rPr>
        <w:sectPr w:rsidR="00350CFB">
          <w:pgSz w:w="11910" w:h="16840"/>
          <w:pgMar w:top="1900" w:right="708" w:bottom="2300" w:left="992" w:header="0" w:footer="2115" w:gutter="0"/>
          <w:cols w:space="720"/>
        </w:sectPr>
      </w:pPr>
    </w:p>
    <w:p w14:paraId="00DC2543" w14:textId="77777777" w:rsidR="00350CFB" w:rsidRDefault="00283FFF">
      <w:pPr>
        <w:pStyle w:val="a3"/>
        <w:spacing w:before="72" w:line="396" w:lineRule="auto"/>
        <w:ind w:left="282" w:right="565"/>
        <w:jc w:val="both"/>
      </w:pPr>
      <w:r>
        <w:t xml:space="preserve">Post-processing applies token decimals, builds time-decayed edge weights, and restricts nodes to </w:t>
      </w:r>
      <w:bookmarkStart w:id="497" w:name="GMX_PositionDecrease_extraction_pattern"/>
      <w:bookmarkStart w:id="498" w:name="_bookmark213"/>
      <w:bookmarkEnd w:id="497"/>
      <w:bookmarkEnd w:id="498"/>
      <w:r>
        <w:t>the evaluation sample before PageRank.</w:t>
      </w:r>
    </w:p>
    <w:p w14:paraId="00DC2544" w14:textId="77777777" w:rsidR="00350CFB" w:rsidRDefault="00350CFB">
      <w:pPr>
        <w:pStyle w:val="a3"/>
        <w:spacing w:before="7"/>
      </w:pPr>
    </w:p>
    <w:p w14:paraId="00DC2545" w14:textId="77777777" w:rsidR="00350CFB" w:rsidRDefault="00283FFF">
      <w:pPr>
        <w:pStyle w:val="3"/>
        <w:numPr>
          <w:ilvl w:val="2"/>
          <w:numId w:val="26"/>
        </w:numPr>
        <w:tabs>
          <w:tab w:val="left" w:pos="879"/>
        </w:tabs>
        <w:ind w:left="879" w:hanging="597"/>
      </w:pPr>
      <w:r>
        <w:rPr>
          <w:spacing w:val="-2"/>
          <w:color w:val="FF0000"/>
        </w:rPr>
        <w:t>Approval and Transfer extraction pattern</w:t>
      </w:r>
    </w:p>
    <w:p w14:paraId="00DC2546" w14:textId="77777777" w:rsidR="00350CFB" w:rsidRDefault="00350CFB">
      <w:pPr>
        <w:pStyle w:val="a3"/>
        <w:spacing w:before="47"/>
        <w:rPr>
          <w:b/>
        </w:rPr>
      </w:pPr>
    </w:p>
    <w:p w14:paraId="00DC2547" w14:textId="77777777" w:rsidR="00350CFB" w:rsidRDefault="00283FFF">
      <w:pPr>
        <w:pStyle w:val="a3"/>
        <w:spacing w:line="376" w:lineRule="auto"/>
        <w:ind w:left="282" w:right="560"/>
        <w:jc w:val="both"/>
      </w:pPr>
      <w:bookmarkStart w:id="499" w:name="Configuration_keys"/>
      <w:bookmarkStart w:id="500" w:name="_bookmark214"/>
      <w:r>
        <w:rPr>
          <w:color w:val="FF0000"/>
        </w:rPr>
        <w:t>ERC-20 Approval and Transfer events are read from the public BigQuery log table. The pipeline filters on standard topic-0 hashes and the evaluation wallet list. Wallets without approval or transfer connectivity are excluded from the matched cohort.</w:t>
      </w:r>
      <w:bookmarkEnd w:id="499"/>
      <w:bookmarkEnd w:id="500"/>
    </w:p>
    <w:p w14:paraId="00DC2548" w14:textId="77777777" w:rsidR="00350CFB" w:rsidRDefault="00350CFB">
      <w:pPr>
        <w:pStyle w:val="a3"/>
        <w:spacing w:before="60"/>
      </w:pPr>
    </w:p>
    <w:p w14:paraId="00DC2549" w14:textId="77777777" w:rsidR="00350CFB" w:rsidRDefault="00283FFF">
      <w:pPr>
        <w:pStyle w:val="3"/>
        <w:numPr>
          <w:ilvl w:val="2"/>
          <w:numId w:val="26"/>
        </w:numPr>
        <w:tabs>
          <w:tab w:val="left" w:pos="879"/>
        </w:tabs>
        <w:spacing w:before="1"/>
        <w:ind w:left="879" w:hanging="597"/>
      </w:pPr>
      <w:r>
        <w:rPr>
          <w:spacing w:val="-2"/>
        </w:rPr>
        <w:t xml:space="preserve">Configuration </w:t>
      </w:r>
      <w:r>
        <w:rPr>
          <w:spacing w:val="-4"/>
        </w:rPr>
        <w:t>keys</w:t>
      </w:r>
    </w:p>
    <w:p w14:paraId="00DC254A" w14:textId="77777777" w:rsidR="00350CFB" w:rsidRDefault="00350CFB">
      <w:pPr>
        <w:pStyle w:val="a3"/>
        <w:spacing w:before="46"/>
        <w:rPr>
          <w:b/>
        </w:rPr>
      </w:pPr>
    </w:p>
    <w:p w14:paraId="00DC254B" w14:textId="77777777" w:rsidR="00350CFB" w:rsidRDefault="00283FFF">
      <w:pPr>
        <w:pStyle w:val="a3"/>
        <w:spacing w:line="396" w:lineRule="auto"/>
        <w:ind w:left="282" w:right="524" w:hanging="8"/>
        <w:jc w:val="both"/>
      </w:pPr>
      <w:r>
        <w:t>The pipeline’s parameters are collected in a single versioned configuration file.</w:t>
      </w:r>
      <w:r>
        <w:rPr>
          <w:spacing w:val="40"/>
        </w:rPr>
        <w:t xml:space="preserve"> </w:t>
      </w:r>
      <w:r>
        <w:t>Salient keys in-</w:t>
      </w:r>
      <w:r>
        <w:rPr>
          <w:spacing w:val="-2"/>
        </w:rPr>
        <w:t>clude:</w:t>
      </w:r>
    </w:p>
    <w:p w14:paraId="00DC254C" w14:textId="77777777" w:rsidR="00350CFB" w:rsidRDefault="00283FFF">
      <w:pPr>
        <w:pStyle w:val="a4"/>
        <w:numPr>
          <w:ilvl w:val="3"/>
          <w:numId w:val="26"/>
        </w:numPr>
        <w:tabs>
          <w:tab w:val="left" w:pos="807"/>
        </w:tabs>
        <w:spacing w:before="122"/>
        <w:ind w:left="807" w:hanging="214"/>
        <w:rPr>
          <w:sz w:val="24"/>
        </w:rPr>
      </w:pPr>
      <w:r>
        <w:rPr>
          <w:sz w:val="24"/>
        </w:rPr>
        <w:t>observation</w:t>
      </w:r>
      <w:r>
        <w:rPr>
          <w:spacing w:val="-8"/>
          <w:sz w:val="24"/>
        </w:rPr>
        <w:t xml:space="preserve"> </w:t>
      </w:r>
      <w:r>
        <w:rPr>
          <w:sz w:val="24"/>
        </w:rPr>
        <w:t>window</w:t>
      </w:r>
      <w:r>
        <w:rPr>
          <w:spacing w:val="-8"/>
          <w:sz w:val="24"/>
        </w:rPr>
        <w:t xml:space="preserve"> </w:t>
      </w:r>
      <w:r>
        <w:rPr>
          <w:sz w:val="24"/>
        </w:rPr>
        <w:t>start</w:t>
      </w:r>
      <w:r>
        <w:rPr>
          <w:spacing w:val="-8"/>
          <w:sz w:val="24"/>
        </w:rPr>
        <w:t xml:space="preserve"> </w:t>
      </w:r>
      <w:r>
        <w:rPr>
          <w:sz w:val="24"/>
        </w:rPr>
        <w:t>and</w:t>
      </w:r>
      <w:r>
        <w:rPr>
          <w:spacing w:val="-8"/>
          <w:sz w:val="24"/>
        </w:rPr>
        <w:t xml:space="preserve"> </w:t>
      </w:r>
      <w:r>
        <w:rPr>
          <w:sz w:val="24"/>
        </w:rPr>
        <w:t>end</w:t>
      </w:r>
      <w:r>
        <w:rPr>
          <w:spacing w:val="-8"/>
          <w:sz w:val="24"/>
        </w:rPr>
        <w:t xml:space="preserve"> </w:t>
      </w:r>
      <w:r>
        <w:rPr>
          <w:spacing w:val="-2"/>
          <w:sz w:val="24"/>
        </w:rPr>
        <w:t>timestamps;</w:t>
      </w:r>
    </w:p>
    <w:p w14:paraId="00DC254D" w14:textId="77777777" w:rsidR="00350CFB" w:rsidRDefault="00283FFF">
      <w:pPr>
        <w:pStyle w:val="a4"/>
        <w:numPr>
          <w:ilvl w:val="3"/>
          <w:numId w:val="26"/>
        </w:numPr>
        <w:tabs>
          <w:tab w:val="left" w:pos="807"/>
        </w:tabs>
        <w:spacing w:before="217"/>
        <w:ind w:left="807" w:hanging="214"/>
        <w:rPr>
          <w:sz w:val="24"/>
        </w:rPr>
      </w:pPr>
      <w:r>
        <w:rPr>
          <w:sz w:val="24"/>
        </w:rPr>
        <w:t>PageRank</w:t>
      </w:r>
      <w:r>
        <w:rPr>
          <w:spacing w:val="-10"/>
          <w:sz w:val="24"/>
        </w:rPr>
        <w:t xml:space="preserve"> </w:t>
      </w:r>
      <w:r>
        <w:rPr>
          <w:sz w:val="24"/>
        </w:rPr>
        <w:t>damping,</w:t>
      </w:r>
      <w:r>
        <w:rPr>
          <w:spacing w:val="-9"/>
          <w:sz w:val="24"/>
        </w:rPr>
        <w:t xml:space="preserve"> </w:t>
      </w:r>
      <w:r>
        <w:rPr>
          <w:sz w:val="24"/>
        </w:rPr>
        <w:t>tolerance,</w:t>
      </w:r>
      <w:r>
        <w:rPr>
          <w:spacing w:val="-9"/>
          <w:sz w:val="24"/>
        </w:rPr>
        <w:t xml:space="preserve"> </w:t>
      </w:r>
      <w:r>
        <w:rPr>
          <w:sz w:val="24"/>
        </w:rPr>
        <w:t>and</w:t>
      </w:r>
      <w:r>
        <w:rPr>
          <w:spacing w:val="-10"/>
          <w:sz w:val="24"/>
        </w:rPr>
        <w:t xml:space="preserve"> </w:t>
      </w:r>
      <w:r>
        <w:rPr>
          <w:sz w:val="24"/>
        </w:rPr>
        <w:t>maximum</w:t>
      </w:r>
      <w:r>
        <w:rPr>
          <w:spacing w:val="-9"/>
          <w:sz w:val="24"/>
        </w:rPr>
        <w:t xml:space="preserve"> </w:t>
      </w:r>
      <w:r>
        <w:rPr>
          <w:spacing w:val="-2"/>
          <w:sz w:val="24"/>
        </w:rPr>
        <w:t>iterations;</w:t>
      </w:r>
    </w:p>
    <w:p w14:paraId="00DC254E" w14:textId="77777777" w:rsidR="00350CFB" w:rsidRDefault="00283FFF">
      <w:pPr>
        <w:pStyle w:val="a4"/>
        <w:numPr>
          <w:ilvl w:val="3"/>
          <w:numId w:val="26"/>
        </w:numPr>
        <w:tabs>
          <w:tab w:val="left" w:pos="807"/>
        </w:tabs>
        <w:spacing w:before="217"/>
        <w:ind w:left="807" w:hanging="214"/>
        <w:rPr>
          <w:sz w:val="24"/>
        </w:rPr>
      </w:pPr>
      <w:r>
        <w:rPr>
          <w:sz w:val="24"/>
        </w:rPr>
        <w:t>logistic</w:t>
      </w:r>
      <w:r>
        <w:rPr>
          <w:spacing w:val="-2"/>
          <w:sz w:val="24"/>
        </w:rPr>
        <w:t xml:space="preserve"> </w:t>
      </w:r>
      <w:r>
        <w:rPr>
          <w:sz w:val="24"/>
        </w:rPr>
        <w:t>decay</w:t>
      </w:r>
      <w:r>
        <w:rPr>
          <w:spacing w:val="-1"/>
          <w:sz w:val="24"/>
        </w:rPr>
        <w:t xml:space="preserve"> </w:t>
      </w:r>
      <w:r>
        <w:rPr>
          <w:i/>
          <w:sz w:val="24"/>
        </w:rPr>
        <w:t>k</w:t>
      </w:r>
      <w:r>
        <w:rPr>
          <w:i/>
          <w:spacing w:val="7"/>
          <w:sz w:val="24"/>
        </w:rPr>
        <w:t xml:space="preserve"> </w:t>
      </w:r>
      <w:r>
        <w:rPr>
          <w:sz w:val="24"/>
        </w:rPr>
        <w:t>and</w:t>
      </w:r>
      <w:r>
        <w:rPr>
          <w:spacing w:val="-2"/>
          <w:sz w:val="24"/>
        </w:rPr>
        <w:t xml:space="preserve"> </w:t>
      </w:r>
      <w:r>
        <w:rPr>
          <w:i/>
          <w:spacing w:val="-5"/>
          <w:sz w:val="24"/>
        </w:rPr>
        <w:t>t</w:t>
      </w:r>
      <w:r>
        <w:rPr>
          <w:spacing w:val="-5"/>
          <w:sz w:val="24"/>
          <w:vertAlign w:val="subscript"/>
        </w:rPr>
        <w:t>0</w:t>
      </w:r>
      <w:r>
        <w:rPr>
          <w:spacing w:val="-5"/>
          <w:sz w:val="24"/>
        </w:rPr>
        <w:t>;</w:t>
      </w:r>
    </w:p>
    <w:p w14:paraId="00DC254F" w14:textId="77777777" w:rsidR="00350CFB" w:rsidRDefault="00283FFF">
      <w:pPr>
        <w:pStyle w:val="a4"/>
        <w:numPr>
          <w:ilvl w:val="3"/>
          <w:numId w:val="26"/>
        </w:numPr>
        <w:tabs>
          <w:tab w:val="left" w:pos="807"/>
        </w:tabs>
        <w:spacing w:before="217"/>
        <w:ind w:left="807" w:hanging="214"/>
        <w:rPr>
          <w:sz w:val="24"/>
        </w:rPr>
      </w:pPr>
      <w:r>
        <w:rPr>
          <w:sz w:val="24"/>
          <w:color w:val="FF0000"/>
        </w:rPr>
        <w:t>Approval and Transfer topic filters;</w:t>
      </w:r>
    </w:p>
    <w:p w14:paraId="00DC2550" w14:textId="77777777" w:rsidR="00350CFB" w:rsidRDefault="00283FFF">
      <w:pPr>
        <w:pStyle w:val="a4"/>
        <w:numPr>
          <w:ilvl w:val="3"/>
          <w:numId w:val="26"/>
        </w:numPr>
        <w:tabs>
          <w:tab w:val="left" w:pos="807"/>
        </w:tabs>
        <w:spacing w:before="217"/>
        <w:ind w:left="807" w:hanging="214"/>
        <w:rPr>
          <w:sz w:val="24"/>
        </w:rPr>
      </w:pPr>
      <w:r>
        <w:rPr>
          <w:sz w:val="24"/>
        </w:rPr>
        <w:t>minimum</w:t>
      </w:r>
      <w:r>
        <w:rPr>
          <w:spacing w:val="4"/>
          <w:sz w:val="24"/>
        </w:rPr>
        <w:t xml:space="preserve"> </w:t>
      </w:r>
      <w:r>
        <w:rPr>
          <w:sz w:val="24"/>
        </w:rPr>
        <w:t>closes</w:t>
      </w:r>
      <w:r>
        <w:rPr>
          <w:spacing w:val="4"/>
          <w:sz w:val="24"/>
        </w:rPr>
        <w:t xml:space="preserve"> </w:t>
      </w:r>
      <w:r>
        <w:rPr>
          <w:sz w:val="24"/>
        </w:rPr>
        <w:t>for</w:t>
      </w:r>
      <w:r>
        <w:rPr>
          <w:spacing w:val="4"/>
          <w:sz w:val="24"/>
        </w:rPr>
        <w:t xml:space="preserve"> </w:t>
      </w:r>
      <w:r>
        <w:rPr>
          <w:sz w:val="24"/>
        </w:rPr>
        <w:t>cohort</w:t>
      </w:r>
      <w:r>
        <w:rPr>
          <w:spacing w:val="4"/>
          <w:sz w:val="24"/>
        </w:rPr>
        <w:t xml:space="preserve"> </w:t>
      </w:r>
      <w:r>
        <w:rPr>
          <w:sz w:val="24"/>
        </w:rPr>
        <w:t>eligibility</w:t>
      </w:r>
      <w:r>
        <w:rPr>
          <w:spacing w:val="4"/>
          <w:sz w:val="24"/>
        </w:rPr>
        <w:t xml:space="preserve"> </w:t>
      </w:r>
      <w:r>
        <w:rPr>
          <w:sz w:val="24"/>
        </w:rPr>
        <w:t>(</w:t>
      </w:r>
      <w:r>
        <w:rPr>
          <w:i/>
          <w:sz w:val="24"/>
        </w:rPr>
        <w:t>m</w:t>
      </w:r>
      <w:r>
        <w:rPr>
          <w:i/>
          <w:spacing w:val="12"/>
          <w:sz w:val="24"/>
        </w:rPr>
        <w:t xml:space="preserve"> </w:t>
      </w:r>
      <w:r>
        <w:rPr>
          <w:sz w:val="24"/>
        </w:rPr>
        <w:t>=</w:t>
      </w:r>
      <w:r>
        <w:rPr>
          <w:spacing w:val="11"/>
          <w:sz w:val="24"/>
        </w:rPr>
        <w:t xml:space="preserve"> </w:t>
      </w:r>
      <w:r>
        <w:rPr>
          <w:spacing w:val="-5"/>
          <w:sz w:val="24"/>
        </w:rPr>
        <w:t>3);</w:t>
      </w:r>
    </w:p>
    <w:p w14:paraId="00DC2551" w14:textId="77777777" w:rsidR="00350CFB" w:rsidRDefault="00283FFF">
      <w:pPr>
        <w:pStyle w:val="a4"/>
        <w:numPr>
          <w:ilvl w:val="3"/>
          <w:numId w:val="26"/>
        </w:numPr>
        <w:tabs>
          <w:tab w:val="left" w:pos="807"/>
        </w:tabs>
        <w:spacing w:before="217"/>
        <w:ind w:left="807" w:hanging="214"/>
        <w:rPr>
          <w:sz w:val="24"/>
        </w:rPr>
      </w:pPr>
      <w:r>
        <w:rPr>
          <w:sz w:val="24"/>
        </w:rPr>
        <w:t>benchmark</w:t>
      </w:r>
      <w:r>
        <w:rPr>
          <w:spacing w:val="-9"/>
          <w:sz w:val="24"/>
        </w:rPr>
        <w:t xml:space="preserve"> </w:t>
      </w:r>
      <w:r>
        <w:rPr>
          <w:sz w:val="24"/>
        </w:rPr>
        <w:t>repetition</w:t>
      </w:r>
      <w:r>
        <w:rPr>
          <w:spacing w:val="-9"/>
          <w:sz w:val="24"/>
        </w:rPr>
        <w:t xml:space="preserve"> </w:t>
      </w:r>
      <w:r>
        <w:rPr>
          <w:sz w:val="24"/>
        </w:rPr>
        <w:t>count</w:t>
      </w:r>
      <w:r>
        <w:rPr>
          <w:spacing w:val="-9"/>
          <w:sz w:val="24"/>
        </w:rPr>
        <w:t xml:space="preserve"> </w:t>
      </w:r>
      <w:r>
        <w:rPr>
          <w:sz w:val="24"/>
        </w:rPr>
        <w:t>and</w:t>
      </w:r>
      <w:r>
        <w:rPr>
          <w:spacing w:val="-9"/>
          <w:sz w:val="24"/>
        </w:rPr>
        <w:t xml:space="preserve"> </w:t>
      </w:r>
      <w:r>
        <w:rPr>
          <w:sz w:val="24"/>
        </w:rPr>
        <w:t>subsample</w:t>
      </w:r>
      <w:r>
        <w:rPr>
          <w:spacing w:val="-8"/>
          <w:sz w:val="24"/>
        </w:rPr>
        <w:t xml:space="preserve"> </w:t>
      </w:r>
      <w:r>
        <w:rPr>
          <w:spacing w:val="-2"/>
          <w:sz w:val="24"/>
        </w:rPr>
        <w:t>seeds;</w:t>
      </w:r>
    </w:p>
    <w:p w14:paraId="00DC2552" w14:textId="77777777" w:rsidR="00350CFB" w:rsidRDefault="00283FFF">
      <w:pPr>
        <w:pStyle w:val="a4"/>
        <w:numPr>
          <w:ilvl w:val="3"/>
          <w:numId w:val="26"/>
        </w:numPr>
        <w:tabs>
          <w:tab w:val="left" w:pos="807"/>
        </w:tabs>
        <w:spacing w:before="217"/>
        <w:ind w:left="807" w:hanging="214"/>
        <w:rPr>
          <w:sz w:val="24"/>
        </w:rPr>
      </w:pPr>
      <w:r>
        <w:rPr>
          <w:sz w:val="24"/>
        </w:rPr>
        <w:t>output</w:t>
      </w:r>
      <w:r>
        <w:rPr>
          <w:spacing w:val="-13"/>
          <w:sz w:val="24"/>
        </w:rPr>
        <w:t xml:space="preserve"> </w:t>
      </w:r>
      <w:r>
        <w:rPr>
          <w:sz w:val="24"/>
        </w:rPr>
        <w:t>locations</w:t>
      </w:r>
      <w:r>
        <w:rPr>
          <w:spacing w:val="-13"/>
          <w:sz w:val="24"/>
        </w:rPr>
        <w:t xml:space="preserve"> </w:t>
      </w:r>
      <w:r>
        <w:rPr>
          <w:sz w:val="24"/>
        </w:rPr>
        <w:t>for</w:t>
      </w:r>
      <w:r>
        <w:rPr>
          <w:spacing w:val="-12"/>
          <w:sz w:val="24"/>
        </w:rPr>
        <w:t xml:space="preserve"> </w:t>
      </w:r>
      <w:r>
        <w:rPr>
          <w:sz w:val="24"/>
        </w:rPr>
        <w:t>intermediate</w:t>
      </w:r>
      <w:r>
        <w:rPr>
          <w:spacing w:val="-13"/>
          <w:sz w:val="24"/>
        </w:rPr>
        <w:t xml:space="preserve"> </w:t>
      </w:r>
      <w:r>
        <w:rPr>
          <w:sz w:val="24"/>
        </w:rPr>
        <w:t>artifacts</w:t>
      </w:r>
      <w:r>
        <w:rPr>
          <w:spacing w:val="-13"/>
          <w:sz w:val="24"/>
        </w:rPr>
        <w:t xml:space="preserve"> </w:t>
      </w:r>
      <w:r>
        <w:rPr>
          <w:sz w:val="24"/>
        </w:rPr>
        <w:t>and</w:t>
      </w:r>
      <w:r>
        <w:rPr>
          <w:spacing w:val="-12"/>
          <w:sz w:val="24"/>
        </w:rPr>
        <w:t xml:space="preserve"> </w:t>
      </w:r>
      <w:r>
        <w:rPr>
          <w:sz w:val="24"/>
        </w:rPr>
        <w:t>LaTeX</w:t>
      </w:r>
      <w:r>
        <w:rPr>
          <w:spacing w:val="-13"/>
          <w:sz w:val="24"/>
        </w:rPr>
        <w:t xml:space="preserve"> </w:t>
      </w:r>
      <w:r>
        <w:rPr>
          <w:spacing w:val="-2"/>
          <w:sz w:val="24"/>
        </w:rPr>
        <w:t>fragments.</w:t>
      </w:r>
    </w:p>
    <w:p w14:paraId="00DC2553" w14:textId="77777777" w:rsidR="00350CFB" w:rsidRDefault="00350CFB">
      <w:pPr>
        <w:pStyle w:val="a3"/>
        <w:spacing w:before="23"/>
      </w:pPr>
    </w:p>
    <w:p w14:paraId="00DC2554" w14:textId="77777777" w:rsidR="00350CFB" w:rsidRDefault="00283FFF">
      <w:pPr>
        <w:pStyle w:val="a3"/>
        <w:spacing w:line="396" w:lineRule="auto"/>
        <w:ind w:left="282" w:right="525"/>
        <w:jc w:val="both"/>
      </w:pPr>
      <w:r>
        <w:t>Changing</w:t>
      </w:r>
      <w:r>
        <w:rPr>
          <w:spacing w:val="-7"/>
        </w:rPr>
        <w:t xml:space="preserve"> </w:t>
      </w:r>
      <w:r>
        <w:t>damping</w:t>
      </w:r>
      <w:r>
        <w:rPr>
          <w:spacing w:val="-7"/>
        </w:rPr>
        <w:t xml:space="preserve"> </w:t>
      </w:r>
      <w:r>
        <w:t>or</w:t>
      </w:r>
      <w:r>
        <w:rPr>
          <w:spacing w:val="-7"/>
        </w:rPr>
        <w:t xml:space="preserve"> </w:t>
      </w:r>
      <w:r>
        <w:t>decay</w:t>
      </w:r>
      <w:r>
        <w:rPr>
          <w:spacing w:val="-7"/>
        </w:rPr>
        <w:t xml:space="preserve"> </w:t>
      </w:r>
      <w:r>
        <w:t>parameters</w:t>
      </w:r>
      <w:r>
        <w:rPr>
          <w:spacing w:val="-7"/>
        </w:rPr>
        <w:t xml:space="preserve"> </w:t>
      </w:r>
      <w:r>
        <w:t>requires</w:t>
      </w:r>
      <w:r>
        <w:rPr>
          <w:spacing w:val="-7"/>
        </w:rPr>
        <w:t xml:space="preserve"> </w:t>
      </w:r>
      <w:r>
        <w:t>re-running</w:t>
      </w:r>
      <w:r>
        <w:rPr>
          <w:spacing w:val="-7"/>
        </w:rPr>
        <w:t xml:space="preserve"> </w:t>
      </w:r>
      <w:r>
        <w:t>the</w:t>
      </w:r>
      <w:r>
        <w:rPr>
          <w:spacing w:val="-7"/>
        </w:rPr>
        <w:t xml:space="preserve"> </w:t>
      </w:r>
      <w:r>
        <w:t>full</w:t>
      </w:r>
      <w:r>
        <w:rPr>
          <w:spacing w:val="-7"/>
        </w:rPr>
        <w:t xml:space="preserve"> </w:t>
      </w:r>
      <w:r>
        <w:t>evaluation—including</w:t>
      </w:r>
      <w:r>
        <w:rPr>
          <w:spacing w:val="-7"/>
        </w:rPr>
        <w:t xml:space="preserve"> </w:t>
      </w:r>
      <w:r>
        <w:t xml:space="preserve">robust-ness sweeps and table export—and regenerating figures from the same artifacts, so that reported </w:t>
      </w:r>
      <w:bookmarkStart w:id="501" w:name="Complexity_notes"/>
      <w:bookmarkStart w:id="502" w:name="_bookmark215"/>
      <w:bookmarkEnd w:id="501"/>
      <w:bookmarkEnd w:id="502"/>
      <w:r>
        <w:t>numerics remain consistent with the pipeline’s machine-readable summary.</w:t>
      </w:r>
    </w:p>
    <w:p w14:paraId="00DC2555" w14:textId="77777777" w:rsidR="00350CFB" w:rsidRDefault="00350CFB">
      <w:pPr>
        <w:pStyle w:val="a3"/>
        <w:spacing w:line="396" w:lineRule="auto"/>
        <w:jc w:val="both"/>
        <w:sectPr w:rsidR="00350CFB">
          <w:pgSz w:w="11910" w:h="16840"/>
          <w:pgMar w:top="1840" w:right="708" w:bottom="2300" w:left="992" w:header="0" w:footer="2115" w:gutter="0"/>
          <w:cols w:space="720"/>
        </w:sectPr>
      </w:pPr>
    </w:p>
    <w:p w14:paraId="00DC2556" w14:textId="77777777" w:rsidR="00350CFB" w:rsidRDefault="00283FFF">
      <w:pPr>
        <w:pStyle w:val="3"/>
        <w:numPr>
          <w:ilvl w:val="2"/>
          <w:numId w:val="26"/>
        </w:numPr>
        <w:tabs>
          <w:tab w:val="left" w:pos="879"/>
        </w:tabs>
        <w:spacing w:before="73"/>
        <w:ind w:left="879" w:hanging="597"/>
        <w:jc w:val="both"/>
      </w:pPr>
      <w:r>
        <w:t>Complexity</w:t>
      </w:r>
      <w:r>
        <w:rPr>
          <w:spacing w:val="-13"/>
        </w:rPr>
        <w:t xml:space="preserve"> </w:t>
      </w:r>
      <w:r>
        <w:rPr>
          <w:spacing w:val="-2"/>
        </w:rPr>
        <w:t>notes</w:t>
      </w:r>
    </w:p>
    <w:p w14:paraId="00DC2557" w14:textId="77777777" w:rsidR="00350CFB" w:rsidRDefault="00283FFF">
      <w:pPr>
        <w:pStyle w:val="a3"/>
        <w:spacing w:before="181" w:line="456" w:lineRule="exact"/>
        <w:ind w:left="282" w:right="522"/>
        <w:jc w:val="both"/>
      </w:pPr>
      <w:r>
        <w:rPr>
          <w:w w:val="105"/>
        </w:rPr>
        <w:t>Let</w:t>
      </w:r>
      <w:r>
        <w:rPr>
          <w:spacing w:val="-16"/>
          <w:w w:val="105"/>
        </w:rPr>
        <w:t xml:space="preserve"> </w:t>
      </w:r>
      <w:r>
        <w:rPr>
          <w:i/>
          <w:w w:val="105"/>
        </w:rPr>
        <w:t>n</w:t>
      </w:r>
      <w:r>
        <w:rPr>
          <w:i/>
          <w:spacing w:val="-16"/>
          <w:w w:val="105"/>
        </w:rPr>
        <w:t xml:space="preserve"> </w:t>
      </w:r>
      <w:r>
        <w:rPr>
          <w:w w:val="105"/>
        </w:rPr>
        <w:t>be</w:t>
      </w:r>
      <w:r>
        <w:rPr>
          <w:spacing w:val="-16"/>
          <w:w w:val="105"/>
        </w:rPr>
        <w:t xml:space="preserve"> </w:t>
      </w:r>
      <w:r>
        <w:rPr>
          <w:w w:val="105"/>
        </w:rPr>
        <w:t>the</w:t>
      </w:r>
      <w:r>
        <w:rPr>
          <w:spacing w:val="-15"/>
          <w:w w:val="105"/>
        </w:rPr>
        <w:t xml:space="preserve"> </w:t>
      </w:r>
      <w:r>
        <w:rPr>
          <w:w w:val="105"/>
        </w:rPr>
        <w:t>number</w:t>
      </w:r>
      <w:r>
        <w:rPr>
          <w:spacing w:val="-16"/>
          <w:w w:val="105"/>
        </w:rPr>
        <w:t xml:space="preserve"> </w:t>
      </w:r>
      <w:r>
        <w:rPr>
          <w:w w:val="105"/>
        </w:rPr>
        <w:t>of</w:t>
      </w:r>
      <w:r>
        <w:rPr>
          <w:spacing w:val="-16"/>
          <w:w w:val="105"/>
        </w:rPr>
        <w:t xml:space="preserve"> </w:t>
      </w:r>
      <w:r>
        <w:rPr>
          <w:w w:val="105"/>
        </w:rPr>
        <w:t>nodes</w:t>
      </w:r>
      <w:r>
        <w:rPr>
          <w:spacing w:val="-16"/>
          <w:w w:val="105"/>
        </w:rPr>
        <w:t xml:space="preserve"> </w:t>
      </w:r>
      <w:r>
        <w:rPr>
          <w:w w:val="105"/>
        </w:rPr>
        <w:t>and</w:t>
      </w:r>
      <w:r>
        <w:rPr>
          <w:spacing w:val="-15"/>
          <w:w w:val="105"/>
        </w:rPr>
        <w:t xml:space="preserve"> </w:t>
      </w:r>
      <w:r>
        <w:rPr>
          <w:i/>
          <w:w w:val="105"/>
        </w:rPr>
        <w:t>m</w:t>
      </w:r>
      <w:r>
        <w:rPr>
          <w:i/>
          <w:spacing w:val="-16"/>
          <w:w w:val="105"/>
        </w:rPr>
        <w:t xml:space="preserve"> </w:t>
      </w:r>
      <w:r>
        <w:rPr>
          <w:w w:val="105"/>
        </w:rPr>
        <w:t>=</w:t>
      </w:r>
      <w:r>
        <w:rPr>
          <w:spacing w:val="-16"/>
          <w:w w:val="105"/>
        </w:rPr>
        <w:t xml:space="preserve"> </w:t>
      </w:r>
      <w:r>
        <w:rPr>
          <w:rFonts w:ascii="Arial Unicode MS" w:hAnsi="Arial Unicode MS"/>
          <w:w w:val="105"/>
        </w:rPr>
        <w:t>|</w:t>
      </w:r>
      <w:r>
        <w:rPr>
          <w:i/>
          <w:w w:val="105"/>
        </w:rPr>
        <w:t>E</w:t>
      </w:r>
      <w:r>
        <w:rPr>
          <w:rFonts w:ascii="Arial Unicode MS" w:hAnsi="Arial Unicode MS"/>
          <w:w w:val="105"/>
        </w:rPr>
        <w:t>|</w:t>
      </w:r>
      <w:r>
        <w:rPr>
          <w:rFonts w:ascii="Arial Unicode MS" w:hAnsi="Arial Unicode MS"/>
          <w:spacing w:val="-17"/>
          <w:w w:val="105"/>
        </w:rPr>
        <w:t xml:space="preserve"> </w:t>
      </w:r>
      <w:r>
        <w:rPr>
          <w:w w:val="105"/>
        </w:rPr>
        <w:t>the</w:t>
      </w:r>
      <w:r>
        <w:rPr>
          <w:spacing w:val="-16"/>
          <w:w w:val="105"/>
        </w:rPr>
        <w:t xml:space="preserve"> </w:t>
      </w:r>
      <w:r>
        <w:rPr>
          <w:w w:val="105"/>
        </w:rPr>
        <w:t>number</w:t>
      </w:r>
      <w:r>
        <w:rPr>
          <w:spacing w:val="-16"/>
          <w:w w:val="105"/>
        </w:rPr>
        <w:t xml:space="preserve"> </w:t>
      </w:r>
      <w:r>
        <w:rPr>
          <w:w w:val="105"/>
        </w:rPr>
        <w:t>of</w:t>
      </w:r>
      <w:r>
        <w:rPr>
          <w:spacing w:val="-16"/>
          <w:w w:val="105"/>
        </w:rPr>
        <w:t xml:space="preserve"> </w:t>
      </w:r>
      <w:r>
        <w:rPr>
          <w:w w:val="105"/>
        </w:rPr>
        <w:t>edges.</w:t>
      </w:r>
      <w:r>
        <w:rPr>
          <w:spacing w:val="-15"/>
          <w:w w:val="105"/>
        </w:rPr>
        <w:t xml:space="preserve"> </w:t>
      </w:r>
      <w:r>
        <w:rPr>
          <w:w w:val="105"/>
        </w:rPr>
        <w:t>Building</w:t>
      </w:r>
      <w:r>
        <w:rPr>
          <w:spacing w:val="-16"/>
          <w:w w:val="105"/>
        </w:rPr>
        <w:t xml:space="preserve"> </w:t>
      </w:r>
      <w:r>
        <w:rPr>
          <w:w w:val="105"/>
        </w:rPr>
        <w:t>latest-allowance</w:t>
      </w:r>
      <w:r>
        <w:rPr>
          <w:spacing w:val="-16"/>
          <w:w w:val="105"/>
        </w:rPr>
        <w:t xml:space="preserve"> </w:t>
      </w:r>
      <w:r>
        <w:rPr>
          <w:w w:val="105"/>
        </w:rPr>
        <w:t>edges is</w:t>
      </w:r>
      <w:r>
        <w:rPr>
          <w:spacing w:val="-16"/>
          <w:w w:val="105"/>
        </w:rPr>
        <w:t xml:space="preserve"> </w:t>
      </w:r>
      <w:r>
        <w:rPr>
          <w:i/>
          <w:w w:val="105"/>
        </w:rPr>
        <w:t>O</w:t>
      </w:r>
      <w:r>
        <w:rPr>
          <w:w w:val="105"/>
        </w:rPr>
        <w:t>(</w:t>
      </w:r>
      <w:r>
        <w:rPr>
          <w:i/>
          <w:w w:val="105"/>
        </w:rPr>
        <w:t>R</w:t>
      </w:r>
      <w:r>
        <w:rPr>
          <w:rFonts w:ascii="Menlo" w:hAnsi="Menlo"/>
          <w:i/>
          <w:w w:val="105"/>
          <w:vertAlign w:val="subscript"/>
        </w:rPr>
        <w:t>a</w:t>
      </w:r>
      <w:r>
        <w:rPr>
          <w:rFonts w:ascii="Menlo" w:hAnsi="Menlo"/>
          <w:i/>
          <w:spacing w:val="-38"/>
          <w:w w:val="105"/>
        </w:rPr>
        <w:t xml:space="preserve"> </w:t>
      </w:r>
      <w:r>
        <w:rPr>
          <w:w w:val="105"/>
        </w:rPr>
        <w:t>log</w:t>
      </w:r>
      <w:r>
        <w:rPr>
          <w:spacing w:val="-16"/>
          <w:w w:val="105"/>
        </w:rPr>
        <w:t xml:space="preserve"> </w:t>
      </w:r>
      <w:r>
        <w:rPr>
          <w:i/>
          <w:w w:val="105"/>
        </w:rPr>
        <w:t>R</w:t>
      </w:r>
      <w:r>
        <w:rPr>
          <w:rFonts w:ascii="Menlo" w:hAnsi="Menlo"/>
          <w:i/>
          <w:w w:val="105"/>
          <w:vertAlign w:val="subscript"/>
        </w:rPr>
        <w:t>a</w:t>
      </w:r>
      <w:r>
        <w:rPr>
          <w:w w:val="105"/>
        </w:rPr>
        <w:t>)</w:t>
      </w:r>
      <w:r>
        <w:rPr>
          <w:spacing w:val="-16"/>
          <w:w w:val="105"/>
        </w:rPr>
        <w:t xml:space="preserve"> </w:t>
      </w:r>
      <w:r>
        <w:rPr>
          <w:w w:val="105"/>
        </w:rPr>
        <w:t>if</w:t>
      </w:r>
      <w:r>
        <w:rPr>
          <w:spacing w:val="-15"/>
          <w:w w:val="105"/>
        </w:rPr>
        <w:t xml:space="preserve"> </w:t>
      </w:r>
      <w:r>
        <w:rPr>
          <w:i/>
          <w:w w:val="105"/>
        </w:rPr>
        <w:t>R</w:t>
      </w:r>
      <w:r>
        <w:rPr>
          <w:rFonts w:ascii="Menlo" w:hAnsi="Menlo"/>
          <w:i/>
          <w:w w:val="105"/>
          <w:vertAlign w:val="subscript"/>
        </w:rPr>
        <w:t>a</w:t>
      </w:r>
      <w:r>
        <w:rPr>
          <w:rFonts w:ascii="Menlo" w:hAnsi="Menlo"/>
          <w:i/>
          <w:spacing w:val="-38"/>
          <w:w w:val="105"/>
        </w:rPr>
        <w:t xml:space="preserve"> </w:t>
      </w:r>
      <w:r>
        <w:rPr>
          <w:w w:val="105"/>
        </w:rPr>
        <w:t>approval</w:t>
      </w:r>
      <w:r>
        <w:rPr>
          <w:spacing w:val="-16"/>
          <w:w w:val="105"/>
        </w:rPr>
        <w:t xml:space="preserve"> </w:t>
      </w:r>
      <w:r>
        <w:rPr>
          <w:w w:val="105"/>
        </w:rPr>
        <w:t xml:space="preserve">rows are sorted by timestamp, or </w:t>
      </w:r>
      <w:r>
        <w:rPr>
          <w:i/>
          <w:w w:val="105"/>
        </w:rPr>
        <w:t>O</w:t>
      </w:r>
      <w:r>
        <w:rPr>
          <w:w w:val="105"/>
        </w:rPr>
        <w:t>(</w:t>
      </w:r>
      <w:r>
        <w:rPr>
          <w:i/>
          <w:w w:val="105"/>
        </w:rPr>
        <w:t>R</w:t>
      </w:r>
      <w:r>
        <w:rPr>
          <w:rFonts w:ascii="Menlo" w:hAnsi="Menlo"/>
          <w:i/>
          <w:w w:val="105"/>
          <w:vertAlign w:val="subscript"/>
        </w:rPr>
        <w:t>a</w:t>
      </w:r>
      <w:r>
        <w:rPr>
          <w:w w:val="105"/>
        </w:rPr>
        <w:t xml:space="preserve">) expected time with a </w:t>
      </w:r>
      <w:r>
        <w:t>hash map keyed by (token, owner, spender).</w:t>
      </w:r>
      <w:r>
        <w:rPr>
          <w:spacing w:val="36"/>
        </w:rPr>
        <w:t xml:space="preserve"> </w:t>
      </w:r>
      <w:r>
        <w:t xml:space="preserve">Building transfer edges is </w:t>
      </w:r>
      <w:r>
        <w:rPr>
          <w:i/>
        </w:rPr>
        <w:t>O</w:t>
      </w:r>
      <w:r>
        <w:t>(</w:t>
      </w:r>
      <w:r>
        <w:rPr>
          <w:i/>
        </w:rPr>
        <w:t>R</w:t>
      </w:r>
      <w:r>
        <w:rPr>
          <w:rFonts w:ascii="Menlo" w:hAnsi="Menlo"/>
          <w:i/>
          <w:vertAlign w:val="subscript"/>
        </w:rPr>
        <w:t>t</w:t>
      </w:r>
      <w:r>
        <w:t xml:space="preserve">) over transfer rows. </w:t>
      </w:r>
      <w:r>
        <w:rPr>
          <w:w w:val="105"/>
        </w:rPr>
        <w:t>PageRank</w:t>
      </w:r>
      <w:r>
        <w:rPr>
          <w:spacing w:val="-9"/>
          <w:w w:val="105"/>
        </w:rPr>
        <w:t xml:space="preserve"> </w:t>
      </w:r>
      <w:r>
        <w:rPr>
          <w:w w:val="105"/>
        </w:rPr>
        <w:t>is</w:t>
      </w:r>
      <w:r>
        <w:rPr>
          <w:spacing w:val="-9"/>
          <w:w w:val="105"/>
        </w:rPr>
        <w:t xml:space="preserve"> </w:t>
      </w:r>
      <w:r>
        <w:rPr>
          <w:i/>
          <w:w w:val="105"/>
        </w:rPr>
        <w:t>O</w:t>
      </w:r>
      <w:r>
        <w:rPr>
          <w:w w:val="105"/>
        </w:rPr>
        <w:t>(</w:t>
      </w:r>
      <w:r>
        <w:rPr>
          <w:i/>
          <w:w w:val="105"/>
        </w:rPr>
        <w:t>mI</w:t>
      </w:r>
      <w:r>
        <w:rPr>
          <w:w w:val="105"/>
        </w:rPr>
        <w:t>)</w:t>
      </w:r>
      <w:r>
        <w:rPr>
          <w:spacing w:val="-9"/>
          <w:w w:val="105"/>
        </w:rPr>
        <w:t xml:space="preserve"> </w:t>
      </w:r>
      <w:r>
        <w:rPr>
          <w:w w:val="105"/>
        </w:rPr>
        <w:t>for</w:t>
      </w:r>
      <w:r>
        <w:rPr>
          <w:spacing w:val="-9"/>
          <w:w w:val="105"/>
        </w:rPr>
        <w:t xml:space="preserve"> </w:t>
      </w:r>
      <w:r>
        <w:rPr>
          <w:i/>
          <w:w w:val="105"/>
        </w:rPr>
        <w:t xml:space="preserve">I </w:t>
      </w:r>
      <w:r>
        <w:rPr>
          <w:w w:val="105"/>
        </w:rPr>
        <w:t>iterations. Empirically</w:t>
      </w:r>
      <w:r>
        <w:rPr>
          <w:spacing w:val="-9"/>
          <w:w w:val="105"/>
        </w:rPr>
        <w:t xml:space="preserve"> </w:t>
      </w:r>
      <w:r>
        <w:rPr>
          <w:i/>
          <w:w w:val="105"/>
        </w:rPr>
        <w:t>I</w:t>
      </w:r>
      <w:r>
        <w:rPr>
          <w:i/>
          <w:spacing w:val="16"/>
          <w:w w:val="105"/>
        </w:rPr>
        <w:t xml:space="preserve"> </w:t>
      </w:r>
      <w:r>
        <w:rPr>
          <w:rFonts w:ascii="Arial Unicode MS" w:hAnsi="Arial Unicode MS"/>
          <w:w w:val="105"/>
        </w:rPr>
        <w:t>≈</w:t>
      </w:r>
      <w:r>
        <w:rPr>
          <w:rFonts w:ascii="Arial Unicode MS" w:hAnsi="Arial Unicode MS"/>
          <w:spacing w:val="-6"/>
          <w:w w:val="105"/>
        </w:rPr>
        <w:t xml:space="preserve"> </w:t>
      </w:r>
      <w:r>
        <w:rPr>
          <w:w w:val="105"/>
        </w:rPr>
        <w:t>37</w:t>
      </w:r>
      <w:r>
        <w:rPr>
          <w:spacing w:val="-9"/>
          <w:w w:val="105"/>
        </w:rPr>
        <w:t xml:space="preserve"> </w:t>
      </w:r>
      <w:r>
        <w:rPr>
          <w:w w:val="105"/>
        </w:rPr>
        <w:t>for</w:t>
      </w:r>
      <w:r>
        <w:rPr>
          <w:spacing w:val="-9"/>
          <w:w w:val="105"/>
        </w:rPr>
        <w:t xml:space="preserve"> </w:t>
      </w:r>
      <w:r>
        <w:rPr>
          <w:w w:val="105"/>
        </w:rPr>
        <w:t>EndorseRank</w:t>
      </w:r>
      <w:r>
        <w:rPr>
          <w:spacing w:val="-9"/>
          <w:w w:val="105"/>
        </w:rPr>
        <w:t xml:space="preserve"> </w:t>
      </w:r>
      <w:r>
        <w:rPr>
          <w:w w:val="105"/>
        </w:rPr>
        <w:t>and</w:t>
      </w:r>
      <w:r>
        <w:rPr>
          <w:spacing w:val="-9"/>
          <w:w w:val="105"/>
        </w:rPr>
        <w:t xml:space="preserve"> </w:t>
      </w:r>
      <w:r>
        <w:rPr>
          <w:i/>
          <w:w w:val="105"/>
        </w:rPr>
        <w:t>I</w:t>
      </w:r>
      <w:r>
        <w:rPr>
          <w:i/>
          <w:spacing w:val="16"/>
          <w:w w:val="105"/>
        </w:rPr>
        <w:t xml:space="preserve"> </w:t>
      </w:r>
      <w:r>
        <w:rPr>
          <w:rFonts w:ascii="Arial Unicode MS" w:hAnsi="Arial Unicode MS"/>
          <w:w w:val="105"/>
        </w:rPr>
        <w:t>≈</w:t>
      </w:r>
      <w:r>
        <w:rPr>
          <w:rFonts w:ascii="Arial Unicode MS" w:hAnsi="Arial Unicode MS"/>
          <w:spacing w:val="-6"/>
          <w:w w:val="105"/>
        </w:rPr>
        <w:t xml:space="preserve"> </w:t>
      </w:r>
      <w:r>
        <w:rPr>
          <w:w w:val="105"/>
        </w:rPr>
        <w:t>100</w:t>
      </w:r>
      <w:r>
        <w:rPr>
          <w:spacing w:val="-9"/>
          <w:w w:val="105"/>
        </w:rPr>
        <w:t xml:space="preserve"> </w:t>
      </w:r>
      <w:r>
        <w:rPr>
          <w:w w:val="105"/>
        </w:rPr>
        <w:t>for</w:t>
      </w:r>
      <w:r>
        <w:rPr>
          <w:spacing w:val="-9"/>
          <w:w w:val="105"/>
        </w:rPr>
        <w:t xml:space="preserve"> </w:t>
      </w:r>
      <w:r>
        <w:rPr>
          <w:w w:val="105"/>
        </w:rPr>
        <w:t>AWP on</w:t>
      </w:r>
      <w:r>
        <w:rPr>
          <w:spacing w:val="-16"/>
          <w:w w:val="105"/>
        </w:rPr>
        <w:t xml:space="preserve"> </w:t>
      </w:r>
      <w:r>
        <w:rPr>
          <w:w w:val="105"/>
        </w:rPr>
        <w:t>the</w:t>
      </w:r>
      <w:r>
        <w:rPr>
          <w:spacing w:val="-16"/>
          <w:w w:val="105"/>
        </w:rPr>
        <w:t xml:space="preserve"> </w:t>
      </w:r>
      <w:r>
        <w:rPr>
          <w:w w:val="105"/>
        </w:rPr>
        <w:t>matched</w:t>
      </w:r>
      <w:r>
        <w:rPr>
          <w:spacing w:val="-16"/>
          <w:w w:val="105"/>
        </w:rPr>
        <w:t xml:space="preserve"> </w:t>
      </w:r>
      <w:r>
        <w:rPr>
          <w:w w:val="105"/>
        </w:rPr>
        <w:t>cohort,</w:t>
      </w:r>
      <w:r>
        <w:rPr>
          <w:spacing w:val="-15"/>
          <w:w w:val="105"/>
        </w:rPr>
        <w:t xml:space="preserve"> </w:t>
      </w:r>
      <w:r>
        <w:rPr>
          <w:w w:val="105"/>
        </w:rPr>
        <w:t>and</w:t>
      </w:r>
      <w:r>
        <w:rPr>
          <w:spacing w:val="-16"/>
          <w:w w:val="105"/>
        </w:rPr>
        <w:t xml:space="preserve"> </w:t>
      </w:r>
      <w:r>
        <w:rPr>
          <w:i/>
          <w:w w:val="105"/>
        </w:rPr>
        <w:t>m</w:t>
      </w:r>
      <w:r>
        <w:rPr>
          <w:w w:val="105"/>
          <w:vertAlign w:val="subscript"/>
        </w:rPr>
        <w:t>approve</w:t>
      </w:r>
      <w:r>
        <w:rPr>
          <w:spacing w:val="-11"/>
          <w:w w:val="105"/>
        </w:rPr>
        <w:t xml:space="preserve"> </w:t>
      </w:r>
      <w:r>
        <w:rPr>
          <w:rFonts w:ascii="Arial Unicode MS" w:hAnsi="Arial Unicode MS"/>
          <w:w w:val="105"/>
        </w:rPr>
        <w:t>≪</w:t>
      </w:r>
      <w:r>
        <w:rPr>
          <w:rFonts w:ascii="Arial Unicode MS" w:hAnsi="Arial Unicode MS"/>
          <w:spacing w:val="-17"/>
          <w:w w:val="105"/>
        </w:rPr>
        <w:t xml:space="preserve"> </w:t>
      </w:r>
      <w:r>
        <w:rPr>
          <w:i/>
          <w:w w:val="105"/>
        </w:rPr>
        <w:t>m</w:t>
      </w:r>
      <w:r>
        <w:rPr>
          <w:w w:val="105"/>
          <w:vertAlign w:val="subscript"/>
        </w:rPr>
        <w:t>transfer</w:t>
      </w:r>
      <w:r>
        <w:rPr>
          <w:w w:val="105"/>
        </w:rPr>
        <w:t>,</w:t>
      </w:r>
      <w:r>
        <w:rPr>
          <w:spacing w:val="-16"/>
          <w:w w:val="105"/>
        </w:rPr>
        <w:t xml:space="preserve"> </w:t>
      </w:r>
      <w:r>
        <w:rPr>
          <w:w w:val="105"/>
        </w:rPr>
        <w:t>so</w:t>
      </w:r>
      <w:r>
        <w:rPr>
          <w:spacing w:val="-16"/>
          <w:w w:val="105"/>
        </w:rPr>
        <w:t xml:space="preserve"> </w:t>
      </w:r>
      <w:r>
        <w:rPr>
          <w:w w:val="105"/>
        </w:rPr>
        <w:t>both</w:t>
      </w:r>
      <w:r>
        <w:rPr>
          <w:spacing w:val="-16"/>
          <w:w w:val="105"/>
        </w:rPr>
        <w:t xml:space="preserve"> </w:t>
      </w:r>
      <w:r>
        <w:rPr>
          <w:w w:val="105"/>
        </w:rPr>
        <w:t>factors</w:t>
      </w:r>
      <w:r>
        <w:rPr>
          <w:spacing w:val="-15"/>
          <w:w w:val="105"/>
        </w:rPr>
        <w:t xml:space="preserve"> </w:t>
      </w:r>
      <w:r>
        <w:rPr>
          <w:w w:val="105"/>
        </w:rPr>
        <w:t>favor</w:t>
      </w:r>
      <w:r>
        <w:rPr>
          <w:spacing w:val="-16"/>
          <w:w w:val="105"/>
        </w:rPr>
        <w:t xml:space="preserve"> </w:t>
      </w:r>
      <w:r>
        <w:rPr>
          <w:w w:val="105"/>
        </w:rPr>
        <w:t>EndorseRank.</w:t>
      </w:r>
    </w:p>
    <w:p w14:paraId="00DC2558" w14:textId="77777777" w:rsidR="00350CFB" w:rsidRDefault="00283FFF">
      <w:pPr>
        <w:pStyle w:val="a3"/>
        <w:spacing w:before="157"/>
        <w:ind w:left="282"/>
        <w:jc w:val="both"/>
      </w:pPr>
      <w:r>
        <w:t>Memory</w:t>
      </w:r>
      <w:r>
        <w:rPr>
          <w:spacing w:val="25"/>
        </w:rPr>
        <w:t xml:space="preserve"> </w:t>
      </w:r>
      <w:r>
        <w:t>is</w:t>
      </w:r>
      <w:r>
        <w:rPr>
          <w:spacing w:val="28"/>
        </w:rPr>
        <w:t xml:space="preserve"> </w:t>
      </w:r>
      <w:r>
        <w:t>dominated</w:t>
      </w:r>
      <w:r>
        <w:rPr>
          <w:spacing w:val="28"/>
        </w:rPr>
        <w:t xml:space="preserve"> </w:t>
      </w:r>
      <w:r>
        <w:t>by</w:t>
      </w:r>
      <w:r>
        <w:rPr>
          <w:spacing w:val="28"/>
        </w:rPr>
        <w:t xml:space="preserve"> </w:t>
      </w:r>
      <w:r>
        <w:t>edge</w:t>
      </w:r>
      <w:r>
        <w:rPr>
          <w:spacing w:val="28"/>
        </w:rPr>
        <w:t xml:space="preserve"> </w:t>
      </w:r>
      <w:r>
        <w:t>lists</w:t>
      </w:r>
      <w:r>
        <w:rPr>
          <w:spacing w:val="28"/>
        </w:rPr>
        <w:t xml:space="preserve"> </w:t>
      </w:r>
      <w:r>
        <w:t>and</w:t>
      </w:r>
      <w:r>
        <w:rPr>
          <w:spacing w:val="28"/>
        </w:rPr>
        <w:t xml:space="preserve"> </w:t>
      </w:r>
      <w:r>
        <w:t>score</w:t>
      </w:r>
      <w:r>
        <w:rPr>
          <w:spacing w:val="28"/>
        </w:rPr>
        <w:t xml:space="preserve"> </w:t>
      </w:r>
      <w:r>
        <w:t>vectors.</w:t>
      </w:r>
      <w:r>
        <w:rPr>
          <w:spacing w:val="25"/>
        </w:rPr>
        <w:t xml:space="preserve">  </w:t>
      </w:r>
      <w:r>
        <w:t>Peak</w:t>
      </w:r>
      <w:r>
        <w:rPr>
          <w:spacing w:val="29"/>
        </w:rPr>
        <w:t xml:space="preserve"> </w:t>
      </w:r>
      <w:r>
        <w:t>solve</w:t>
      </w:r>
      <w:r>
        <w:rPr>
          <w:spacing w:val="27"/>
        </w:rPr>
        <w:t xml:space="preserve"> </w:t>
      </w:r>
      <w:r>
        <w:t>memory</w:t>
      </w:r>
      <w:r>
        <w:rPr>
          <w:spacing w:val="28"/>
        </w:rPr>
        <w:t xml:space="preserve"> </w:t>
      </w:r>
      <w:r>
        <w:t>of</w:t>
      </w:r>
      <w:r>
        <w:rPr>
          <w:spacing w:val="28"/>
        </w:rPr>
        <w:t xml:space="preserve"> </w:t>
      </w:r>
      <w:r>
        <w:t>4</w:t>
      </w:r>
      <w:r>
        <w:rPr>
          <w:i/>
        </w:rPr>
        <w:t>.</w:t>
      </w:r>
      <w:r>
        <w:t>6</w:t>
      </w:r>
      <w:r>
        <w:rPr>
          <w:spacing w:val="-20"/>
        </w:rPr>
        <w:t xml:space="preserve"> </w:t>
      </w:r>
      <w:r>
        <w:t>MB</w:t>
      </w:r>
      <w:r>
        <w:rPr>
          <w:spacing w:val="28"/>
        </w:rPr>
        <w:t xml:space="preserve"> </w:t>
      </w:r>
      <w:r>
        <w:rPr>
          <w:spacing w:val="-2"/>
        </w:rPr>
        <w:t>versus</w:t>
      </w:r>
    </w:p>
    <w:p w14:paraId="00DC2559" w14:textId="77777777" w:rsidR="00350CFB" w:rsidRDefault="00283FFF">
      <w:pPr>
        <w:pStyle w:val="a3"/>
        <w:spacing w:before="181"/>
        <w:ind w:left="276"/>
        <w:jc w:val="both"/>
      </w:pPr>
      <w:bookmarkStart w:id="503" w:name="Interpretation_checklist_for_readers"/>
      <w:bookmarkStart w:id="504" w:name="_bookmark216"/>
      <w:bookmarkEnd w:id="503"/>
      <w:bookmarkEnd w:id="504"/>
      <w:r>
        <w:t>38</w:t>
      </w:r>
      <w:r>
        <w:rPr>
          <w:i/>
        </w:rPr>
        <w:t>.</w:t>
      </w:r>
      <w:r>
        <w:t>2</w:t>
      </w:r>
      <w:r>
        <w:rPr>
          <w:spacing w:val="-20"/>
        </w:rPr>
        <w:t xml:space="preserve"> </w:t>
      </w:r>
      <w:r>
        <w:t>MB</w:t>
      </w:r>
      <w:r>
        <w:rPr>
          <w:spacing w:val="-14"/>
        </w:rPr>
        <w:t xml:space="preserve"> </w:t>
      </w:r>
      <w:r>
        <w:t>(Table</w:t>
      </w:r>
      <w:r>
        <w:rPr>
          <w:spacing w:val="-8"/>
        </w:rPr>
        <w:t xml:space="preserve"> </w:t>
      </w:r>
      <w:hyperlink w:anchor="_bookmark91" w:history="1">
        <w:r>
          <w:t>4.2</w:t>
        </w:r>
      </w:hyperlink>
      <w:r>
        <w:t>)</w:t>
      </w:r>
      <w:r>
        <w:rPr>
          <w:spacing w:val="-9"/>
        </w:rPr>
        <w:t xml:space="preserve"> </w:t>
      </w:r>
      <w:r>
        <w:t>is</w:t>
      </w:r>
      <w:r>
        <w:rPr>
          <w:spacing w:val="-8"/>
        </w:rPr>
        <w:t xml:space="preserve"> </w:t>
      </w:r>
      <w:r>
        <w:t>consistent</w:t>
      </w:r>
      <w:r>
        <w:rPr>
          <w:spacing w:val="-8"/>
        </w:rPr>
        <w:t xml:space="preserve"> </w:t>
      </w:r>
      <w:r>
        <w:t>with</w:t>
      </w:r>
      <w:r>
        <w:rPr>
          <w:spacing w:val="-9"/>
        </w:rPr>
        <w:t xml:space="preserve"> </w:t>
      </w:r>
      <w:r>
        <w:t>the</w:t>
      </w:r>
      <w:r>
        <w:rPr>
          <w:spacing w:val="-8"/>
        </w:rPr>
        <w:t xml:space="preserve"> </w:t>
      </w:r>
      <w:r>
        <w:t>edge-count</w:t>
      </w:r>
      <w:r>
        <w:rPr>
          <w:spacing w:val="-8"/>
        </w:rPr>
        <w:t xml:space="preserve"> </w:t>
      </w:r>
      <w:r>
        <w:t>ratio</w:t>
      </w:r>
      <w:r>
        <w:rPr>
          <w:spacing w:val="-9"/>
        </w:rPr>
        <w:t xml:space="preserve"> </w:t>
      </w:r>
      <w:r>
        <w:t>14</w:t>
      </w:r>
      <w:r>
        <w:rPr>
          <w:i/>
        </w:rPr>
        <w:t>,</w:t>
      </w:r>
      <w:r>
        <w:t>727</w:t>
      </w:r>
      <w:r>
        <w:rPr>
          <w:spacing w:val="-2"/>
        </w:rPr>
        <w:t xml:space="preserve"> </w:t>
      </w:r>
      <w:r>
        <w:t>:</w:t>
      </w:r>
      <w:r>
        <w:rPr>
          <w:spacing w:val="-2"/>
        </w:rPr>
        <w:t xml:space="preserve"> 137</w:t>
      </w:r>
      <w:r>
        <w:rPr>
          <w:i/>
          <w:spacing w:val="-2"/>
        </w:rPr>
        <w:t>,</w:t>
      </w:r>
      <w:r>
        <w:rPr>
          <w:spacing w:val="-2"/>
        </w:rPr>
        <w:t>087.</w:t>
      </w:r>
    </w:p>
    <w:p w14:paraId="00DC255A" w14:textId="77777777" w:rsidR="00350CFB" w:rsidRDefault="00350CFB">
      <w:pPr>
        <w:pStyle w:val="a3"/>
        <w:spacing w:before="185"/>
      </w:pPr>
    </w:p>
    <w:p w14:paraId="00DC255B" w14:textId="77777777" w:rsidR="00350CFB" w:rsidRDefault="00283FFF">
      <w:pPr>
        <w:pStyle w:val="3"/>
        <w:numPr>
          <w:ilvl w:val="2"/>
          <w:numId w:val="26"/>
        </w:numPr>
        <w:tabs>
          <w:tab w:val="left" w:pos="879"/>
        </w:tabs>
        <w:ind w:left="879" w:hanging="597"/>
        <w:jc w:val="both"/>
      </w:pPr>
      <w:r>
        <w:t>Interpretation</w:t>
      </w:r>
      <w:r>
        <w:rPr>
          <w:spacing w:val="-14"/>
        </w:rPr>
        <w:t xml:space="preserve"> </w:t>
      </w:r>
      <w:r>
        <w:t>checklist</w:t>
      </w:r>
      <w:r>
        <w:rPr>
          <w:spacing w:val="-14"/>
        </w:rPr>
        <w:t xml:space="preserve"> </w:t>
      </w:r>
      <w:r>
        <w:t>for</w:t>
      </w:r>
      <w:r>
        <w:rPr>
          <w:spacing w:val="-13"/>
        </w:rPr>
        <w:t xml:space="preserve"> </w:t>
      </w:r>
      <w:r>
        <w:rPr>
          <w:spacing w:val="-2"/>
        </w:rPr>
        <w:t>readers</w:t>
      </w:r>
    </w:p>
    <w:p w14:paraId="00DC255C" w14:textId="77777777" w:rsidR="00350CFB" w:rsidRDefault="00350CFB">
      <w:pPr>
        <w:pStyle w:val="a3"/>
        <w:spacing w:before="47"/>
        <w:rPr>
          <w:b/>
        </w:rPr>
      </w:pPr>
    </w:p>
    <w:p w14:paraId="00DC255D" w14:textId="77777777" w:rsidR="00350CFB" w:rsidRDefault="00283FFF">
      <w:pPr>
        <w:pStyle w:val="a3"/>
        <w:ind w:left="271"/>
        <w:jc w:val="both"/>
      </w:pPr>
      <w:r>
        <w:t>When</w:t>
      </w:r>
      <w:r>
        <w:rPr>
          <w:spacing w:val="-9"/>
        </w:rPr>
        <w:t xml:space="preserve"> </w:t>
      </w:r>
      <w:r>
        <w:t>reading</w:t>
      </w:r>
      <w:r>
        <w:rPr>
          <w:spacing w:val="-8"/>
        </w:rPr>
        <w:t xml:space="preserve"> </w:t>
      </w:r>
      <w:r>
        <w:t>Chapter</w:t>
      </w:r>
      <w:r>
        <w:rPr>
          <w:spacing w:val="-7"/>
        </w:rPr>
        <w:t xml:space="preserve"> </w:t>
      </w:r>
      <w:hyperlink w:anchor="_bookmark84" w:history="1">
        <w:r>
          <w:t>4</w:t>
        </w:r>
      </w:hyperlink>
      <w:r>
        <w:rPr>
          <w:spacing w:val="-8"/>
        </w:rPr>
        <w:t xml:space="preserve"> </w:t>
      </w:r>
      <w:r>
        <w:t>tables,</w:t>
      </w:r>
      <w:r>
        <w:rPr>
          <w:spacing w:val="-8"/>
        </w:rPr>
        <w:t xml:space="preserve"> </w:t>
      </w:r>
      <w:r>
        <w:t>the</w:t>
      </w:r>
      <w:r>
        <w:rPr>
          <w:spacing w:val="-8"/>
        </w:rPr>
        <w:t xml:space="preserve"> </w:t>
      </w:r>
      <w:r>
        <w:t>following</w:t>
      </w:r>
      <w:r>
        <w:rPr>
          <w:spacing w:val="-8"/>
        </w:rPr>
        <w:t xml:space="preserve"> </w:t>
      </w:r>
      <w:r>
        <w:t>checklist</w:t>
      </w:r>
      <w:r>
        <w:rPr>
          <w:spacing w:val="-8"/>
        </w:rPr>
        <w:t xml:space="preserve"> </w:t>
      </w:r>
      <w:r>
        <w:t>reduces</w:t>
      </w:r>
      <w:r>
        <w:rPr>
          <w:spacing w:val="-8"/>
        </w:rPr>
        <w:t xml:space="preserve"> </w:t>
      </w:r>
      <w:r>
        <w:t>common</w:t>
      </w:r>
      <w:r>
        <w:rPr>
          <w:spacing w:val="-8"/>
        </w:rPr>
        <w:t xml:space="preserve"> </w:t>
      </w:r>
      <w:r>
        <w:rPr>
          <w:spacing w:val="-2"/>
        </w:rPr>
        <w:t>misreadings:</w:t>
      </w:r>
    </w:p>
    <w:p w14:paraId="00DC255E" w14:textId="77777777" w:rsidR="00350CFB" w:rsidRDefault="00350CFB">
      <w:pPr>
        <w:pStyle w:val="a3"/>
        <w:spacing w:before="23"/>
      </w:pPr>
    </w:p>
    <w:p w14:paraId="00DC255F" w14:textId="77777777" w:rsidR="00350CFB" w:rsidRDefault="00283FFF">
      <w:pPr>
        <w:pStyle w:val="a4"/>
        <w:numPr>
          <w:ilvl w:val="0"/>
          <w:numId w:val="4"/>
        </w:numPr>
        <w:tabs>
          <w:tab w:val="left" w:pos="856"/>
        </w:tabs>
        <w:spacing w:before="1" w:line="396" w:lineRule="auto"/>
        <w:ind w:right="564"/>
        <w:rPr>
          <w:sz w:val="24"/>
        </w:rPr>
      </w:pPr>
      <w:r>
        <w:rPr>
          <w:spacing w:val="-2"/>
          <w:sz w:val="24"/>
          <w:color w:val="FF0000"/>
        </w:rPr>
        <w:t>Identify whether a row is EndorseRank or AWP.</w:t>
      </w:r>
    </w:p>
    <w:p w14:paraId="00DC2560" w14:textId="77777777" w:rsidR="00350CFB" w:rsidRDefault="00283FFF">
      <w:pPr>
        <w:pStyle w:val="a4"/>
        <w:numPr>
          <w:ilvl w:val="0"/>
          <w:numId w:val="4"/>
        </w:numPr>
        <w:tabs>
          <w:tab w:val="left" w:pos="855"/>
        </w:tabs>
        <w:spacing w:before="38"/>
        <w:ind w:left="855" w:hanging="310"/>
        <w:rPr>
          <w:sz w:val="24"/>
        </w:rPr>
      </w:pPr>
      <w:r>
        <w:rPr>
          <w:sz w:val="24"/>
        </w:rPr>
        <w:t>Match</w:t>
      </w:r>
      <w:r>
        <w:rPr>
          <w:spacing w:val="-7"/>
          <w:sz w:val="24"/>
        </w:rPr>
        <w:t xml:space="preserve"> </w:t>
      </w:r>
      <w:r>
        <w:rPr>
          <w:sz w:val="24"/>
        </w:rPr>
        <w:t>each</w:t>
      </w:r>
      <w:r>
        <w:rPr>
          <w:spacing w:val="-7"/>
          <w:sz w:val="24"/>
        </w:rPr>
        <w:t xml:space="preserve"> </w:t>
      </w:r>
      <w:r>
        <w:rPr>
          <w:sz w:val="24"/>
        </w:rPr>
        <w:t>family</w:t>
      </w:r>
      <w:r>
        <w:rPr>
          <w:spacing w:val="-7"/>
          <w:sz w:val="24"/>
        </w:rPr>
        <w:t xml:space="preserve"> </w:t>
      </w:r>
      <w:r>
        <w:rPr>
          <w:sz w:val="24"/>
        </w:rPr>
        <w:t>to</w:t>
      </w:r>
      <w:r>
        <w:rPr>
          <w:spacing w:val="-7"/>
          <w:sz w:val="24"/>
        </w:rPr>
        <w:t xml:space="preserve"> </w:t>
      </w:r>
      <w:r>
        <w:rPr>
          <w:sz w:val="24"/>
        </w:rPr>
        <w:t>its</w:t>
      </w:r>
      <w:r>
        <w:rPr>
          <w:spacing w:val="-6"/>
          <w:sz w:val="24"/>
        </w:rPr>
        <w:t xml:space="preserve"> </w:t>
      </w:r>
      <w:r>
        <w:rPr>
          <w:sz w:val="24"/>
        </w:rPr>
        <w:t>intended</w:t>
      </w:r>
      <w:r>
        <w:rPr>
          <w:spacing w:val="-7"/>
          <w:sz w:val="24"/>
        </w:rPr>
        <w:t xml:space="preserve"> </w:t>
      </w:r>
      <w:r>
        <w:rPr>
          <w:sz w:val="24"/>
        </w:rPr>
        <w:t>construct</w:t>
      </w:r>
      <w:r>
        <w:rPr>
          <w:spacing w:val="-7"/>
          <w:sz w:val="24"/>
        </w:rPr>
        <w:t xml:space="preserve"> </w:t>
      </w:r>
      <w:r>
        <w:rPr>
          <w:sz w:val="24"/>
        </w:rPr>
        <w:t>(allowance</w:t>
      </w:r>
      <w:r>
        <w:rPr>
          <w:spacing w:val="-7"/>
          <w:sz w:val="24"/>
        </w:rPr>
        <w:t xml:space="preserve"> </w:t>
      </w:r>
      <w:r>
        <w:rPr>
          <w:sz w:val="24"/>
        </w:rPr>
        <w:t>vs.</w:t>
      </w:r>
      <w:r>
        <w:rPr>
          <w:spacing w:val="-6"/>
          <w:sz w:val="24"/>
        </w:rPr>
        <w:t xml:space="preserve"> </w:t>
      </w:r>
      <w:r>
        <w:rPr>
          <w:sz w:val="24"/>
        </w:rPr>
        <w:t>transfer</w:t>
      </w:r>
      <w:r>
        <w:rPr>
          <w:spacing w:val="-7"/>
          <w:sz w:val="24"/>
        </w:rPr>
        <w:t xml:space="preserve"> </w:t>
      </w:r>
      <w:r>
        <w:rPr>
          <w:sz w:val="24"/>
        </w:rPr>
        <w:t>vs.</w:t>
      </w:r>
      <w:r>
        <w:rPr>
          <w:spacing w:val="-7"/>
          <w:sz w:val="24"/>
        </w:rPr>
        <w:t xml:space="preserve"> </w:t>
      </w:r>
      <w:r>
        <w:rPr>
          <w:spacing w:val="-2"/>
          <w:sz w:val="24"/>
        </w:rPr>
        <w:t>outcome).</w:t>
      </w:r>
    </w:p>
    <w:p w14:paraId="00DC2561" w14:textId="77777777" w:rsidR="00350CFB" w:rsidRDefault="00283FFF">
      <w:pPr>
        <w:pStyle w:val="a4"/>
        <w:numPr>
          <w:ilvl w:val="0"/>
          <w:numId w:val="4"/>
        </w:numPr>
        <w:tabs>
          <w:tab w:val="left" w:pos="855"/>
        </w:tabs>
        <w:spacing w:before="217"/>
        <w:ind w:left="855" w:hanging="310"/>
        <w:rPr>
          <w:sz w:val="24"/>
        </w:rPr>
      </w:pPr>
      <w:r>
        <w:rPr>
          <w:sz w:val="24"/>
        </w:rPr>
        <w:t>Prefer</w:t>
      </w:r>
      <w:r>
        <w:rPr>
          <w:spacing w:val="-6"/>
          <w:sz w:val="24"/>
        </w:rPr>
        <w:t xml:space="preserve"> </w:t>
      </w:r>
      <w:r>
        <w:rPr>
          <w:sz w:val="24"/>
        </w:rPr>
        <w:t>relative</w:t>
      </w:r>
      <w:r>
        <w:rPr>
          <w:spacing w:val="-6"/>
          <w:sz w:val="24"/>
        </w:rPr>
        <w:t xml:space="preserve"> </w:t>
      </w:r>
      <w:r>
        <w:rPr>
          <w:sz w:val="24"/>
        </w:rPr>
        <w:t>comparisons</w:t>
      </w:r>
      <w:r>
        <w:rPr>
          <w:spacing w:val="-5"/>
          <w:sz w:val="24"/>
        </w:rPr>
        <w:t xml:space="preserve"> </w:t>
      </w:r>
      <w:r>
        <w:rPr>
          <w:sz w:val="24"/>
        </w:rPr>
        <w:t>on</w:t>
      </w:r>
      <w:r>
        <w:rPr>
          <w:spacing w:val="-6"/>
          <w:sz w:val="24"/>
        </w:rPr>
        <w:t xml:space="preserve"> </w:t>
      </w:r>
      <w:r>
        <w:rPr>
          <w:sz w:val="24"/>
        </w:rPr>
        <w:t>the</w:t>
      </w:r>
      <w:r>
        <w:rPr>
          <w:spacing w:val="-6"/>
          <w:sz w:val="24"/>
        </w:rPr>
        <w:t xml:space="preserve"> </w:t>
      </w:r>
      <w:r>
        <w:rPr>
          <w:sz w:val="24"/>
        </w:rPr>
        <w:t>same</w:t>
      </w:r>
      <w:r>
        <w:rPr>
          <w:spacing w:val="-5"/>
          <w:sz w:val="24"/>
        </w:rPr>
        <w:t xml:space="preserve"> </w:t>
      </w:r>
      <w:r>
        <w:rPr>
          <w:sz w:val="24"/>
        </w:rPr>
        <w:t>cohort</w:t>
      </w:r>
      <w:r>
        <w:rPr>
          <w:spacing w:val="-6"/>
          <w:sz w:val="24"/>
        </w:rPr>
        <w:t xml:space="preserve"> </w:t>
      </w:r>
      <w:r>
        <w:rPr>
          <w:sz w:val="24"/>
        </w:rPr>
        <w:t>over</w:t>
      </w:r>
      <w:r>
        <w:rPr>
          <w:spacing w:val="-6"/>
          <w:sz w:val="24"/>
        </w:rPr>
        <w:t xml:space="preserve"> </w:t>
      </w:r>
      <w:r>
        <w:rPr>
          <w:sz w:val="24"/>
        </w:rPr>
        <w:t>absolute</w:t>
      </w:r>
      <w:r>
        <w:rPr>
          <w:spacing w:val="-5"/>
          <w:sz w:val="24"/>
        </w:rPr>
        <w:t xml:space="preserve"> </w:t>
      </w:r>
      <w:r>
        <w:rPr>
          <w:i/>
          <w:sz w:val="24"/>
        </w:rPr>
        <w:t>τ</w:t>
      </w:r>
      <w:r>
        <w:rPr>
          <w:i/>
          <w:spacing w:val="19"/>
          <w:sz w:val="24"/>
        </w:rPr>
        <w:t xml:space="preserve"> </w:t>
      </w:r>
      <w:r>
        <w:rPr>
          <w:spacing w:val="-2"/>
          <w:sz w:val="24"/>
        </w:rPr>
        <w:t>thresholds.</w:t>
      </w:r>
    </w:p>
    <w:p w14:paraId="00DC2562" w14:textId="77777777" w:rsidR="00350CFB" w:rsidRDefault="00283FFF">
      <w:pPr>
        <w:pStyle w:val="a4"/>
        <w:numPr>
          <w:ilvl w:val="0"/>
          <w:numId w:val="4"/>
        </w:numPr>
        <w:tabs>
          <w:tab w:val="left" w:pos="848"/>
        </w:tabs>
        <w:spacing w:before="217" w:line="396" w:lineRule="auto"/>
        <w:ind w:left="848" w:right="565" w:hanging="303"/>
        <w:rPr>
          <w:sz w:val="24"/>
        </w:rPr>
      </w:pPr>
      <w:r>
        <w:rPr>
          <w:sz w:val="24"/>
          <w:color w:val="FF0000"/>
        </w:rPr>
        <w:t>Treat the spender holdout as the external check (RQ4).</w:t>
      </w:r>
    </w:p>
    <w:p w14:paraId="00DC2563" w14:textId="77777777" w:rsidR="00350CFB" w:rsidRDefault="00283FFF">
      <w:pPr>
        <w:pStyle w:val="a4"/>
        <w:numPr>
          <w:ilvl w:val="0"/>
          <w:numId w:val="4"/>
        </w:numPr>
        <w:tabs>
          <w:tab w:val="left" w:pos="855"/>
        </w:tabs>
        <w:spacing w:before="39"/>
        <w:ind w:left="855" w:hanging="310"/>
        <w:rPr>
          <w:sz w:val="24"/>
        </w:rPr>
      </w:pPr>
      <w:r>
        <w:rPr>
          <w:sz w:val="24"/>
        </w:rPr>
        <w:t>Read</w:t>
      </w:r>
      <w:r>
        <w:rPr>
          <w:spacing w:val="-8"/>
          <w:sz w:val="24"/>
        </w:rPr>
        <w:t xml:space="preserve"> </w:t>
      </w:r>
      <w:r>
        <w:rPr>
          <w:sz w:val="24"/>
        </w:rPr>
        <w:t>runtime</w:t>
      </w:r>
      <w:r>
        <w:rPr>
          <w:spacing w:val="-7"/>
          <w:sz w:val="24"/>
        </w:rPr>
        <w:t xml:space="preserve"> </w:t>
      </w:r>
      <w:r>
        <w:rPr>
          <w:sz w:val="24"/>
        </w:rPr>
        <w:t>tables</w:t>
      </w:r>
      <w:r>
        <w:rPr>
          <w:spacing w:val="-7"/>
          <w:sz w:val="24"/>
        </w:rPr>
        <w:t xml:space="preserve"> </w:t>
      </w:r>
      <w:r>
        <w:rPr>
          <w:sz w:val="24"/>
        </w:rPr>
        <w:t>as</w:t>
      </w:r>
      <w:r>
        <w:rPr>
          <w:spacing w:val="-7"/>
          <w:sz w:val="24"/>
        </w:rPr>
        <w:t xml:space="preserve"> </w:t>
      </w:r>
      <w:r>
        <w:rPr>
          <w:sz w:val="24"/>
        </w:rPr>
        <w:t>PageRank</w:t>
      </w:r>
      <w:r>
        <w:rPr>
          <w:spacing w:val="-7"/>
          <w:sz w:val="24"/>
        </w:rPr>
        <w:t xml:space="preserve"> </w:t>
      </w:r>
      <w:r>
        <w:rPr>
          <w:sz w:val="24"/>
        </w:rPr>
        <w:t>solve</w:t>
      </w:r>
      <w:r>
        <w:rPr>
          <w:spacing w:val="-7"/>
          <w:sz w:val="24"/>
        </w:rPr>
        <w:t xml:space="preserve"> </w:t>
      </w:r>
      <w:r>
        <w:rPr>
          <w:sz w:val="24"/>
        </w:rPr>
        <w:t>time</w:t>
      </w:r>
      <w:r>
        <w:rPr>
          <w:spacing w:val="-7"/>
          <w:sz w:val="24"/>
        </w:rPr>
        <w:t xml:space="preserve"> </w:t>
      </w:r>
      <w:r>
        <w:rPr>
          <w:sz w:val="24"/>
        </w:rPr>
        <w:t>on</w:t>
      </w:r>
      <w:r>
        <w:rPr>
          <w:spacing w:val="-8"/>
          <w:sz w:val="24"/>
        </w:rPr>
        <w:t xml:space="preserve"> </w:t>
      </w:r>
      <w:r>
        <w:rPr>
          <w:sz w:val="24"/>
        </w:rPr>
        <w:t>pre-built</w:t>
      </w:r>
      <w:r>
        <w:rPr>
          <w:spacing w:val="-7"/>
          <w:sz w:val="24"/>
        </w:rPr>
        <w:t xml:space="preserve"> </w:t>
      </w:r>
      <w:r>
        <w:rPr>
          <w:sz w:val="24"/>
        </w:rPr>
        <w:t>edges,</w:t>
      </w:r>
      <w:r>
        <w:rPr>
          <w:spacing w:val="-7"/>
          <w:sz w:val="24"/>
        </w:rPr>
        <w:t xml:space="preserve"> </w:t>
      </w:r>
      <w:r>
        <w:rPr>
          <w:sz w:val="24"/>
        </w:rPr>
        <w:t>not</w:t>
      </w:r>
      <w:r>
        <w:rPr>
          <w:spacing w:val="-7"/>
          <w:sz w:val="24"/>
        </w:rPr>
        <w:t xml:space="preserve"> </w:t>
      </w:r>
      <w:r>
        <w:rPr>
          <w:sz w:val="24"/>
        </w:rPr>
        <w:t>end-to-end</w:t>
      </w:r>
      <w:r>
        <w:rPr>
          <w:spacing w:val="-7"/>
          <w:sz w:val="24"/>
        </w:rPr>
        <w:t xml:space="preserve"> </w:t>
      </w:r>
      <w:r>
        <w:rPr>
          <w:sz w:val="24"/>
        </w:rPr>
        <w:t>ETL</w:t>
      </w:r>
      <w:r>
        <w:rPr>
          <w:spacing w:val="-7"/>
          <w:sz w:val="24"/>
        </w:rPr>
        <w:t xml:space="preserve"> </w:t>
      </w:r>
      <w:r>
        <w:rPr>
          <w:spacing w:val="-2"/>
          <w:sz w:val="24"/>
        </w:rPr>
        <w:t>time.</w:t>
      </w:r>
    </w:p>
    <w:p w14:paraId="00DC2564" w14:textId="77777777" w:rsidR="00350CFB" w:rsidRDefault="00283FFF">
      <w:pPr>
        <w:pStyle w:val="a4"/>
        <w:numPr>
          <w:ilvl w:val="0"/>
          <w:numId w:val="4"/>
        </w:numPr>
        <w:tabs>
          <w:tab w:val="left" w:pos="855"/>
        </w:tabs>
        <w:spacing w:before="217"/>
        <w:ind w:left="855" w:hanging="310"/>
        <w:rPr>
          <w:sz w:val="24"/>
        </w:rPr>
      </w:pPr>
      <w:r>
        <w:rPr>
          <w:sz w:val="24"/>
        </w:rPr>
        <w:t>Confirm</w:t>
      </w:r>
      <w:r>
        <w:rPr>
          <w:spacing w:val="-10"/>
          <w:sz w:val="24"/>
        </w:rPr>
        <w:t xml:space="preserve"> </w:t>
      </w:r>
      <w:r>
        <w:rPr>
          <w:sz w:val="24"/>
        </w:rPr>
        <w:t>robustness</w:t>
      </w:r>
      <w:r>
        <w:rPr>
          <w:spacing w:val="-10"/>
          <w:sz w:val="24"/>
        </w:rPr>
        <w:t xml:space="preserve"> </w:t>
      </w:r>
      <w:r>
        <w:rPr>
          <w:sz w:val="24"/>
        </w:rPr>
        <w:t>tables</w:t>
      </w:r>
      <w:r>
        <w:rPr>
          <w:spacing w:val="-10"/>
          <w:sz w:val="24"/>
        </w:rPr>
        <w:t xml:space="preserve"> </w:t>
      </w:r>
      <w:r>
        <w:rPr>
          <w:sz w:val="24"/>
        </w:rPr>
        <w:t>before</w:t>
      </w:r>
      <w:r>
        <w:rPr>
          <w:spacing w:val="-10"/>
          <w:sz w:val="24"/>
        </w:rPr>
        <w:t xml:space="preserve"> </w:t>
      </w:r>
      <w:r>
        <w:rPr>
          <w:sz w:val="24"/>
        </w:rPr>
        <w:t>generalizing</w:t>
      </w:r>
      <w:r>
        <w:rPr>
          <w:spacing w:val="-10"/>
          <w:sz w:val="24"/>
        </w:rPr>
        <w:t xml:space="preserve"> </w:t>
      </w:r>
      <w:r>
        <w:rPr>
          <w:sz w:val="24"/>
        </w:rPr>
        <w:t>a</w:t>
      </w:r>
      <w:r>
        <w:rPr>
          <w:spacing w:val="-10"/>
          <w:sz w:val="24"/>
        </w:rPr>
        <w:t xml:space="preserve"> </w:t>
      </w:r>
      <w:r>
        <w:rPr>
          <w:sz w:val="24"/>
        </w:rPr>
        <w:t>point</w:t>
      </w:r>
      <w:r>
        <w:rPr>
          <w:spacing w:val="-9"/>
          <w:sz w:val="24"/>
        </w:rPr>
        <w:t xml:space="preserve"> </w:t>
      </w:r>
      <w:r>
        <w:rPr>
          <w:spacing w:val="-2"/>
          <w:sz w:val="24"/>
        </w:rPr>
        <w:t>estimate.</w:t>
      </w:r>
    </w:p>
    <w:p w14:paraId="00DC2565" w14:textId="77777777" w:rsidR="00350CFB" w:rsidRDefault="00350CFB">
      <w:pPr>
        <w:pStyle w:val="a3"/>
        <w:spacing w:before="186"/>
      </w:pPr>
    </w:p>
    <w:p w14:paraId="00DC2566" w14:textId="77777777" w:rsidR="00350CFB" w:rsidRDefault="00283FFF">
      <w:pPr>
        <w:pStyle w:val="3"/>
        <w:numPr>
          <w:ilvl w:val="2"/>
          <w:numId w:val="26"/>
        </w:numPr>
        <w:tabs>
          <w:tab w:val="left" w:pos="879"/>
        </w:tabs>
        <w:ind w:left="879" w:hanging="597"/>
        <w:jc w:val="both"/>
      </w:pPr>
      <w:bookmarkStart w:id="505" w:name="_bookmark217"/>
      <w:bookmarkEnd w:id="505"/>
      <w:r>
        <w:rPr>
          <w:spacing w:val="-2"/>
        </w:rPr>
        <w:t>Archived</w:t>
      </w:r>
      <w:r>
        <w:rPr>
          <w:spacing w:val="-3"/>
        </w:rPr>
        <w:t xml:space="preserve"> </w:t>
      </w:r>
      <w:r>
        <w:rPr>
          <w:spacing w:val="-2"/>
        </w:rPr>
        <w:t>extended</w:t>
      </w:r>
      <w:r>
        <w:rPr>
          <w:spacing w:val="-3"/>
        </w:rPr>
        <w:t xml:space="preserve"> </w:t>
      </w:r>
      <w:r>
        <w:rPr>
          <w:spacing w:val="-2"/>
        </w:rPr>
        <w:t>baselines</w:t>
      </w:r>
    </w:p>
    <w:p w14:paraId="00DC2567" w14:textId="77777777" w:rsidR="00350CFB" w:rsidRDefault="00350CFB">
      <w:pPr>
        <w:pStyle w:val="a3"/>
        <w:spacing w:before="46"/>
        <w:rPr>
          <w:b/>
        </w:rPr>
      </w:pPr>
    </w:p>
    <w:p w14:paraId="00DC2568" w14:textId="77777777" w:rsidR="00350CFB" w:rsidRDefault="00283FFF">
      <w:pPr>
        <w:pStyle w:val="a3"/>
        <w:spacing w:line="396" w:lineRule="auto"/>
        <w:ind w:left="273" w:right="533" w:firstLine="8"/>
        <w:jc w:val="both"/>
      </w:pPr>
      <w:r>
        <w:t>Seven-method and six-Aave alignment matrices are archived alongside the evaluation pipeline, together</w:t>
      </w:r>
      <w:r>
        <w:rPr>
          <w:spacing w:val="-9"/>
        </w:rPr>
        <w:t xml:space="preserve"> </w:t>
      </w:r>
      <w:r>
        <w:t>with</w:t>
      </w:r>
      <w:r>
        <w:rPr>
          <w:spacing w:val="-9"/>
        </w:rPr>
        <w:t xml:space="preserve"> </w:t>
      </w:r>
      <w:r>
        <w:t>corresponding</w:t>
      </w:r>
      <w:r>
        <w:rPr>
          <w:spacing w:val="-9"/>
        </w:rPr>
        <w:t xml:space="preserve"> </w:t>
      </w:r>
      <w:r>
        <w:t>CSV</w:t>
      </w:r>
      <w:r>
        <w:rPr>
          <w:spacing w:val="-9"/>
        </w:rPr>
        <w:t xml:space="preserve"> </w:t>
      </w:r>
      <w:r>
        <w:t>matrices</w:t>
      </w:r>
      <w:r>
        <w:rPr>
          <w:spacing w:val="-9"/>
        </w:rPr>
        <w:t xml:space="preserve"> </w:t>
      </w:r>
      <w:r>
        <w:t>for</w:t>
      </w:r>
      <w:r>
        <w:rPr>
          <w:spacing w:val="-9"/>
        </w:rPr>
        <w:t xml:space="preserve"> </w:t>
      </w:r>
      <w:r>
        <w:t>spreadsheet</w:t>
      </w:r>
      <w:r>
        <w:rPr>
          <w:spacing w:val="-9"/>
        </w:rPr>
        <w:t xml:space="preserve"> </w:t>
      </w:r>
      <w:r>
        <w:t>inspection.</w:t>
      </w:r>
      <w:r>
        <w:rPr>
          <w:spacing w:val="14"/>
        </w:rPr>
        <w:t xml:space="preserve"> </w:t>
      </w:r>
      <w:r>
        <w:t>They</w:t>
      </w:r>
      <w:r>
        <w:rPr>
          <w:spacing w:val="-9"/>
        </w:rPr>
        <w:t xml:space="preserve"> </w:t>
      </w:r>
      <w:r>
        <w:t>are</w:t>
      </w:r>
      <w:r>
        <w:rPr>
          <w:spacing w:val="-9"/>
        </w:rPr>
        <w:t xml:space="preserve"> </w:t>
      </w:r>
      <w:r>
        <w:t>excluded</w:t>
      </w:r>
      <w:r>
        <w:rPr>
          <w:spacing w:val="-9"/>
        </w:rPr>
        <w:t xml:space="preserve"> </w:t>
      </w:r>
      <w:r>
        <w:t>from</w:t>
      </w:r>
      <w:r>
        <w:rPr>
          <w:spacing w:val="-9"/>
        </w:rPr>
        <w:t xml:space="preserve"> </w:t>
      </w:r>
      <w:r>
        <w:t>the main narrative because several variants require additional event types (e.g., credit delegation) or introduce</w:t>
      </w:r>
      <w:r>
        <w:rPr>
          <w:spacing w:val="-11"/>
        </w:rPr>
        <w:t xml:space="preserve"> </w:t>
      </w:r>
      <w:r>
        <w:t>constructs</w:t>
      </w:r>
      <w:r>
        <w:rPr>
          <w:spacing w:val="-11"/>
        </w:rPr>
        <w:t xml:space="preserve"> </w:t>
      </w:r>
      <w:r>
        <w:t>outside</w:t>
      </w:r>
      <w:r>
        <w:rPr>
          <w:spacing w:val="-11"/>
        </w:rPr>
        <w:t xml:space="preserve"> </w:t>
      </w:r>
      <w:r>
        <w:t>the</w:t>
      </w:r>
      <w:r>
        <w:rPr>
          <w:spacing w:val="-11"/>
        </w:rPr>
        <w:t xml:space="preserve"> </w:t>
      </w:r>
      <w:r>
        <w:t>primary</w:t>
      </w:r>
      <w:r>
        <w:rPr>
          <w:spacing w:val="-11"/>
        </w:rPr>
        <w:t xml:space="preserve"> </w:t>
      </w:r>
      <w:r>
        <w:t>EndorseRank–AWP</w:t>
      </w:r>
      <w:r>
        <w:rPr>
          <w:spacing w:val="-11"/>
        </w:rPr>
        <w:t xml:space="preserve"> </w:t>
      </w:r>
      <w:r>
        <w:t>question.</w:t>
      </w:r>
      <w:r>
        <w:rPr>
          <w:spacing w:val="10"/>
        </w:rPr>
        <w:t xml:space="preserve"> </w:t>
      </w:r>
      <w:r>
        <w:t>Researchers</w:t>
      </w:r>
      <w:r>
        <w:rPr>
          <w:spacing w:val="-11"/>
        </w:rPr>
        <w:t xml:space="preserve"> </w:t>
      </w:r>
      <w:r>
        <w:t>extending</w:t>
      </w:r>
      <w:r>
        <w:rPr>
          <w:spacing w:val="-11"/>
        </w:rPr>
        <w:t xml:space="preserve"> </w:t>
      </w:r>
      <w:r>
        <w:t xml:space="preserve">this </w:t>
      </w:r>
      <w:bookmarkStart w:id="506" w:name="Limitations_reprise"/>
      <w:bookmarkStart w:id="507" w:name="_bookmark218"/>
      <w:bookmarkEnd w:id="506"/>
      <w:bookmarkEnd w:id="507"/>
      <w:r>
        <w:t>work may re-enable exports via a dedicated export utility with documented presets.</w:t>
      </w:r>
    </w:p>
    <w:p w14:paraId="00DC2569" w14:textId="77777777" w:rsidR="00350CFB" w:rsidRDefault="00350CFB">
      <w:pPr>
        <w:pStyle w:val="a3"/>
        <w:spacing w:line="396" w:lineRule="auto"/>
        <w:jc w:val="both"/>
        <w:sectPr w:rsidR="00350CFB">
          <w:pgSz w:w="11910" w:h="16840"/>
          <w:pgMar w:top="1920" w:right="708" w:bottom="2300" w:left="992" w:header="0" w:footer="2115" w:gutter="0"/>
          <w:cols w:space="720"/>
        </w:sectPr>
      </w:pPr>
    </w:p>
    <w:p w14:paraId="00DC256A" w14:textId="77777777" w:rsidR="00350CFB" w:rsidRDefault="00283FFF">
      <w:pPr>
        <w:pStyle w:val="3"/>
        <w:numPr>
          <w:ilvl w:val="2"/>
          <w:numId w:val="26"/>
        </w:numPr>
        <w:tabs>
          <w:tab w:val="left" w:pos="879"/>
        </w:tabs>
        <w:spacing w:before="73"/>
        <w:ind w:left="879" w:hanging="597"/>
      </w:pPr>
      <w:r>
        <w:rPr>
          <w:spacing w:val="-2"/>
        </w:rPr>
        <w:t>Limitations</w:t>
      </w:r>
      <w:r>
        <w:rPr>
          <w:spacing w:val="-1"/>
        </w:rPr>
        <w:t xml:space="preserve"> </w:t>
      </w:r>
      <w:r>
        <w:rPr>
          <w:spacing w:val="-2"/>
        </w:rPr>
        <w:t>reprise</w:t>
      </w:r>
    </w:p>
    <w:p w14:paraId="00DC256B" w14:textId="77777777" w:rsidR="00350CFB" w:rsidRDefault="00350CFB">
      <w:pPr>
        <w:pStyle w:val="a3"/>
        <w:spacing w:before="46"/>
        <w:rPr>
          <w:b/>
        </w:rPr>
      </w:pPr>
    </w:p>
    <w:p w14:paraId="00DC256C" w14:textId="2E278D6F" w:rsidR="00350CFB" w:rsidRDefault="00283FFF">
      <w:pPr>
        <w:pStyle w:val="a3"/>
        <w:spacing w:line="396" w:lineRule="auto"/>
        <w:ind w:left="274" w:right="557" w:hanging="1"/>
        <w:jc w:val="both"/>
      </w:pPr>
      <w:r>
        <w:rPr>
          <w:w w:val="105"/>
        </w:rPr>
        <w:t>Appendix</w:t>
      </w:r>
      <w:r>
        <w:rPr>
          <w:spacing w:val="-16"/>
          <w:w w:val="105"/>
        </w:rPr>
        <w:t xml:space="preserve"> </w:t>
      </w:r>
      <w:r>
        <w:rPr>
          <w:w w:val="105"/>
        </w:rPr>
        <w:t>material</w:t>
      </w:r>
      <w:r>
        <w:rPr>
          <w:spacing w:val="-16"/>
          <w:w w:val="105"/>
        </w:rPr>
        <w:t xml:space="preserve"> </w:t>
      </w:r>
      <w:r>
        <w:rPr>
          <w:w w:val="105"/>
        </w:rPr>
        <w:t>does</w:t>
      </w:r>
      <w:r>
        <w:rPr>
          <w:spacing w:val="-16"/>
          <w:w w:val="105"/>
        </w:rPr>
        <w:t xml:space="preserve"> </w:t>
      </w:r>
      <w:r>
        <w:rPr>
          <w:w w:val="105"/>
        </w:rPr>
        <w:t>not</w:t>
      </w:r>
      <w:r>
        <w:rPr>
          <w:spacing w:val="-15"/>
          <w:w w:val="105"/>
        </w:rPr>
        <w:t xml:space="preserve"> </w:t>
      </w:r>
      <w:r>
        <w:rPr>
          <w:w w:val="105"/>
        </w:rPr>
        <w:t>expand</w:t>
      </w:r>
      <w:r>
        <w:rPr>
          <w:spacing w:val="-16"/>
          <w:w w:val="105"/>
        </w:rPr>
        <w:t xml:space="preserve"> </w:t>
      </w:r>
      <w:r>
        <w:rPr>
          <w:w w:val="105"/>
        </w:rPr>
        <w:t>the</w:t>
      </w:r>
      <w:r>
        <w:rPr>
          <w:spacing w:val="-16"/>
          <w:w w:val="105"/>
        </w:rPr>
        <w:t xml:space="preserve"> </w:t>
      </w:r>
      <w:r>
        <w:rPr>
          <w:w w:val="105"/>
        </w:rPr>
        <w:t>empirical</w:t>
      </w:r>
      <w:r>
        <w:rPr>
          <w:spacing w:val="-16"/>
          <w:w w:val="105"/>
        </w:rPr>
        <w:t xml:space="preserve"> </w:t>
      </w:r>
      <w:r>
        <w:rPr>
          <w:w w:val="105"/>
        </w:rPr>
        <w:t>claims</w:t>
      </w:r>
      <w:r>
        <w:rPr>
          <w:spacing w:val="-15"/>
          <w:w w:val="105"/>
        </w:rPr>
        <w:t xml:space="preserve"> </w:t>
      </w:r>
      <w:r>
        <w:rPr>
          <w:w w:val="105"/>
        </w:rPr>
        <w:t>beyond</w:t>
      </w:r>
      <w:r>
        <w:rPr>
          <w:spacing w:val="-16"/>
          <w:w w:val="105"/>
        </w:rPr>
        <w:t xml:space="preserve"> </w:t>
      </w:r>
      <w:r>
        <w:rPr>
          <w:w w:val="105"/>
        </w:rPr>
        <w:t>Chapter</w:t>
      </w:r>
      <w:r>
        <w:rPr>
          <w:spacing w:val="-16"/>
          <w:w w:val="105"/>
        </w:rPr>
        <w:t xml:space="preserve"> </w:t>
      </w:r>
      <w:hyperlink w:anchor="_bookmark84" w:history="1">
        <w:r>
          <w:rPr>
            <w:w w:val="105"/>
          </w:rPr>
          <w:t>4</w:t>
        </w:r>
      </w:hyperlink>
      <w:r>
        <w:rPr>
          <w:w w:val="105"/>
        </w:rPr>
        <w:t>.</w:t>
      </w:r>
      <w:r>
        <w:rPr>
          <w:spacing w:val="16"/>
          <w:w w:val="105"/>
        </w:rPr>
        <w:t xml:space="preserve"> </w:t>
      </w:r>
      <w:r>
        <w:rPr>
          <w:w w:val="105"/>
        </w:rPr>
        <w:t>In</w:t>
      </w:r>
      <w:r>
        <w:rPr>
          <w:spacing w:val="-16"/>
          <w:w w:val="105"/>
        </w:rPr>
        <w:t xml:space="preserve"> </w:t>
      </w:r>
      <w:r>
        <w:rPr>
          <w:w w:val="105"/>
        </w:rPr>
        <w:t>particular,</w:t>
      </w:r>
      <w:r>
        <w:rPr>
          <w:spacing w:val="-13"/>
          <w:w w:val="105"/>
        </w:rPr>
        <w:t xml:space="preserve"> </w:t>
      </w:r>
      <w:r>
        <w:rPr>
          <w:w w:val="105"/>
        </w:rPr>
        <w:t>SQL templates</w:t>
      </w:r>
      <w:r>
        <w:rPr>
          <w:spacing w:val="-16"/>
          <w:w w:val="105"/>
        </w:rPr>
        <w:t xml:space="preserve"> </w:t>
      </w:r>
      <w:r>
        <w:rPr>
          <w:w w:val="105"/>
        </w:rPr>
        <w:t>do</w:t>
      </w:r>
      <w:r>
        <w:rPr>
          <w:spacing w:val="-16"/>
          <w:w w:val="105"/>
        </w:rPr>
        <w:t xml:space="preserve"> </w:t>
      </w:r>
      <w:r>
        <w:rPr>
          <w:w w:val="105"/>
        </w:rPr>
        <w:t>not</w:t>
      </w:r>
      <w:r>
        <w:rPr>
          <w:spacing w:val="-16"/>
          <w:w w:val="105"/>
        </w:rPr>
        <w:t xml:space="preserve"> </w:t>
      </w:r>
      <w:r>
        <w:rPr>
          <w:w w:val="105"/>
        </w:rPr>
        <w:t>imply</w:t>
      </w:r>
      <w:r>
        <w:rPr>
          <w:spacing w:val="-15"/>
          <w:w w:val="105"/>
        </w:rPr>
        <w:t xml:space="preserve"> </w:t>
      </w:r>
      <w:r>
        <w:rPr>
          <w:w w:val="105"/>
        </w:rPr>
        <w:t>that</w:t>
      </w:r>
      <w:r>
        <w:rPr>
          <w:spacing w:val="-16"/>
          <w:w w:val="105"/>
        </w:rPr>
        <w:t xml:space="preserve"> </w:t>
      </w:r>
      <w:r>
        <w:rPr>
          <w:w w:val="105"/>
        </w:rPr>
        <w:t>other</w:t>
      </w:r>
      <w:r>
        <w:rPr>
          <w:spacing w:val="-16"/>
          <w:w w:val="105"/>
        </w:rPr>
        <w:t xml:space="preserve"> </w:t>
      </w:r>
      <w:r>
        <w:rPr>
          <w:w w:val="105"/>
        </w:rPr>
        <w:t>chains</w:t>
      </w:r>
      <w:r>
        <w:rPr>
          <w:spacing w:val="-16"/>
          <w:w w:val="105"/>
        </w:rPr>
        <w:t xml:space="preserve"> </w:t>
      </w:r>
      <w:r>
        <w:rPr>
          <w:w w:val="105"/>
        </w:rPr>
        <w:t>were</w:t>
      </w:r>
      <w:r>
        <w:rPr>
          <w:spacing w:val="-15"/>
          <w:w w:val="105"/>
        </w:rPr>
        <w:t xml:space="preserve"> </w:t>
      </w:r>
      <w:r>
        <w:rPr>
          <w:w w:val="105"/>
        </w:rPr>
        <w:t>queried,</w:t>
      </w:r>
      <w:r>
        <w:rPr>
          <w:spacing w:val="-16"/>
          <w:w w:val="105"/>
        </w:rPr>
        <w:t xml:space="preserve"> </w:t>
      </w:r>
      <w:r>
        <w:rPr>
          <w:w w:val="105"/>
        </w:rPr>
        <w:t>and</w:t>
      </w:r>
      <w:r>
        <w:rPr>
          <w:spacing w:val="-16"/>
          <w:w w:val="105"/>
        </w:rPr>
        <w:t xml:space="preserve"> </w:t>
      </w:r>
      <w:r>
        <w:rPr>
          <w:w w:val="105"/>
        </w:rPr>
        <w:t>archived</w:t>
      </w:r>
      <w:r>
        <w:rPr>
          <w:spacing w:val="-16"/>
          <w:w w:val="105"/>
        </w:rPr>
        <w:t xml:space="preserve"> </w:t>
      </w:r>
      <w:r>
        <w:rPr>
          <w:w w:val="105"/>
        </w:rPr>
        <w:t>baselines</w:t>
      </w:r>
      <w:r>
        <w:rPr>
          <w:spacing w:val="-15"/>
          <w:w w:val="105"/>
        </w:rPr>
        <w:t xml:space="preserve"> </w:t>
      </w:r>
      <w:r>
        <w:rPr>
          <w:w w:val="105"/>
        </w:rPr>
        <w:t>do</w:t>
      </w:r>
      <w:r>
        <w:rPr>
          <w:spacing w:val="-16"/>
          <w:w w:val="105"/>
        </w:rPr>
        <w:t xml:space="preserve"> </w:t>
      </w:r>
      <w:r>
        <w:rPr>
          <w:w w:val="105"/>
        </w:rPr>
        <w:t>not</w:t>
      </w:r>
      <w:r>
        <w:rPr>
          <w:spacing w:val="-16"/>
          <w:w w:val="105"/>
        </w:rPr>
        <w:t xml:space="preserve"> </w:t>
      </w:r>
      <w:r>
        <w:rPr>
          <w:w w:val="105"/>
        </w:rPr>
        <w:t xml:space="preserve">constitute </w:t>
      </w:r>
      <w:r>
        <w:rPr>
          <w:spacing w:val="-2"/>
          <w:w w:val="105"/>
        </w:rPr>
        <w:t>peer</w:t>
      </w:r>
      <w:r>
        <w:rPr>
          <w:spacing w:val="-9"/>
          <w:w w:val="105"/>
        </w:rPr>
        <w:t xml:space="preserve"> </w:t>
      </w:r>
      <w:r>
        <w:rPr>
          <w:spacing w:val="-2"/>
          <w:w w:val="105"/>
        </w:rPr>
        <w:t>comparisons</w:t>
      </w:r>
      <w:r>
        <w:rPr>
          <w:spacing w:val="-9"/>
          <w:w w:val="105"/>
        </w:rPr>
        <w:t xml:space="preserve"> </w:t>
      </w:r>
      <w:r>
        <w:rPr>
          <w:spacing w:val="-2"/>
          <w:w w:val="105"/>
        </w:rPr>
        <w:t>in</w:t>
      </w:r>
      <w:r>
        <w:rPr>
          <w:spacing w:val="-9"/>
          <w:w w:val="105"/>
        </w:rPr>
        <w:t xml:space="preserve"> </w:t>
      </w:r>
      <w:r>
        <w:rPr>
          <w:spacing w:val="-2"/>
          <w:w w:val="105"/>
        </w:rPr>
        <w:t>this</w:t>
      </w:r>
      <w:r>
        <w:rPr>
          <w:spacing w:val="-9"/>
          <w:w w:val="105"/>
        </w:rPr>
        <w:t xml:space="preserve"> </w:t>
      </w:r>
      <w:del w:id="508" w:author="Moulla, Donatien Koulla" w:date="2026-08-27T17:13:00Z">
        <w:r>
          <w:rPr>
            <w:spacing w:val="-2"/>
            <w:w w:val="105"/>
          </w:rPr>
          <w:delText>dissertation</w:delText>
        </w:r>
      </w:del>
      <w:ins w:id="509" w:author="Moulla, Donatien Koulla" w:date="2026-08-27T17:13:00Z">
        <w:r>
          <w:rPr>
            <w:spacing w:val="-2"/>
            <w:w w:val="105"/>
          </w:rPr>
          <w:t>thesis</w:t>
        </w:r>
      </w:ins>
      <w:r>
        <w:rPr>
          <w:spacing w:val="-2"/>
          <w:w w:val="105"/>
        </w:rPr>
        <w:t>.</w:t>
      </w:r>
      <w:r>
        <w:rPr>
          <w:spacing w:val="32"/>
          <w:w w:val="105"/>
        </w:rPr>
        <w:t xml:space="preserve"> </w:t>
      </w:r>
      <w:r>
        <w:rPr>
          <w:spacing w:val="-2"/>
          <w:w w:val="105"/>
        </w:rPr>
        <w:t>The</w:t>
      </w:r>
      <w:r>
        <w:rPr>
          <w:spacing w:val="-9"/>
          <w:w w:val="105"/>
        </w:rPr>
        <w:t xml:space="preserve"> </w:t>
      </w:r>
      <w:r>
        <w:rPr>
          <w:spacing w:val="-2"/>
          <w:w w:val="105"/>
        </w:rPr>
        <w:t>authoritative</w:t>
      </w:r>
      <w:r>
        <w:rPr>
          <w:spacing w:val="-9"/>
          <w:w w:val="105"/>
        </w:rPr>
        <w:t xml:space="preserve"> </w:t>
      </w:r>
      <w:r>
        <w:rPr>
          <w:spacing w:val="-2"/>
          <w:w w:val="105"/>
        </w:rPr>
        <w:t>numerics</w:t>
      </w:r>
      <w:r>
        <w:rPr>
          <w:spacing w:val="-9"/>
          <w:w w:val="105"/>
        </w:rPr>
        <w:t xml:space="preserve"> </w:t>
      </w:r>
      <w:r>
        <w:rPr>
          <w:spacing w:val="-2"/>
          <w:w w:val="105"/>
        </w:rPr>
        <w:t>remain</w:t>
      </w:r>
      <w:r>
        <w:rPr>
          <w:spacing w:val="-9"/>
          <w:w w:val="105"/>
        </w:rPr>
        <w:t xml:space="preserve"> </w:t>
      </w:r>
      <w:r>
        <w:rPr>
          <w:spacing w:val="-2"/>
          <w:w w:val="105"/>
        </w:rPr>
        <w:t>those</w:t>
      </w:r>
      <w:r>
        <w:rPr>
          <w:spacing w:val="-9"/>
          <w:w w:val="105"/>
        </w:rPr>
        <w:t xml:space="preserve"> </w:t>
      </w:r>
      <w:r>
        <w:rPr>
          <w:spacing w:val="-2"/>
          <w:w w:val="105"/>
        </w:rPr>
        <w:t>in</w:t>
      </w:r>
      <w:r>
        <w:rPr>
          <w:spacing w:val="-9"/>
          <w:w w:val="105"/>
        </w:rPr>
        <w:t xml:space="preserve"> </w:t>
      </w:r>
      <w:r>
        <w:rPr>
          <w:spacing w:val="-2"/>
          <w:w w:val="105"/>
        </w:rPr>
        <w:t>the</w:t>
      </w:r>
      <w:r>
        <w:rPr>
          <w:spacing w:val="-9"/>
          <w:w w:val="105"/>
        </w:rPr>
        <w:t xml:space="preserve"> </w:t>
      </w:r>
      <w:r>
        <w:rPr>
          <w:spacing w:val="-2"/>
          <w:w w:val="105"/>
        </w:rPr>
        <w:t xml:space="preserve">pipeline’s </w:t>
      </w:r>
      <w:r>
        <w:t>machine-readable summary artifact for the matched cohort (</w:t>
      </w:r>
      <w:r>
        <w:rPr>
          <w:i/>
        </w:rPr>
        <w:t xml:space="preserve">n </w:t>
      </w:r>
      <w:r>
        <w:t>= 5</w:t>
      </w:r>
      <w:r>
        <w:rPr>
          <w:i/>
        </w:rPr>
        <w:t>,</w:t>
      </w:r>
      <w:r>
        <w:t xml:space="preserve">521) and expanded wallet pool </w:t>
      </w:r>
      <w:bookmarkStart w:id="510" w:name="Elementary_Properties_of_PageRank_and_Ra"/>
      <w:bookmarkStart w:id="511" w:name="_bookmark219"/>
      <w:bookmarkEnd w:id="510"/>
      <w:bookmarkEnd w:id="511"/>
      <w:r>
        <w:rPr>
          <w:w w:val="105"/>
        </w:rPr>
        <w:t>(</w:t>
      </w:r>
      <w:r>
        <w:rPr>
          <w:i/>
          <w:w w:val="105"/>
        </w:rPr>
        <w:t xml:space="preserve">N </w:t>
      </w:r>
      <w:r>
        <w:rPr>
          <w:w w:val="105"/>
        </w:rPr>
        <w:t>= 31</w:t>
      </w:r>
      <w:r>
        <w:rPr>
          <w:i/>
          <w:w w:val="105"/>
        </w:rPr>
        <w:t>,</w:t>
      </w:r>
      <w:r>
        <w:rPr>
          <w:w w:val="105"/>
        </w:rPr>
        <w:t>612).</w:t>
      </w:r>
    </w:p>
    <w:p w14:paraId="00DC256D" w14:textId="77777777" w:rsidR="00350CFB" w:rsidRDefault="00350CFB">
      <w:pPr>
        <w:pStyle w:val="a3"/>
        <w:spacing w:before="164"/>
      </w:pPr>
    </w:p>
    <w:p w14:paraId="00DC256E" w14:textId="77777777" w:rsidR="00350CFB" w:rsidRDefault="00283FFF">
      <w:pPr>
        <w:pStyle w:val="2"/>
        <w:numPr>
          <w:ilvl w:val="1"/>
          <w:numId w:val="26"/>
        </w:numPr>
        <w:tabs>
          <w:tab w:val="left" w:pos="783"/>
        </w:tabs>
        <w:ind w:left="783" w:hanging="501"/>
      </w:pPr>
      <w:r>
        <w:t>Elementary</w:t>
      </w:r>
      <w:r>
        <w:rPr>
          <w:spacing w:val="14"/>
        </w:rPr>
        <w:t xml:space="preserve"> </w:t>
      </w:r>
      <w:r>
        <w:t>Properties</w:t>
      </w:r>
      <w:r>
        <w:rPr>
          <w:spacing w:val="14"/>
        </w:rPr>
        <w:t xml:space="preserve"> </w:t>
      </w:r>
      <w:r>
        <w:t>of</w:t>
      </w:r>
      <w:r>
        <w:rPr>
          <w:spacing w:val="14"/>
        </w:rPr>
        <w:t xml:space="preserve"> </w:t>
      </w:r>
      <w:r>
        <w:t>PageRank</w:t>
      </w:r>
      <w:r>
        <w:rPr>
          <w:spacing w:val="14"/>
        </w:rPr>
        <w:t xml:space="preserve"> </w:t>
      </w:r>
      <w:r>
        <w:t>and</w:t>
      </w:r>
      <w:r>
        <w:rPr>
          <w:spacing w:val="15"/>
        </w:rPr>
        <w:t xml:space="preserve"> </w:t>
      </w:r>
      <w:r>
        <w:t>Rank</w:t>
      </w:r>
      <w:r>
        <w:rPr>
          <w:spacing w:val="14"/>
        </w:rPr>
        <w:t xml:space="preserve"> </w:t>
      </w:r>
      <w:r>
        <w:rPr>
          <w:spacing w:val="-2"/>
        </w:rPr>
        <w:t>Correlation</w:t>
      </w:r>
    </w:p>
    <w:p w14:paraId="00DC256F" w14:textId="77777777" w:rsidR="00350CFB" w:rsidRDefault="00350CFB">
      <w:pPr>
        <w:pStyle w:val="a3"/>
        <w:spacing w:before="24"/>
        <w:rPr>
          <w:b/>
          <w:sz w:val="28"/>
        </w:rPr>
      </w:pPr>
    </w:p>
    <w:p w14:paraId="00DC2570" w14:textId="77777777" w:rsidR="00350CFB" w:rsidRDefault="00283FFF">
      <w:pPr>
        <w:pStyle w:val="a3"/>
        <w:spacing w:line="396" w:lineRule="auto"/>
        <w:ind w:left="282" w:right="524" w:hanging="8"/>
        <w:jc w:val="both"/>
      </w:pPr>
      <w:r>
        <w:t>This</w:t>
      </w:r>
      <w:r>
        <w:rPr>
          <w:spacing w:val="-7"/>
        </w:rPr>
        <w:t xml:space="preserve"> </w:t>
      </w:r>
      <w:r>
        <w:t>appendix</w:t>
      </w:r>
      <w:r>
        <w:rPr>
          <w:spacing w:val="-7"/>
        </w:rPr>
        <w:t xml:space="preserve"> </w:t>
      </w:r>
      <w:r>
        <w:t>records</w:t>
      </w:r>
      <w:r>
        <w:rPr>
          <w:spacing w:val="-7"/>
        </w:rPr>
        <w:t xml:space="preserve"> </w:t>
      </w:r>
      <w:r>
        <w:t>elementary</w:t>
      </w:r>
      <w:r>
        <w:rPr>
          <w:spacing w:val="-7"/>
        </w:rPr>
        <w:t xml:space="preserve"> </w:t>
      </w:r>
      <w:r>
        <w:t>properties</w:t>
      </w:r>
      <w:r>
        <w:rPr>
          <w:spacing w:val="-7"/>
        </w:rPr>
        <w:t xml:space="preserve"> </w:t>
      </w:r>
      <w:r>
        <w:t>used</w:t>
      </w:r>
      <w:r>
        <w:rPr>
          <w:spacing w:val="-7"/>
        </w:rPr>
        <w:t xml:space="preserve"> </w:t>
      </w:r>
      <w:r>
        <w:t>implicitly</w:t>
      </w:r>
      <w:r>
        <w:rPr>
          <w:spacing w:val="-7"/>
        </w:rPr>
        <w:t xml:space="preserve"> </w:t>
      </w:r>
      <w:r>
        <w:t>in</w:t>
      </w:r>
      <w:r>
        <w:rPr>
          <w:spacing w:val="-7"/>
        </w:rPr>
        <w:t xml:space="preserve"> </w:t>
      </w:r>
      <w:r>
        <w:t>Chapters</w:t>
      </w:r>
      <w:r>
        <w:rPr>
          <w:spacing w:val="-6"/>
        </w:rPr>
        <w:t xml:space="preserve"> </w:t>
      </w:r>
      <w:hyperlink w:anchor="_bookmark17" w:history="1">
        <w:r>
          <w:t>2</w:t>
        </w:r>
      </w:hyperlink>
      <w:r>
        <w:t>–</w:t>
      </w:r>
      <w:hyperlink w:anchor="_bookmark84" w:history="1">
        <w:r>
          <w:t>4</w:t>
        </w:r>
      </w:hyperlink>
      <w:r>
        <w:t>. The</w:t>
      </w:r>
      <w:r>
        <w:rPr>
          <w:spacing w:val="-7"/>
        </w:rPr>
        <w:t xml:space="preserve"> </w:t>
      </w:r>
      <w:r>
        <w:t>material</w:t>
      </w:r>
      <w:r>
        <w:rPr>
          <w:spacing w:val="-7"/>
        </w:rPr>
        <w:t xml:space="preserve"> </w:t>
      </w:r>
      <w:r>
        <w:t>is</w:t>
      </w:r>
      <w:r>
        <w:rPr>
          <w:spacing w:val="-7"/>
        </w:rPr>
        <w:t xml:space="preserve"> </w:t>
      </w:r>
      <w:r>
        <w:t>stan-</w:t>
      </w:r>
      <w:bookmarkStart w:id="512" w:name="Existence_and_uniqueness_of_PageRank"/>
      <w:bookmarkStart w:id="513" w:name="_bookmark220"/>
      <w:bookmarkEnd w:id="512"/>
      <w:bookmarkEnd w:id="513"/>
      <w:r>
        <w:t xml:space="preserve">dard </w:t>
      </w:r>
      <w:hyperlink w:anchor="_bookmark169" w:history="1">
        <w:r>
          <w:rPr>
            <w:vertAlign w:val="superscript"/>
          </w:rPr>
          <w:t>[36]</w:t>
        </w:r>
      </w:hyperlink>
      <w:r>
        <w:rPr>
          <w:vertAlign w:val="superscript"/>
        </w:rPr>
        <w:t>,</w:t>
      </w:r>
      <w:hyperlink w:anchor="_bookmark173" w:history="1">
        <w:r>
          <w:rPr>
            <w:vertAlign w:val="superscript"/>
          </w:rPr>
          <w:t>[40]</w:t>
        </w:r>
      </w:hyperlink>
      <w:r>
        <w:rPr>
          <w:vertAlign w:val="superscript"/>
        </w:rPr>
        <w:t>,</w:t>
      </w:r>
      <w:hyperlink w:anchor="_bookmark182" w:history="1">
        <w:r>
          <w:rPr>
            <w:vertAlign w:val="superscript"/>
          </w:rPr>
          <w:t>[49]</w:t>
        </w:r>
      </w:hyperlink>
      <w:r>
        <w:rPr>
          <w:vertAlign w:val="superscript"/>
        </w:rPr>
        <w:t>,</w:t>
      </w:r>
      <w:hyperlink w:anchor="_bookmark187" w:history="1">
        <w:r>
          <w:rPr>
            <w:vertAlign w:val="superscript"/>
          </w:rPr>
          <w:t>[54]</w:t>
        </w:r>
      </w:hyperlink>
      <w:r>
        <w:t xml:space="preserve"> and is included for self-contained reading.</w:t>
      </w:r>
    </w:p>
    <w:p w14:paraId="00DC2571" w14:textId="77777777" w:rsidR="00350CFB" w:rsidRDefault="00350CFB">
      <w:pPr>
        <w:pStyle w:val="a3"/>
        <w:spacing w:before="7"/>
      </w:pPr>
    </w:p>
    <w:p w14:paraId="00DC2572" w14:textId="77777777" w:rsidR="00350CFB" w:rsidRDefault="00283FFF">
      <w:pPr>
        <w:pStyle w:val="3"/>
        <w:numPr>
          <w:ilvl w:val="2"/>
          <w:numId w:val="26"/>
        </w:numPr>
        <w:tabs>
          <w:tab w:val="left" w:pos="879"/>
        </w:tabs>
        <w:ind w:left="879" w:hanging="597"/>
      </w:pPr>
      <w:r>
        <w:t>Existence</w:t>
      </w:r>
      <w:r>
        <w:rPr>
          <w:spacing w:val="-11"/>
        </w:rPr>
        <w:t xml:space="preserve"> </w:t>
      </w:r>
      <w:r>
        <w:t>and</w:t>
      </w:r>
      <w:r>
        <w:rPr>
          <w:spacing w:val="-10"/>
        </w:rPr>
        <w:t xml:space="preserve"> </w:t>
      </w:r>
      <w:r>
        <w:t>uniqueness</w:t>
      </w:r>
      <w:r>
        <w:rPr>
          <w:spacing w:val="-11"/>
        </w:rPr>
        <w:t xml:space="preserve"> </w:t>
      </w:r>
      <w:r>
        <w:t>of</w:t>
      </w:r>
      <w:r>
        <w:rPr>
          <w:spacing w:val="-10"/>
        </w:rPr>
        <w:t xml:space="preserve"> </w:t>
      </w:r>
      <w:r>
        <w:rPr>
          <w:spacing w:val="-2"/>
        </w:rPr>
        <w:t>PageRank</w:t>
      </w:r>
    </w:p>
    <w:p w14:paraId="00DC2573" w14:textId="77777777" w:rsidR="00350CFB" w:rsidRDefault="00350CFB">
      <w:pPr>
        <w:pStyle w:val="a3"/>
        <w:spacing w:before="47"/>
        <w:rPr>
          <w:b/>
        </w:rPr>
      </w:pPr>
    </w:p>
    <w:p w14:paraId="00DC2574" w14:textId="77777777" w:rsidR="00350CFB" w:rsidRDefault="00283FFF">
      <w:pPr>
        <w:pStyle w:val="a3"/>
        <w:spacing w:line="326" w:lineRule="auto"/>
        <w:ind w:left="282" w:right="524"/>
        <w:jc w:val="both"/>
      </w:pPr>
      <w:r>
        <w:t>Let</w:t>
      </w:r>
      <w:r>
        <w:rPr>
          <w:spacing w:val="31"/>
        </w:rPr>
        <w:t xml:space="preserve"> </w:t>
      </w:r>
      <w:r>
        <w:rPr>
          <w:i/>
        </w:rPr>
        <w:t>P</w:t>
      </w:r>
      <w:r>
        <w:rPr>
          <w:i/>
          <w:spacing w:val="40"/>
        </w:rPr>
        <w:t xml:space="preserve"> </w:t>
      </w:r>
      <w:r>
        <w:t>be</w:t>
      </w:r>
      <w:r>
        <w:rPr>
          <w:spacing w:val="32"/>
        </w:rPr>
        <w:t xml:space="preserve"> </w:t>
      </w:r>
      <w:r>
        <w:t>a</w:t>
      </w:r>
      <w:r>
        <w:rPr>
          <w:spacing w:val="32"/>
        </w:rPr>
        <w:t xml:space="preserve"> </w:t>
      </w:r>
      <w:r>
        <w:t>row-stochastic</w:t>
      </w:r>
      <w:r>
        <w:rPr>
          <w:spacing w:val="32"/>
        </w:rPr>
        <w:t xml:space="preserve"> </w:t>
      </w:r>
      <w:r>
        <w:t>matrix</w:t>
      </w:r>
      <w:r>
        <w:rPr>
          <w:spacing w:val="31"/>
        </w:rPr>
        <w:t xml:space="preserve"> </w:t>
      </w:r>
      <w:r>
        <w:t>on</w:t>
      </w:r>
      <w:r>
        <w:rPr>
          <w:spacing w:val="31"/>
        </w:rPr>
        <w:t xml:space="preserve"> </w:t>
      </w:r>
      <w:r>
        <w:rPr>
          <w:i/>
        </w:rPr>
        <w:t>n</w:t>
      </w:r>
      <w:r>
        <w:rPr>
          <w:i/>
          <w:spacing w:val="32"/>
        </w:rPr>
        <w:t xml:space="preserve"> </w:t>
      </w:r>
      <w:r>
        <w:t>nodes,</w:t>
      </w:r>
      <w:r>
        <w:rPr>
          <w:spacing w:val="39"/>
        </w:rPr>
        <w:t xml:space="preserve"> </w:t>
      </w:r>
      <w:r>
        <w:t>possibly</w:t>
      </w:r>
      <w:r>
        <w:rPr>
          <w:spacing w:val="31"/>
        </w:rPr>
        <w:t xml:space="preserve"> </w:t>
      </w:r>
      <w:r>
        <w:t>after</w:t>
      </w:r>
      <w:r>
        <w:rPr>
          <w:spacing w:val="31"/>
        </w:rPr>
        <w:t xml:space="preserve"> </w:t>
      </w:r>
      <w:r>
        <w:t>dangling-node</w:t>
      </w:r>
      <w:r>
        <w:rPr>
          <w:spacing w:val="32"/>
        </w:rPr>
        <w:t xml:space="preserve"> </w:t>
      </w:r>
      <w:r>
        <w:t>repair</w:t>
      </w:r>
      <w:r>
        <w:rPr>
          <w:spacing w:val="31"/>
        </w:rPr>
        <w:t xml:space="preserve"> </w:t>
      </w:r>
      <w:r>
        <w:t>as</w:t>
      </w:r>
      <w:r>
        <w:rPr>
          <w:spacing w:val="31"/>
        </w:rPr>
        <w:t xml:space="preserve"> </w:t>
      </w:r>
      <w:r>
        <w:t>in</w:t>
      </w:r>
      <w:r>
        <w:rPr>
          <w:spacing w:val="31"/>
        </w:rPr>
        <w:t xml:space="preserve"> </w:t>
      </w:r>
      <w:r>
        <w:t>Equa-tion (</w:t>
      </w:r>
      <w:hyperlink w:anchor="_bookmark24" w:history="1">
        <w:r>
          <w:t>2.1</w:t>
        </w:r>
      </w:hyperlink>
      <w:r>
        <w:t xml:space="preserve">). For </w:t>
      </w:r>
      <w:r>
        <w:rPr>
          <w:i/>
        </w:rPr>
        <w:t xml:space="preserve">d </w:t>
      </w:r>
      <w:r>
        <w:rPr>
          <w:rFonts w:ascii="Arial Unicode MS" w:hAnsi="Arial Unicode MS"/>
        </w:rPr>
        <w:t xml:space="preserve">∈ </w:t>
      </w:r>
      <w:r>
        <w:t>(0</w:t>
      </w:r>
      <w:r>
        <w:rPr>
          <w:i/>
        </w:rPr>
        <w:t>,</w:t>
      </w:r>
      <w:r>
        <w:rPr>
          <w:i/>
          <w:spacing w:val="-6"/>
        </w:rPr>
        <w:t xml:space="preserve"> </w:t>
      </w:r>
      <w:r>
        <w:t>1), the Google matrix</w:t>
      </w:r>
    </w:p>
    <w:p w14:paraId="00DC2575" w14:textId="77777777" w:rsidR="00350CFB" w:rsidRDefault="00283FFF">
      <w:pPr>
        <w:spacing w:before="106" w:line="464" w:lineRule="exact"/>
        <w:ind w:left="-1" w:right="292"/>
        <w:jc w:val="center"/>
        <w:rPr>
          <w:rFonts w:ascii="Apple Symbols" w:hAnsi="Apple Symbols"/>
          <w:sz w:val="24"/>
        </w:rPr>
      </w:pPr>
      <w:r>
        <w:rPr>
          <w:rFonts w:ascii="Apple Symbols" w:hAnsi="Apple Symbols"/>
          <w:noProof/>
          <w:sz w:val="24"/>
        </w:rPr>
        <mc:AlternateContent>
          <mc:Choice Requires="wps">
            <w:drawing>
              <wp:anchor distT="0" distB="0" distL="0" distR="0" simplePos="0" relativeHeight="484068352" behindDoc="1" locked="0" layoutInCell="1" allowOverlap="1" wp14:anchorId="00DC27F8" wp14:editId="00DC27F9">
                <wp:simplePos x="0" y="0"/>
                <wp:positionH relativeFrom="page">
                  <wp:posOffset>3947617</wp:posOffset>
                </wp:positionH>
                <wp:positionV relativeFrom="paragraph">
                  <wp:posOffset>324617</wp:posOffset>
                </wp:positionV>
                <wp:extent cx="337185" cy="1270"/>
                <wp:effectExtent l="0" t="0" r="0" b="0"/>
                <wp:wrapNone/>
                <wp:docPr id="870" name="Graphic 8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7185" cy="1270"/>
                        </a:xfrm>
                        <a:custGeom>
                          <a:avLst/>
                          <a:gdLst/>
                          <a:ahLst/>
                          <a:cxnLst/>
                          <a:rect l="l" t="t" r="r" b="b"/>
                          <a:pathLst>
                            <a:path w="337185">
                              <a:moveTo>
                                <a:pt x="0" y="0"/>
                              </a:moveTo>
                              <a:lnTo>
                                <a:pt x="337146"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614766" id="Graphic 870" o:spid="_x0000_s1026" style="position:absolute;margin-left:310.85pt;margin-top:25.55pt;width:26.55pt;height:.1pt;z-index:-19248128;visibility:visible;mso-wrap-style:square;mso-wrap-distance-left:0;mso-wrap-distance-top:0;mso-wrap-distance-right:0;mso-wrap-distance-bottom:0;mso-position-horizontal:absolute;mso-position-horizontal-relative:page;mso-position-vertical:absolute;mso-position-vertical-relative:text;v-text-anchor:top" coordsize="3371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" path="m,l337146,e" filled="f" strokeweight=".16869mm">
                <v:path arrowok="t"/>
                <w10:wrap anchorx="page"/>
              </v:shape>
            </w:pict>
          </mc:Fallback>
        </mc:AlternateContent>
      </w:r>
      <w:r>
        <w:rPr>
          <w:i/>
          <w:w w:val="115"/>
          <w:sz w:val="24"/>
        </w:rPr>
        <w:t>G</w:t>
      </w:r>
      <w:r>
        <w:rPr>
          <w:w w:val="115"/>
          <w:sz w:val="24"/>
          <w:vertAlign w:val="subscript"/>
        </w:rPr>
        <w:t>PR</w:t>
      </w:r>
      <w:r>
        <w:rPr>
          <w:spacing w:val="-8"/>
          <w:w w:val="115"/>
          <w:sz w:val="24"/>
        </w:rPr>
        <w:t xml:space="preserve"> </w:t>
      </w:r>
      <w:r>
        <w:rPr>
          <w:w w:val="115"/>
          <w:sz w:val="24"/>
        </w:rPr>
        <w:t>=</w:t>
      </w:r>
      <w:r>
        <w:rPr>
          <w:spacing w:val="-6"/>
          <w:w w:val="115"/>
          <w:sz w:val="24"/>
        </w:rPr>
        <w:t xml:space="preserve"> </w:t>
      </w:r>
      <w:r>
        <w:rPr>
          <w:i/>
          <w:w w:val="115"/>
          <w:sz w:val="24"/>
        </w:rPr>
        <w:t>dP</w:t>
      </w:r>
      <w:r>
        <w:rPr>
          <w:i/>
          <w:spacing w:val="-37"/>
          <w:w w:val="115"/>
          <w:sz w:val="24"/>
        </w:rPr>
        <w:t xml:space="preserve"> </w:t>
      </w:r>
      <w:r>
        <w:rPr>
          <w:rFonts w:ascii="Apple Symbols" w:hAnsi="Apple Symbols"/>
          <w:w w:val="145"/>
          <w:sz w:val="24"/>
          <w:vertAlign w:val="superscript"/>
        </w:rPr>
        <w:t>⊤</w:t>
      </w:r>
      <w:r>
        <w:rPr>
          <w:rFonts w:ascii="Apple Symbols" w:hAnsi="Apple Symbols"/>
          <w:spacing w:val="-53"/>
          <w:w w:val="145"/>
          <w:sz w:val="24"/>
        </w:rPr>
        <w:t xml:space="preserve"> </w:t>
      </w:r>
      <w:r>
        <w:rPr>
          <w:w w:val="115"/>
          <w:sz w:val="24"/>
        </w:rPr>
        <w:t>+</w:t>
      </w:r>
      <w:r>
        <w:rPr>
          <w:spacing w:val="4"/>
          <w:w w:val="115"/>
          <w:sz w:val="24"/>
        </w:rPr>
        <w:t xml:space="preserve"> </w:t>
      </w:r>
      <w:r>
        <w:rPr>
          <w:w w:val="115"/>
          <w:position w:val="16"/>
          <w:sz w:val="24"/>
        </w:rPr>
        <w:t>1</w:t>
      </w:r>
      <w:r>
        <w:rPr>
          <w:spacing w:val="-17"/>
          <w:w w:val="115"/>
          <w:position w:val="16"/>
          <w:sz w:val="24"/>
        </w:rPr>
        <w:t xml:space="preserve"> </w:t>
      </w:r>
      <w:r>
        <w:rPr>
          <w:rFonts w:ascii="Arial Unicode MS" w:hAnsi="Arial Unicode MS"/>
          <w:w w:val="115"/>
          <w:position w:val="16"/>
          <w:sz w:val="24"/>
        </w:rPr>
        <w:t>−</w:t>
      </w:r>
      <w:r>
        <w:rPr>
          <w:rFonts w:ascii="Arial Unicode MS" w:hAnsi="Arial Unicode MS"/>
          <w:spacing w:val="-24"/>
          <w:w w:val="115"/>
          <w:position w:val="16"/>
          <w:sz w:val="24"/>
        </w:rPr>
        <w:t xml:space="preserve"> </w:t>
      </w:r>
      <w:r>
        <w:rPr>
          <w:i/>
          <w:w w:val="115"/>
          <w:position w:val="16"/>
          <w:sz w:val="24"/>
        </w:rPr>
        <w:t>d</w:t>
      </w:r>
      <w:r>
        <w:rPr>
          <w:i/>
          <w:spacing w:val="-45"/>
          <w:w w:val="115"/>
          <w:position w:val="16"/>
          <w:sz w:val="24"/>
        </w:rPr>
        <w:t xml:space="preserve"> </w:t>
      </w:r>
      <w:r>
        <w:rPr>
          <w:b/>
          <w:spacing w:val="-5"/>
          <w:w w:val="115"/>
          <w:sz w:val="24"/>
        </w:rPr>
        <w:t>11</w:t>
      </w:r>
      <w:r>
        <w:rPr>
          <w:rFonts w:ascii="Apple Symbols" w:hAnsi="Apple Symbols"/>
          <w:spacing w:val="-5"/>
          <w:w w:val="115"/>
          <w:sz w:val="24"/>
          <w:vertAlign w:val="superscript"/>
        </w:rPr>
        <w:t>⊤</w:t>
      </w:r>
    </w:p>
    <w:p w14:paraId="00DC2576" w14:textId="77777777" w:rsidR="00350CFB" w:rsidRDefault="00283FFF">
      <w:pPr>
        <w:spacing w:line="216" w:lineRule="exact"/>
        <w:ind w:left="774"/>
        <w:jc w:val="center"/>
        <w:rPr>
          <w:i/>
          <w:sz w:val="24"/>
        </w:rPr>
      </w:pPr>
      <w:r>
        <w:rPr>
          <w:i/>
          <w:spacing w:val="-10"/>
          <w:w w:val="115"/>
          <w:sz w:val="24"/>
        </w:rPr>
        <w:t>n</w:t>
      </w:r>
    </w:p>
    <w:p w14:paraId="00DC2577" w14:textId="77777777" w:rsidR="00350CFB" w:rsidRDefault="00283FFF">
      <w:pPr>
        <w:pStyle w:val="a3"/>
        <w:spacing w:before="254" w:line="456" w:lineRule="exact"/>
        <w:ind w:left="282" w:right="540"/>
        <w:jc w:val="both"/>
      </w:pPr>
      <w:r>
        <w:rPr>
          <w:noProof/>
        </w:rPr>
        <mc:AlternateContent>
          <mc:Choice Requires="wps">
            <w:drawing>
              <wp:anchor distT="0" distB="0" distL="0" distR="0" simplePos="0" relativeHeight="484068864" behindDoc="1" locked="0" layoutInCell="1" allowOverlap="1" wp14:anchorId="00DC27FA" wp14:editId="00DC27FB">
                <wp:simplePos x="0" y="0"/>
                <wp:positionH relativeFrom="page">
                  <wp:posOffset>3349739</wp:posOffset>
                </wp:positionH>
                <wp:positionV relativeFrom="paragraph">
                  <wp:posOffset>745062</wp:posOffset>
                </wp:positionV>
                <wp:extent cx="160655" cy="563245"/>
                <wp:effectExtent l="0" t="0" r="0" b="0"/>
                <wp:wrapNone/>
                <wp:docPr id="871" name="Textbox 8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655" cy="563245"/>
                        </a:xfrm>
                        <a:prstGeom prst="rect">
                          <a:avLst/>
                        </a:prstGeom>
                      </wps:spPr>
                      <wps:txbx>
                        <w:txbxContent>
                          <w:p w14:paraId="00DC28A1" w14:textId="77777777" w:rsidR="00350CFB" w:rsidRDefault="00283FFF">
                            <w:pPr>
                              <w:pStyle w:val="a3"/>
                              <w:spacing w:line="231" w:lineRule="exact"/>
                            </w:pPr>
                            <w:r>
                              <w:rPr>
                                <w:spacing w:val="-10"/>
                                <w:w w:val="170"/>
                              </w:rPr>
                              <w:t>L</w:t>
                            </w:r>
                          </w:p>
                        </w:txbxContent>
                      </wps:txbx>
                      <wps:bodyPr wrap="square" lIns="0" tIns="0" rIns="0" bIns="0" rtlCol="0">
                        <a:noAutofit/>
                      </wps:bodyPr>
                    </wps:wsp>
                  </a:graphicData>
                </a:graphic>
              </wp:anchor>
            </w:drawing>
          </mc:Choice>
          <mc:Fallback>
            <w:pict>
              <v:shape w14:anchorId="00DC27FA" id="Textbox 871" o:spid="_x0000_s1457" type="#_x0000_t202" style="position:absolute;left:0;text-align:left;margin-left:263.75pt;margin-top:58.65pt;width:12.65pt;height:44.35pt;z-index:-1924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" filled="f" stroked="f">
                <v:textbox inset="0,0,0,0">
                  <w:txbxContent>
                    <w:p w14:paraId="00DC28A1" w14:textId="77777777" w:rsidR="00350CFB" w:rsidRDefault="00283FFF">
                      <w:pPr>
                        <w:pStyle w:val="a3"/>
                        <w:spacing w:line="231" w:lineRule="exact"/>
                      </w:pPr>
                      <w:r>
                        <w:rPr>
                          <w:spacing w:val="-10"/>
                          <w:w w:val="170"/>
                        </w:rPr>
                        <w:t>L</w:t>
                      </w:r>
                    </w:p>
                  </w:txbxContent>
                </v:textbox>
                <w10:wrap anchorx="page"/>
              </v:shape>
            </w:pict>
          </mc:Fallback>
        </mc:AlternateContent>
      </w:r>
      <w:r>
        <w:rPr>
          <w:spacing w:val="-2"/>
        </w:rPr>
        <w:t>is</w:t>
      </w:r>
      <w:r>
        <w:rPr>
          <w:spacing w:val="-10"/>
        </w:rPr>
        <w:t xml:space="preserve"> </w:t>
      </w:r>
      <w:r>
        <w:rPr>
          <w:spacing w:val="-2"/>
        </w:rPr>
        <w:t>positive</w:t>
      </w:r>
      <w:r>
        <w:rPr>
          <w:spacing w:val="-10"/>
        </w:rPr>
        <w:t xml:space="preserve"> </w:t>
      </w:r>
      <w:r>
        <w:rPr>
          <w:spacing w:val="-2"/>
        </w:rPr>
        <w:t>and</w:t>
      </w:r>
      <w:r>
        <w:rPr>
          <w:spacing w:val="-10"/>
        </w:rPr>
        <w:t xml:space="preserve"> </w:t>
      </w:r>
      <w:r>
        <w:rPr>
          <w:spacing w:val="-2"/>
        </w:rPr>
        <w:t>column-stochastic</w:t>
      </w:r>
      <w:r>
        <w:rPr>
          <w:spacing w:val="-10"/>
        </w:rPr>
        <w:t xml:space="preserve"> </w:t>
      </w:r>
      <w:r>
        <w:rPr>
          <w:spacing w:val="-2"/>
        </w:rPr>
        <w:t>(up</w:t>
      </w:r>
      <w:r>
        <w:rPr>
          <w:spacing w:val="-10"/>
        </w:rPr>
        <w:t xml:space="preserve"> </w:t>
      </w:r>
      <w:r>
        <w:rPr>
          <w:spacing w:val="-2"/>
        </w:rPr>
        <w:t>to</w:t>
      </w:r>
      <w:r>
        <w:rPr>
          <w:spacing w:val="-10"/>
        </w:rPr>
        <w:t xml:space="preserve"> </w:t>
      </w:r>
      <w:r>
        <w:rPr>
          <w:spacing w:val="-2"/>
        </w:rPr>
        <w:t>the</w:t>
      </w:r>
      <w:r>
        <w:rPr>
          <w:spacing w:val="-10"/>
        </w:rPr>
        <w:t xml:space="preserve"> </w:t>
      </w:r>
      <w:r>
        <w:rPr>
          <w:spacing w:val="-2"/>
        </w:rPr>
        <w:t>transpose</w:t>
      </w:r>
      <w:r>
        <w:rPr>
          <w:spacing w:val="-10"/>
        </w:rPr>
        <w:t xml:space="preserve"> </w:t>
      </w:r>
      <w:r>
        <w:rPr>
          <w:spacing w:val="-2"/>
        </w:rPr>
        <w:t>convention</w:t>
      </w:r>
      <w:r>
        <w:rPr>
          <w:spacing w:val="-10"/>
        </w:rPr>
        <w:t xml:space="preserve"> </w:t>
      </w:r>
      <w:r>
        <w:rPr>
          <w:spacing w:val="-2"/>
        </w:rPr>
        <w:t>in</w:t>
      </w:r>
      <w:r>
        <w:rPr>
          <w:spacing w:val="-10"/>
        </w:rPr>
        <w:t xml:space="preserve"> </w:t>
      </w:r>
      <w:r>
        <w:rPr>
          <w:spacing w:val="-2"/>
        </w:rPr>
        <w:t>Equation</w:t>
      </w:r>
      <w:r>
        <w:rPr>
          <w:spacing w:val="-10"/>
        </w:rPr>
        <w:t xml:space="preserve"> </w:t>
      </w:r>
      <w:r>
        <w:rPr>
          <w:spacing w:val="-2"/>
        </w:rPr>
        <w:t>(</w:t>
      </w:r>
      <w:hyperlink w:anchor="_bookmark25" w:history="1">
        <w:r>
          <w:rPr>
            <w:spacing w:val="-2"/>
          </w:rPr>
          <w:t>2.2</w:t>
        </w:r>
      </w:hyperlink>
      <w:r>
        <w:rPr>
          <w:spacing w:val="-2"/>
        </w:rPr>
        <w:t>)).</w:t>
      </w:r>
      <w:r>
        <w:rPr>
          <w:spacing w:val="27"/>
        </w:rPr>
        <w:t xml:space="preserve"> </w:t>
      </w:r>
      <w:r>
        <w:rPr>
          <w:spacing w:val="-2"/>
        </w:rPr>
        <w:t>By</w:t>
      </w:r>
      <w:r>
        <w:rPr>
          <w:spacing w:val="-10"/>
        </w:rPr>
        <w:t xml:space="preserve"> </w:t>
      </w:r>
      <w:r>
        <w:rPr>
          <w:spacing w:val="-2"/>
        </w:rPr>
        <w:t>the</w:t>
      </w:r>
      <w:r>
        <w:rPr>
          <w:spacing w:val="-10"/>
        </w:rPr>
        <w:t xml:space="preserve"> </w:t>
      </w:r>
      <w:r>
        <w:rPr>
          <w:spacing w:val="-2"/>
        </w:rPr>
        <w:t>Perron–Frobenius</w:t>
      </w:r>
      <w:r>
        <w:rPr>
          <w:spacing w:val="-8"/>
        </w:rPr>
        <w:t xml:space="preserve"> </w:t>
      </w:r>
      <w:r>
        <w:rPr>
          <w:spacing w:val="-2"/>
        </w:rPr>
        <w:t>theorem</w:t>
      </w:r>
      <w:r>
        <w:rPr>
          <w:spacing w:val="-9"/>
        </w:rPr>
        <w:t xml:space="preserve"> </w:t>
      </w:r>
      <w:r>
        <w:rPr>
          <w:spacing w:val="-2"/>
        </w:rPr>
        <w:t>for</w:t>
      </w:r>
      <w:r>
        <w:rPr>
          <w:spacing w:val="-8"/>
        </w:rPr>
        <w:t xml:space="preserve"> </w:t>
      </w:r>
      <w:r>
        <w:rPr>
          <w:spacing w:val="-2"/>
        </w:rPr>
        <w:t>positive</w:t>
      </w:r>
      <w:r>
        <w:rPr>
          <w:spacing w:val="-9"/>
        </w:rPr>
        <w:t xml:space="preserve"> </w:t>
      </w:r>
      <w:r>
        <w:rPr>
          <w:spacing w:val="-2"/>
        </w:rPr>
        <w:t>matrices,</w:t>
      </w:r>
      <w:r>
        <w:rPr>
          <w:spacing w:val="-5"/>
        </w:rPr>
        <w:t xml:space="preserve"> </w:t>
      </w:r>
      <w:r>
        <w:rPr>
          <w:i/>
          <w:spacing w:val="-2"/>
        </w:rPr>
        <w:t>G</w:t>
      </w:r>
      <w:r>
        <w:rPr>
          <w:spacing w:val="-2"/>
          <w:vertAlign w:val="subscript"/>
        </w:rPr>
        <w:t>PR</w:t>
      </w:r>
      <w:r>
        <w:rPr>
          <w:spacing w:val="-2"/>
        </w:rPr>
        <w:t xml:space="preserve"> has</w:t>
      </w:r>
      <w:r>
        <w:rPr>
          <w:spacing w:val="-8"/>
        </w:rPr>
        <w:t xml:space="preserve"> </w:t>
      </w:r>
      <w:r>
        <w:rPr>
          <w:spacing w:val="-2"/>
        </w:rPr>
        <w:t>a</w:t>
      </w:r>
      <w:r>
        <w:rPr>
          <w:spacing w:val="-9"/>
        </w:rPr>
        <w:t xml:space="preserve"> </w:t>
      </w:r>
      <w:r>
        <w:rPr>
          <w:spacing w:val="-2"/>
        </w:rPr>
        <w:t>unique</w:t>
      </w:r>
      <w:r>
        <w:rPr>
          <w:spacing w:val="-8"/>
        </w:rPr>
        <w:t xml:space="preserve"> </w:t>
      </w:r>
      <w:r>
        <w:rPr>
          <w:spacing w:val="-2"/>
        </w:rPr>
        <w:t>eigenvalue</w:t>
      </w:r>
      <w:r>
        <w:rPr>
          <w:spacing w:val="-9"/>
        </w:rPr>
        <w:t xml:space="preserve"> </w:t>
      </w:r>
      <w:r>
        <w:rPr>
          <w:spacing w:val="-2"/>
        </w:rPr>
        <w:t>of</w:t>
      </w:r>
      <w:r>
        <w:rPr>
          <w:spacing w:val="-8"/>
        </w:rPr>
        <w:t xml:space="preserve"> </w:t>
      </w:r>
      <w:r>
        <w:rPr>
          <w:spacing w:val="-2"/>
        </w:rPr>
        <w:t>modulus</w:t>
      </w:r>
      <w:r>
        <w:rPr>
          <w:spacing w:val="-9"/>
        </w:rPr>
        <w:t xml:space="preserve"> </w:t>
      </w:r>
      <w:r>
        <w:rPr>
          <w:spacing w:val="-2"/>
        </w:rPr>
        <w:t>one</w:t>
      </w:r>
      <w:r>
        <w:rPr>
          <w:spacing w:val="-8"/>
        </w:rPr>
        <w:t xml:space="preserve"> </w:t>
      </w:r>
      <w:r>
        <w:rPr>
          <w:spacing w:val="-2"/>
        </w:rPr>
        <w:t>with</w:t>
      </w:r>
      <w:r>
        <w:rPr>
          <w:spacing w:val="-9"/>
        </w:rPr>
        <w:t xml:space="preserve"> </w:t>
      </w:r>
      <w:r>
        <w:rPr>
          <w:spacing w:val="-2"/>
        </w:rPr>
        <w:t>a</w:t>
      </w:r>
      <w:r>
        <w:rPr>
          <w:spacing w:val="-8"/>
        </w:rPr>
        <w:t xml:space="preserve"> </w:t>
      </w:r>
      <w:r>
        <w:rPr>
          <w:spacing w:val="-2"/>
        </w:rPr>
        <w:t xml:space="preserve">strictly </w:t>
      </w:r>
      <w:r>
        <w:t>positive</w:t>
      </w:r>
      <w:r>
        <w:rPr>
          <w:spacing w:val="-15"/>
        </w:rPr>
        <w:t xml:space="preserve"> </w:t>
      </w:r>
      <w:r>
        <w:t>eigenvector</w:t>
      </w:r>
      <w:r>
        <w:rPr>
          <w:spacing w:val="-15"/>
        </w:rPr>
        <w:t xml:space="preserve"> </w:t>
      </w:r>
      <w:r>
        <w:rPr>
          <w:b/>
          <w:i/>
        </w:rPr>
        <w:t>π</w:t>
      </w:r>
      <w:r>
        <w:rPr>
          <w:b/>
          <w:i/>
          <w:spacing w:val="-15"/>
        </w:rPr>
        <w:t xml:space="preserve"> </w:t>
      </w:r>
      <w:r>
        <w:t>normalized</w:t>
      </w:r>
      <w:r>
        <w:rPr>
          <w:spacing w:val="-15"/>
        </w:rPr>
        <w:t xml:space="preserve"> </w:t>
      </w:r>
      <w:r>
        <w:t>so</w:t>
      </w:r>
      <w:r>
        <w:rPr>
          <w:spacing w:val="-15"/>
        </w:rPr>
        <w:t xml:space="preserve"> </w:t>
      </w:r>
      <w:r>
        <w:t>that</w:t>
      </w:r>
      <w:r>
        <w:rPr>
          <w:spacing w:val="76"/>
        </w:rPr>
        <w:t xml:space="preserve">  </w:t>
      </w:r>
      <w:r>
        <w:rPr>
          <w:rFonts w:ascii="Menlo" w:hAnsi="Menlo"/>
          <w:i/>
          <w:position w:val="-6"/>
          <w:sz w:val="16"/>
        </w:rPr>
        <w:t>i</w:t>
      </w:r>
      <w:r>
        <w:rPr>
          <w:rFonts w:ascii="Menlo" w:hAnsi="Menlo"/>
          <w:i/>
          <w:spacing w:val="-25"/>
          <w:position w:val="-6"/>
          <w:sz w:val="16"/>
        </w:rPr>
        <w:t xml:space="preserve"> </w:t>
      </w:r>
      <w:r>
        <w:rPr>
          <w:i/>
        </w:rPr>
        <w:t>π</w:t>
      </w:r>
      <w:r>
        <w:rPr>
          <w:rFonts w:ascii="Menlo" w:hAnsi="Menlo"/>
          <w:i/>
          <w:vertAlign w:val="subscript"/>
        </w:rPr>
        <w:t>i</w:t>
      </w:r>
      <w:r>
        <w:rPr>
          <w:rFonts w:ascii="Menlo" w:hAnsi="Menlo"/>
          <w:i/>
          <w:spacing w:val="-36"/>
        </w:rPr>
        <w:t xml:space="preserve"> </w:t>
      </w:r>
      <w:r>
        <w:t>= 1. Hence</w:t>
      </w:r>
      <w:r>
        <w:rPr>
          <w:spacing w:val="-11"/>
        </w:rPr>
        <w:t xml:space="preserve"> </w:t>
      </w:r>
      <w:r>
        <w:t>PageRank</w:t>
      </w:r>
      <w:r>
        <w:rPr>
          <w:spacing w:val="-11"/>
        </w:rPr>
        <w:t xml:space="preserve"> </w:t>
      </w:r>
      <w:r>
        <w:t>scores</w:t>
      </w:r>
      <w:r>
        <w:rPr>
          <w:spacing w:val="-11"/>
        </w:rPr>
        <w:t xml:space="preserve"> </w:t>
      </w:r>
      <w:r>
        <w:t>exist</w:t>
      </w:r>
      <w:r>
        <w:rPr>
          <w:spacing w:val="-11"/>
        </w:rPr>
        <w:t xml:space="preserve"> </w:t>
      </w:r>
      <w:r>
        <w:t>and</w:t>
      </w:r>
      <w:r>
        <w:rPr>
          <w:spacing w:val="-11"/>
        </w:rPr>
        <w:t xml:space="preserve"> </w:t>
      </w:r>
      <w:r>
        <w:t>are</w:t>
      </w:r>
      <w:r>
        <w:rPr>
          <w:spacing w:val="-11"/>
        </w:rPr>
        <w:t xml:space="preserve"> </w:t>
      </w:r>
      <w:r>
        <w:t xml:space="preserve">unique for any directed graph once damping and dangling-node rules are fixed </w:t>
      </w:r>
      <w:hyperlink w:anchor="_bookmark173" w:history="1">
        <w:r>
          <w:rPr>
            <w:vertAlign w:val="superscript"/>
          </w:rPr>
          <w:t>[40]</w:t>
        </w:r>
      </w:hyperlink>
      <w:r>
        <w:t>.</w:t>
      </w:r>
    </w:p>
    <w:p w14:paraId="00DC2578" w14:textId="77777777" w:rsidR="00350CFB" w:rsidRDefault="00283FFF">
      <w:pPr>
        <w:pStyle w:val="a3"/>
        <w:spacing w:before="156" w:line="396" w:lineRule="auto"/>
        <w:ind w:left="282" w:right="535" w:hanging="8"/>
        <w:jc w:val="both"/>
      </w:pPr>
      <w:r>
        <w:t>This</w:t>
      </w:r>
      <w:r>
        <w:rPr>
          <w:spacing w:val="-8"/>
        </w:rPr>
        <w:t xml:space="preserve"> </w:t>
      </w:r>
      <w:r>
        <w:t>uniqueness</w:t>
      </w:r>
      <w:r>
        <w:rPr>
          <w:spacing w:val="-8"/>
        </w:rPr>
        <w:t xml:space="preserve"> </w:t>
      </w:r>
      <w:r>
        <w:t>underpins</w:t>
      </w:r>
      <w:r>
        <w:rPr>
          <w:spacing w:val="-8"/>
        </w:rPr>
        <w:t xml:space="preserve"> </w:t>
      </w:r>
      <w:r>
        <w:t>comparisons</w:t>
      </w:r>
      <w:r>
        <w:rPr>
          <w:spacing w:val="-8"/>
        </w:rPr>
        <w:t xml:space="preserve"> </w:t>
      </w:r>
      <w:r>
        <w:t>between</w:t>
      </w:r>
      <w:r>
        <w:rPr>
          <w:spacing w:val="-8"/>
        </w:rPr>
        <w:t xml:space="preserve"> </w:t>
      </w:r>
      <w:r>
        <w:t>EndorseRank</w:t>
      </w:r>
      <w:r>
        <w:rPr>
          <w:spacing w:val="-8"/>
        </w:rPr>
        <w:t xml:space="preserve"> </w:t>
      </w:r>
      <w:r>
        <w:t>and</w:t>
      </w:r>
      <w:r>
        <w:rPr>
          <w:spacing w:val="-8"/>
        </w:rPr>
        <w:t xml:space="preserve"> </w:t>
      </w:r>
      <w:r>
        <w:t>AWP:</w:t>
      </w:r>
      <w:r>
        <w:rPr>
          <w:spacing w:val="-8"/>
        </w:rPr>
        <w:t xml:space="preserve"> </w:t>
      </w:r>
      <w:r>
        <w:t>given</w:t>
      </w:r>
      <w:r>
        <w:rPr>
          <w:spacing w:val="-8"/>
        </w:rPr>
        <w:t xml:space="preserve"> </w:t>
      </w:r>
      <w:r>
        <w:t>fixed</w:t>
      </w:r>
      <w:r>
        <w:rPr>
          <w:spacing w:val="-8"/>
        </w:rPr>
        <w:t xml:space="preserve"> </w:t>
      </w:r>
      <w:r>
        <w:t>parameters, each method induces a single score vector on a given edge set.</w:t>
      </w:r>
      <w:r>
        <w:rPr>
          <w:spacing w:val="25"/>
        </w:rPr>
        <w:t xml:space="preserve"> </w:t>
      </w:r>
      <w:r>
        <w:t>Differences</w:t>
      </w:r>
      <w:r>
        <w:rPr>
          <w:spacing w:val="-1"/>
        </w:rPr>
        <w:t xml:space="preserve"> </w:t>
      </w:r>
      <w:r>
        <w:t xml:space="preserve">between </w:t>
      </w:r>
      <w:r>
        <w:rPr>
          <w:b/>
        </w:rPr>
        <w:t>s</w:t>
      </w:r>
      <w:r>
        <w:rPr>
          <w:vertAlign w:val="subscript"/>
        </w:rPr>
        <w:t>ER</w:t>
      </w:r>
      <w:r>
        <w:t xml:space="preserve"> and </w:t>
      </w:r>
      <w:r>
        <w:rPr>
          <w:b/>
        </w:rPr>
        <w:t>s</w:t>
      </w:r>
      <w:r>
        <w:rPr>
          <w:vertAlign w:val="subscript"/>
        </w:rPr>
        <w:t>AWP</w:t>
      </w:r>
      <w:r>
        <w:t xml:space="preserve"> </w:t>
      </w:r>
      <w:bookmarkStart w:id="514" w:name="Continuity_in_edge_weights"/>
      <w:bookmarkStart w:id="515" w:name="_bookmark221"/>
      <w:bookmarkEnd w:id="514"/>
      <w:bookmarkEnd w:id="515"/>
      <w:r>
        <w:t>are therefore attributable to edge semantics and weights, not to solver multiplicity.</w:t>
      </w:r>
    </w:p>
    <w:p w14:paraId="00DC2579" w14:textId="77777777" w:rsidR="00350CFB" w:rsidRDefault="00350CFB">
      <w:pPr>
        <w:pStyle w:val="a3"/>
        <w:spacing w:line="396" w:lineRule="auto"/>
        <w:jc w:val="both"/>
        <w:sectPr w:rsidR="00350CFB">
          <w:pgSz w:w="11910" w:h="16840"/>
          <w:pgMar w:top="1920" w:right="708" w:bottom="2300" w:left="992" w:header="0" w:footer="2115" w:gutter="0"/>
          <w:cols w:space="720"/>
        </w:sectPr>
      </w:pPr>
    </w:p>
    <w:p w14:paraId="00DC257A" w14:textId="77777777" w:rsidR="00350CFB" w:rsidRDefault="00283FFF">
      <w:pPr>
        <w:pStyle w:val="3"/>
        <w:numPr>
          <w:ilvl w:val="2"/>
          <w:numId w:val="26"/>
        </w:numPr>
        <w:tabs>
          <w:tab w:val="left" w:pos="879"/>
        </w:tabs>
        <w:spacing w:before="73"/>
        <w:ind w:left="879" w:hanging="597"/>
        <w:jc w:val="both"/>
      </w:pPr>
      <w:r>
        <w:t>Continuity</w:t>
      </w:r>
      <w:r>
        <w:rPr>
          <w:spacing w:val="-8"/>
        </w:rPr>
        <w:t xml:space="preserve"> </w:t>
      </w:r>
      <w:r>
        <w:t>in</w:t>
      </w:r>
      <w:r>
        <w:rPr>
          <w:spacing w:val="-7"/>
        </w:rPr>
        <w:t xml:space="preserve"> </w:t>
      </w:r>
      <w:r>
        <w:t>edge</w:t>
      </w:r>
      <w:r>
        <w:rPr>
          <w:spacing w:val="-7"/>
        </w:rPr>
        <w:t xml:space="preserve"> </w:t>
      </w:r>
      <w:r>
        <w:rPr>
          <w:spacing w:val="-2"/>
        </w:rPr>
        <w:t>weights</w:t>
      </w:r>
    </w:p>
    <w:p w14:paraId="00DC257B" w14:textId="77777777" w:rsidR="00350CFB" w:rsidRDefault="00283FFF">
      <w:pPr>
        <w:pStyle w:val="a3"/>
        <w:spacing w:before="181" w:line="456" w:lineRule="exact"/>
        <w:ind w:left="273" w:right="534" w:firstLine="8"/>
        <w:jc w:val="both"/>
      </w:pPr>
      <w:r>
        <w:rPr>
          <w:w w:val="105"/>
        </w:rPr>
        <w:t>PageRank</w:t>
      </w:r>
      <w:r>
        <w:rPr>
          <w:spacing w:val="-16"/>
          <w:w w:val="105"/>
        </w:rPr>
        <w:t xml:space="preserve"> </w:t>
      </w:r>
      <w:r>
        <w:rPr>
          <w:w w:val="105"/>
        </w:rPr>
        <w:t>is</w:t>
      </w:r>
      <w:r>
        <w:rPr>
          <w:spacing w:val="-16"/>
          <w:w w:val="105"/>
        </w:rPr>
        <w:t xml:space="preserve"> </w:t>
      </w:r>
      <w:r>
        <w:rPr>
          <w:w w:val="105"/>
        </w:rPr>
        <w:t>a</w:t>
      </w:r>
      <w:r>
        <w:rPr>
          <w:spacing w:val="-9"/>
          <w:w w:val="105"/>
        </w:rPr>
        <w:t xml:space="preserve"> </w:t>
      </w:r>
      <w:r>
        <w:rPr>
          <w:w w:val="105"/>
        </w:rPr>
        <w:t>continuous</w:t>
      </w:r>
      <w:r>
        <w:rPr>
          <w:spacing w:val="-8"/>
          <w:w w:val="105"/>
        </w:rPr>
        <w:t xml:space="preserve"> </w:t>
      </w:r>
      <w:r>
        <w:rPr>
          <w:w w:val="105"/>
        </w:rPr>
        <w:t>function</w:t>
      </w:r>
      <w:r>
        <w:rPr>
          <w:spacing w:val="-8"/>
          <w:w w:val="105"/>
        </w:rPr>
        <w:t xml:space="preserve"> </w:t>
      </w:r>
      <w:r>
        <w:rPr>
          <w:w w:val="105"/>
        </w:rPr>
        <w:t>of</w:t>
      </w:r>
      <w:r>
        <w:rPr>
          <w:spacing w:val="-8"/>
          <w:w w:val="105"/>
        </w:rPr>
        <w:t xml:space="preserve"> </w:t>
      </w:r>
      <w:r>
        <w:rPr>
          <w:w w:val="105"/>
        </w:rPr>
        <w:t>the</w:t>
      </w:r>
      <w:r>
        <w:rPr>
          <w:spacing w:val="-8"/>
          <w:w w:val="105"/>
        </w:rPr>
        <w:t xml:space="preserve"> </w:t>
      </w:r>
      <w:r>
        <w:rPr>
          <w:w w:val="105"/>
        </w:rPr>
        <w:t>entries</w:t>
      </w:r>
      <w:r>
        <w:rPr>
          <w:spacing w:val="-8"/>
          <w:w w:val="105"/>
        </w:rPr>
        <w:t xml:space="preserve"> </w:t>
      </w:r>
      <w:r>
        <w:rPr>
          <w:w w:val="105"/>
        </w:rPr>
        <w:t>of</w:t>
      </w:r>
      <w:r>
        <w:rPr>
          <w:spacing w:val="-7"/>
          <w:w w:val="105"/>
        </w:rPr>
        <w:t xml:space="preserve"> </w:t>
      </w:r>
      <w:r>
        <w:rPr>
          <w:i/>
          <w:w w:val="105"/>
        </w:rPr>
        <w:t>P</w:t>
      </w:r>
      <w:r>
        <w:rPr>
          <w:i/>
          <w:spacing w:val="16"/>
          <w:w w:val="105"/>
        </w:rPr>
        <w:t xml:space="preserve"> </w:t>
      </w:r>
      <w:r>
        <w:rPr>
          <w:w w:val="105"/>
        </w:rPr>
        <w:t>for</w:t>
      </w:r>
      <w:r>
        <w:rPr>
          <w:spacing w:val="-8"/>
          <w:w w:val="105"/>
        </w:rPr>
        <w:t xml:space="preserve"> </w:t>
      </w:r>
      <w:r>
        <w:rPr>
          <w:w w:val="105"/>
        </w:rPr>
        <w:t>fixed</w:t>
      </w:r>
      <w:r>
        <w:rPr>
          <w:spacing w:val="-8"/>
          <w:w w:val="105"/>
        </w:rPr>
        <w:t xml:space="preserve"> </w:t>
      </w:r>
      <w:r>
        <w:rPr>
          <w:i/>
          <w:w w:val="105"/>
        </w:rPr>
        <w:t xml:space="preserve">d </w:t>
      </w:r>
      <w:r>
        <w:rPr>
          <w:rFonts w:ascii="Arial Unicode MS" w:hAnsi="Arial Unicode MS"/>
          <w:w w:val="105"/>
        </w:rPr>
        <w:t xml:space="preserve">∈ </w:t>
      </w:r>
      <w:r>
        <w:rPr>
          <w:w w:val="105"/>
        </w:rPr>
        <w:t>(0</w:t>
      </w:r>
      <w:r>
        <w:rPr>
          <w:i/>
          <w:w w:val="105"/>
        </w:rPr>
        <w:t>,</w:t>
      </w:r>
      <w:r>
        <w:rPr>
          <w:i/>
          <w:spacing w:val="-16"/>
          <w:w w:val="105"/>
        </w:rPr>
        <w:t xml:space="preserve"> </w:t>
      </w:r>
      <w:r>
        <w:rPr>
          <w:w w:val="105"/>
        </w:rPr>
        <w:t>1).</w:t>
      </w:r>
      <w:r>
        <w:rPr>
          <w:spacing w:val="30"/>
          <w:w w:val="105"/>
        </w:rPr>
        <w:t xml:space="preserve"> </w:t>
      </w:r>
      <w:r>
        <w:rPr>
          <w:w w:val="105"/>
        </w:rPr>
        <w:t>Small</w:t>
      </w:r>
      <w:r>
        <w:rPr>
          <w:spacing w:val="-8"/>
          <w:w w:val="105"/>
        </w:rPr>
        <w:t xml:space="preserve"> </w:t>
      </w:r>
      <w:r>
        <w:rPr>
          <w:w w:val="105"/>
        </w:rPr>
        <w:t xml:space="preserve">perturbations </w:t>
      </w:r>
      <w:r>
        <w:t xml:space="preserve">of allowance or transfer weights therefore induce small perturbations of scores in the </w:t>
      </w:r>
      <w:r>
        <w:rPr>
          <w:rFonts w:ascii="Arial Unicode MS" w:hAnsi="Arial Unicode MS"/>
        </w:rPr>
        <w:t>∥</w:t>
      </w:r>
      <w:r>
        <w:rPr>
          <w:rFonts w:ascii="Arial Unicode MS" w:hAnsi="Arial Unicode MS"/>
          <w:spacing w:val="-11"/>
        </w:rPr>
        <w:t xml:space="preserve"> </w:t>
      </w:r>
      <w:r>
        <w:rPr>
          <w:rFonts w:ascii="Arial Unicode MS" w:hAnsi="Arial Unicode MS"/>
        </w:rPr>
        <w:t>·</w:t>
      </w:r>
      <w:r>
        <w:rPr>
          <w:rFonts w:ascii="Arial Unicode MS" w:hAnsi="Arial Unicode MS"/>
          <w:spacing w:val="-10"/>
        </w:rPr>
        <w:t xml:space="preserve"> </w:t>
      </w:r>
      <w:r>
        <w:rPr>
          <w:rFonts w:ascii="Arial Unicode MS" w:hAnsi="Arial Unicode MS"/>
        </w:rPr>
        <w:t>∥</w:t>
      </w:r>
      <w:r>
        <w:rPr>
          <w:vertAlign w:val="subscript"/>
        </w:rPr>
        <w:t>1</w:t>
      </w:r>
      <w:r>
        <w:t xml:space="preserve"> norm, </w:t>
      </w:r>
      <w:r>
        <w:rPr>
          <w:w w:val="105"/>
        </w:rPr>
        <w:t>with</w:t>
      </w:r>
      <w:r>
        <w:rPr>
          <w:spacing w:val="-8"/>
          <w:w w:val="105"/>
        </w:rPr>
        <w:t xml:space="preserve"> </w:t>
      </w:r>
      <w:r>
        <w:rPr>
          <w:w w:val="105"/>
        </w:rPr>
        <w:t>Lipschitz</w:t>
      </w:r>
      <w:r>
        <w:rPr>
          <w:spacing w:val="-8"/>
          <w:w w:val="105"/>
        </w:rPr>
        <w:t xml:space="preserve"> </w:t>
      </w:r>
      <w:r>
        <w:rPr>
          <w:w w:val="105"/>
        </w:rPr>
        <w:t>constants</w:t>
      </w:r>
      <w:r>
        <w:rPr>
          <w:spacing w:val="-8"/>
          <w:w w:val="105"/>
        </w:rPr>
        <w:t xml:space="preserve"> </w:t>
      </w:r>
      <w:r>
        <w:rPr>
          <w:w w:val="105"/>
        </w:rPr>
        <w:t>depending</w:t>
      </w:r>
      <w:r>
        <w:rPr>
          <w:spacing w:val="-8"/>
          <w:w w:val="105"/>
        </w:rPr>
        <w:t xml:space="preserve"> </w:t>
      </w:r>
      <w:r>
        <w:rPr>
          <w:w w:val="105"/>
        </w:rPr>
        <w:t>on</w:t>
      </w:r>
      <w:r>
        <w:rPr>
          <w:spacing w:val="-8"/>
          <w:w w:val="105"/>
        </w:rPr>
        <w:t xml:space="preserve"> </w:t>
      </w:r>
      <w:r>
        <w:rPr>
          <w:i/>
          <w:w w:val="105"/>
        </w:rPr>
        <w:t>d</w:t>
      </w:r>
      <w:r>
        <w:rPr>
          <w:i/>
          <w:spacing w:val="-8"/>
          <w:w w:val="105"/>
        </w:rPr>
        <w:t xml:space="preserve"> </w:t>
      </w:r>
      <w:r>
        <w:rPr>
          <w:w w:val="105"/>
        </w:rPr>
        <w:t>and</w:t>
      </w:r>
      <w:r>
        <w:rPr>
          <w:spacing w:val="-8"/>
          <w:w w:val="105"/>
        </w:rPr>
        <w:t xml:space="preserve"> </w:t>
      </w:r>
      <w:r>
        <w:rPr>
          <w:i/>
          <w:w w:val="105"/>
        </w:rPr>
        <w:t>n</w:t>
      </w:r>
      <w:r>
        <w:rPr>
          <w:i/>
          <w:spacing w:val="-8"/>
          <w:w w:val="105"/>
        </w:rPr>
        <w:t xml:space="preserve"> </w:t>
      </w:r>
      <w:hyperlink w:anchor="_bookmark173" w:history="1">
        <w:r>
          <w:rPr>
            <w:w w:val="105"/>
            <w:vertAlign w:val="superscript"/>
          </w:rPr>
          <w:t>[40]</w:t>
        </w:r>
      </w:hyperlink>
      <w:r>
        <w:rPr>
          <w:w w:val="105"/>
        </w:rPr>
        <w:t>.</w:t>
      </w:r>
      <w:r>
        <w:rPr>
          <w:spacing w:val="40"/>
          <w:w w:val="105"/>
        </w:rPr>
        <w:t xml:space="preserve"> </w:t>
      </w:r>
      <w:r>
        <w:rPr>
          <w:w w:val="105"/>
        </w:rPr>
        <w:t>Continuity</w:t>
      </w:r>
      <w:r>
        <w:rPr>
          <w:spacing w:val="-8"/>
          <w:w w:val="105"/>
        </w:rPr>
        <w:t xml:space="preserve"> </w:t>
      </w:r>
      <w:r>
        <w:rPr>
          <w:w w:val="105"/>
        </w:rPr>
        <w:t>justifies</w:t>
      </w:r>
      <w:r>
        <w:rPr>
          <w:spacing w:val="-8"/>
          <w:w w:val="105"/>
        </w:rPr>
        <w:t xml:space="preserve"> </w:t>
      </w:r>
      <w:r>
        <w:rPr>
          <w:w w:val="105"/>
        </w:rPr>
        <w:t>robustness</w:t>
      </w:r>
      <w:r>
        <w:rPr>
          <w:spacing w:val="-8"/>
          <w:w w:val="105"/>
        </w:rPr>
        <w:t xml:space="preserve"> </w:t>
      </w:r>
      <w:r>
        <w:rPr>
          <w:w w:val="105"/>
        </w:rPr>
        <w:t>checks</w:t>
      </w:r>
      <w:r>
        <w:rPr>
          <w:spacing w:val="-8"/>
          <w:w w:val="105"/>
        </w:rPr>
        <w:t xml:space="preserve"> </w:t>
      </w:r>
      <w:r>
        <w:rPr>
          <w:w w:val="105"/>
        </w:rPr>
        <w:t xml:space="preserve">that </w:t>
      </w:r>
      <w:r>
        <w:t>vary</w:t>
      </w:r>
      <w:r>
        <w:rPr>
          <w:spacing w:val="-6"/>
        </w:rPr>
        <w:t xml:space="preserve"> </w:t>
      </w:r>
      <w:r>
        <w:t>damping</w:t>
      </w:r>
      <w:r>
        <w:rPr>
          <w:spacing w:val="-6"/>
        </w:rPr>
        <w:t xml:space="preserve"> </w:t>
      </w:r>
      <w:r>
        <w:t>or</w:t>
      </w:r>
      <w:r>
        <w:rPr>
          <w:spacing w:val="-6"/>
        </w:rPr>
        <w:t xml:space="preserve"> </w:t>
      </w:r>
      <w:r>
        <w:t>restrict</w:t>
      </w:r>
      <w:r>
        <w:rPr>
          <w:spacing w:val="-6"/>
        </w:rPr>
        <w:t xml:space="preserve"> </w:t>
      </w:r>
      <w:r>
        <w:t>to</w:t>
      </w:r>
      <w:r>
        <w:rPr>
          <w:spacing w:val="-6"/>
        </w:rPr>
        <w:t xml:space="preserve"> </w:t>
      </w:r>
      <w:r>
        <w:t>top</w:t>
      </w:r>
      <w:r>
        <w:rPr>
          <w:spacing w:val="-6"/>
        </w:rPr>
        <w:t xml:space="preserve"> </w:t>
      </w:r>
      <w:r>
        <w:t>tokens: if</w:t>
      </w:r>
      <w:r>
        <w:rPr>
          <w:spacing w:val="-6"/>
        </w:rPr>
        <w:t xml:space="preserve"> </w:t>
      </w:r>
      <w:r>
        <w:t>alignment</w:t>
      </w:r>
      <w:r>
        <w:rPr>
          <w:spacing w:val="-6"/>
        </w:rPr>
        <w:t xml:space="preserve"> </w:t>
      </w:r>
      <w:r>
        <w:t>were</w:t>
      </w:r>
      <w:r>
        <w:rPr>
          <w:spacing w:val="-6"/>
        </w:rPr>
        <w:t xml:space="preserve"> </w:t>
      </w:r>
      <w:r>
        <w:t>knife-edge</w:t>
      </w:r>
      <w:r>
        <w:rPr>
          <w:spacing w:val="-6"/>
        </w:rPr>
        <w:t xml:space="preserve"> </w:t>
      </w:r>
      <w:r>
        <w:t>fragile,</w:t>
      </w:r>
      <w:r>
        <w:rPr>
          <w:spacing w:val="-5"/>
        </w:rPr>
        <w:t xml:space="preserve"> </w:t>
      </w:r>
      <w:r>
        <w:t>small</w:t>
      </w:r>
      <w:r>
        <w:rPr>
          <w:spacing w:val="-6"/>
        </w:rPr>
        <w:t xml:space="preserve"> </w:t>
      </w:r>
      <w:r>
        <w:t>hyperparameter changes</w:t>
      </w:r>
      <w:r>
        <w:rPr>
          <w:spacing w:val="-13"/>
        </w:rPr>
        <w:t xml:space="preserve"> </w:t>
      </w:r>
      <w:r>
        <w:t xml:space="preserve">would scramble family-level </w:t>
      </w:r>
      <w:r>
        <w:rPr>
          <w:i/>
        </w:rPr>
        <w:t>τ</w:t>
      </w:r>
      <w:r>
        <w:rPr>
          <w:i/>
          <w:spacing w:val="-15"/>
        </w:rPr>
        <w:t xml:space="preserve"> </w:t>
      </w:r>
      <w:r>
        <w:t>.</w:t>
      </w:r>
      <w:r>
        <w:rPr>
          <w:spacing w:val="34"/>
        </w:rPr>
        <w:t xml:space="preserve"> </w:t>
      </w:r>
      <w:r>
        <w:t xml:space="preserve">Empirically, EndorseRank allowance </w:t>
      </w:r>
      <w:r>
        <w:rPr>
          <w:i/>
        </w:rPr>
        <w:t>τ</w:t>
      </w:r>
      <w:r>
        <w:rPr>
          <w:i/>
          <w:spacing w:val="33"/>
        </w:rPr>
        <w:t xml:space="preserve"> </w:t>
      </w:r>
      <w:r>
        <w:t xml:space="preserve">remains </w:t>
      </w:r>
      <w:r>
        <w:rPr>
          <w:rFonts w:ascii="Arial Unicode MS" w:hAnsi="Arial Unicode MS"/>
        </w:rPr>
        <w:t xml:space="preserve">≈ </w:t>
      </w:r>
      <w:r>
        <w:t>0</w:t>
      </w:r>
      <w:r>
        <w:rPr>
          <w:i/>
        </w:rPr>
        <w:t>.</w:t>
      </w:r>
      <w:r>
        <w:t xml:space="preserve">355 </w:t>
      </w:r>
      <w:r>
        <w:rPr>
          <w:w w:val="105"/>
        </w:rPr>
        <w:t>across</w:t>
      </w:r>
      <w:r>
        <w:rPr>
          <w:spacing w:val="-16"/>
          <w:w w:val="105"/>
        </w:rPr>
        <w:t xml:space="preserve"> </w:t>
      </w:r>
      <w:bookmarkStart w:id="516" w:name="Sparsity_and_per-iteration_cost"/>
      <w:bookmarkStart w:id="517" w:name="_bookmark222"/>
      <w:bookmarkEnd w:id="516"/>
      <w:bookmarkEnd w:id="517"/>
      <w:r>
        <w:rPr>
          <w:i/>
          <w:w w:val="105"/>
        </w:rPr>
        <w:t>d</w:t>
      </w:r>
      <w:r>
        <w:rPr>
          <w:i/>
          <w:spacing w:val="-16"/>
          <w:w w:val="105"/>
        </w:rPr>
        <w:t xml:space="preserve"> </w:t>
      </w:r>
      <w:r>
        <w:rPr>
          <w:rFonts w:ascii="Arial Unicode MS" w:hAnsi="Arial Unicode MS"/>
          <w:w w:val="105"/>
        </w:rPr>
        <w:t>∈</w:t>
      </w:r>
      <w:r>
        <w:rPr>
          <w:rFonts w:ascii="Arial Unicode MS" w:hAnsi="Arial Unicode MS"/>
          <w:spacing w:val="-17"/>
          <w:w w:val="105"/>
        </w:rPr>
        <w:t xml:space="preserve"> </w:t>
      </w:r>
      <w:r>
        <w:rPr>
          <w:rFonts w:ascii="Arial Unicode MS" w:hAnsi="Arial Unicode MS"/>
          <w:w w:val="105"/>
        </w:rPr>
        <w:t>{</w:t>
      </w:r>
      <w:r>
        <w:rPr>
          <w:w w:val="105"/>
        </w:rPr>
        <w:t>0</w:t>
      </w:r>
      <w:r>
        <w:rPr>
          <w:i/>
          <w:w w:val="105"/>
        </w:rPr>
        <w:t>.</w:t>
      </w:r>
      <w:r>
        <w:rPr>
          <w:w w:val="105"/>
        </w:rPr>
        <w:t>75</w:t>
      </w:r>
      <w:r>
        <w:rPr>
          <w:i/>
          <w:w w:val="105"/>
        </w:rPr>
        <w:t>,</w:t>
      </w:r>
      <w:r>
        <w:rPr>
          <w:i/>
          <w:spacing w:val="-23"/>
          <w:w w:val="105"/>
        </w:rPr>
        <w:t xml:space="preserve"> </w:t>
      </w:r>
      <w:r>
        <w:rPr>
          <w:w w:val="105"/>
        </w:rPr>
        <w:t>0</w:t>
      </w:r>
      <w:r>
        <w:rPr>
          <w:i/>
          <w:w w:val="105"/>
        </w:rPr>
        <w:t>.</w:t>
      </w:r>
      <w:r>
        <w:rPr>
          <w:w w:val="105"/>
        </w:rPr>
        <w:t>85</w:t>
      </w:r>
      <w:r>
        <w:rPr>
          <w:i/>
          <w:w w:val="105"/>
        </w:rPr>
        <w:t>,</w:t>
      </w:r>
      <w:r>
        <w:rPr>
          <w:i/>
          <w:spacing w:val="-23"/>
          <w:w w:val="105"/>
        </w:rPr>
        <w:t xml:space="preserve"> </w:t>
      </w:r>
      <w:r>
        <w:rPr>
          <w:w w:val="105"/>
        </w:rPr>
        <w:t>0</w:t>
      </w:r>
      <w:r>
        <w:rPr>
          <w:i/>
          <w:w w:val="105"/>
        </w:rPr>
        <w:t>.</w:t>
      </w:r>
      <w:r>
        <w:rPr>
          <w:w w:val="105"/>
        </w:rPr>
        <w:t>95</w:t>
      </w:r>
      <w:r>
        <w:rPr>
          <w:rFonts w:ascii="Arial Unicode MS" w:hAnsi="Arial Unicode MS"/>
          <w:w w:val="105"/>
        </w:rPr>
        <w:t>}</w:t>
      </w:r>
      <w:r>
        <w:rPr>
          <w:rFonts w:ascii="Arial Unicode MS" w:hAnsi="Arial Unicode MS"/>
          <w:spacing w:val="-18"/>
          <w:w w:val="105"/>
        </w:rPr>
        <w:t xml:space="preserve"> </w:t>
      </w:r>
      <w:r>
        <w:rPr>
          <w:w w:val="105"/>
        </w:rPr>
        <w:t>(Table</w:t>
      </w:r>
      <w:r>
        <w:rPr>
          <w:spacing w:val="-16"/>
          <w:w w:val="105"/>
        </w:rPr>
        <w:t xml:space="preserve"> </w:t>
      </w:r>
      <w:hyperlink w:anchor="_bookmark96" w:history="1">
        <w:r>
          <w:rPr>
            <w:w w:val="105"/>
          </w:rPr>
          <w:t>4.4</w:t>
        </w:r>
      </w:hyperlink>
      <w:r>
        <w:rPr>
          <w:w w:val="105"/>
        </w:rPr>
        <w:t>),</w:t>
      </w:r>
      <w:r>
        <w:rPr>
          <w:spacing w:val="-15"/>
          <w:w w:val="105"/>
        </w:rPr>
        <w:t xml:space="preserve"> </w:t>
      </w:r>
      <w:r>
        <w:rPr>
          <w:w w:val="105"/>
        </w:rPr>
        <w:t>consistent</w:t>
      </w:r>
      <w:r>
        <w:rPr>
          <w:spacing w:val="-16"/>
          <w:w w:val="105"/>
        </w:rPr>
        <w:t xml:space="preserve"> </w:t>
      </w:r>
      <w:r>
        <w:rPr>
          <w:w w:val="105"/>
        </w:rPr>
        <w:t>with</w:t>
      </w:r>
      <w:r>
        <w:rPr>
          <w:spacing w:val="-16"/>
          <w:w w:val="105"/>
        </w:rPr>
        <w:t xml:space="preserve"> </w:t>
      </w:r>
      <w:r>
        <w:rPr>
          <w:w w:val="105"/>
        </w:rPr>
        <w:t>a</w:t>
      </w:r>
      <w:r>
        <w:rPr>
          <w:spacing w:val="-16"/>
          <w:w w:val="105"/>
        </w:rPr>
        <w:t xml:space="preserve"> </w:t>
      </w:r>
      <w:r>
        <w:rPr>
          <w:w w:val="105"/>
        </w:rPr>
        <w:t>stable</w:t>
      </w:r>
      <w:r>
        <w:rPr>
          <w:spacing w:val="-15"/>
          <w:w w:val="105"/>
        </w:rPr>
        <w:t xml:space="preserve"> </w:t>
      </w:r>
      <w:r>
        <w:rPr>
          <w:w w:val="105"/>
        </w:rPr>
        <w:t>ranking</w:t>
      </w:r>
      <w:r>
        <w:rPr>
          <w:spacing w:val="-16"/>
          <w:w w:val="105"/>
        </w:rPr>
        <w:t xml:space="preserve"> </w:t>
      </w:r>
      <w:r>
        <w:rPr>
          <w:w w:val="105"/>
        </w:rPr>
        <w:t>geometry.</w:t>
      </w:r>
    </w:p>
    <w:p w14:paraId="00DC257C" w14:textId="77777777" w:rsidR="00350CFB" w:rsidRDefault="00350CFB">
      <w:pPr>
        <w:pStyle w:val="a3"/>
        <w:spacing w:before="146"/>
      </w:pPr>
    </w:p>
    <w:p w14:paraId="00DC257D" w14:textId="77777777" w:rsidR="00350CFB" w:rsidRDefault="00283FFF">
      <w:pPr>
        <w:pStyle w:val="3"/>
        <w:numPr>
          <w:ilvl w:val="2"/>
          <w:numId w:val="26"/>
        </w:numPr>
        <w:tabs>
          <w:tab w:val="left" w:pos="879"/>
        </w:tabs>
        <w:spacing w:before="1"/>
        <w:ind w:left="879" w:hanging="597"/>
        <w:jc w:val="both"/>
      </w:pPr>
      <w:r>
        <w:rPr>
          <w:spacing w:val="-2"/>
        </w:rPr>
        <w:t>Sparsity</w:t>
      </w:r>
      <w:r>
        <w:rPr>
          <w:spacing w:val="-1"/>
        </w:rPr>
        <w:t xml:space="preserve"> </w:t>
      </w:r>
      <w:r>
        <w:rPr>
          <w:spacing w:val="-2"/>
        </w:rPr>
        <w:t>and</w:t>
      </w:r>
      <w:r>
        <w:t xml:space="preserve"> </w:t>
      </w:r>
      <w:r>
        <w:rPr>
          <w:spacing w:val="-2"/>
        </w:rPr>
        <w:t>per-iteration</w:t>
      </w:r>
      <w:r>
        <w:t xml:space="preserve"> </w:t>
      </w:r>
      <w:r>
        <w:rPr>
          <w:spacing w:val="-4"/>
        </w:rPr>
        <w:t>cost</w:t>
      </w:r>
    </w:p>
    <w:p w14:paraId="00DC257E" w14:textId="77777777" w:rsidR="00350CFB" w:rsidRDefault="00283FFF">
      <w:pPr>
        <w:pStyle w:val="a3"/>
        <w:spacing w:before="181" w:line="456" w:lineRule="exact"/>
        <w:ind w:left="270" w:right="560" w:firstLine="3"/>
        <w:jc w:val="both"/>
      </w:pPr>
      <w:r>
        <w:t>A</w:t>
      </w:r>
      <w:r>
        <w:rPr>
          <w:spacing w:val="-15"/>
        </w:rPr>
        <w:t xml:space="preserve"> </w:t>
      </w:r>
      <w:r>
        <w:t>sparse</w:t>
      </w:r>
      <w:r>
        <w:rPr>
          <w:spacing w:val="-11"/>
        </w:rPr>
        <w:t xml:space="preserve"> </w:t>
      </w:r>
      <w:r>
        <w:t>matrix–vector</w:t>
      </w:r>
      <w:r>
        <w:rPr>
          <w:spacing w:val="-9"/>
        </w:rPr>
        <w:t xml:space="preserve"> </w:t>
      </w:r>
      <w:r>
        <w:t>product</w:t>
      </w:r>
      <w:r>
        <w:rPr>
          <w:spacing w:val="-9"/>
        </w:rPr>
        <w:t xml:space="preserve"> </w:t>
      </w:r>
      <w:r>
        <w:rPr>
          <w:i/>
        </w:rPr>
        <w:t>P</w:t>
      </w:r>
      <w:r>
        <w:rPr>
          <w:i/>
          <w:spacing w:val="-15"/>
        </w:rPr>
        <w:t xml:space="preserve"> </w:t>
      </w:r>
      <w:r>
        <w:rPr>
          <w:rFonts w:ascii="Apple Symbols" w:hAnsi="Apple Symbols"/>
          <w:vertAlign w:val="superscript"/>
        </w:rPr>
        <w:t>⊤</w:t>
      </w:r>
      <w:r>
        <w:rPr>
          <w:b/>
        </w:rPr>
        <w:t>x</w:t>
      </w:r>
      <w:r>
        <w:rPr>
          <w:b/>
          <w:spacing w:val="-9"/>
        </w:rPr>
        <w:t xml:space="preserve"> </w:t>
      </w:r>
      <w:r>
        <w:t>costs</w:t>
      </w:r>
      <w:r>
        <w:rPr>
          <w:spacing w:val="-9"/>
        </w:rPr>
        <w:t xml:space="preserve"> </w:t>
      </w:r>
      <w:r>
        <w:rPr>
          <w:i/>
        </w:rPr>
        <w:t>O</w:t>
      </w:r>
      <w:r>
        <w:t>(</w:t>
      </w:r>
      <w:r>
        <w:rPr>
          <w:i/>
        </w:rPr>
        <w:t>m</w:t>
      </w:r>
      <w:r>
        <w:t>)</w:t>
      </w:r>
      <w:r>
        <w:rPr>
          <w:spacing w:val="-9"/>
        </w:rPr>
        <w:t xml:space="preserve"> </w:t>
      </w:r>
      <w:r>
        <w:t>arithmetic</w:t>
      </w:r>
      <w:r>
        <w:rPr>
          <w:spacing w:val="-9"/>
        </w:rPr>
        <w:t xml:space="preserve"> </w:t>
      </w:r>
      <w:r>
        <w:t>operations</w:t>
      </w:r>
      <w:r>
        <w:rPr>
          <w:spacing w:val="-9"/>
        </w:rPr>
        <w:t xml:space="preserve"> </w:t>
      </w:r>
      <w:r>
        <w:t>for</w:t>
      </w:r>
      <w:r>
        <w:rPr>
          <w:spacing w:val="-9"/>
        </w:rPr>
        <w:t xml:space="preserve"> </w:t>
      </w:r>
      <w:r>
        <w:rPr>
          <w:i/>
        </w:rPr>
        <w:t>m</w:t>
      </w:r>
      <w:r>
        <w:rPr>
          <w:i/>
          <w:spacing w:val="-9"/>
        </w:rPr>
        <w:t xml:space="preserve"> </w:t>
      </w:r>
      <w:r>
        <w:t>nonzero</w:t>
      </w:r>
      <w:r>
        <w:rPr>
          <w:spacing w:val="-9"/>
        </w:rPr>
        <w:t xml:space="preserve"> </w:t>
      </w:r>
      <w:r>
        <w:t>edges.</w:t>
      </w:r>
      <w:r>
        <w:rPr>
          <w:spacing w:val="27"/>
        </w:rPr>
        <w:t xml:space="preserve"> </w:t>
      </w:r>
      <w:r>
        <w:t>Power iteration</w:t>
      </w:r>
      <w:r>
        <w:rPr>
          <w:spacing w:val="-8"/>
        </w:rPr>
        <w:t xml:space="preserve"> </w:t>
      </w:r>
      <w:r>
        <w:t>therefore</w:t>
      </w:r>
      <w:r>
        <w:rPr>
          <w:spacing w:val="-8"/>
        </w:rPr>
        <w:t xml:space="preserve"> </w:t>
      </w:r>
      <w:r>
        <w:t>costs</w:t>
      </w:r>
      <w:r>
        <w:rPr>
          <w:spacing w:val="-8"/>
        </w:rPr>
        <w:t xml:space="preserve"> </w:t>
      </w:r>
      <w:r>
        <w:rPr>
          <w:i/>
        </w:rPr>
        <w:t>O</w:t>
      </w:r>
      <w:r>
        <w:t>(</w:t>
      </w:r>
      <w:r>
        <w:rPr>
          <w:i/>
        </w:rPr>
        <w:t>mI</w:t>
      </w:r>
      <w:r>
        <w:t>)</w:t>
      </w:r>
      <w:r>
        <w:rPr>
          <w:spacing w:val="-8"/>
        </w:rPr>
        <w:t xml:space="preserve"> </w:t>
      </w:r>
      <w:r>
        <w:t>for</w:t>
      </w:r>
      <w:r>
        <w:rPr>
          <w:spacing w:val="-8"/>
        </w:rPr>
        <w:t xml:space="preserve"> </w:t>
      </w:r>
      <w:r>
        <w:rPr>
          <w:i/>
        </w:rPr>
        <w:t xml:space="preserve">I </w:t>
      </w:r>
      <w:r>
        <w:t>iterations.</w:t>
      </w:r>
      <w:r>
        <w:rPr>
          <w:spacing w:val="35"/>
        </w:rPr>
        <w:t xml:space="preserve"> </w:t>
      </w:r>
      <w:r>
        <w:t>On</w:t>
      </w:r>
      <w:r>
        <w:rPr>
          <w:spacing w:val="-8"/>
        </w:rPr>
        <w:t xml:space="preserve"> </w:t>
      </w:r>
      <w:r>
        <w:t>the</w:t>
      </w:r>
      <w:r>
        <w:rPr>
          <w:spacing w:val="-8"/>
        </w:rPr>
        <w:t xml:space="preserve"> </w:t>
      </w:r>
      <w:r>
        <w:t>matched</w:t>
      </w:r>
      <w:r>
        <w:rPr>
          <w:spacing w:val="-8"/>
        </w:rPr>
        <w:t xml:space="preserve"> </w:t>
      </w:r>
      <w:r>
        <w:t>cohort,</w:t>
      </w:r>
      <w:r>
        <w:rPr>
          <w:spacing w:val="-3"/>
        </w:rPr>
        <w:t xml:space="preserve"> </w:t>
      </w:r>
      <w:r>
        <w:rPr>
          <w:i/>
        </w:rPr>
        <w:t>m</w:t>
      </w:r>
      <w:r>
        <w:rPr>
          <w:vertAlign w:val="subscript"/>
        </w:rPr>
        <w:t>ER</w:t>
      </w:r>
      <w:r>
        <w:rPr>
          <w:spacing w:val="39"/>
        </w:rPr>
        <w:t xml:space="preserve"> </w:t>
      </w:r>
      <w:r>
        <w:t>= 14</w:t>
      </w:r>
      <w:r>
        <w:rPr>
          <w:i/>
        </w:rPr>
        <w:t>,</w:t>
      </w:r>
      <w:r>
        <w:t>727</w:t>
      </w:r>
      <w:r>
        <w:rPr>
          <w:spacing w:val="-8"/>
        </w:rPr>
        <w:t xml:space="preserve"> </w:t>
      </w:r>
      <w:r>
        <w:t>and</w:t>
      </w:r>
      <w:r>
        <w:rPr>
          <w:spacing w:val="-8"/>
        </w:rPr>
        <w:t xml:space="preserve"> </w:t>
      </w:r>
      <w:r>
        <w:rPr>
          <w:i/>
        </w:rPr>
        <w:t>m</w:t>
      </w:r>
      <w:r>
        <w:rPr>
          <w:vertAlign w:val="subscript"/>
        </w:rPr>
        <w:t>AWP</w:t>
      </w:r>
      <w:r>
        <w:rPr>
          <w:spacing w:val="39"/>
        </w:rPr>
        <w:t xml:space="preserve"> </w:t>
      </w:r>
      <w:r>
        <w:t xml:space="preserve">= </w:t>
      </w:r>
      <w:r>
        <w:rPr>
          <w:w w:val="105"/>
        </w:rPr>
        <w:t>137</w:t>
      </w:r>
      <w:r>
        <w:rPr>
          <w:i/>
          <w:w w:val="105"/>
        </w:rPr>
        <w:t>,</w:t>
      </w:r>
      <w:r>
        <w:rPr>
          <w:w w:val="105"/>
        </w:rPr>
        <w:t>087,</w:t>
      </w:r>
      <w:r>
        <w:rPr>
          <w:spacing w:val="-6"/>
          <w:w w:val="105"/>
        </w:rPr>
        <w:t xml:space="preserve"> </w:t>
      </w:r>
      <w:r>
        <w:rPr>
          <w:w w:val="105"/>
        </w:rPr>
        <w:t>so</w:t>
      </w:r>
      <w:r>
        <w:rPr>
          <w:spacing w:val="-10"/>
          <w:w w:val="105"/>
        </w:rPr>
        <w:t xml:space="preserve"> </w:t>
      </w:r>
      <w:r>
        <w:rPr>
          <w:w w:val="105"/>
        </w:rPr>
        <w:t>even</w:t>
      </w:r>
      <w:r>
        <w:rPr>
          <w:spacing w:val="-9"/>
          <w:w w:val="105"/>
        </w:rPr>
        <w:t xml:space="preserve"> </w:t>
      </w:r>
      <w:r>
        <w:rPr>
          <w:w w:val="105"/>
        </w:rPr>
        <w:t>at</w:t>
      </w:r>
      <w:r>
        <w:rPr>
          <w:spacing w:val="-10"/>
          <w:w w:val="105"/>
        </w:rPr>
        <w:t xml:space="preserve"> </w:t>
      </w:r>
      <w:r>
        <w:rPr>
          <w:w w:val="105"/>
        </w:rPr>
        <w:t>identical</w:t>
      </w:r>
      <w:r>
        <w:rPr>
          <w:spacing w:val="-10"/>
          <w:w w:val="105"/>
        </w:rPr>
        <w:t xml:space="preserve"> </w:t>
      </w:r>
      <w:r>
        <w:rPr>
          <w:i/>
          <w:w w:val="110"/>
        </w:rPr>
        <w:t xml:space="preserve">I </w:t>
      </w:r>
      <w:r>
        <w:rPr>
          <w:w w:val="105"/>
        </w:rPr>
        <w:t>the</w:t>
      </w:r>
      <w:r>
        <w:rPr>
          <w:spacing w:val="-10"/>
          <w:w w:val="105"/>
        </w:rPr>
        <w:t xml:space="preserve"> </w:t>
      </w:r>
      <w:r>
        <w:rPr>
          <w:w w:val="105"/>
        </w:rPr>
        <w:t>transfer</w:t>
      </w:r>
      <w:r>
        <w:rPr>
          <w:spacing w:val="-10"/>
          <w:w w:val="105"/>
        </w:rPr>
        <w:t xml:space="preserve"> </w:t>
      </w:r>
      <w:r>
        <w:rPr>
          <w:w w:val="105"/>
        </w:rPr>
        <w:t>method</w:t>
      </w:r>
      <w:r>
        <w:rPr>
          <w:spacing w:val="-9"/>
          <w:w w:val="105"/>
        </w:rPr>
        <w:t xml:space="preserve"> </w:t>
      </w:r>
      <w:r>
        <w:rPr>
          <w:w w:val="105"/>
        </w:rPr>
        <w:t>would</w:t>
      </w:r>
      <w:r>
        <w:rPr>
          <w:spacing w:val="-10"/>
          <w:w w:val="105"/>
        </w:rPr>
        <w:t xml:space="preserve"> </w:t>
      </w:r>
      <w:r>
        <w:rPr>
          <w:w w:val="105"/>
        </w:rPr>
        <w:t>be</w:t>
      </w:r>
      <w:r>
        <w:rPr>
          <w:spacing w:val="-9"/>
          <w:w w:val="105"/>
        </w:rPr>
        <w:t xml:space="preserve"> </w:t>
      </w:r>
      <w:r>
        <w:rPr>
          <w:w w:val="105"/>
        </w:rPr>
        <w:t>roughly</w:t>
      </w:r>
      <w:r>
        <w:rPr>
          <w:spacing w:val="-10"/>
          <w:w w:val="105"/>
        </w:rPr>
        <w:t xml:space="preserve"> </w:t>
      </w:r>
      <w:r>
        <w:rPr>
          <w:w w:val="105"/>
        </w:rPr>
        <w:t>9</w:t>
      </w:r>
      <w:r>
        <w:rPr>
          <w:i/>
          <w:w w:val="105"/>
        </w:rPr>
        <w:t>.</w:t>
      </w:r>
      <w:r>
        <w:rPr>
          <w:w w:val="105"/>
        </w:rPr>
        <w:t>3</w:t>
      </w:r>
      <w:r>
        <w:rPr>
          <w:rFonts w:ascii="Arial Unicode MS" w:hAnsi="Arial Unicode MS"/>
          <w:w w:val="105"/>
        </w:rPr>
        <w:t>×</w:t>
      </w:r>
      <w:r>
        <w:rPr>
          <w:rFonts w:ascii="Arial Unicode MS" w:hAnsi="Arial Unicode MS"/>
          <w:spacing w:val="-16"/>
          <w:w w:val="105"/>
        </w:rPr>
        <w:t xml:space="preserve"> </w:t>
      </w:r>
      <w:r>
        <w:rPr>
          <w:w w:val="105"/>
        </w:rPr>
        <w:t>more</w:t>
      </w:r>
      <w:r>
        <w:rPr>
          <w:spacing w:val="-10"/>
          <w:w w:val="105"/>
        </w:rPr>
        <w:t xml:space="preserve"> </w:t>
      </w:r>
      <w:r>
        <w:rPr>
          <w:w w:val="105"/>
        </w:rPr>
        <w:t>expensive</w:t>
      </w:r>
      <w:r>
        <w:rPr>
          <w:spacing w:val="-10"/>
          <w:w w:val="105"/>
        </w:rPr>
        <w:t xml:space="preserve"> </w:t>
      </w:r>
      <w:r>
        <w:rPr>
          <w:w w:val="105"/>
        </w:rPr>
        <w:t xml:space="preserve">per </w:t>
      </w:r>
      <w:r>
        <w:t>iteration.</w:t>
      </w:r>
      <w:r>
        <w:rPr>
          <w:spacing w:val="22"/>
        </w:rPr>
        <w:t xml:space="preserve"> </w:t>
      </w:r>
      <w:r>
        <w:t>Observed</w:t>
      </w:r>
      <w:r>
        <w:rPr>
          <w:spacing w:val="-8"/>
        </w:rPr>
        <w:t xml:space="preserve"> </w:t>
      </w:r>
      <w:r>
        <w:t>iteration</w:t>
      </w:r>
      <w:r>
        <w:rPr>
          <w:spacing w:val="-8"/>
        </w:rPr>
        <w:t xml:space="preserve"> </w:t>
      </w:r>
      <w:r>
        <w:t>counts</w:t>
      </w:r>
      <w:r>
        <w:rPr>
          <w:spacing w:val="-8"/>
        </w:rPr>
        <w:t xml:space="preserve"> </w:t>
      </w:r>
      <w:r>
        <w:t>(</w:t>
      </w:r>
      <w:r>
        <w:rPr>
          <w:i/>
        </w:rPr>
        <w:t>I</w:t>
      </w:r>
      <w:r>
        <w:rPr>
          <w:vertAlign w:val="subscript"/>
        </w:rPr>
        <w:t>ER</w:t>
      </w:r>
      <w:r>
        <w:rPr>
          <w:spacing w:val="24"/>
        </w:rPr>
        <w:t xml:space="preserve"> </w:t>
      </w:r>
      <w:r>
        <w:rPr>
          <w:rFonts w:ascii="Arial Unicode MS" w:hAnsi="Arial Unicode MS"/>
        </w:rPr>
        <w:t xml:space="preserve">≈ </w:t>
      </w:r>
      <w:r>
        <w:t>37,</w:t>
      </w:r>
      <w:r>
        <w:rPr>
          <w:spacing w:val="-5"/>
        </w:rPr>
        <w:t xml:space="preserve"> </w:t>
      </w:r>
      <w:r>
        <w:rPr>
          <w:i/>
        </w:rPr>
        <w:t>I</w:t>
      </w:r>
      <w:r>
        <w:rPr>
          <w:vertAlign w:val="subscript"/>
        </w:rPr>
        <w:t>AWP</w:t>
      </w:r>
      <w:r>
        <w:rPr>
          <w:spacing w:val="24"/>
        </w:rPr>
        <w:t xml:space="preserve"> </w:t>
      </w:r>
      <w:r>
        <w:rPr>
          <w:rFonts w:ascii="Arial Unicode MS" w:hAnsi="Arial Unicode MS"/>
        </w:rPr>
        <w:t xml:space="preserve">≈ </w:t>
      </w:r>
      <w:r>
        <w:t>100)</w:t>
      </w:r>
      <w:r>
        <w:rPr>
          <w:spacing w:val="-8"/>
        </w:rPr>
        <w:t xml:space="preserve"> </w:t>
      </w:r>
      <w:r>
        <w:t>widen</w:t>
      </w:r>
      <w:r>
        <w:rPr>
          <w:spacing w:val="-8"/>
        </w:rPr>
        <w:t xml:space="preserve"> </w:t>
      </w:r>
      <w:r>
        <w:t>the</w:t>
      </w:r>
      <w:r>
        <w:rPr>
          <w:spacing w:val="-8"/>
        </w:rPr>
        <w:t xml:space="preserve"> </w:t>
      </w:r>
      <w:r>
        <w:t>gap,</w:t>
      </w:r>
      <w:r>
        <w:rPr>
          <w:spacing w:val="-6"/>
        </w:rPr>
        <w:t xml:space="preserve"> </w:t>
      </w:r>
      <w:r>
        <w:t>matching</w:t>
      </w:r>
      <w:r>
        <w:rPr>
          <w:spacing w:val="-8"/>
        </w:rPr>
        <w:t xml:space="preserve"> </w:t>
      </w:r>
      <w:r>
        <w:t>the</w:t>
      </w:r>
      <w:r>
        <w:rPr>
          <w:spacing w:val="-8"/>
        </w:rPr>
        <w:t xml:space="preserve"> </w:t>
      </w:r>
      <w:r>
        <w:t xml:space="preserve">measured </w:t>
      </w:r>
      <w:bookmarkStart w:id="518" w:name="Properties_of_Spearman's_rho"/>
      <w:bookmarkStart w:id="519" w:name="_bookmark223"/>
      <w:bookmarkEnd w:id="518"/>
      <w:bookmarkEnd w:id="519"/>
      <w:r>
        <w:rPr>
          <w:w w:val="105"/>
        </w:rPr>
        <w:t xml:space="preserve">wall-time ratio </w:t>
      </w:r>
      <w:r>
        <w:rPr>
          <w:rFonts w:ascii="Arial Unicode MS" w:hAnsi="Arial Unicode MS"/>
          <w:w w:val="110"/>
        </w:rPr>
        <w:t xml:space="preserve">≈ </w:t>
      </w:r>
      <w:r>
        <w:rPr>
          <w:w w:val="105"/>
        </w:rPr>
        <w:t>8</w:t>
      </w:r>
      <w:r>
        <w:rPr>
          <w:i/>
          <w:w w:val="105"/>
        </w:rPr>
        <w:t>.</w:t>
      </w:r>
      <w:r>
        <w:rPr>
          <w:w w:val="105"/>
        </w:rPr>
        <w:t>9</w:t>
      </w:r>
      <w:r>
        <w:rPr>
          <w:rFonts w:ascii="Arial Unicode MS" w:hAnsi="Arial Unicode MS"/>
          <w:w w:val="105"/>
        </w:rPr>
        <w:t xml:space="preserve">× </w:t>
      </w:r>
      <w:r>
        <w:rPr>
          <w:w w:val="105"/>
        </w:rPr>
        <w:t xml:space="preserve">(Table </w:t>
      </w:r>
      <w:hyperlink w:anchor="_bookmark91" w:history="1">
        <w:r>
          <w:rPr>
            <w:w w:val="105"/>
          </w:rPr>
          <w:t>4.2</w:t>
        </w:r>
      </w:hyperlink>
      <w:r>
        <w:rPr>
          <w:w w:val="105"/>
        </w:rPr>
        <w:t>).</w:t>
      </w:r>
    </w:p>
    <w:p w14:paraId="00DC257F" w14:textId="77777777" w:rsidR="00350CFB" w:rsidRDefault="00350CFB">
      <w:pPr>
        <w:pStyle w:val="a3"/>
        <w:spacing w:before="146"/>
      </w:pPr>
    </w:p>
    <w:p w14:paraId="00DC2580" w14:textId="77777777" w:rsidR="00350CFB" w:rsidRDefault="00283FFF">
      <w:pPr>
        <w:pStyle w:val="3"/>
        <w:numPr>
          <w:ilvl w:val="2"/>
          <w:numId w:val="26"/>
        </w:numPr>
        <w:tabs>
          <w:tab w:val="left" w:pos="879"/>
        </w:tabs>
        <w:ind w:left="879" w:hanging="597"/>
        <w:jc w:val="both"/>
      </w:pPr>
      <w:r>
        <w:rPr>
          <w:spacing w:val="-2"/>
        </w:rPr>
        <w:t>Properties of Spearman’s</w:t>
      </w:r>
      <w:r>
        <w:rPr>
          <w:spacing w:val="-1"/>
        </w:rPr>
        <w:t xml:space="preserve"> </w:t>
      </w:r>
      <w:r>
        <w:rPr>
          <w:b w:val="0"/>
          <w:i/>
          <w:spacing w:val="-10"/>
        </w:rPr>
        <w:t>ρ</w:t>
      </w:r>
    </w:p>
    <w:p w14:paraId="00DC2581" w14:textId="77777777" w:rsidR="00350CFB" w:rsidRDefault="00283FFF">
      <w:pPr>
        <w:pStyle w:val="a3"/>
        <w:spacing w:before="182" w:line="456" w:lineRule="exact"/>
        <w:ind w:left="282" w:right="524"/>
        <w:jc w:val="both"/>
      </w:pPr>
      <w:r>
        <w:t xml:space="preserve">Spearman’s </w:t>
      </w:r>
      <w:r>
        <w:rPr>
          <w:i/>
        </w:rPr>
        <w:t xml:space="preserve">ρ </w:t>
      </w:r>
      <w:r>
        <w:t>is Pearson’s correlation applied to ranks.</w:t>
      </w:r>
      <w:r>
        <w:rPr>
          <w:spacing w:val="40"/>
        </w:rPr>
        <w:t xml:space="preserve"> </w:t>
      </w:r>
      <w:r>
        <w:t>It is invariant to strictly increasing trans-formations</w:t>
      </w:r>
      <w:r>
        <w:rPr>
          <w:spacing w:val="-5"/>
        </w:rPr>
        <w:t xml:space="preserve"> </w:t>
      </w:r>
      <w:r>
        <w:t>of</w:t>
      </w:r>
      <w:r>
        <w:rPr>
          <w:spacing w:val="-2"/>
        </w:rPr>
        <w:t xml:space="preserve"> </w:t>
      </w:r>
      <w:r>
        <w:t>either</w:t>
      </w:r>
      <w:r>
        <w:rPr>
          <w:spacing w:val="-2"/>
        </w:rPr>
        <w:t xml:space="preserve"> </w:t>
      </w:r>
      <w:r>
        <w:t>variable</w:t>
      </w:r>
      <w:r>
        <w:rPr>
          <w:spacing w:val="-2"/>
        </w:rPr>
        <w:t xml:space="preserve"> </w:t>
      </w:r>
      <w:r>
        <w:t>and</w:t>
      </w:r>
      <w:r>
        <w:rPr>
          <w:spacing w:val="-2"/>
        </w:rPr>
        <w:t xml:space="preserve"> </w:t>
      </w:r>
      <w:r>
        <w:t>lies</w:t>
      </w:r>
      <w:r>
        <w:rPr>
          <w:spacing w:val="-2"/>
        </w:rPr>
        <w:t xml:space="preserve"> </w:t>
      </w:r>
      <w:r>
        <w:t>in</w:t>
      </w:r>
      <w:r>
        <w:rPr>
          <w:spacing w:val="-2"/>
        </w:rPr>
        <w:t xml:space="preserve"> </w:t>
      </w:r>
      <w:r>
        <w:t>[</w:t>
      </w:r>
      <w:r>
        <w:rPr>
          <w:rFonts w:ascii="Arial Unicode MS" w:hAnsi="Arial Unicode MS"/>
        </w:rPr>
        <w:t>−</w:t>
      </w:r>
      <w:r>
        <w:t>1</w:t>
      </w:r>
      <w:r>
        <w:rPr>
          <w:i/>
        </w:rPr>
        <w:t>,</w:t>
      </w:r>
      <w:r>
        <w:rPr>
          <w:i/>
          <w:spacing w:val="-15"/>
        </w:rPr>
        <w:t xml:space="preserve"> </w:t>
      </w:r>
      <w:r>
        <w:t>1].</w:t>
      </w:r>
      <w:r>
        <w:rPr>
          <w:spacing w:val="22"/>
        </w:rPr>
        <w:t xml:space="preserve"> </w:t>
      </w:r>
      <w:r>
        <w:t>Perfect</w:t>
      </w:r>
      <w:r>
        <w:rPr>
          <w:spacing w:val="-2"/>
        </w:rPr>
        <w:t xml:space="preserve"> </w:t>
      </w:r>
      <w:r>
        <w:t>monotone</w:t>
      </w:r>
      <w:r>
        <w:rPr>
          <w:spacing w:val="-2"/>
        </w:rPr>
        <w:t xml:space="preserve"> </w:t>
      </w:r>
      <w:r>
        <w:t>agreement</w:t>
      </w:r>
      <w:r>
        <w:rPr>
          <w:spacing w:val="-2"/>
        </w:rPr>
        <w:t xml:space="preserve"> </w:t>
      </w:r>
      <w:r>
        <w:t>yields</w:t>
      </w:r>
      <w:r>
        <w:rPr>
          <w:spacing w:val="-3"/>
        </w:rPr>
        <w:t xml:space="preserve"> </w:t>
      </w:r>
      <w:r>
        <w:rPr>
          <w:i/>
        </w:rPr>
        <w:t xml:space="preserve">ρ </w:t>
      </w:r>
      <w:r>
        <w:t>= 1;</w:t>
      </w:r>
      <w:r>
        <w:rPr>
          <w:spacing w:val="-1"/>
        </w:rPr>
        <w:t xml:space="preserve"> </w:t>
      </w:r>
      <w:r>
        <w:t xml:space="preserve">perfect reverse agreement yields </w:t>
      </w:r>
      <w:r>
        <w:rPr>
          <w:i/>
        </w:rPr>
        <w:t xml:space="preserve">ρ </w:t>
      </w:r>
      <w:r>
        <w:t xml:space="preserve">= </w:t>
      </w:r>
      <w:r>
        <w:rPr>
          <w:rFonts w:ascii="Arial Unicode MS" w:hAnsi="Arial Unicode MS"/>
        </w:rPr>
        <w:t>−</w:t>
      </w:r>
      <w:r>
        <w:t xml:space="preserve">1. Ties require mid-rank adjustments; the evaluation pipeline uses </w:t>
      </w:r>
      <w:r>
        <w:rPr>
          <w:w w:val="105"/>
        </w:rPr>
        <w:t>standard</w:t>
      </w:r>
      <w:r>
        <w:rPr>
          <w:spacing w:val="-16"/>
          <w:w w:val="105"/>
        </w:rPr>
        <w:t xml:space="preserve"> </w:t>
      </w:r>
      <w:r>
        <w:rPr>
          <w:w w:val="105"/>
        </w:rPr>
        <w:t>tie-aware</w:t>
      </w:r>
      <w:r>
        <w:rPr>
          <w:spacing w:val="-16"/>
          <w:w w:val="105"/>
        </w:rPr>
        <w:t xml:space="preserve"> </w:t>
      </w:r>
      <w:r>
        <w:rPr>
          <w:w w:val="105"/>
        </w:rPr>
        <w:t>implementations.</w:t>
      </w:r>
      <w:r>
        <w:rPr>
          <w:spacing w:val="-16"/>
          <w:w w:val="105"/>
        </w:rPr>
        <w:t xml:space="preserve"> </w:t>
      </w:r>
      <w:r>
        <w:rPr>
          <w:w w:val="105"/>
        </w:rPr>
        <w:t>Because</w:t>
      </w:r>
      <w:r>
        <w:rPr>
          <w:spacing w:val="-15"/>
          <w:w w:val="105"/>
        </w:rPr>
        <w:t xml:space="preserve"> </w:t>
      </w:r>
      <w:r>
        <w:rPr>
          <w:w w:val="105"/>
        </w:rPr>
        <w:t>reputation</w:t>
      </w:r>
      <w:r>
        <w:rPr>
          <w:spacing w:val="-16"/>
          <w:w w:val="105"/>
        </w:rPr>
        <w:t xml:space="preserve"> </w:t>
      </w:r>
      <w:r>
        <w:rPr>
          <w:w w:val="105"/>
        </w:rPr>
        <w:t>scores</w:t>
      </w:r>
      <w:r>
        <w:rPr>
          <w:spacing w:val="-16"/>
          <w:w w:val="105"/>
        </w:rPr>
        <w:t xml:space="preserve"> </w:t>
      </w:r>
      <w:r>
        <w:rPr>
          <w:w w:val="105"/>
        </w:rPr>
        <w:t>and</w:t>
      </w:r>
      <w:r>
        <w:rPr>
          <w:spacing w:val="-16"/>
          <w:w w:val="105"/>
        </w:rPr>
        <w:t xml:space="preserve"> </w:t>
      </w:r>
      <w:r>
        <w:rPr>
          <w:w w:val="105"/>
        </w:rPr>
        <w:t>proxies</w:t>
      </w:r>
      <w:r>
        <w:rPr>
          <w:spacing w:val="-15"/>
          <w:w w:val="105"/>
        </w:rPr>
        <w:t xml:space="preserve"> </w:t>
      </w:r>
      <w:r>
        <w:rPr>
          <w:w w:val="105"/>
        </w:rPr>
        <w:t>are</w:t>
      </w:r>
      <w:r>
        <w:rPr>
          <w:spacing w:val="-16"/>
          <w:w w:val="105"/>
        </w:rPr>
        <w:t xml:space="preserve"> </w:t>
      </w:r>
      <w:r>
        <w:rPr>
          <w:w w:val="105"/>
        </w:rPr>
        <w:t>continuous</w:t>
      </w:r>
      <w:r>
        <w:rPr>
          <w:spacing w:val="-16"/>
          <w:w w:val="105"/>
        </w:rPr>
        <w:t xml:space="preserve"> </w:t>
      </w:r>
      <w:r>
        <w:rPr>
          <w:w w:val="105"/>
        </w:rPr>
        <w:t xml:space="preserve">and </w:t>
      </w:r>
      <w:r>
        <w:t>heavy-tailed, rank-based association is more appropriate than Pearson correlation on raw values</w:t>
      </w:r>
    </w:p>
    <w:p w14:paraId="00DC2582" w14:textId="77777777" w:rsidR="00350CFB" w:rsidRDefault="0071403D">
      <w:pPr>
        <w:spacing w:before="131"/>
        <w:ind w:left="282"/>
        <w:rPr>
          <w:position w:val="-8"/>
          <w:sz w:val="24"/>
        </w:rPr>
      </w:pPr>
      <w:hyperlink w:anchor="_bookmark149" w:history="1">
        <w:r>
          <w:rPr>
            <w:spacing w:val="-2"/>
            <w:sz w:val="16"/>
          </w:rPr>
          <w:t>[16]</w:t>
        </w:r>
        <w:bookmarkStart w:id="520" w:name="Properties_of_Kendall's_tau"/>
        <w:bookmarkStart w:id="521" w:name="_bookmark224"/>
        <w:bookmarkEnd w:id="520"/>
        <w:bookmarkEnd w:id="521"/>
      </w:hyperlink>
      <w:r>
        <w:rPr>
          <w:spacing w:val="-2"/>
          <w:position w:val="-8"/>
          <w:sz w:val="24"/>
        </w:rPr>
        <w:t>.</w:t>
      </w:r>
    </w:p>
    <w:p w14:paraId="00DC2583" w14:textId="77777777" w:rsidR="00350CFB" w:rsidRDefault="00350CFB">
      <w:pPr>
        <w:pStyle w:val="a3"/>
        <w:rPr>
          <w:sz w:val="16"/>
        </w:rPr>
      </w:pPr>
    </w:p>
    <w:p w14:paraId="00DC2584" w14:textId="77777777" w:rsidR="00350CFB" w:rsidRDefault="00350CFB">
      <w:pPr>
        <w:pStyle w:val="a3"/>
        <w:spacing w:before="88"/>
        <w:rPr>
          <w:sz w:val="16"/>
        </w:rPr>
      </w:pPr>
    </w:p>
    <w:p w14:paraId="00DC2585" w14:textId="77777777" w:rsidR="00350CFB" w:rsidRDefault="00283FFF">
      <w:pPr>
        <w:pStyle w:val="3"/>
        <w:numPr>
          <w:ilvl w:val="2"/>
          <w:numId w:val="26"/>
        </w:numPr>
        <w:tabs>
          <w:tab w:val="left" w:pos="879"/>
        </w:tabs>
        <w:ind w:left="879" w:hanging="597"/>
        <w:jc w:val="both"/>
      </w:pPr>
      <w:r>
        <w:rPr>
          <w:spacing w:val="-2"/>
        </w:rPr>
        <w:t>Properties of Kendall’s</w:t>
      </w:r>
      <w:r>
        <w:rPr>
          <w:spacing w:val="-1"/>
        </w:rPr>
        <w:t xml:space="preserve"> </w:t>
      </w:r>
      <w:r>
        <w:rPr>
          <w:b w:val="0"/>
          <w:i/>
          <w:spacing w:val="-10"/>
        </w:rPr>
        <w:t>τ</w:t>
      </w:r>
    </w:p>
    <w:p w14:paraId="00DC2586" w14:textId="77777777" w:rsidR="00350CFB" w:rsidRDefault="00350CFB">
      <w:pPr>
        <w:pStyle w:val="a3"/>
        <w:spacing w:before="46"/>
        <w:rPr>
          <w:i/>
        </w:rPr>
      </w:pPr>
    </w:p>
    <w:p w14:paraId="00DC2587" w14:textId="77777777" w:rsidR="00350CFB" w:rsidRDefault="00283FFF">
      <w:pPr>
        <w:pStyle w:val="a3"/>
        <w:spacing w:line="396" w:lineRule="auto"/>
        <w:ind w:left="282" w:right="523"/>
        <w:jc w:val="both"/>
      </w:pPr>
      <w:r>
        <w:t xml:space="preserve">Kendall’s </w:t>
      </w:r>
      <w:r>
        <w:rPr>
          <w:i/>
        </w:rPr>
        <w:t xml:space="preserve">τ </w:t>
      </w:r>
      <w:r>
        <w:t>equals the normalized difference between concordant and discordant pairwise order-ings.</w:t>
      </w:r>
      <w:r>
        <w:rPr>
          <w:spacing w:val="40"/>
        </w:rPr>
        <w:t xml:space="preserve"> </w:t>
      </w:r>
      <w:r>
        <w:t xml:space="preserve">It admits a probabilistic reading: for two random distinct wallets, </w:t>
      </w:r>
      <w:r>
        <w:rPr>
          <w:i/>
        </w:rPr>
        <w:t xml:space="preserve">τ </w:t>
      </w:r>
      <w:r>
        <w:t xml:space="preserve">is the probability their </w:t>
      </w:r>
      <w:r>
        <w:rPr>
          <w:spacing w:val="-2"/>
        </w:rPr>
        <w:t>relative</w:t>
      </w:r>
      <w:r>
        <w:rPr>
          <w:spacing w:val="-10"/>
        </w:rPr>
        <w:t xml:space="preserve"> </w:t>
      </w:r>
      <w:r>
        <w:rPr>
          <w:spacing w:val="-2"/>
        </w:rPr>
        <w:t>order</w:t>
      </w:r>
      <w:r>
        <w:rPr>
          <w:spacing w:val="-9"/>
        </w:rPr>
        <w:t xml:space="preserve"> </w:t>
      </w:r>
      <w:r>
        <w:rPr>
          <w:spacing w:val="-2"/>
        </w:rPr>
        <w:t>agrees</w:t>
      </w:r>
      <w:r>
        <w:rPr>
          <w:spacing w:val="-9"/>
        </w:rPr>
        <w:t xml:space="preserve"> </w:t>
      </w:r>
      <w:r>
        <w:rPr>
          <w:spacing w:val="-2"/>
        </w:rPr>
        <w:t>under</w:t>
      </w:r>
      <w:r>
        <w:rPr>
          <w:spacing w:val="-9"/>
        </w:rPr>
        <w:t xml:space="preserve"> </w:t>
      </w:r>
      <w:r>
        <w:rPr>
          <w:spacing w:val="-2"/>
        </w:rPr>
        <w:t>both</w:t>
      </w:r>
      <w:r>
        <w:rPr>
          <w:spacing w:val="-10"/>
        </w:rPr>
        <w:t xml:space="preserve"> </w:t>
      </w:r>
      <w:r>
        <w:rPr>
          <w:spacing w:val="-2"/>
        </w:rPr>
        <w:t>rankings,</w:t>
      </w:r>
      <w:r>
        <w:rPr>
          <w:spacing w:val="-5"/>
        </w:rPr>
        <w:t xml:space="preserve"> </w:t>
      </w:r>
      <w:r>
        <w:rPr>
          <w:spacing w:val="-2"/>
        </w:rPr>
        <w:t>minus</w:t>
      </w:r>
      <w:r>
        <w:rPr>
          <w:spacing w:val="-10"/>
        </w:rPr>
        <w:t xml:space="preserve"> </w:t>
      </w:r>
      <w:r>
        <w:rPr>
          <w:spacing w:val="-2"/>
        </w:rPr>
        <w:t>the</w:t>
      </w:r>
      <w:r>
        <w:rPr>
          <w:spacing w:val="-9"/>
        </w:rPr>
        <w:t xml:space="preserve"> </w:t>
      </w:r>
      <w:r>
        <w:rPr>
          <w:spacing w:val="-2"/>
        </w:rPr>
        <w:t>probability</w:t>
      </w:r>
      <w:r>
        <w:rPr>
          <w:spacing w:val="-9"/>
        </w:rPr>
        <w:t xml:space="preserve"> </w:t>
      </w:r>
      <w:r>
        <w:rPr>
          <w:spacing w:val="-2"/>
        </w:rPr>
        <w:t>it</w:t>
      </w:r>
      <w:r>
        <w:rPr>
          <w:spacing w:val="-9"/>
        </w:rPr>
        <w:t xml:space="preserve"> </w:t>
      </w:r>
      <w:r>
        <w:rPr>
          <w:spacing w:val="-2"/>
        </w:rPr>
        <w:t>disagrees</w:t>
      </w:r>
      <w:r>
        <w:rPr>
          <w:spacing w:val="-10"/>
        </w:rPr>
        <w:t xml:space="preserve"> </w:t>
      </w:r>
      <w:hyperlink w:anchor="_bookmark169" w:history="1">
        <w:r>
          <w:rPr>
            <w:spacing w:val="-2"/>
            <w:vertAlign w:val="superscript"/>
          </w:rPr>
          <w:t>[36]</w:t>
        </w:r>
      </w:hyperlink>
      <w:r>
        <w:rPr>
          <w:spacing w:val="-2"/>
        </w:rPr>
        <w:t>.</w:t>
      </w:r>
      <w:r>
        <w:rPr>
          <w:spacing w:val="23"/>
        </w:rPr>
        <w:t xml:space="preserve"> </w:t>
      </w:r>
      <w:r>
        <w:rPr>
          <w:spacing w:val="-2"/>
        </w:rPr>
        <w:t>This</w:t>
      </w:r>
      <w:r>
        <w:rPr>
          <w:spacing w:val="-9"/>
        </w:rPr>
        <w:t xml:space="preserve"> </w:t>
      </w:r>
      <w:r>
        <w:rPr>
          <w:spacing w:val="-2"/>
        </w:rPr>
        <w:t>reading</w:t>
      </w:r>
      <w:r>
        <w:rPr>
          <w:spacing w:val="-9"/>
        </w:rPr>
        <w:t xml:space="preserve"> </w:t>
      </w:r>
      <w:r>
        <w:rPr>
          <w:spacing w:val="-2"/>
        </w:rPr>
        <w:t>is</w:t>
      </w:r>
      <w:r>
        <w:rPr>
          <w:spacing w:val="-9"/>
        </w:rPr>
        <w:t xml:space="preserve"> </w:t>
      </w:r>
      <w:r>
        <w:rPr>
          <w:spacing w:val="-4"/>
        </w:rPr>
        <w:t>use-</w:t>
      </w:r>
    </w:p>
    <w:p w14:paraId="00DC2588" w14:textId="77777777" w:rsidR="00350CFB" w:rsidRDefault="00350CFB">
      <w:pPr>
        <w:pStyle w:val="a3"/>
        <w:spacing w:line="396" w:lineRule="auto"/>
        <w:jc w:val="both"/>
        <w:sectPr w:rsidR="00350CFB">
          <w:pgSz w:w="11910" w:h="16840"/>
          <w:pgMar w:top="1920" w:right="708" w:bottom="2300" w:left="992" w:header="0" w:footer="2115" w:gutter="0"/>
          <w:cols w:space="720"/>
        </w:sectPr>
      </w:pPr>
    </w:p>
    <w:p w14:paraId="00DC2589" w14:textId="77777777" w:rsidR="00350CFB" w:rsidRDefault="00283FFF">
      <w:pPr>
        <w:pStyle w:val="a3"/>
        <w:spacing w:before="72" w:line="396" w:lineRule="auto"/>
        <w:ind w:left="282" w:right="558"/>
        <w:jc w:val="both"/>
      </w:pPr>
      <w:r>
        <w:t xml:space="preserve">ful when communicating results to practitioners: </w:t>
      </w:r>
      <w:r>
        <w:rPr>
          <w:i/>
        </w:rPr>
        <w:t>τ</w:t>
      </w:r>
      <w:r>
        <w:rPr>
          <w:i/>
          <w:spacing w:val="38"/>
        </w:rPr>
        <w:t xml:space="preserve"> </w:t>
      </w:r>
      <w:r>
        <w:t>= 0</w:t>
      </w:r>
      <w:r>
        <w:rPr>
          <w:i/>
        </w:rPr>
        <w:t>.</w:t>
      </w:r>
      <w:r>
        <w:t>355 means a clear but imperfect tendency for allowance-proxy orderings to agree with EndorseRank orderings.</w:t>
      </w:r>
    </w:p>
    <w:p w14:paraId="00DC258A" w14:textId="319A9F1C" w:rsidR="00350CFB" w:rsidRDefault="00283FFF">
      <w:pPr>
        <w:pStyle w:val="a3"/>
        <w:spacing w:before="16" w:line="396" w:lineRule="auto"/>
        <w:ind w:left="282" w:right="563"/>
        <w:jc w:val="both"/>
      </w:pPr>
      <w:r>
        <w:t xml:space="preserve">For large </w:t>
      </w:r>
      <w:r>
        <w:rPr>
          <w:i/>
        </w:rPr>
        <w:t>n</w:t>
      </w:r>
      <w:r>
        <w:t xml:space="preserve">, </w:t>
      </w:r>
      <w:r>
        <w:rPr>
          <w:i/>
        </w:rPr>
        <w:t xml:space="preserve">τ </w:t>
      </w:r>
      <w:r>
        <w:t xml:space="preserve">and </w:t>
      </w:r>
      <w:r>
        <w:rPr>
          <w:i/>
        </w:rPr>
        <w:t xml:space="preserve">ρ </w:t>
      </w:r>
      <w:r>
        <w:t>are often similar in sign and magnitude but not identical.</w:t>
      </w:r>
      <w:r>
        <w:rPr>
          <w:spacing w:val="40"/>
        </w:rPr>
        <w:t xml:space="preserve"> </w:t>
      </w:r>
      <w:r>
        <w:t xml:space="preserve">This </w:t>
      </w:r>
      <w:del w:id="522" w:author="Moulla, Donatien Koulla" w:date="2026-08-27T17:13:00Z">
        <w:r>
          <w:delText>dissertation</w:delText>
        </w:r>
      </w:del>
      <w:ins w:id="523" w:author="Moulla, Donatien Koulla" w:date="2026-08-27T17:13:00Z">
        <w:r>
          <w:t>thesis</w:t>
        </w:r>
      </w:ins>
      <w:r>
        <w:t xml:space="preserve"> </w:t>
      </w:r>
      <w:bookmarkStart w:id="524" w:name="Construct_validity_note"/>
      <w:bookmarkStart w:id="525" w:name="_bookmark225"/>
      <w:bookmarkEnd w:id="524"/>
      <w:bookmarkEnd w:id="525"/>
      <w:r>
        <w:t>reports both, following Do et al.</w:t>
      </w:r>
      <w:hyperlink w:anchor="_bookmark149" w:history="1">
        <w:r>
          <w:rPr>
            <w:vertAlign w:val="superscript"/>
          </w:rPr>
          <w:t>[16]</w:t>
        </w:r>
      </w:hyperlink>
      <w:r>
        <w:t xml:space="preserve">, and uses family-mean </w:t>
      </w:r>
      <w:r>
        <w:rPr>
          <w:i/>
        </w:rPr>
        <w:t>τ</w:t>
      </w:r>
      <w:r>
        <w:rPr>
          <w:i/>
          <w:spacing w:val="40"/>
        </w:rPr>
        <w:t xml:space="preserve"> </w:t>
      </w:r>
      <w:r>
        <w:t>as the primary summary.</w:t>
      </w:r>
    </w:p>
    <w:p w14:paraId="00DC258B" w14:textId="77777777" w:rsidR="00350CFB" w:rsidRDefault="00350CFB">
      <w:pPr>
        <w:pStyle w:val="a3"/>
        <w:spacing w:before="7"/>
      </w:pPr>
    </w:p>
    <w:p w14:paraId="00DC258C" w14:textId="77777777" w:rsidR="00350CFB" w:rsidRDefault="00283FFF">
      <w:pPr>
        <w:pStyle w:val="3"/>
        <w:numPr>
          <w:ilvl w:val="2"/>
          <w:numId w:val="26"/>
        </w:numPr>
        <w:tabs>
          <w:tab w:val="left" w:pos="879"/>
        </w:tabs>
        <w:ind w:left="879" w:hanging="597"/>
      </w:pPr>
      <w:r>
        <w:t>Construct</w:t>
      </w:r>
      <w:r>
        <w:rPr>
          <w:spacing w:val="-10"/>
        </w:rPr>
        <w:t xml:space="preserve"> </w:t>
      </w:r>
      <w:r>
        <w:t>validity</w:t>
      </w:r>
      <w:r>
        <w:rPr>
          <w:spacing w:val="-10"/>
        </w:rPr>
        <w:t xml:space="preserve"> </w:t>
      </w:r>
      <w:r>
        <w:rPr>
          <w:spacing w:val="-4"/>
        </w:rPr>
        <w:t>note</w:t>
      </w:r>
    </w:p>
    <w:p w14:paraId="00DC258D" w14:textId="77777777" w:rsidR="00350CFB" w:rsidRDefault="00350CFB">
      <w:pPr>
        <w:pStyle w:val="a3"/>
        <w:spacing w:before="47"/>
        <w:rPr>
          <w:b/>
        </w:rPr>
      </w:pPr>
    </w:p>
    <w:p w14:paraId="00DC258E" w14:textId="48A30E59" w:rsidR="00350CFB" w:rsidRDefault="00283FFF">
      <w:pPr>
        <w:pStyle w:val="a3"/>
        <w:spacing w:line="396" w:lineRule="auto"/>
        <w:ind w:left="282" w:right="524"/>
        <w:jc w:val="both"/>
      </w:pPr>
      <w:bookmarkStart w:id="528" w:name="Numerical_summary_sheet"/>
      <w:bookmarkStart w:id="529" w:name="_bookmark226"/>
      <w:r>
        <w:rPr>
          <w:color w:val="FF0000"/>
        </w:rPr>
        <w:t>Cronbach and Meehl[14] distinguish criterion-related validity from construct validity. In the absence of a gold-standard default label, this research pursues a construct-oriented strategy: each method is tested against checks that operationalize its intended meaning (allowance receipt for EndorseRank; inbound transfer activity for AWP). High within-construct τ supports interpretation; low cross-construct τ is not automatically failure—it may indicate discriminant validity.</w:t>
      </w:r>
      <w:bookmarkEnd w:id="528"/>
      <w:bookmarkEnd w:id="529"/>
    </w:p>
    <w:p w14:paraId="00DC258F" w14:textId="77777777" w:rsidR="00350CFB" w:rsidRDefault="00350CFB">
      <w:pPr>
        <w:pStyle w:val="a3"/>
        <w:spacing w:before="14"/>
      </w:pPr>
    </w:p>
    <w:p w14:paraId="00DC2590" w14:textId="77777777" w:rsidR="00350CFB" w:rsidRDefault="00283FFF">
      <w:pPr>
        <w:pStyle w:val="3"/>
        <w:numPr>
          <w:ilvl w:val="2"/>
          <w:numId w:val="26"/>
        </w:numPr>
        <w:tabs>
          <w:tab w:val="left" w:pos="879"/>
        </w:tabs>
        <w:ind w:left="879" w:hanging="597"/>
      </w:pPr>
      <w:r>
        <w:t>Numerical</w:t>
      </w:r>
      <w:r>
        <w:rPr>
          <w:spacing w:val="-12"/>
        </w:rPr>
        <w:t xml:space="preserve"> </w:t>
      </w:r>
      <w:r>
        <w:t>summary</w:t>
      </w:r>
      <w:r>
        <w:rPr>
          <w:spacing w:val="-11"/>
        </w:rPr>
        <w:t xml:space="preserve"> </w:t>
      </w:r>
      <w:r>
        <w:rPr>
          <w:spacing w:val="-2"/>
        </w:rPr>
        <w:t>sheet</w:t>
      </w:r>
    </w:p>
    <w:p w14:paraId="00DC2591" w14:textId="77777777" w:rsidR="00350CFB" w:rsidRDefault="00350CFB">
      <w:pPr>
        <w:pStyle w:val="a3"/>
        <w:spacing w:before="46"/>
        <w:rPr>
          <w:b/>
        </w:rPr>
      </w:pPr>
    </w:p>
    <w:p w14:paraId="00DC2592" w14:textId="77777777" w:rsidR="00350CFB" w:rsidRDefault="00283FFF">
      <w:pPr>
        <w:pStyle w:val="a3"/>
        <w:spacing w:before="1"/>
        <w:ind w:left="282"/>
        <w:jc w:val="both"/>
      </w:pPr>
      <w:r>
        <w:t>For</w:t>
      </w:r>
      <w:r>
        <w:rPr>
          <w:spacing w:val="-10"/>
        </w:rPr>
        <w:t xml:space="preserve"> </w:t>
      </w:r>
      <w:r>
        <w:t>quick</w:t>
      </w:r>
      <w:r>
        <w:rPr>
          <w:spacing w:val="-10"/>
        </w:rPr>
        <w:t xml:space="preserve"> </w:t>
      </w:r>
      <w:r>
        <w:t>reference,</w:t>
      </w:r>
      <w:r>
        <w:rPr>
          <w:spacing w:val="-9"/>
        </w:rPr>
        <w:t xml:space="preserve"> </w:t>
      </w:r>
      <w:r>
        <w:t>the</w:t>
      </w:r>
      <w:r>
        <w:rPr>
          <w:spacing w:val="-10"/>
        </w:rPr>
        <w:t xml:space="preserve"> </w:t>
      </w:r>
      <w:r>
        <w:t>primary</w:t>
      </w:r>
      <w:r>
        <w:rPr>
          <w:spacing w:val="-9"/>
        </w:rPr>
        <w:t xml:space="preserve"> </w:t>
      </w:r>
      <w:r>
        <w:t>matched-cohort</w:t>
      </w:r>
      <w:r>
        <w:rPr>
          <w:spacing w:val="-10"/>
        </w:rPr>
        <w:t xml:space="preserve"> </w:t>
      </w:r>
      <w:r>
        <w:t>numerics</w:t>
      </w:r>
      <w:r>
        <w:rPr>
          <w:spacing w:val="-9"/>
        </w:rPr>
        <w:t xml:space="preserve"> </w:t>
      </w:r>
      <w:r>
        <w:rPr>
          <w:spacing w:val="-4"/>
        </w:rPr>
        <w:t>are:</w:t>
      </w:r>
    </w:p>
    <w:p w14:paraId="00DC2593" w14:textId="77777777" w:rsidR="00350CFB" w:rsidRDefault="00350CFB">
      <w:pPr>
        <w:pStyle w:val="a3"/>
        <w:jc w:val="both"/>
        <w:sectPr w:rsidR="00350CFB">
          <w:pgSz w:w="11910" w:h="16840"/>
          <w:pgMar w:top="1840" w:right="708" w:bottom="2300" w:left="992" w:header="0" w:footer="2115" w:gutter="0"/>
          <w:cols w:space="720"/>
        </w:sectPr>
      </w:pPr>
    </w:p>
    <w:p w14:paraId="00DC2594" w14:textId="77777777" w:rsidR="00350CFB" w:rsidRDefault="00350CFB">
      <w:pPr>
        <w:pStyle w:val="a3"/>
        <w:spacing w:before="3"/>
        <w:rPr>
          <w:sz w:val="2"/>
        </w:rPr>
      </w:pPr>
    </w:p>
    <w:tbl>
      <w:tblPr>
        <w:tblW w:w="0" w:type="auto"/>
        <w:tblInd w:w="2005" w:type="dxa"/>
        <w:tblLayout w:type="fixed"/>
        <w:tblCellMar>
          <w:left w:w="0" w:type="dxa"/>
          <w:right w:w="0" w:type="dxa"/>
        </w:tblCellMar>
        <w:tblLook w:val="01E0" w:firstRow="1" w:lastRow="1" w:firstColumn="1" w:lastColumn="1" w:noHBand="0" w:noVBand="0"/>
      </w:tblPr>
      <w:tblGrid>
        <w:gridCol w:w="3203"/>
        <w:gridCol w:w="2723"/>
      </w:tblGrid>
      <w:tr w:rsidR="00350CFB" w14:paraId="00DC2597" w14:textId="77777777">
        <w:trPr>
          <w:trHeight w:val="566"/>
        </w:trPr>
        <w:tc>
          <w:tcPr>
            <w:tcW w:w="3203" w:type="dxa"/>
            <w:tcBorders>
              <w:top w:val="single" w:sz="8" w:space="0" w:color="000000"/>
              <w:bottom w:val="single" w:sz="6" w:space="0" w:color="000000"/>
            </w:tcBorders>
          </w:tcPr>
          <w:p w14:paraId="00DC2595" w14:textId="77777777" w:rsidR="00350CFB" w:rsidRDefault="00283FFF">
            <w:pPr>
              <w:pStyle w:val="TableParagraph"/>
              <w:spacing w:before="164"/>
              <w:ind w:left="119"/>
              <w:jc w:val="left"/>
              <w:rPr>
                <w:sz w:val="24"/>
              </w:rPr>
            </w:pPr>
            <w:r>
              <w:rPr>
                <w:spacing w:val="-2"/>
                <w:sz w:val="24"/>
              </w:rPr>
              <w:t>Quantity</w:t>
            </w:r>
          </w:p>
        </w:tc>
        <w:tc>
          <w:tcPr>
            <w:tcW w:w="2723" w:type="dxa"/>
            <w:tcBorders>
              <w:top w:val="single" w:sz="8" w:space="0" w:color="000000"/>
              <w:bottom w:val="single" w:sz="6" w:space="0" w:color="000000"/>
            </w:tcBorders>
          </w:tcPr>
          <w:p w14:paraId="00DC2596" w14:textId="77777777" w:rsidR="00350CFB" w:rsidRDefault="00283FFF">
            <w:pPr>
              <w:pStyle w:val="TableParagraph"/>
              <w:spacing w:before="164"/>
              <w:ind w:left="132"/>
              <w:jc w:val="left"/>
              <w:rPr>
                <w:sz w:val="24"/>
              </w:rPr>
            </w:pPr>
            <w:r>
              <w:rPr>
                <w:spacing w:val="-2"/>
                <w:sz w:val="24"/>
              </w:rPr>
              <w:t>Value</w:t>
            </w:r>
          </w:p>
        </w:tc>
      </w:tr>
      <w:tr w:rsidR="00350CFB" w14:paraId="00DC259A" w14:textId="77777777">
        <w:trPr>
          <w:trHeight w:val="539"/>
        </w:trPr>
        <w:tc>
          <w:tcPr>
            <w:tcW w:w="3203" w:type="dxa"/>
            <w:tcBorders>
              <w:top w:val="single" w:sz="6" w:space="0" w:color="000000"/>
            </w:tcBorders>
          </w:tcPr>
          <w:p w14:paraId="00DC2598" w14:textId="77777777" w:rsidR="00350CFB" w:rsidRDefault="00283FFF">
            <w:pPr>
              <w:pStyle w:val="TableParagraph"/>
              <w:spacing w:before="163"/>
              <w:ind w:left="119"/>
              <w:jc w:val="left"/>
              <w:rPr>
                <w:i/>
                <w:sz w:val="24"/>
              </w:rPr>
            </w:pPr>
            <w:r>
              <w:rPr>
                <w:sz w:val="24"/>
              </w:rPr>
              <w:t>Matched</w:t>
            </w:r>
            <w:r>
              <w:rPr>
                <w:spacing w:val="-12"/>
                <w:sz w:val="24"/>
              </w:rPr>
              <w:t xml:space="preserve"> </w:t>
            </w:r>
            <w:r>
              <w:rPr>
                <w:sz w:val="24"/>
              </w:rPr>
              <w:t>wallets</w:t>
            </w:r>
            <w:r>
              <w:rPr>
                <w:spacing w:val="-11"/>
                <w:sz w:val="24"/>
              </w:rPr>
              <w:t xml:space="preserve"> </w:t>
            </w:r>
            <w:r>
              <w:rPr>
                <w:i/>
                <w:spacing w:val="-10"/>
                <w:sz w:val="24"/>
              </w:rPr>
              <w:t>n</w:t>
            </w:r>
          </w:p>
        </w:tc>
        <w:tc>
          <w:tcPr>
            <w:tcW w:w="2723" w:type="dxa"/>
            <w:tcBorders>
              <w:top w:val="single" w:sz="6" w:space="0" w:color="000000"/>
            </w:tcBorders>
          </w:tcPr>
          <w:p w14:paraId="00DC2599" w14:textId="77777777" w:rsidR="00350CFB" w:rsidRDefault="00283FFF">
            <w:pPr>
              <w:pStyle w:val="TableParagraph"/>
              <w:spacing w:before="163"/>
              <w:ind w:left="132"/>
              <w:jc w:val="left"/>
              <w:rPr>
                <w:sz w:val="24"/>
              </w:rPr>
            </w:pPr>
            <w:r>
              <w:rPr>
                <w:spacing w:val="-4"/>
                <w:sz w:val="24"/>
              </w:rPr>
              <w:t>5</w:t>
            </w:r>
            <w:r>
              <w:rPr>
                <w:i/>
                <w:spacing w:val="-4"/>
                <w:sz w:val="24"/>
              </w:rPr>
              <w:t>,</w:t>
            </w:r>
            <w:r>
              <w:rPr>
                <w:spacing w:val="-4"/>
                <w:sz w:val="24"/>
              </w:rPr>
              <w:t>521</w:t>
            </w:r>
          </w:p>
        </w:tc>
      </w:tr>
      <w:tr w:rsidR="00350CFB" w14:paraId="00DC259D" w14:textId="77777777">
        <w:trPr>
          <w:trHeight w:val="456"/>
        </w:trPr>
        <w:tc>
          <w:tcPr>
            <w:tcW w:w="3203" w:type="dxa"/>
          </w:tcPr>
          <w:p w14:paraId="00DC259B" w14:textId="77777777" w:rsidR="00350CFB" w:rsidRDefault="00283FFF">
            <w:pPr>
              <w:pStyle w:val="TableParagraph"/>
              <w:spacing w:before="80"/>
              <w:ind w:left="119"/>
              <w:jc w:val="left"/>
              <w:rPr>
                <w:sz w:val="24"/>
              </w:rPr>
            </w:pPr>
            <w:r>
              <w:rPr>
                <w:sz w:val="24"/>
                <w:color w:val="FF0000"/>
              </w:rPr>
              <w:t>—</w:t>
            </w:r>
          </w:p>
        </w:tc>
        <w:tc>
          <w:tcPr>
            <w:tcW w:w="2723" w:type="dxa"/>
          </w:tcPr>
          <w:p w14:paraId="00DC259C" w14:textId="77777777" w:rsidR="00350CFB" w:rsidRDefault="00283FFF">
            <w:pPr>
              <w:pStyle w:val="TableParagraph"/>
              <w:spacing w:before="80"/>
              <w:ind w:left="132"/>
              <w:jc w:val="left"/>
              <w:rPr>
                <w:sz w:val="24"/>
              </w:rPr>
            </w:pPr>
            <w:r>
              <w:rPr>
                <w:spacing w:val="-2"/>
                <w:sz w:val="24"/>
                <w:color w:val="FF0000"/>
              </w:rPr>
              <w:t>—</w:t>
            </w:r>
          </w:p>
        </w:tc>
      </w:tr>
      <w:tr w:rsidR="00350CFB" w14:paraId="00DC25A0" w14:textId="77777777">
        <w:trPr>
          <w:trHeight w:val="456"/>
        </w:trPr>
        <w:tc>
          <w:tcPr>
            <w:tcW w:w="3203" w:type="dxa"/>
          </w:tcPr>
          <w:p w14:paraId="00DC259E" w14:textId="77777777" w:rsidR="00350CFB" w:rsidRDefault="00283FFF">
            <w:pPr>
              <w:pStyle w:val="TableParagraph"/>
              <w:spacing w:before="80"/>
              <w:ind w:left="119"/>
              <w:jc w:val="left"/>
              <w:rPr>
                <w:sz w:val="24"/>
              </w:rPr>
            </w:pPr>
            <w:r>
              <w:rPr>
                <w:sz w:val="24"/>
              </w:rPr>
              <w:t>EndorseRank</w:t>
            </w:r>
            <w:r>
              <w:rPr>
                <w:spacing w:val="-14"/>
                <w:sz w:val="24"/>
              </w:rPr>
              <w:t xml:space="preserve"> </w:t>
            </w:r>
            <w:r>
              <w:rPr>
                <w:spacing w:val="-2"/>
                <w:sz w:val="24"/>
              </w:rPr>
              <w:t>edges</w:t>
            </w:r>
          </w:p>
        </w:tc>
        <w:tc>
          <w:tcPr>
            <w:tcW w:w="2723" w:type="dxa"/>
          </w:tcPr>
          <w:p w14:paraId="00DC259F" w14:textId="77777777" w:rsidR="00350CFB" w:rsidRDefault="00283FFF">
            <w:pPr>
              <w:pStyle w:val="TableParagraph"/>
              <w:spacing w:before="80"/>
              <w:ind w:left="132"/>
              <w:jc w:val="left"/>
              <w:rPr>
                <w:sz w:val="24"/>
              </w:rPr>
            </w:pPr>
            <w:r>
              <w:rPr>
                <w:spacing w:val="-2"/>
                <w:sz w:val="24"/>
              </w:rPr>
              <w:t>14</w:t>
            </w:r>
            <w:r>
              <w:rPr>
                <w:i/>
                <w:spacing w:val="-2"/>
                <w:sz w:val="24"/>
              </w:rPr>
              <w:t>,</w:t>
            </w:r>
            <w:r>
              <w:rPr>
                <w:spacing w:val="-2"/>
                <w:sz w:val="24"/>
              </w:rPr>
              <w:t>727</w:t>
            </w:r>
          </w:p>
        </w:tc>
      </w:tr>
      <w:tr w:rsidR="00350CFB" w14:paraId="00DC25A3" w14:textId="77777777">
        <w:trPr>
          <w:trHeight w:val="456"/>
        </w:trPr>
        <w:tc>
          <w:tcPr>
            <w:tcW w:w="3203" w:type="dxa"/>
          </w:tcPr>
          <w:p w14:paraId="00DC25A1" w14:textId="77777777" w:rsidR="00350CFB" w:rsidRDefault="00283FFF">
            <w:pPr>
              <w:pStyle w:val="TableParagraph"/>
              <w:spacing w:before="80"/>
              <w:ind w:left="119"/>
              <w:jc w:val="left"/>
              <w:rPr>
                <w:sz w:val="24"/>
              </w:rPr>
            </w:pPr>
            <w:r>
              <w:rPr>
                <w:spacing w:val="-8"/>
                <w:sz w:val="24"/>
              </w:rPr>
              <w:t>AWP</w:t>
            </w:r>
            <w:r>
              <w:rPr>
                <w:spacing w:val="-4"/>
                <w:sz w:val="24"/>
              </w:rPr>
              <w:t xml:space="preserve"> edges</w:t>
            </w:r>
          </w:p>
        </w:tc>
        <w:tc>
          <w:tcPr>
            <w:tcW w:w="2723" w:type="dxa"/>
          </w:tcPr>
          <w:p w14:paraId="00DC25A2" w14:textId="77777777" w:rsidR="00350CFB" w:rsidRDefault="00283FFF">
            <w:pPr>
              <w:pStyle w:val="TableParagraph"/>
              <w:spacing w:before="80"/>
              <w:ind w:left="132"/>
              <w:jc w:val="left"/>
              <w:rPr>
                <w:sz w:val="24"/>
              </w:rPr>
            </w:pPr>
            <w:r>
              <w:rPr>
                <w:spacing w:val="-2"/>
                <w:sz w:val="24"/>
              </w:rPr>
              <w:t>137</w:t>
            </w:r>
            <w:r>
              <w:rPr>
                <w:i/>
                <w:spacing w:val="-2"/>
                <w:sz w:val="24"/>
              </w:rPr>
              <w:t>,</w:t>
            </w:r>
            <w:r>
              <w:rPr>
                <w:spacing w:val="-2"/>
                <w:sz w:val="24"/>
              </w:rPr>
              <w:t>087</w:t>
            </w:r>
          </w:p>
        </w:tc>
      </w:tr>
      <w:tr w:rsidR="00350CFB" w14:paraId="00DC25A6" w14:textId="77777777">
        <w:trPr>
          <w:trHeight w:val="456"/>
        </w:trPr>
        <w:tc>
          <w:tcPr>
            <w:tcW w:w="3203" w:type="dxa"/>
          </w:tcPr>
          <w:p w14:paraId="00DC25A4" w14:textId="77777777" w:rsidR="00350CFB" w:rsidRDefault="00283FFF">
            <w:pPr>
              <w:pStyle w:val="TableParagraph"/>
              <w:spacing w:before="80"/>
              <w:ind w:left="119"/>
              <w:jc w:val="left"/>
              <w:rPr>
                <w:sz w:val="24"/>
              </w:rPr>
            </w:pPr>
            <w:r>
              <w:rPr>
                <w:sz w:val="24"/>
              </w:rPr>
              <w:t>EndorseRank</w:t>
            </w:r>
            <w:r>
              <w:rPr>
                <w:spacing w:val="-14"/>
                <w:sz w:val="24"/>
              </w:rPr>
              <w:t xml:space="preserve"> </w:t>
            </w:r>
            <w:r>
              <w:rPr>
                <w:spacing w:val="-2"/>
                <w:sz w:val="24"/>
              </w:rPr>
              <w:t>runtime</w:t>
            </w:r>
          </w:p>
        </w:tc>
        <w:tc>
          <w:tcPr>
            <w:tcW w:w="2723" w:type="dxa"/>
          </w:tcPr>
          <w:p w14:paraId="00DC25A5" w14:textId="77777777" w:rsidR="00350CFB" w:rsidRDefault="00283FFF">
            <w:pPr>
              <w:pStyle w:val="TableParagraph"/>
              <w:spacing w:before="80"/>
              <w:ind w:left="132"/>
              <w:jc w:val="left"/>
              <w:rPr>
                <w:sz w:val="24"/>
              </w:rPr>
            </w:pPr>
            <w:r>
              <w:rPr>
                <w:spacing w:val="-4"/>
                <w:sz w:val="24"/>
              </w:rPr>
              <w:t>2</w:t>
            </w:r>
            <w:r>
              <w:rPr>
                <w:i/>
                <w:spacing w:val="-4"/>
                <w:sz w:val="24"/>
              </w:rPr>
              <w:t>.</w:t>
            </w:r>
            <w:r>
              <w:rPr>
                <w:spacing w:val="-4"/>
                <w:sz w:val="24"/>
              </w:rPr>
              <w:t>105</w:t>
            </w:r>
            <w:r>
              <w:rPr>
                <w:spacing w:val="-11"/>
                <w:sz w:val="24"/>
              </w:rPr>
              <w:t xml:space="preserve"> </w:t>
            </w:r>
            <w:r>
              <w:rPr>
                <w:spacing w:val="-10"/>
                <w:sz w:val="24"/>
              </w:rPr>
              <w:t>s</w:t>
            </w:r>
          </w:p>
        </w:tc>
      </w:tr>
      <w:tr w:rsidR="00350CFB" w14:paraId="00DC25A9" w14:textId="77777777">
        <w:trPr>
          <w:trHeight w:val="456"/>
        </w:trPr>
        <w:tc>
          <w:tcPr>
            <w:tcW w:w="3203" w:type="dxa"/>
          </w:tcPr>
          <w:p w14:paraId="00DC25A7" w14:textId="77777777" w:rsidR="00350CFB" w:rsidRDefault="00283FFF">
            <w:pPr>
              <w:pStyle w:val="TableParagraph"/>
              <w:spacing w:before="80"/>
              <w:ind w:left="119"/>
              <w:jc w:val="left"/>
              <w:rPr>
                <w:sz w:val="24"/>
              </w:rPr>
            </w:pPr>
            <w:r>
              <w:rPr>
                <w:spacing w:val="-8"/>
                <w:sz w:val="24"/>
              </w:rPr>
              <w:t>AWP</w:t>
            </w:r>
            <w:r>
              <w:rPr>
                <w:spacing w:val="-4"/>
                <w:sz w:val="24"/>
              </w:rPr>
              <w:t xml:space="preserve"> </w:t>
            </w:r>
            <w:r>
              <w:rPr>
                <w:spacing w:val="-2"/>
                <w:sz w:val="24"/>
              </w:rPr>
              <w:t>runtime</w:t>
            </w:r>
          </w:p>
        </w:tc>
        <w:tc>
          <w:tcPr>
            <w:tcW w:w="2723" w:type="dxa"/>
          </w:tcPr>
          <w:p w14:paraId="00DC25A8" w14:textId="77777777" w:rsidR="00350CFB" w:rsidRDefault="00283FFF">
            <w:pPr>
              <w:pStyle w:val="TableParagraph"/>
              <w:spacing w:before="80"/>
              <w:ind w:left="132"/>
              <w:jc w:val="left"/>
              <w:rPr>
                <w:sz w:val="24"/>
              </w:rPr>
            </w:pPr>
            <w:r>
              <w:rPr>
                <w:spacing w:val="-4"/>
                <w:sz w:val="24"/>
              </w:rPr>
              <w:t>18</w:t>
            </w:r>
            <w:r>
              <w:rPr>
                <w:i/>
                <w:spacing w:val="-4"/>
                <w:sz w:val="24"/>
              </w:rPr>
              <w:t>.</w:t>
            </w:r>
            <w:r>
              <w:rPr>
                <w:spacing w:val="-4"/>
                <w:sz w:val="24"/>
              </w:rPr>
              <w:t>711</w:t>
            </w:r>
            <w:r>
              <w:rPr>
                <w:spacing w:val="-10"/>
                <w:sz w:val="24"/>
              </w:rPr>
              <w:t xml:space="preserve"> s</w:t>
            </w:r>
          </w:p>
        </w:tc>
      </w:tr>
      <w:tr w:rsidR="00350CFB" w14:paraId="00DC25AC" w14:textId="77777777">
        <w:trPr>
          <w:trHeight w:val="456"/>
        </w:trPr>
        <w:tc>
          <w:tcPr>
            <w:tcW w:w="3203" w:type="dxa"/>
          </w:tcPr>
          <w:p w14:paraId="00DC25AA" w14:textId="77777777" w:rsidR="00350CFB" w:rsidRDefault="00283FFF">
            <w:pPr>
              <w:pStyle w:val="TableParagraph"/>
              <w:spacing w:before="80"/>
              <w:ind w:left="119"/>
              <w:jc w:val="left"/>
              <w:rPr>
                <w:sz w:val="24"/>
              </w:rPr>
            </w:pPr>
            <w:r>
              <w:rPr>
                <w:sz w:val="24"/>
              </w:rPr>
              <w:t>Runtime</w:t>
            </w:r>
            <w:r>
              <w:rPr>
                <w:spacing w:val="-8"/>
                <w:sz w:val="24"/>
              </w:rPr>
              <w:t xml:space="preserve"> </w:t>
            </w:r>
            <w:r>
              <w:rPr>
                <w:sz w:val="24"/>
              </w:rPr>
              <w:t>ratio</w:t>
            </w:r>
            <w:r>
              <w:rPr>
                <w:spacing w:val="-7"/>
                <w:sz w:val="24"/>
              </w:rPr>
              <w:t xml:space="preserve"> </w:t>
            </w:r>
            <w:r>
              <w:rPr>
                <w:spacing w:val="-2"/>
                <w:sz w:val="24"/>
              </w:rPr>
              <w:t>(AWP/ER)</w:t>
            </w:r>
          </w:p>
        </w:tc>
        <w:tc>
          <w:tcPr>
            <w:tcW w:w="2723" w:type="dxa"/>
          </w:tcPr>
          <w:p w14:paraId="00DC25AB" w14:textId="77777777" w:rsidR="00350CFB" w:rsidRDefault="00283FFF">
            <w:pPr>
              <w:pStyle w:val="TableParagraph"/>
              <w:spacing w:before="0"/>
              <w:ind w:left="132"/>
              <w:jc w:val="left"/>
              <w:rPr>
                <w:rFonts w:ascii="Arial Unicode MS" w:hAnsi="Arial Unicode MS"/>
                <w:sz w:val="24"/>
              </w:rPr>
            </w:pPr>
            <w:r>
              <w:rPr>
                <w:rFonts w:ascii="Arial Unicode MS" w:hAnsi="Arial Unicode MS"/>
                <w:w w:val="120"/>
                <w:sz w:val="24"/>
              </w:rPr>
              <w:t>≈</w:t>
            </w:r>
            <w:r>
              <w:rPr>
                <w:rFonts w:ascii="Arial Unicode MS" w:hAnsi="Arial Unicode MS"/>
                <w:spacing w:val="2"/>
                <w:w w:val="120"/>
                <w:sz w:val="24"/>
              </w:rPr>
              <w:t xml:space="preserve"> </w:t>
            </w:r>
            <w:r>
              <w:rPr>
                <w:spacing w:val="-4"/>
                <w:w w:val="120"/>
                <w:sz w:val="24"/>
              </w:rPr>
              <w:t>8</w:t>
            </w:r>
            <w:r>
              <w:rPr>
                <w:i/>
                <w:spacing w:val="-4"/>
                <w:w w:val="120"/>
                <w:sz w:val="24"/>
              </w:rPr>
              <w:t>.</w:t>
            </w:r>
            <w:r>
              <w:rPr>
                <w:spacing w:val="-4"/>
                <w:w w:val="120"/>
                <w:sz w:val="24"/>
              </w:rPr>
              <w:t>9</w:t>
            </w:r>
            <w:r>
              <w:rPr>
                <w:rFonts w:ascii="Arial Unicode MS" w:hAnsi="Arial Unicode MS"/>
                <w:spacing w:val="-4"/>
                <w:w w:val="120"/>
                <w:sz w:val="24"/>
              </w:rPr>
              <w:t>×</w:t>
            </w:r>
          </w:p>
        </w:tc>
      </w:tr>
      <w:tr w:rsidR="00350CFB" w14:paraId="00DC25AF" w14:textId="77777777">
        <w:trPr>
          <w:trHeight w:val="456"/>
        </w:trPr>
        <w:tc>
          <w:tcPr>
            <w:tcW w:w="3203" w:type="dxa"/>
          </w:tcPr>
          <w:p w14:paraId="00DC25AD" w14:textId="77777777" w:rsidR="00350CFB" w:rsidRDefault="00283FFF">
            <w:pPr>
              <w:pStyle w:val="TableParagraph"/>
              <w:spacing w:before="80"/>
              <w:ind w:left="119"/>
              <w:jc w:val="left"/>
              <w:rPr>
                <w:i/>
                <w:sz w:val="24"/>
              </w:rPr>
            </w:pPr>
            <w:r>
              <w:rPr>
                <w:spacing w:val="-2"/>
                <w:sz w:val="24"/>
              </w:rPr>
              <w:t>Inter-method</w:t>
            </w:r>
            <w:r>
              <w:rPr>
                <w:spacing w:val="5"/>
                <w:sz w:val="24"/>
              </w:rPr>
              <w:t xml:space="preserve"> </w:t>
            </w:r>
            <w:r>
              <w:rPr>
                <w:i/>
                <w:spacing w:val="-12"/>
                <w:sz w:val="24"/>
              </w:rPr>
              <w:t>τ</w:t>
            </w:r>
          </w:p>
        </w:tc>
        <w:tc>
          <w:tcPr>
            <w:tcW w:w="2723" w:type="dxa"/>
          </w:tcPr>
          <w:p w14:paraId="00DC25AE" w14:textId="77777777" w:rsidR="00350CFB" w:rsidRDefault="00283FFF">
            <w:pPr>
              <w:pStyle w:val="TableParagraph"/>
              <w:spacing w:before="80"/>
              <w:ind w:left="132"/>
              <w:jc w:val="left"/>
              <w:rPr>
                <w:sz w:val="24"/>
              </w:rPr>
            </w:pPr>
            <w:r>
              <w:rPr>
                <w:spacing w:val="-4"/>
                <w:sz w:val="24"/>
              </w:rPr>
              <w:t>0</w:t>
            </w:r>
            <w:r>
              <w:rPr>
                <w:i/>
                <w:spacing w:val="-4"/>
                <w:sz w:val="24"/>
              </w:rPr>
              <w:t>.</w:t>
            </w:r>
            <w:r>
              <w:rPr>
                <w:spacing w:val="-4"/>
                <w:sz w:val="24"/>
              </w:rPr>
              <w:t>316</w:t>
            </w:r>
          </w:p>
        </w:tc>
      </w:tr>
      <w:tr w:rsidR="00350CFB" w14:paraId="00DC25B2" w14:textId="77777777">
        <w:trPr>
          <w:trHeight w:val="456"/>
        </w:trPr>
        <w:tc>
          <w:tcPr>
            <w:tcW w:w="3203" w:type="dxa"/>
          </w:tcPr>
          <w:p w14:paraId="00DC25B0" w14:textId="77777777" w:rsidR="00350CFB" w:rsidRDefault="00283FFF">
            <w:pPr>
              <w:pStyle w:val="TableParagraph"/>
              <w:spacing w:before="80"/>
              <w:ind w:left="119"/>
              <w:jc w:val="left"/>
              <w:rPr>
                <w:i/>
                <w:sz w:val="24"/>
              </w:rPr>
            </w:pPr>
            <w:r>
              <w:rPr>
                <w:sz w:val="24"/>
              </w:rPr>
              <w:t>ER</w:t>
            </w:r>
            <w:r>
              <w:rPr>
                <w:spacing w:val="-7"/>
                <w:sz w:val="24"/>
              </w:rPr>
              <w:t xml:space="preserve"> </w:t>
            </w:r>
            <w:r>
              <w:rPr>
                <w:sz w:val="24"/>
              </w:rPr>
              <w:t>allowance</w:t>
            </w:r>
            <w:r>
              <w:rPr>
                <w:spacing w:val="-7"/>
                <w:sz w:val="24"/>
              </w:rPr>
              <w:t xml:space="preserve"> </w:t>
            </w:r>
            <w:r>
              <w:rPr>
                <w:sz w:val="24"/>
              </w:rPr>
              <w:t>mean</w:t>
            </w:r>
            <w:r>
              <w:rPr>
                <w:spacing w:val="-7"/>
                <w:sz w:val="24"/>
              </w:rPr>
              <w:t xml:space="preserve"> </w:t>
            </w:r>
            <w:r>
              <w:rPr>
                <w:i/>
                <w:spacing w:val="-10"/>
                <w:sz w:val="24"/>
              </w:rPr>
              <w:t>τ</w:t>
            </w:r>
          </w:p>
        </w:tc>
        <w:tc>
          <w:tcPr>
            <w:tcW w:w="2723" w:type="dxa"/>
          </w:tcPr>
          <w:p w14:paraId="00DC25B1" w14:textId="77777777" w:rsidR="00350CFB" w:rsidRDefault="00283FFF">
            <w:pPr>
              <w:pStyle w:val="TableParagraph"/>
              <w:spacing w:before="80"/>
              <w:ind w:left="132"/>
              <w:jc w:val="left"/>
              <w:rPr>
                <w:sz w:val="24"/>
              </w:rPr>
            </w:pPr>
            <w:r>
              <w:rPr>
                <w:spacing w:val="-4"/>
                <w:sz w:val="24"/>
              </w:rPr>
              <w:t>0</w:t>
            </w:r>
            <w:r>
              <w:rPr>
                <w:i/>
                <w:spacing w:val="-4"/>
                <w:sz w:val="24"/>
              </w:rPr>
              <w:t>.</w:t>
            </w:r>
            <w:r>
              <w:rPr>
                <w:spacing w:val="-4"/>
                <w:sz w:val="24"/>
              </w:rPr>
              <w:t>355</w:t>
            </w:r>
          </w:p>
        </w:tc>
      </w:tr>
      <w:tr w:rsidR="00350CFB" w14:paraId="00DC25B5" w14:textId="77777777">
        <w:trPr>
          <w:trHeight w:val="456"/>
        </w:trPr>
        <w:tc>
          <w:tcPr>
            <w:tcW w:w="3203" w:type="dxa"/>
          </w:tcPr>
          <w:p w14:paraId="00DC25B3" w14:textId="77777777" w:rsidR="00350CFB" w:rsidRDefault="00283FFF">
            <w:pPr>
              <w:pStyle w:val="TableParagraph"/>
              <w:spacing w:before="80"/>
              <w:ind w:left="119"/>
              <w:jc w:val="left"/>
              <w:rPr>
                <w:i/>
                <w:sz w:val="24"/>
              </w:rPr>
            </w:pPr>
            <w:r>
              <w:rPr>
                <w:sz w:val="24"/>
              </w:rPr>
              <w:t>AWP</w:t>
            </w:r>
            <w:r>
              <w:rPr>
                <w:spacing w:val="-14"/>
                <w:sz w:val="24"/>
              </w:rPr>
              <w:t xml:space="preserve"> </w:t>
            </w:r>
            <w:r>
              <w:rPr>
                <w:sz w:val="24"/>
              </w:rPr>
              <w:t>transfer</w:t>
            </w:r>
            <w:r>
              <w:rPr>
                <w:spacing w:val="-14"/>
                <w:sz w:val="24"/>
              </w:rPr>
              <w:t xml:space="preserve"> </w:t>
            </w:r>
            <w:r>
              <w:rPr>
                <w:sz w:val="24"/>
              </w:rPr>
              <w:t>mean</w:t>
            </w:r>
            <w:r>
              <w:rPr>
                <w:spacing w:val="-13"/>
                <w:sz w:val="24"/>
              </w:rPr>
              <w:t xml:space="preserve"> </w:t>
            </w:r>
            <w:r>
              <w:rPr>
                <w:i/>
                <w:spacing w:val="-10"/>
                <w:sz w:val="24"/>
              </w:rPr>
              <w:t>τ</w:t>
            </w:r>
          </w:p>
        </w:tc>
        <w:tc>
          <w:tcPr>
            <w:tcW w:w="2723" w:type="dxa"/>
          </w:tcPr>
          <w:p w14:paraId="00DC25B4" w14:textId="77777777" w:rsidR="00350CFB" w:rsidRDefault="00283FFF">
            <w:pPr>
              <w:pStyle w:val="TableParagraph"/>
              <w:spacing w:before="80"/>
              <w:ind w:left="132"/>
              <w:jc w:val="left"/>
              <w:rPr>
                <w:sz w:val="24"/>
              </w:rPr>
            </w:pPr>
            <w:r>
              <w:rPr>
                <w:spacing w:val="-4"/>
                <w:sz w:val="24"/>
              </w:rPr>
              <w:t>0</w:t>
            </w:r>
            <w:r>
              <w:rPr>
                <w:i/>
                <w:spacing w:val="-4"/>
                <w:sz w:val="24"/>
              </w:rPr>
              <w:t>.</w:t>
            </w:r>
            <w:r>
              <w:rPr>
                <w:spacing w:val="-4"/>
                <w:sz w:val="24"/>
              </w:rPr>
              <w:t>534</w:t>
            </w:r>
          </w:p>
        </w:tc>
      </w:tr>
      <w:tr w:rsidR="00350CFB" w14:paraId="00DC25B8" w14:textId="77777777">
        <w:trPr>
          <w:trHeight w:val="456"/>
        </w:trPr>
        <w:tc>
          <w:tcPr>
            <w:tcW w:w="3203" w:type="dxa"/>
          </w:tcPr>
          <w:p w14:paraId="00DC25B6" w14:textId="77777777" w:rsidR="00350CFB" w:rsidRDefault="00283FFF">
            <w:pPr>
              <w:pStyle w:val="TableParagraph"/>
              <w:spacing w:before="80"/>
              <w:ind w:left="119"/>
              <w:jc w:val="left"/>
              <w:rPr>
                <w:i/>
                <w:sz w:val="24"/>
              </w:rPr>
            </w:pPr>
            <w:r>
              <w:rPr>
                <w:sz w:val="24"/>
                <w:color w:val="FF0000"/>
              </w:rPr>
              <w:t>ER holdout Kendall τ</w:t>
            </w:r>
          </w:p>
        </w:tc>
        <w:tc>
          <w:tcPr>
            <w:tcW w:w="2723" w:type="dxa"/>
          </w:tcPr>
          <w:p w14:paraId="00DC25B7" w14:textId="77777777" w:rsidR="00350CFB" w:rsidRDefault="00283FFF">
            <w:pPr>
              <w:pStyle w:val="TableParagraph"/>
              <w:spacing w:before="80"/>
              <w:ind w:left="132"/>
              <w:jc w:val="left"/>
              <w:rPr>
                <w:sz w:val="24"/>
              </w:rPr>
            </w:pPr>
            <w:r>
              <w:rPr>
                <w:spacing w:val="-4"/>
                <w:sz w:val="24"/>
              </w:rPr>
              <w:t>0</w:t>
            </w:r>
            <w:r>
              <w:rPr>
                <w:i/>
                <w:spacing w:val="-4"/>
                <w:sz w:val="24"/>
              </w:rPr>
              <w:t>.</w:t>
            </w:r>
            <w:r>
              <w:rPr>
                <w:spacing w:val="-4"/>
                <w:sz w:val="24"/>
              </w:rPr>
              <w:t>096</w:t>
            </w:r>
          </w:p>
        </w:tc>
      </w:tr>
      <w:tr w:rsidR="00350CFB" w14:paraId="00DC25BB" w14:textId="77777777">
        <w:trPr>
          <w:trHeight w:val="456"/>
        </w:trPr>
        <w:tc>
          <w:tcPr>
            <w:tcW w:w="3203" w:type="dxa"/>
          </w:tcPr>
          <w:p w14:paraId="00DC25B9" w14:textId="77777777" w:rsidR="00350CFB" w:rsidRDefault="00283FFF">
            <w:pPr>
              <w:pStyle w:val="TableParagraph"/>
              <w:spacing w:before="80"/>
              <w:ind w:left="119"/>
              <w:jc w:val="left"/>
              <w:rPr>
                <w:i/>
                <w:sz w:val="24"/>
              </w:rPr>
            </w:pPr>
            <w:r>
              <w:rPr>
                <w:spacing w:val="-2"/>
                <w:sz w:val="24"/>
                <w:color w:val="FF0000"/>
              </w:rPr>
              <w:t>AWP holdout Kendall τ</w:t>
            </w:r>
          </w:p>
        </w:tc>
        <w:tc>
          <w:tcPr>
            <w:tcW w:w="2723" w:type="dxa"/>
          </w:tcPr>
          <w:p w14:paraId="00DC25BA" w14:textId="77777777" w:rsidR="00350CFB" w:rsidRDefault="00283FFF">
            <w:pPr>
              <w:pStyle w:val="TableParagraph"/>
              <w:spacing w:before="80"/>
              <w:ind w:left="132"/>
              <w:jc w:val="left"/>
              <w:rPr>
                <w:sz w:val="24"/>
              </w:rPr>
            </w:pPr>
            <w:r>
              <w:rPr>
                <w:spacing w:val="-4"/>
                <w:sz w:val="24"/>
              </w:rPr>
              <w:t>0</w:t>
            </w:r>
            <w:r>
              <w:rPr>
                <w:i/>
                <w:spacing w:val="-4"/>
                <w:sz w:val="24"/>
              </w:rPr>
              <w:t>.</w:t>
            </w:r>
            <w:r>
              <w:rPr>
                <w:spacing w:val="-4"/>
                <w:sz w:val="24"/>
              </w:rPr>
              <w:t>179</w:t>
            </w:r>
          </w:p>
        </w:tc>
      </w:tr>
      <w:tr w:rsidR="00350CFB" w14:paraId="00DC25BE" w14:textId="77777777">
        <w:trPr>
          <w:trHeight w:val="456"/>
        </w:trPr>
        <w:tc>
          <w:tcPr>
            <w:tcW w:w="3203" w:type="dxa"/>
          </w:tcPr>
          <w:p w14:paraId="00DC25BC" w14:textId="77777777" w:rsidR="00350CFB" w:rsidRDefault="00283FFF">
            <w:pPr>
              <w:pStyle w:val="TableParagraph"/>
              <w:spacing w:before="80"/>
              <w:ind w:left="119"/>
              <w:jc w:val="left"/>
              <w:rPr>
                <w:i/>
                <w:sz w:val="24"/>
              </w:rPr>
            </w:pPr>
            <w:r>
              <w:rPr>
                <w:sz w:val="24"/>
                <w:color w:val="FF0000"/>
              </w:rPr>
              <w:t>—</w:t>
            </w:r>
          </w:p>
        </w:tc>
        <w:tc>
          <w:tcPr>
            <w:tcW w:w="2723" w:type="dxa"/>
          </w:tcPr>
          <w:p w14:paraId="00DC25BD" w14:textId="77777777" w:rsidR="00350CFB" w:rsidRDefault="00283FFF">
            <w:pPr>
              <w:pStyle w:val="TableParagraph"/>
              <w:spacing w:before="80"/>
              <w:ind w:left="132"/>
              <w:jc w:val="left"/>
              <w:rPr>
                <w:sz w:val="24"/>
              </w:rPr>
            </w:pPr>
            <w:r>
              <w:rPr>
                <w:spacing w:val="-4"/>
                <w:sz w:val="24"/>
              </w:rPr>
              <w:t>0</w:t>
            </w:r>
            <w:r>
              <w:rPr>
                <w:i/>
                <w:spacing w:val="-4"/>
                <w:sz w:val="24"/>
              </w:rPr>
              <w:t>.</w:t>
            </w:r>
            <w:r>
              <w:rPr>
                <w:spacing w:val="-4"/>
                <w:sz w:val="24"/>
              </w:rPr>
              <w:t>583</w:t>
            </w:r>
          </w:p>
        </w:tc>
      </w:tr>
      <w:tr w:rsidR="00350CFB" w14:paraId="00DC25C1" w14:textId="77777777">
        <w:trPr>
          <w:trHeight w:val="456"/>
        </w:trPr>
        <w:tc>
          <w:tcPr>
            <w:tcW w:w="3203" w:type="dxa"/>
          </w:tcPr>
          <w:p w14:paraId="00DC25BF" w14:textId="77777777" w:rsidR="00350CFB" w:rsidRDefault="00283FFF">
            <w:pPr>
              <w:pStyle w:val="TableParagraph"/>
              <w:spacing w:before="80"/>
              <w:ind w:left="119"/>
              <w:jc w:val="left"/>
              <w:rPr>
                <w:i/>
                <w:sz w:val="24"/>
              </w:rPr>
            </w:pPr>
            <w:r>
              <w:rPr>
                <w:sz w:val="24"/>
                <w:color w:val="FF0000"/>
              </w:rPr>
              <w:t>—</w:t>
            </w:r>
          </w:p>
        </w:tc>
        <w:tc>
          <w:tcPr>
            <w:tcW w:w="2723" w:type="dxa"/>
          </w:tcPr>
          <w:p w14:paraId="00DC25C0" w14:textId="77777777" w:rsidR="00350CFB" w:rsidRDefault="00283FFF">
            <w:pPr>
              <w:pStyle w:val="TableParagraph"/>
              <w:spacing w:before="80"/>
              <w:ind w:left="132"/>
              <w:jc w:val="left"/>
              <w:rPr>
                <w:sz w:val="24"/>
              </w:rPr>
            </w:pPr>
            <w:r>
              <w:rPr>
                <w:spacing w:val="-4"/>
                <w:sz w:val="24"/>
              </w:rPr>
              <w:t>0</w:t>
            </w:r>
            <w:r>
              <w:rPr>
                <w:i/>
                <w:spacing w:val="-4"/>
                <w:sz w:val="24"/>
              </w:rPr>
              <w:t>.</w:t>
            </w:r>
            <w:r>
              <w:rPr>
                <w:spacing w:val="-4"/>
                <w:sz w:val="24"/>
              </w:rPr>
              <w:t>376</w:t>
            </w:r>
          </w:p>
        </w:tc>
      </w:tr>
      <w:tr w:rsidR="00350CFB" w14:paraId="00DC25C4" w14:textId="77777777">
        <w:trPr>
          <w:trHeight w:val="456"/>
        </w:trPr>
        <w:tc>
          <w:tcPr>
            <w:tcW w:w="3203" w:type="dxa"/>
          </w:tcPr>
          <w:p w14:paraId="00DC25C2" w14:textId="77777777" w:rsidR="00350CFB" w:rsidRDefault="00283FFF">
            <w:pPr>
              <w:pStyle w:val="TableParagraph"/>
              <w:spacing w:before="80"/>
              <w:ind w:left="119"/>
              <w:jc w:val="left"/>
              <w:rPr>
                <w:i/>
                <w:sz w:val="24"/>
              </w:rPr>
            </w:pPr>
            <w:r>
              <w:rPr>
                <w:sz w:val="24"/>
              </w:rPr>
              <w:t>Expanded</w:t>
            </w:r>
            <w:r>
              <w:rPr>
                <w:spacing w:val="-8"/>
                <w:sz w:val="24"/>
              </w:rPr>
              <w:t xml:space="preserve"> </w:t>
            </w:r>
            <w:r>
              <w:rPr>
                <w:sz w:val="24"/>
              </w:rPr>
              <w:t>pool</w:t>
            </w:r>
            <w:r>
              <w:rPr>
                <w:spacing w:val="-8"/>
                <w:sz w:val="24"/>
              </w:rPr>
              <w:t xml:space="preserve"> </w:t>
            </w:r>
            <w:r>
              <w:rPr>
                <w:i/>
                <w:spacing w:val="-10"/>
                <w:sz w:val="24"/>
              </w:rPr>
              <w:t>N</w:t>
            </w:r>
          </w:p>
        </w:tc>
        <w:tc>
          <w:tcPr>
            <w:tcW w:w="2723" w:type="dxa"/>
          </w:tcPr>
          <w:p w14:paraId="00DC25C3" w14:textId="77777777" w:rsidR="00350CFB" w:rsidRDefault="00283FFF">
            <w:pPr>
              <w:pStyle w:val="TableParagraph"/>
              <w:spacing w:before="80"/>
              <w:ind w:left="132"/>
              <w:jc w:val="left"/>
              <w:rPr>
                <w:sz w:val="24"/>
              </w:rPr>
            </w:pPr>
            <w:r>
              <w:rPr>
                <w:spacing w:val="-2"/>
                <w:sz w:val="24"/>
              </w:rPr>
              <w:t>31</w:t>
            </w:r>
            <w:r>
              <w:rPr>
                <w:i/>
                <w:spacing w:val="-2"/>
                <w:sz w:val="24"/>
              </w:rPr>
              <w:t>,</w:t>
            </w:r>
            <w:r>
              <w:rPr>
                <w:spacing w:val="-2"/>
                <w:sz w:val="24"/>
              </w:rPr>
              <w:t>612</w:t>
            </w:r>
          </w:p>
        </w:tc>
      </w:tr>
      <w:tr w:rsidR="00350CFB" w14:paraId="00DC25C7" w14:textId="77777777">
        <w:trPr>
          <w:trHeight w:val="456"/>
        </w:trPr>
        <w:tc>
          <w:tcPr>
            <w:tcW w:w="3203" w:type="dxa"/>
          </w:tcPr>
          <w:p w14:paraId="00DC25C5" w14:textId="77777777" w:rsidR="00350CFB" w:rsidRDefault="00283FFF">
            <w:pPr>
              <w:pStyle w:val="TableParagraph"/>
              <w:spacing w:before="80"/>
              <w:ind w:left="119"/>
              <w:jc w:val="left"/>
              <w:rPr>
                <w:sz w:val="24"/>
              </w:rPr>
            </w:pPr>
            <w:r>
              <w:rPr>
                <w:w w:val="105"/>
                <w:sz w:val="24"/>
              </w:rPr>
              <w:t>Speedup</w:t>
            </w:r>
            <w:r>
              <w:rPr>
                <w:spacing w:val="-6"/>
                <w:w w:val="105"/>
                <w:sz w:val="24"/>
              </w:rPr>
              <w:t xml:space="preserve"> </w:t>
            </w:r>
            <w:r>
              <w:rPr>
                <w:w w:val="105"/>
                <w:sz w:val="24"/>
              </w:rPr>
              <w:t>at</w:t>
            </w:r>
            <w:r>
              <w:rPr>
                <w:spacing w:val="-6"/>
                <w:w w:val="105"/>
                <w:sz w:val="24"/>
              </w:rPr>
              <w:t xml:space="preserve"> </w:t>
            </w:r>
            <w:r>
              <w:rPr>
                <w:i/>
                <w:w w:val="105"/>
                <w:sz w:val="24"/>
              </w:rPr>
              <w:t>n</w:t>
            </w:r>
            <w:r>
              <w:rPr>
                <w:i/>
                <w:spacing w:val="1"/>
                <w:w w:val="105"/>
                <w:sz w:val="24"/>
              </w:rPr>
              <w:t xml:space="preserve"> </w:t>
            </w:r>
            <w:r>
              <w:rPr>
                <w:w w:val="105"/>
                <w:sz w:val="24"/>
              </w:rPr>
              <w:t>=</w:t>
            </w:r>
            <w:r>
              <w:rPr>
                <w:spacing w:val="1"/>
                <w:w w:val="105"/>
                <w:sz w:val="24"/>
              </w:rPr>
              <w:t xml:space="preserve"> </w:t>
            </w:r>
            <w:r>
              <w:rPr>
                <w:spacing w:val="-2"/>
                <w:w w:val="105"/>
                <w:sz w:val="24"/>
              </w:rPr>
              <w:t>10</w:t>
            </w:r>
            <w:r>
              <w:rPr>
                <w:i/>
                <w:spacing w:val="-2"/>
                <w:w w:val="105"/>
                <w:sz w:val="24"/>
              </w:rPr>
              <w:t>,</w:t>
            </w:r>
            <w:r>
              <w:rPr>
                <w:spacing w:val="-2"/>
                <w:w w:val="105"/>
                <w:sz w:val="24"/>
              </w:rPr>
              <w:t>000</w:t>
            </w:r>
          </w:p>
        </w:tc>
        <w:tc>
          <w:tcPr>
            <w:tcW w:w="2723" w:type="dxa"/>
          </w:tcPr>
          <w:p w14:paraId="00DC25C6" w14:textId="77777777" w:rsidR="00350CFB" w:rsidRDefault="00283FFF">
            <w:pPr>
              <w:pStyle w:val="TableParagraph"/>
              <w:spacing w:before="0"/>
              <w:ind w:left="132"/>
              <w:jc w:val="left"/>
              <w:rPr>
                <w:rFonts w:ascii="Arial Unicode MS" w:hAnsi="Arial Unicode MS"/>
                <w:sz w:val="24"/>
              </w:rPr>
            </w:pPr>
            <w:r>
              <w:rPr>
                <w:rFonts w:ascii="Arial Unicode MS" w:hAnsi="Arial Unicode MS"/>
                <w:w w:val="120"/>
                <w:sz w:val="24"/>
              </w:rPr>
              <w:t>≈</w:t>
            </w:r>
            <w:r>
              <w:rPr>
                <w:rFonts w:ascii="Arial Unicode MS" w:hAnsi="Arial Unicode MS"/>
                <w:spacing w:val="2"/>
                <w:w w:val="120"/>
                <w:sz w:val="24"/>
              </w:rPr>
              <w:t xml:space="preserve"> </w:t>
            </w:r>
            <w:r>
              <w:rPr>
                <w:spacing w:val="-2"/>
                <w:w w:val="120"/>
                <w:sz w:val="24"/>
              </w:rPr>
              <w:t>10</w:t>
            </w:r>
            <w:r>
              <w:rPr>
                <w:i/>
                <w:spacing w:val="-2"/>
                <w:w w:val="120"/>
                <w:sz w:val="24"/>
              </w:rPr>
              <w:t>.</w:t>
            </w:r>
            <w:r>
              <w:rPr>
                <w:spacing w:val="-2"/>
                <w:w w:val="120"/>
                <w:sz w:val="24"/>
              </w:rPr>
              <w:t>4</w:t>
            </w:r>
            <w:r>
              <w:rPr>
                <w:rFonts w:ascii="Arial Unicode MS" w:hAnsi="Arial Unicode MS"/>
                <w:spacing w:val="-2"/>
                <w:w w:val="120"/>
                <w:sz w:val="24"/>
              </w:rPr>
              <w:t>×</w:t>
            </w:r>
          </w:p>
        </w:tc>
      </w:tr>
      <w:tr w:rsidR="00350CFB" w14:paraId="00DC25CA" w14:textId="77777777">
        <w:trPr>
          <w:trHeight w:val="456"/>
        </w:trPr>
        <w:tc>
          <w:tcPr>
            <w:tcW w:w="3203" w:type="dxa"/>
          </w:tcPr>
          <w:p w14:paraId="00DC25C8" w14:textId="77777777" w:rsidR="00350CFB" w:rsidRDefault="00283FFF">
            <w:pPr>
              <w:pStyle w:val="TableParagraph"/>
              <w:spacing w:before="80"/>
              <w:ind w:left="119"/>
              <w:jc w:val="left"/>
              <w:rPr>
                <w:sz w:val="24"/>
              </w:rPr>
            </w:pPr>
            <w:r>
              <w:rPr>
                <w:w w:val="105"/>
                <w:sz w:val="24"/>
              </w:rPr>
              <w:t>Speedup</w:t>
            </w:r>
            <w:r>
              <w:rPr>
                <w:spacing w:val="-5"/>
                <w:w w:val="105"/>
                <w:sz w:val="24"/>
              </w:rPr>
              <w:t xml:space="preserve"> </w:t>
            </w:r>
            <w:r>
              <w:rPr>
                <w:w w:val="105"/>
                <w:sz w:val="24"/>
              </w:rPr>
              <w:t>at</w:t>
            </w:r>
            <w:r>
              <w:rPr>
                <w:spacing w:val="-4"/>
                <w:w w:val="105"/>
                <w:sz w:val="24"/>
              </w:rPr>
              <w:t xml:space="preserve"> </w:t>
            </w:r>
            <w:r>
              <w:rPr>
                <w:i/>
                <w:w w:val="105"/>
                <w:sz w:val="24"/>
              </w:rPr>
              <w:t>N</w:t>
            </w:r>
            <w:r>
              <w:rPr>
                <w:i/>
                <w:spacing w:val="27"/>
                <w:w w:val="105"/>
                <w:sz w:val="24"/>
              </w:rPr>
              <w:t xml:space="preserve"> </w:t>
            </w:r>
            <w:r>
              <w:rPr>
                <w:w w:val="105"/>
                <w:sz w:val="24"/>
              </w:rPr>
              <w:t>=</w:t>
            </w:r>
            <w:r>
              <w:rPr>
                <w:spacing w:val="3"/>
                <w:w w:val="105"/>
                <w:sz w:val="24"/>
              </w:rPr>
              <w:t xml:space="preserve"> </w:t>
            </w:r>
            <w:r>
              <w:rPr>
                <w:spacing w:val="-2"/>
                <w:w w:val="105"/>
                <w:sz w:val="24"/>
              </w:rPr>
              <w:t>31</w:t>
            </w:r>
            <w:r>
              <w:rPr>
                <w:i/>
                <w:spacing w:val="-2"/>
                <w:w w:val="105"/>
                <w:sz w:val="24"/>
              </w:rPr>
              <w:t>,</w:t>
            </w:r>
            <w:r>
              <w:rPr>
                <w:spacing w:val="-2"/>
                <w:w w:val="105"/>
                <w:sz w:val="24"/>
              </w:rPr>
              <w:t>612</w:t>
            </w:r>
          </w:p>
        </w:tc>
        <w:tc>
          <w:tcPr>
            <w:tcW w:w="2723" w:type="dxa"/>
          </w:tcPr>
          <w:p w14:paraId="00DC25C9" w14:textId="77777777" w:rsidR="00350CFB" w:rsidRDefault="00283FFF">
            <w:pPr>
              <w:pStyle w:val="TableParagraph"/>
              <w:spacing w:before="0"/>
              <w:ind w:left="132"/>
              <w:jc w:val="left"/>
              <w:rPr>
                <w:rFonts w:ascii="Arial Unicode MS" w:hAnsi="Arial Unicode MS"/>
                <w:sz w:val="24"/>
              </w:rPr>
            </w:pPr>
            <w:r>
              <w:rPr>
                <w:rFonts w:ascii="Arial Unicode MS" w:hAnsi="Arial Unicode MS"/>
                <w:w w:val="120"/>
                <w:sz w:val="24"/>
              </w:rPr>
              <w:t>≈</w:t>
            </w:r>
            <w:r>
              <w:rPr>
                <w:rFonts w:ascii="Arial Unicode MS" w:hAnsi="Arial Unicode MS"/>
                <w:spacing w:val="2"/>
                <w:w w:val="120"/>
                <w:sz w:val="24"/>
              </w:rPr>
              <w:t xml:space="preserve"> </w:t>
            </w:r>
            <w:r>
              <w:rPr>
                <w:spacing w:val="-4"/>
                <w:w w:val="120"/>
                <w:sz w:val="24"/>
              </w:rPr>
              <w:t>9</w:t>
            </w:r>
            <w:r>
              <w:rPr>
                <w:i/>
                <w:spacing w:val="-4"/>
                <w:w w:val="120"/>
                <w:sz w:val="24"/>
              </w:rPr>
              <w:t>.</w:t>
            </w:r>
            <w:r>
              <w:rPr>
                <w:spacing w:val="-4"/>
                <w:w w:val="120"/>
                <w:sz w:val="24"/>
              </w:rPr>
              <w:t>4</w:t>
            </w:r>
            <w:r>
              <w:rPr>
                <w:rFonts w:ascii="Arial Unicode MS" w:hAnsi="Arial Unicode MS"/>
                <w:spacing w:val="-4"/>
                <w:w w:val="120"/>
                <w:sz w:val="24"/>
              </w:rPr>
              <w:t>×</w:t>
            </w:r>
          </w:p>
        </w:tc>
      </w:tr>
      <w:tr w:rsidR="00350CFB" w14:paraId="00DC25CD" w14:textId="77777777">
        <w:trPr>
          <w:trHeight w:val="484"/>
        </w:trPr>
        <w:tc>
          <w:tcPr>
            <w:tcW w:w="3203" w:type="dxa"/>
            <w:tcBorders>
              <w:bottom w:val="single" w:sz="8" w:space="0" w:color="000000"/>
            </w:tcBorders>
          </w:tcPr>
          <w:p w14:paraId="00DC25CB" w14:textId="77777777" w:rsidR="00350CFB" w:rsidRDefault="00283FFF">
            <w:pPr>
              <w:pStyle w:val="TableParagraph"/>
              <w:spacing w:before="80"/>
              <w:ind w:left="119"/>
              <w:jc w:val="left"/>
              <w:rPr>
                <w:sz w:val="24"/>
              </w:rPr>
            </w:pPr>
            <w:r>
              <w:rPr>
                <w:sz w:val="24"/>
              </w:rPr>
              <w:t>Observation</w:t>
            </w:r>
            <w:r>
              <w:rPr>
                <w:spacing w:val="-13"/>
                <w:sz w:val="24"/>
              </w:rPr>
              <w:t xml:space="preserve"> </w:t>
            </w:r>
            <w:r>
              <w:rPr>
                <w:spacing w:val="-2"/>
                <w:sz w:val="24"/>
              </w:rPr>
              <w:t>window</w:t>
            </w:r>
          </w:p>
        </w:tc>
        <w:tc>
          <w:tcPr>
            <w:tcW w:w="2723" w:type="dxa"/>
            <w:tcBorders>
              <w:bottom w:val="single" w:sz="8" w:space="0" w:color="000000"/>
            </w:tcBorders>
          </w:tcPr>
          <w:p w14:paraId="00DC25CC" w14:textId="77777777" w:rsidR="00350CFB" w:rsidRDefault="00283FFF">
            <w:pPr>
              <w:pStyle w:val="TableParagraph"/>
              <w:spacing w:before="80"/>
              <w:ind w:left="132"/>
              <w:jc w:val="left"/>
              <w:rPr>
                <w:sz w:val="24"/>
              </w:rPr>
            </w:pPr>
            <w:r>
              <w:rPr>
                <w:sz w:val="24"/>
              </w:rPr>
              <w:t>2025-12-01</w:t>
            </w:r>
            <w:r>
              <w:rPr>
                <w:spacing w:val="-12"/>
                <w:sz w:val="24"/>
              </w:rPr>
              <w:t xml:space="preserve"> </w:t>
            </w:r>
            <w:r>
              <w:rPr>
                <w:sz w:val="24"/>
              </w:rPr>
              <w:t>–</w:t>
            </w:r>
            <w:r>
              <w:rPr>
                <w:spacing w:val="-12"/>
                <w:sz w:val="24"/>
              </w:rPr>
              <w:t xml:space="preserve"> </w:t>
            </w:r>
            <w:r>
              <w:rPr>
                <w:sz w:val="24"/>
              </w:rPr>
              <w:t>2026-05-</w:t>
            </w:r>
            <w:r>
              <w:rPr>
                <w:spacing w:val="-5"/>
                <w:sz w:val="24"/>
              </w:rPr>
              <w:t>31</w:t>
            </w:r>
          </w:p>
        </w:tc>
      </w:tr>
    </w:tbl>
    <w:p w14:paraId="00DC25CE" w14:textId="77777777" w:rsidR="00350CFB" w:rsidRDefault="00283FFF">
      <w:pPr>
        <w:pStyle w:val="a3"/>
        <w:spacing w:before="135" w:line="396" w:lineRule="auto"/>
        <w:ind w:left="282" w:right="563" w:hanging="8"/>
        <w:jc w:val="both"/>
      </w:pPr>
      <w:r>
        <w:t>These</w:t>
      </w:r>
      <w:r>
        <w:rPr>
          <w:spacing w:val="-11"/>
        </w:rPr>
        <w:t xml:space="preserve"> </w:t>
      </w:r>
      <w:r>
        <w:t>values</w:t>
      </w:r>
      <w:r>
        <w:rPr>
          <w:spacing w:val="-10"/>
        </w:rPr>
        <w:t xml:space="preserve"> </w:t>
      </w:r>
      <w:r>
        <w:t>are</w:t>
      </w:r>
      <w:r>
        <w:rPr>
          <w:spacing w:val="-11"/>
        </w:rPr>
        <w:t xml:space="preserve"> </w:t>
      </w:r>
      <w:r>
        <w:t>transcribed</w:t>
      </w:r>
      <w:r>
        <w:rPr>
          <w:spacing w:val="-10"/>
        </w:rPr>
        <w:t xml:space="preserve"> </w:t>
      </w:r>
      <w:r>
        <w:t>from</w:t>
      </w:r>
      <w:r>
        <w:rPr>
          <w:spacing w:val="-11"/>
        </w:rPr>
        <w:t xml:space="preserve"> </w:t>
      </w:r>
      <w:r>
        <w:t>the</w:t>
      </w:r>
      <w:r>
        <w:rPr>
          <w:spacing w:val="-10"/>
        </w:rPr>
        <w:t xml:space="preserve"> </w:t>
      </w:r>
      <w:r>
        <w:t>pipeline’s</w:t>
      </w:r>
      <w:r>
        <w:rPr>
          <w:spacing w:val="-11"/>
        </w:rPr>
        <w:t xml:space="preserve"> </w:t>
      </w:r>
      <w:r>
        <w:t>machine-readable</w:t>
      </w:r>
      <w:r>
        <w:rPr>
          <w:spacing w:val="-10"/>
        </w:rPr>
        <w:t xml:space="preserve"> </w:t>
      </w:r>
      <w:r>
        <w:t>evaluation</w:t>
      </w:r>
      <w:r>
        <w:rPr>
          <w:spacing w:val="-11"/>
        </w:rPr>
        <w:t xml:space="preserve"> </w:t>
      </w:r>
      <w:r>
        <w:t>summary</w:t>
      </w:r>
      <w:r>
        <w:rPr>
          <w:spacing w:val="-10"/>
        </w:rPr>
        <w:t xml:space="preserve"> </w:t>
      </w:r>
      <w:r>
        <w:t>and</w:t>
      </w:r>
      <w:r>
        <w:rPr>
          <w:spacing w:val="-11"/>
        </w:rPr>
        <w:t xml:space="preserve"> </w:t>
      </w:r>
      <w:r>
        <w:t xml:space="preserve">match </w:t>
      </w:r>
      <w:bookmarkStart w:id="530" w:name="Archived_Extended_Baselines"/>
      <w:bookmarkStart w:id="531" w:name="_bookmark227"/>
      <w:bookmarkEnd w:id="530"/>
      <w:bookmarkEnd w:id="531"/>
      <w:r>
        <w:t>the exported result tables.</w:t>
      </w:r>
    </w:p>
    <w:p w14:paraId="00DC25CF" w14:textId="77777777" w:rsidR="00350CFB" w:rsidRDefault="00350CFB">
      <w:pPr>
        <w:pStyle w:val="a3"/>
        <w:spacing w:before="147"/>
      </w:pPr>
    </w:p>
    <w:p w14:paraId="00DC25D0" w14:textId="77777777" w:rsidR="00350CFB" w:rsidRDefault="00283FFF">
      <w:pPr>
        <w:pStyle w:val="2"/>
        <w:numPr>
          <w:ilvl w:val="1"/>
          <w:numId w:val="26"/>
        </w:numPr>
        <w:tabs>
          <w:tab w:val="left" w:pos="783"/>
        </w:tabs>
        <w:ind w:left="783" w:hanging="501"/>
      </w:pPr>
      <w:r>
        <w:t>Archived</w:t>
      </w:r>
      <w:r>
        <w:rPr>
          <w:spacing w:val="14"/>
        </w:rPr>
        <w:t xml:space="preserve"> </w:t>
      </w:r>
      <w:r>
        <w:t>Extended</w:t>
      </w:r>
      <w:r>
        <w:rPr>
          <w:spacing w:val="14"/>
        </w:rPr>
        <w:t xml:space="preserve"> </w:t>
      </w:r>
      <w:r>
        <w:rPr>
          <w:spacing w:val="-2"/>
        </w:rPr>
        <w:t>Baselines</w:t>
      </w:r>
    </w:p>
    <w:p w14:paraId="00DC25D1" w14:textId="77777777" w:rsidR="00350CFB" w:rsidRDefault="00350CFB">
      <w:pPr>
        <w:pStyle w:val="a3"/>
        <w:spacing w:before="24"/>
        <w:rPr>
          <w:b/>
          <w:sz w:val="28"/>
        </w:rPr>
      </w:pPr>
    </w:p>
    <w:p w14:paraId="00DC25D2" w14:textId="77777777" w:rsidR="00350CFB" w:rsidRDefault="00283FFF">
      <w:pPr>
        <w:pStyle w:val="a3"/>
        <w:spacing w:line="396" w:lineRule="auto"/>
        <w:ind w:left="282" w:right="563"/>
        <w:jc w:val="both"/>
      </w:pPr>
      <w:r>
        <w:rPr>
          <w:spacing w:val="-2"/>
        </w:rPr>
        <w:t>During</w:t>
      </w:r>
      <w:r>
        <w:rPr>
          <w:spacing w:val="-8"/>
        </w:rPr>
        <w:t xml:space="preserve"> </w:t>
      </w:r>
      <w:r>
        <w:rPr>
          <w:spacing w:val="-2"/>
        </w:rPr>
        <w:t>exploratory</w:t>
      </w:r>
      <w:r>
        <w:rPr>
          <w:spacing w:val="-8"/>
        </w:rPr>
        <w:t xml:space="preserve"> </w:t>
      </w:r>
      <w:r>
        <w:rPr>
          <w:spacing w:val="-2"/>
        </w:rPr>
        <w:t>analysis,</w:t>
      </w:r>
      <w:r>
        <w:rPr>
          <w:spacing w:val="-4"/>
        </w:rPr>
        <w:t xml:space="preserve"> </w:t>
      </w:r>
      <w:r>
        <w:rPr>
          <w:spacing w:val="-2"/>
        </w:rPr>
        <w:t>additional</w:t>
      </w:r>
      <w:r>
        <w:rPr>
          <w:spacing w:val="-8"/>
        </w:rPr>
        <w:t xml:space="preserve"> </w:t>
      </w:r>
      <w:r>
        <w:rPr>
          <w:spacing w:val="-2"/>
        </w:rPr>
        <w:t>PageRank</w:t>
      </w:r>
      <w:r>
        <w:rPr>
          <w:spacing w:val="-8"/>
        </w:rPr>
        <w:t xml:space="preserve"> </w:t>
      </w:r>
      <w:r>
        <w:rPr>
          <w:spacing w:val="-2"/>
        </w:rPr>
        <w:t>variants</w:t>
      </w:r>
      <w:r>
        <w:rPr>
          <w:spacing w:val="-9"/>
        </w:rPr>
        <w:t xml:space="preserve"> </w:t>
      </w:r>
      <w:r>
        <w:rPr>
          <w:spacing w:val="-2"/>
        </w:rPr>
        <w:t>were</w:t>
      </w:r>
      <w:r>
        <w:rPr>
          <w:spacing w:val="-8"/>
        </w:rPr>
        <w:t xml:space="preserve"> </w:t>
      </w:r>
      <w:r>
        <w:rPr>
          <w:spacing w:val="-2"/>
        </w:rPr>
        <w:t>scored</w:t>
      </w:r>
      <w:r>
        <w:rPr>
          <w:spacing w:val="-8"/>
        </w:rPr>
        <w:t xml:space="preserve"> </w:t>
      </w:r>
      <w:r>
        <w:rPr>
          <w:spacing w:val="-2"/>
        </w:rPr>
        <w:t>on</w:t>
      </w:r>
      <w:r>
        <w:rPr>
          <w:spacing w:val="-8"/>
        </w:rPr>
        <w:t xml:space="preserve"> </w:t>
      </w:r>
      <w:r>
        <w:rPr>
          <w:spacing w:val="-2"/>
        </w:rPr>
        <w:t>the</w:t>
      </w:r>
      <w:r>
        <w:rPr>
          <w:spacing w:val="-8"/>
        </w:rPr>
        <w:t xml:space="preserve"> </w:t>
      </w:r>
      <w:r>
        <w:rPr>
          <w:spacing w:val="-2"/>
        </w:rPr>
        <w:t>same</w:t>
      </w:r>
      <w:r>
        <w:rPr>
          <w:spacing w:val="-8"/>
        </w:rPr>
        <w:t xml:space="preserve"> </w:t>
      </w:r>
      <w:r>
        <w:rPr>
          <w:spacing w:val="-2"/>
        </w:rPr>
        <w:t>matched</w:t>
      </w:r>
      <w:r>
        <w:rPr>
          <w:spacing w:val="-8"/>
        </w:rPr>
        <w:t xml:space="preserve"> </w:t>
      </w:r>
      <w:r>
        <w:rPr>
          <w:spacing w:val="-2"/>
        </w:rPr>
        <w:t xml:space="preserve">cohort </w:t>
      </w:r>
      <w:r>
        <w:t>and proxy families.</w:t>
      </w:r>
      <w:r>
        <w:rPr>
          <w:spacing w:val="40"/>
        </w:rPr>
        <w:t xml:space="preserve"> </w:t>
      </w:r>
      <w:r>
        <w:t>They are archived here for completeness and future work.</w:t>
      </w:r>
      <w:r>
        <w:rPr>
          <w:spacing w:val="40"/>
        </w:rPr>
        <w:t xml:space="preserve"> </w:t>
      </w:r>
      <w:r>
        <w:t xml:space="preserve">They are </w:t>
      </w:r>
      <w:r>
        <w:rPr>
          <w:i/>
        </w:rPr>
        <w:t xml:space="preserve">not </w:t>
      </w:r>
      <w:r>
        <w:t>part of</w:t>
      </w:r>
      <w:r>
        <w:rPr>
          <w:spacing w:val="-9"/>
        </w:rPr>
        <w:t xml:space="preserve"> </w:t>
      </w:r>
      <w:r>
        <w:t>the</w:t>
      </w:r>
      <w:r>
        <w:rPr>
          <w:spacing w:val="-9"/>
        </w:rPr>
        <w:t xml:space="preserve"> </w:t>
      </w:r>
      <w:r>
        <w:t>primary</w:t>
      </w:r>
      <w:r>
        <w:rPr>
          <w:spacing w:val="-9"/>
        </w:rPr>
        <w:t xml:space="preserve"> </w:t>
      </w:r>
      <w:r>
        <w:t>EndorseRank–AWP</w:t>
      </w:r>
      <w:r>
        <w:rPr>
          <w:spacing w:val="-9"/>
        </w:rPr>
        <w:t xml:space="preserve"> </w:t>
      </w:r>
      <w:r>
        <w:t>research</w:t>
      </w:r>
      <w:r>
        <w:rPr>
          <w:spacing w:val="-9"/>
        </w:rPr>
        <w:t xml:space="preserve"> </w:t>
      </w:r>
      <w:r>
        <w:t>questions</w:t>
      </w:r>
      <w:r>
        <w:rPr>
          <w:spacing w:val="-9"/>
        </w:rPr>
        <w:t xml:space="preserve"> </w:t>
      </w:r>
      <w:r>
        <w:t>and</w:t>
      </w:r>
      <w:r>
        <w:rPr>
          <w:spacing w:val="-9"/>
        </w:rPr>
        <w:t xml:space="preserve"> </w:t>
      </w:r>
      <w:r>
        <w:t>should</w:t>
      </w:r>
      <w:r>
        <w:rPr>
          <w:spacing w:val="-9"/>
        </w:rPr>
        <w:t xml:space="preserve"> </w:t>
      </w:r>
      <w:r>
        <w:t>not</w:t>
      </w:r>
      <w:r>
        <w:rPr>
          <w:spacing w:val="-9"/>
        </w:rPr>
        <w:t xml:space="preserve"> </w:t>
      </w:r>
      <w:r>
        <w:t>be</w:t>
      </w:r>
      <w:r>
        <w:rPr>
          <w:spacing w:val="-9"/>
        </w:rPr>
        <w:t xml:space="preserve"> </w:t>
      </w:r>
      <w:r>
        <w:t>read</w:t>
      </w:r>
      <w:r>
        <w:rPr>
          <w:spacing w:val="-9"/>
        </w:rPr>
        <w:t xml:space="preserve"> </w:t>
      </w:r>
      <w:r>
        <w:t>as</w:t>
      </w:r>
      <w:r>
        <w:rPr>
          <w:spacing w:val="-9"/>
        </w:rPr>
        <w:t xml:space="preserve"> </w:t>
      </w:r>
      <w:r>
        <w:t>peer</w:t>
      </w:r>
      <w:r>
        <w:rPr>
          <w:spacing w:val="-9"/>
        </w:rPr>
        <w:t xml:space="preserve"> </w:t>
      </w:r>
      <w:r>
        <w:t>claims</w:t>
      </w:r>
      <w:r>
        <w:rPr>
          <w:spacing w:val="-9"/>
        </w:rPr>
        <w:t xml:space="preserve"> </w:t>
      </w:r>
      <w:r>
        <w:t>in</w:t>
      </w:r>
      <w:r>
        <w:rPr>
          <w:spacing w:val="-9"/>
        </w:rPr>
        <w:t xml:space="preserve"> </w:t>
      </w:r>
      <w:r>
        <w:t>the</w:t>
      </w:r>
    </w:p>
    <w:p w14:paraId="00DC25D3" w14:textId="77777777" w:rsidR="00350CFB" w:rsidRDefault="00350CFB">
      <w:pPr>
        <w:pStyle w:val="a3"/>
        <w:spacing w:line="396" w:lineRule="auto"/>
        <w:jc w:val="both"/>
        <w:sectPr w:rsidR="00350CFB">
          <w:pgSz w:w="11910" w:h="16840"/>
          <w:pgMar w:top="1880" w:right="708" w:bottom="2300" w:left="992" w:header="0" w:footer="2115" w:gutter="0"/>
          <w:cols w:space="720"/>
        </w:sectPr>
      </w:pPr>
    </w:p>
    <w:p w14:paraId="00DC25D4" w14:textId="77777777" w:rsidR="00350CFB" w:rsidRDefault="00283FFF">
      <w:pPr>
        <w:pStyle w:val="a3"/>
        <w:spacing w:before="72"/>
        <w:ind w:left="282"/>
        <w:jc w:val="both"/>
      </w:pPr>
      <w:bookmarkStart w:id="532" w:name="Six-method_Aave-oriented_matrix"/>
      <w:bookmarkStart w:id="533" w:name="_bookmark230"/>
      <w:bookmarkStart w:id="534" w:name="Seven-method_alignment_matrix"/>
      <w:bookmarkStart w:id="535" w:name="_bookmark228"/>
      <w:bookmarkEnd w:id="532"/>
      <w:bookmarkEnd w:id="533"/>
      <w:bookmarkEnd w:id="534"/>
      <w:bookmarkEnd w:id="535"/>
      <w:r>
        <w:t>main</w:t>
      </w:r>
      <w:r>
        <w:rPr>
          <w:spacing w:val="-6"/>
        </w:rPr>
        <w:t xml:space="preserve"> </w:t>
      </w:r>
      <w:r>
        <w:rPr>
          <w:spacing w:val="-2"/>
        </w:rPr>
        <w:t>narrative.</w:t>
      </w:r>
    </w:p>
    <w:p w14:paraId="00DC25D5" w14:textId="77777777" w:rsidR="00350CFB" w:rsidRDefault="00350CFB">
      <w:pPr>
        <w:pStyle w:val="a3"/>
        <w:spacing w:before="186"/>
      </w:pPr>
    </w:p>
    <w:p w14:paraId="00DC25D6" w14:textId="77777777" w:rsidR="00350CFB" w:rsidRDefault="00283FFF">
      <w:pPr>
        <w:pStyle w:val="3"/>
        <w:numPr>
          <w:ilvl w:val="2"/>
          <w:numId w:val="26"/>
        </w:numPr>
        <w:tabs>
          <w:tab w:val="left" w:pos="879"/>
        </w:tabs>
        <w:ind w:left="879" w:hanging="597"/>
      </w:pPr>
      <w:r>
        <w:rPr>
          <w:spacing w:val="-2"/>
        </w:rPr>
        <w:t>Seven-method</w:t>
      </w:r>
      <w:r>
        <w:rPr>
          <w:spacing w:val="2"/>
        </w:rPr>
        <w:t xml:space="preserve"> </w:t>
      </w:r>
      <w:r>
        <w:rPr>
          <w:spacing w:val="-2"/>
        </w:rPr>
        <w:t>alignment</w:t>
      </w:r>
      <w:r>
        <w:rPr>
          <w:spacing w:val="2"/>
        </w:rPr>
        <w:t xml:space="preserve"> </w:t>
      </w:r>
      <w:r>
        <w:rPr>
          <w:spacing w:val="-2"/>
        </w:rPr>
        <w:t>matrix</w:t>
      </w:r>
    </w:p>
    <w:p w14:paraId="00DC25D7" w14:textId="77777777" w:rsidR="00350CFB" w:rsidRDefault="00350CFB">
      <w:pPr>
        <w:pStyle w:val="a3"/>
        <w:spacing w:before="46"/>
        <w:rPr>
          <w:b/>
        </w:rPr>
      </w:pPr>
    </w:p>
    <w:p w14:paraId="00DC25D8" w14:textId="77777777" w:rsidR="00350CFB" w:rsidRDefault="00283FFF">
      <w:pPr>
        <w:pStyle w:val="a3"/>
        <w:spacing w:line="396" w:lineRule="auto"/>
        <w:ind w:left="282" w:right="524" w:hanging="8"/>
        <w:jc w:val="both"/>
      </w:pPr>
      <w:r>
        <w:rPr>
          <w:color w:val="FF0000"/>
        </w:rPr>
        <w:t>Appendix 8.4 runtime and allowance/transfer checks remain available for the social methods. Outcome-native columns are not interpreted as claims.</w:t>
      </w:r>
    </w:p>
    <w:p w14:paraId="00DC25D9" w14:textId="77777777" w:rsidR="00350CFB" w:rsidRDefault="00283FFF">
      <w:pPr>
        <w:pStyle w:val="a3"/>
        <w:spacing w:before="81" w:line="252" w:lineRule="auto"/>
        <w:ind w:left="282" w:right="533" w:hanging="8"/>
        <w:jc w:val="both"/>
      </w:pPr>
      <w:bookmarkStart w:id="536" w:name="_bookmark229"/>
      <w:bookmarkEnd w:id="536"/>
      <w:r>
        <w:rPr>
          <w:w w:val="105"/>
        </w:rPr>
        <w:t>Table 8.4: Mean Kendall</w:t>
      </w:r>
      <w:r>
        <w:rPr>
          <w:spacing w:val="-1"/>
          <w:w w:val="105"/>
        </w:rPr>
        <w:t xml:space="preserve"> </w:t>
      </w:r>
      <w:r>
        <w:rPr>
          <w:i/>
          <w:w w:val="105"/>
        </w:rPr>
        <w:t xml:space="preserve">τ </w:t>
      </w:r>
      <w:r>
        <w:rPr>
          <w:w w:val="105"/>
        </w:rPr>
        <w:t>by proxy family across 7 PageRank methods (</w:t>
      </w:r>
      <w:r>
        <w:rPr>
          <w:i/>
          <w:w w:val="105"/>
        </w:rPr>
        <w:t xml:space="preserve">n </w:t>
      </w:r>
      <w:r>
        <w:rPr>
          <w:w w:val="105"/>
        </w:rPr>
        <w:t>= 5521).</w:t>
      </w:r>
      <w:r>
        <w:rPr>
          <w:spacing w:val="40"/>
          <w:w w:val="105"/>
        </w:rPr>
        <w:t xml:space="preserve"> </w:t>
      </w:r>
      <w:r>
        <w:rPr>
          <w:w w:val="105"/>
        </w:rPr>
        <w:t xml:space="preserve">Bold = </w:t>
      </w:r>
      <w:r>
        <w:rPr>
          <w:spacing w:val="-2"/>
          <w:w w:val="105"/>
        </w:rPr>
        <w:t>column</w:t>
      </w:r>
      <w:r>
        <w:rPr>
          <w:spacing w:val="-14"/>
          <w:w w:val="105"/>
        </w:rPr>
        <w:t xml:space="preserve"> </w:t>
      </w:r>
      <w:r>
        <w:rPr>
          <w:spacing w:val="-2"/>
          <w:w w:val="105"/>
        </w:rPr>
        <w:t>maximum.</w:t>
      </w:r>
      <w:r>
        <w:rPr>
          <w:spacing w:val="9"/>
          <w:w w:val="105"/>
        </w:rPr>
        <w:t xml:space="preserve"> </w:t>
      </w:r>
      <w:r>
        <w:rPr>
          <w:spacing w:val="-2"/>
          <w:w w:val="105"/>
        </w:rPr>
        <w:t>Runtime</w:t>
      </w:r>
      <w:r>
        <w:rPr>
          <w:spacing w:val="-14"/>
          <w:w w:val="105"/>
        </w:rPr>
        <w:t xml:space="preserve"> </w:t>
      </w:r>
      <w:r>
        <w:rPr>
          <w:spacing w:val="-2"/>
          <w:w w:val="105"/>
        </w:rPr>
        <w:t>=</w:t>
      </w:r>
      <w:r>
        <w:rPr>
          <w:spacing w:val="-14"/>
          <w:w w:val="105"/>
        </w:rPr>
        <w:t xml:space="preserve"> </w:t>
      </w:r>
      <w:r>
        <w:rPr>
          <w:spacing w:val="-2"/>
          <w:w w:val="105"/>
        </w:rPr>
        <w:t>mean</w:t>
      </w:r>
      <w:r>
        <w:rPr>
          <w:spacing w:val="-14"/>
          <w:w w:val="105"/>
        </w:rPr>
        <w:t xml:space="preserve"> </w:t>
      </w:r>
      <w:r>
        <w:rPr>
          <w:spacing w:val="-2"/>
          <w:w w:val="105"/>
        </w:rPr>
        <w:t>PageRank</w:t>
      </w:r>
      <w:r>
        <w:rPr>
          <w:spacing w:val="-13"/>
          <w:w w:val="105"/>
        </w:rPr>
        <w:t xml:space="preserve"> </w:t>
      </w:r>
      <w:r>
        <w:rPr>
          <w:spacing w:val="-2"/>
          <w:w w:val="105"/>
        </w:rPr>
        <w:t>wall</w:t>
      </w:r>
      <w:r>
        <w:rPr>
          <w:spacing w:val="-14"/>
          <w:w w:val="105"/>
        </w:rPr>
        <w:t xml:space="preserve"> </w:t>
      </w:r>
      <w:r>
        <w:rPr>
          <w:spacing w:val="-2"/>
          <w:w w:val="105"/>
        </w:rPr>
        <w:t>time</w:t>
      </w:r>
      <w:r>
        <w:rPr>
          <w:spacing w:val="-14"/>
          <w:w w:val="105"/>
        </w:rPr>
        <w:t xml:space="preserve"> </w:t>
      </w:r>
      <w:r>
        <w:rPr>
          <w:spacing w:val="-2"/>
          <w:w w:val="105"/>
        </w:rPr>
        <w:t>(s,</w:t>
      </w:r>
      <w:r>
        <w:rPr>
          <w:spacing w:val="-13"/>
          <w:w w:val="105"/>
        </w:rPr>
        <w:t xml:space="preserve"> </w:t>
      </w:r>
      <w:r>
        <w:rPr>
          <w:spacing w:val="-2"/>
          <w:w w:val="105"/>
        </w:rPr>
        <w:t>3</w:t>
      </w:r>
      <w:r>
        <w:rPr>
          <w:spacing w:val="-14"/>
          <w:w w:val="105"/>
        </w:rPr>
        <w:t xml:space="preserve"> </w:t>
      </w:r>
      <w:r>
        <w:rPr>
          <w:spacing w:val="-2"/>
          <w:w w:val="105"/>
        </w:rPr>
        <w:t>repeats).</w:t>
      </w:r>
      <w:r>
        <w:rPr>
          <w:spacing w:val="14"/>
          <w:w w:val="105"/>
        </w:rPr>
        <w:t xml:space="preserve"> </w:t>
      </w:r>
      <w:r>
        <w:rPr>
          <w:spacing w:val="-2"/>
          <w:w w:val="105"/>
        </w:rPr>
        <w:t>Edge</w:t>
      </w:r>
      <w:r>
        <w:rPr>
          <w:spacing w:val="-14"/>
          <w:w w:val="105"/>
        </w:rPr>
        <w:t xml:space="preserve"> </w:t>
      </w:r>
      <w:r>
        <w:rPr>
          <w:spacing w:val="-2"/>
          <w:w w:val="105"/>
        </w:rPr>
        <w:t>counts:</w:t>
      </w:r>
      <w:r>
        <w:rPr>
          <w:spacing w:val="7"/>
          <w:w w:val="105"/>
        </w:rPr>
        <w:t xml:space="preserve"> </w:t>
      </w:r>
      <w:r>
        <w:rPr>
          <w:spacing w:val="-2"/>
          <w:w w:val="105"/>
        </w:rPr>
        <w:t xml:space="preserve">liq-pr=45, </w:t>
      </w:r>
      <w:r>
        <w:t>borrow-pr=484, repay-pr=787, borrow-pr-pool=262, repay-pr-pool=232, delegation-pr=0.</w:t>
      </w:r>
    </w:p>
    <w:p w14:paraId="00DC25DA" w14:textId="77777777" w:rsidR="00350CFB" w:rsidRDefault="00350CFB">
      <w:pPr>
        <w:pStyle w:val="a3"/>
        <w:spacing w:before="9" w:after="1"/>
        <w:rPr>
          <w:sz w:val="19"/>
        </w:rPr>
      </w:pPr>
    </w:p>
    <w:tbl>
      <w:tblPr>
        <w:tblW w:w="0" w:type="auto"/>
        <w:tblInd w:w="1391" w:type="dxa"/>
        <w:tblLayout w:type="fixed"/>
        <w:tblCellMar>
          <w:left w:w="0" w:type="dxa"/>
          <w:right w:w="0" w:type="dxa"/>
        </w:tblCellMar>
        <w:tblLook w:val="01E0" w:firstRow="1" w:lastRow="1" w:firstColumn="1" w:lastColumn="1" w:noHBand="0" w:noVBand="0"/>
      </w:tblPr>
      <w:tblGrid>
        <w:gridCol w:w="1315"/>
        <w:gridCol w:w="871"/>
        <w:gridCol w:w="1085"/>
        <w:gridCol w:w="631"/>
        <w:gridCol w:w="799"/>
        <w:gridCol w:w="631"/>
        <w:gridCol w:w="649"/>
        <w:gridCol w:w="1176"/>
      </w:tblGrid>
      <w:tr w:rsidR="00350CFB" w14:paraId="00DC25E3" w14:textId="77777777">
        <w:trPr>
          <w:trHeight w:val="381"/>
        </w:trPr>
        <w:tc>
          <w:tcPr>
            <w:tcW w:w="1315" w:type="dxa"/>
            <w:tcBorders>
              <w:top w:val="single" w:sz="8" w:space="0" w:color="000000"/>
              <w:bottom w:val="single" w:sz="6" w:space="0" w:color="000000"/>
            </w:tcBorders>
          </w:tcPr>
          <w:p w14:paraId="00DC25DB" w14:textId="77777777" w:rsidR="00350CFB" w:rsidRDefault="00283FFF">
            <w:pPr>
              <w:pStyle w:val="TableParagraph"/>
              <w:spacing w:before="53"/>
              <w:ind w:left="69"/>
              <w:jc w:val="left"/>
            </w:pPr>
            <w:r>
              <w:rPr>
                <w:spacing w:val="-2"/>
              </w:rPr>
              <w:t>Method</w:t>
            </w:r>
          </w:p>
        </w:tc>
        <w:tc>
          <w:tcPr>
            <w:tcW w:w="871" w:type="dxa"/>
            <w:tcBorders>
              <w:top w:val="single" w:sz="8" w:space="0" w:color="000000"/>
              <w:bottom w:val="single" w:sz="6" w:space="0" w:color="000000"/>
            </w:tcBorders>
          </w:tcPr>
          <w:p w14:paraId="00DC25DC" w14:textId="77777777" w:rsidR="00350CFB" w:rsidRDefault="00283FFF">
            <w:pPr>
              <w:pStyle w:val="TableParagraph"/>
              <w:spacing w:before="53"/>
            </w:pPr>
            <w:r>
              <w:rPr>
                <w:spacing w:val="-2"/>
              </w:rPr>
              <w:t>Transfer</w:t>
            </w:r>
          </w:p>
        </w:tc>
        <w:tc>
          <w:tcPr>
            <w:tcW w:w="1085" w:type="dxa"/>
            <w:tcBorders>
              <w:top w:val="single" w:sz="8" w:space="0" w:color="000000"/>
              <w:bottom w:val="single" w:sz="6" w:space="0" w:color="000000"/>
            </w:tcBorders>
          </w:tcPr>
          <w:p w14:paraId="00DC25DD" w14:textId="77777777" w:rsidR="00350CFB" w:rsidRDefault="00283FFF">
            <w:pPr>
              <w:pStyle w:val="TableParagraph"/>
              <w:spacing w:before="53"/>
              <w:ind w:left="1" w:right="1"/>
            </w:pPr>
            <w:r>
              <w:rPr>
                <w:spacing w:val="-2"/>
              </w:rPr>
              <w:t>Allowance</w:t>
            </w:r>
          </w:p>
        </w:tc>
        <w:tc>
          <w:tcPr>
            <w:tcW w:w="631" w:type="dxa"/>
            <w:tcBorders>
              <w:top w:val="single" w:sz="8" w:space="0" w:color="000000"/>
              <w:bottom w:val="single" w:sz="6" w:space="0" w:color="000000"/>
            </w:tcBorders>
          </w:tcPr>
          <w:p w14:paraId="00DC25DE" w14:textId="77777777" w:rsidR="00350CFB" w:rsidRDefault="00283FFF">
            <w:pPr>
              <w:pStyle w:val="TableParagraph"/>
              <w:spacing w:before="53"/>
              <w:ind w:left="2" w:right="3"/>
            </w:pPr>
            <w:r>
              <w:rPr>
                <w:spacing w:val="-4"/>
              </w:rPr>
              <w:t>Liq.</w:t>
            </w:r>
          </w:p>
        </w:tc>
        <w:tc>
          <w:tcPr>
            <w:tcW w:w="799" w:type="dxa"/>
            <w:tcBorders>
              <w:top w:val="single" w:sz="8" w:space="0" w:color="000000"/>
              <w:bottom w:val="single" w:sz="6" w:space="0" w:color="000000"/>
            </w:tcBorders>
          </w:tcPr>
          <w:p w14:paraId="00DC25DF" w14:textId="77777777" w:rsidR="00350CFB" w:rsidRDefault="00283FFF">
            <w:pPr>
              <w:pStyle w:val="TableParagraph"/>
              <w:spacing w:before="53"/>
              <w:ind w:left="2" w:right="2"/>
            </w:pPr>
            <w:r>
              <w:rPr>
                <w:spacing w:val="-2"/>
              </w:rPr>
              <w:t>Inv.risk</w:t>
            </w:r>
          </w:p>
        </w:tc>
        <w:tc>
          <w:tcPr>
            <w:tcW w:w="631" w:type="dxa"/>
            <w:tcBorders>
              <w:top w:val="single" w:sz="8" w:space="0" w:color="000000"/>
              <w:bottom w:val="single" w:sz="6" w:space="0" w:color="000000"/>
            </w:tcBorders>
          </w:tcPr>
          <w:p w14:paraId="00DC25E0" w14:textId="77777777" w:rsidR="00350CFB" w:rsidRDefault="00283FFF">
            <w:pPr>
              <w:pStyle w:val="TableParagraph"/>
              <w:spacing w:before="53"/>
              <w:ind w:left="1" w:right="3"/>
            </w:pPr>
            <w:r>
              <w:rPr>
                <w:spacing w:val="-2"/>
              </w:rPr>
              <w:t>Sybil</w:t>
            </w:r>
          </w:p>
        </w:tc>
        <w:tc>
          <w:tcPr>
            <w:tcW w:w="649" w:type="dxa"/>
            <w:tcBorders>
              <w:top w:val="single" w:sz="8" w:space="0" w:color="000000"/>
              <w:bottom w:val="single" w:sz="6" w:space="0" w:color="000000"/>
            </w:tcBorders>
          </w:tcPr>
          <w:p w14:paraId="00DC25E1" w14:textId="77777777" w:rsidR="00350CFB" w:rsidRDefault="00283FFF">
            <w:pPr>
              <w:pStyle w:val="TableParagraph"/>
              <w:spacing w:before="53"/>
              <w:ind w:left="1" w:right="4"/>
            </w:pPr>
            <w:r>
              <w:rPr>
                <w:spacing w:val="-5"/>
                <w:color w:val="FF0000"/>
              </w:rPr>
              <w:t>—</w:t>
            </w:r>
          </w:p>
        </w:tc>
        <w:tc>
          <w:tcPr>
            <w:tcW w:w="1176" w:type="dxa"/>
            <w:tcBorders>
              <w:top w:val="single" w:sz="8" w:space="0" w:color="000000"/>
              <w:bottom w:val="single" w:sz="6" w:space="0" w:color="000000"/>
            </w:tcBorders>
          </w:tcPr>
          <w:p w14:paraId="00DC25E2" w14:textId="77777777" w:rsidR="00350CFB" w:rsidRDefault="00283FFF">
            <w:pPr>
              <w:pStyle w:val="TableParagraph"/>
              <w:spacing w:before="53"/>
              <w:ind w:right="70"/>
              <w:jc w:val="right"/>
            </w:pPr>
            <w:r>
              <w:t>Runtime</w:t>
            </w:r>
            <w:r>
              <w:rPr>
                <w:spacing w:val="-9"/>
              </w:rPr>
              <w:t xml:space="preserve"> </w:t>
            </w:r>
            <w:r>
              <w:rPr>
                <w:spacing w:val="-5"/>
              </w:rPr>
              <w:t>(s)</w:t>
            </w:r>
          </w:p>
        </w:tc>
      </w:tr>
      <w:tr w:rsidR="00350CFB" w14:paraId="00DC25EC" w14:textId="77777777">
        <w:trPr>
          <w:trHeight w:val="319"/>
        </w:trPr>
        <w:tc>
          <w:tcPr>
            <w:tcW w:w="1315" w:type="dxa"/>
            <w:tcBorders>
              <w:top w:val="single" w:sz="6" w:space="0" w:color="000000"/>
            </w:tcBorders>
          </w:tcPr>
          <w:p w14:paraId="00DC25E4" w14:textId="77777777" w:rsidR="00350CFB" w:rsidRDefault="00283FFF">
            <w:pPr>
              <w:pStyle w:val="TableParagraph"/>
              <w:spacing w:before="52" w:line="247" w:lineRule="exact"/>
              <w:ind w:left="69"/>
              <w:jc w:val="left"/>
            </w:pPr>
            <w:r>
              <w:rPr>
                <w:spacing w:val="-5"/>
              </w:rPr>
              <w:t>AWP</w:t>
            </w:r>
          </w:p>
        </w:tc>
        <w:tc>
          <w:tcPr>
            <w:tcW w:w="871" w:type="dxa"/>
            <w:tcBorders>
              <w:top w:val="single" w:sz="6" w:space="0" w:color="000000"/>
            </w:tcBorders>
          </w:tcPr>
          <w:p w14:paraId="00DC25E5" w14:textId="77777777" w:rsidR="00350CFB" w:rsidRDefault="00283FFF">
            <w:pPr>
              <w:pStyle w:val="TableParagraph"/>
              <w:spacing w:before="52" w:line="247" w:lineRule="exact"/>
            </w:pPr>
            <w:r>
              <w:rPr>
                <w:spacing w:val="-2"/>
              </w:rPr>
              <w:t>0.534</w:t>
            </w:r>
          </w:p>
        </w:tc>
        <w:tc>
          <w:tcPr>
            <w:tcW w:w="1085" w:type="dxa"/>
            <w:tcBorders>
              <w:top w:val="single" w:sz="6" w:space="0" w:color="000000"/>
            </w:tcBorders>
          </w:tcPr>
          <w:p w14:paraId="00DC25E6" w14:textId="77777777" w:rsidR="00350CFB" w:rsidRDefault="00283FFF">
            <w:pPr>
              <w:pStyle w:val="TableParagraph"/>
              <w:spacing w:before="52" w:line="247" w:lineRule="exact"/>
              <w:ind w:right="1"/>
            </w:pPr>
            <w:r>
              <w:rPr>
                <w:spacing w:val="-2"/>
              </w:rPr>
              <w:t>-0.030</w:t>
            </w:r>
          </w:p>
        </w:tc>
        <w:tc>
          <w:tcPr>
            <w:tcW w:w="631" w:type="dxa"/>
            <w:tcBorders>
              <w:top w:val="single" w:sz="6" w:space="0" w:color="000000"/>
            </w:tcBorders>
          </w:tcPr>
          <w:p w14:paraId="00DC25E7" w14:textId="77777777" w:rsidR="00350CFB" w:rsidRDefault="00283FFF">
            <w:pPr>
              <w:pStyle w:val="TableParagraph"/>
              <w:spacing w:before="52" w:line="247" w:lineRule="exact"/>
              <w:ind w:left="3" w:right="3"/>
            </w:pPr>
            <w:r>
              <w:rPr>
                <w:spacing w:val="-2"/>
              </w:rPr>
              <w:t>0.113</w:t>
            </w:r>
          </w:p>
        </w:tc>
        <w:tc>
          <w:tcPr>
            <w:tcW w:w="799" w:type="dxa"/>
            <w:tcBorders>
              <w:top w:val="single" w:sz="6" w:space="0" w:color="000000"/>
            </w:tcBorders>
          </w:tcPr>
          <w:p w14:paraId="00DC25E8" w14:textId="77777777" w:rsidR="00350CFB" w:rsidRDefault="00283FFF">
            <w:pPr>
              <w:pStyle w:val="TableParagraph"/>
              <w:spacing w:before="52" w:line="247" w:lineRule="exact"/>
              <w:ind w:left="1" w:right="2"/>
            </w:pPr>
            <w:r>
              <w:rPr>
                <w:spacing w:val="-2"/>
              </w:rPr>
              <w:t>0.107</w:t>
            </w:r>
          </w:p>
        </w:tc>
        <w:tc>
          <w:tcPr>
            <w:tcW w:w="631" w:type="dxa"/>
            <w:tcBorders>
              <w:top w:val="single" w:sz="6" w:space="0" w:color="000000"/>
            </w:tcBorders>
          </w:tcPr>
          <w:p w14:paraId="00DC25E9" w14:textId="77777777" w:rsidR="00350CFB" w:rsidRDefault="00283FFF">
            <w:pPr>
              <w:pStyle w:val="TableParagraph"/>
              <w:spacing w:before="52" w:line="247" w:lineRule="exact"/>
              <w:ind w:right="3"/>
              <w:rPr>
                <w:b/>
              </w:rPr>
            </w:pPr>
            <w:r>
              <w:rPr>
                <w:b/>
                <w:spacing w:val="-2"/>
              </w:rPr>
              <w:t>0.286</w:t>
            </w:r>
          </w:p>
        </w:tc>
        <w:tc>
          <w:tcPr>
            <w:tcW w:w="649" w:type="dxa"/>
            <w:tcBorders>
              <w:top w:val="single" w:sz="6" w:space="0" w:color="000000"/>
            </w:tcBorders>
          </w:tcPr>
          <w:p w14:paraId="00DC25EA" w14:textId="77777777" w:rsidR="00350CFB" w:rsidRDefault="00283FFF">
            <w:pPr>
              <w:pStyle w:val="TableParagraph"/>
              <w:spacing w:before="52" w:line="247" w:lineRule="exact"/>
              <w:ind w:right="4"/>
            </w:pPr>
            <w:r>
              <w:rPr>
                <w:spacing w:val="-2"/>
              </w:rPr>
              <w:t>0.179</w:t>
            </w:r>
          </w:p>
        </w:tc>
        <w:tc>
          <w:tcPr>
            <w:tcW w:w="1176" w:type="dxa"/>
            <w:tcBorders>
              <w:top w:val="single" w:sz="6" w:space="0" w:color="000000"/>
            </w:tcBorders>
          </w:tcPr>
          <w:p w14:paraId="00DC25EB" w14:textId="77777777" w:rsidR="00350CFB" w:rsidRDefault="00283FFF">
            <w:pPr>
              <w:pStyle w:val="TableParagraph"/>
              <w:spacing w:before="52" w:line="247" w:lineRule="exact"/>
              <w:ind w:right="71"/>
              <w:jc w:val="right"/>
            </w:pPr>
            <w:r>
              <w:rPr>
                <w:spacing w:val="-2"/>
              </w:rPr>
              <w:t>22.757</w:t>
            </w:r>
          </w:p>
        </w:tc>
      </w:tr>
      <w:tr w:rsidR="00350CFB" w14:paraId="00DC25F5" w14:textId="77777777">
        <w:trPr>
          <w:trHeight w:val="270"/>
        </w:trPr>
        <w:tc>
          <w:tcPr>
            <w:tcW w:w="1315" w:type="dxa"/>
          </w:tcPr>
          <w:p w14:paraId="00DC25ED" w14:textId="77777777" w:rsidR="00350CFB" w:rsidRDefault="00283FFF">
            <w:pPr>
              <w:pStyle w:val="TableParagraph"/>
              <w:spacing w:line="247" w:lineRule="exact"/>
              <w:ind w:left="69"/>
              <w:jc w:val="left"/>
            </w:pPr>
            <w:r>
              <w:rPr>
                <w:spacing w:val="-2"/>
              </w:rPr>
              <w:t>EndorseRank</w:t>
            </w:r>
          </w:p>
        </w:tc>
        <w:tc>
          <w:tcPr>
            <w:tcW w:w="871" w:type="dxa"/>
          </w:tcPr>
          <w:p w14:paraId="00DC25EE" w14:textId="77777777" w:rsidR="00350CFB" w:rsidRDefault="00283FFF">
            <w:pPr>
              <w:pStyle w:val="TableParagraph"/>
              <w:spacing w:line="247" w:lineRule="exact"/>
            </w:pPr>
            <w:r>
              <w:rPr>
                <w:spacing w:val="-2"/>
              </w:rPr>
              <w:t>0.333</w:t>
            </w:r>
          </w:p>
        </w:tc>
        <w:tc>
          <w:tcPr>
            <w:tcW w:w="1085" w:type="dxa"/>
          </w:tcPr>
          <w:p w14:paraId="00DC25EF" w14:textId="77777777" w:rsidR="00350CFB" w:rsidRDefault="00283FFF">
            <w:pPr>
              <w:pStyle w:val="TableParagraph"/>
              <w:spacing w:line="247" w:lineRule="exact"/>
              <w:ind w:right="1"/>
              <w:rPr>
                <w:b/>
              </w:rPr>
            </w:pPr>
            <w:r>
              <w:rPr>
                <w:b/>
                <w:spacing w:val="-2"/>
              </w:rPr>
              <w:t>0.355</w:t>
            </w:r>
          </w:p>
        </w:tc>
        <w:tc>
          <w:tcPr>
            <w:tcW w:w="631" w:type="dxa"/>
          </w:tcPr>
          <w:p w14:paraId="00DC25F0" w14:textId="77777777" w:rsidR="00350CFB" w:rsidRDefault="00283FFF">
            <w:pPr>
              <w:pStyle w:val="TableParagraph"/>
              <w:spacing w:line="247" w:lineRule="exact"/>
              <w:ind w:left="3" w:right="3"/>
            </w:pPr>
            <w:r>
              <w:rPr>
                <w:spacing w:val="-2"/>
              </w:rPr>
              <w:t>0.093</w:t>
            </w:r>
          </w:p>
        </w:tc>
        <w:tc>
          <w:tcPr>
            <w:tcW w:w="799" w:type="dxa"/>
          </w:tcPr>
          <w:p w14:paraId="00DC25F1" w14:textId="77777777" w:rsidR="00350CFB" w:rsidRDefault="00283FFF">
            <w:pPr>
              <w:pStyle w:val="TableParagraph"/>
              <w:spacing w:line="247" w:lineRule="exact"/>
              <w:ind w:left="1" w:right="2"/>
            </w:pPr>
            <w:r>
              <w:rPr>
                <w:spacing w:val="-2"/>
              </w:rPr>
              <w:t>0.035</w:t>
            </w:r>
          </w:p>
        </w:tc>
        <w:tc>
          <w:tcPr>
            <w:tcW w:w="631" w:type="dxa"/>
          </w:tcPr>
          <w:p w14:paraId="00DC25F2" w14:textId="77777777" w:rsidR="00350CFB" w:rsidRDefault="00283FFF">
            <w:pPr>
              <w:pStyle w:val="TableParagraph"/>
              <w:spacing w:line="247" w:lineRule="exact"/>
              <w:ind w:right="3"/>
            </w:pPr>
            <w:r>
              <w:rPr>
                <w:spacing w:val="-2"/>
              </w:rPr>
              <w:t>0.233</w:t>
            </w:r>
          </w:p>
        </w:tc>
        <w:tc>
          <w:tcPr>
            <w:tcW w:w="649" w:type="dxa"/>
          </w:tcPr>
          <w:p w14:paraId="00DC25F3" w14:textId="77777777" w:rsidR="00350CFB" w:rsidRDefault="00283FFF">
            <w:pPr>
              <w:pStyle w:val="TableParagraph"/>
              <w:spacing w:line="247" w:lineRule="exact"/>
              <w:ind w:right="4"/>
            </w:pPr>
            <w:r>
              <w:rPr>
                <w:spacing w:val="-2"/>
              </w:rPr>
              <w:t>0.096</w:t>
            </w:r>
          </w:p>
        </w:tc>
        <w:tc>
          <w:tcPr>
            <w:tcW w:w="1176" w:type="dxa"/>
          </w:tcPr>
          <w:p w14:paraId="00DC25F4" w14:textId="77777777" w:rsidR="00350CFB" w:rsidRDefault="00283FFF">
            <w:pPr>
              <w:pStyle w:val="TableParagraph"/>
              <w:spacing w:line="247" w:lineRule="exact"/>
              <w:ind w:right="71"/>
              <w:jc w:val="right"/>
            </w:pPr>
            <w:r>
              <w:rPr>
                <w:spacing w:val="-2"/>
              </w:rPr>
              <w:t>2.544</w:t>
            </w:r>
          </w:p>
        </w:tc>
      </w:tr>
      <w:tr w:rsidR="00350CFB" w14:paraId="00DC25FE" w14:textId="77777777">
        <w:trPr>
          <w:trHeight w:val="270"/>
        </w:trPr>
        <w:tc>
          <w:tcPr>
            <w:tcW w:w="1315" w:type="dxa"/>
          </w:tcPr>
          <w:p w14:paraId="00DC25F6" w14:textId="77777777" w:rsidR="00350CFB" w:rsidRDefault="00283FFF">
            <w:pPr>
              <w:pStyle w:val="TableParagraph"/>
              <w:spacing w:line="247" w:lineRule="exact"/>
              <w:ind w:left="69"/>
              <w:jc w:val="left"/>
            </w:pPr>
            <w:r>
              <w:rPr>
                <w:spacing w:val="-2"/>
                <w:color w:val="FF0000"/>
              </w:rPr>
              <w:t>—</w:t>
            </w:r>
          </w:p>
        </w:tc>
        <w:tc>
          <w:tcPr>
            <w:tcW w:w="871" w:type="dxa"/>
          </w:tcPr>
          <w:p w14:paraId="00DC25F7" w14:textId="77777777" w:rsidR="00350CFB" w:rsidRDefault="00283FFF">
            <w:pPr>
              <w:pStyle w:val="TableParagraph"/>
              <w:spacing w:line="247" w:lineRule="exact"/>
            </w:pPr>
            <w:r>
              <w:rPr>
                <w:spacing w:val="-2"/>
              </w:rPr>
              <w:t>0.246</w:t>
            </w:r>
          </w:p>
        </w:tc>
        <w:tc>
          <w:tcPr>
            <w:tcW w:w="1085" w:type="dxa"/>
          </w:tcPr>
          <w:p w14:paraId="00DC25F8" w14:textId="77777777" w:rsidR="00350CFB" w:rsidRDefault="00283FFF">
            <w:pPr>
              <w:pStyle w:val="TableParagraph"/>
              <w:spacing w:line="247" w:lineRule="exact"/>
              <w:ind w:right="1"/>
            </w:pPr>
            <w:r>
              <w:rPr>
                <w:spacing w:val="-2"/>
              </w:rPr>
              <w:t>-0.041</w:t>
            </w:r>
          </w:p>
        </w:tc>
        <w:tc>
          <w:tcPr>
            <w:tcW w:w="631" w:type="dxa"/>
          </w:tcPr>
          <w:p w14:paraId="00DC25F9" w14:textId="77777777" w:rsidR="00350CFB" w:rsidRDefault="00283FFF">
            <w:pPr>
              <w:pStyle w:val="TableParagraph"/>
              <w:spacing w:line="247" w:lineRule="exact"/>
              <w:ind w:left="3" w:right="3"/>
            </w:pPr>
            <w:r>
              <w:rPr>
                <w:spacing w:val="-2"/>
              </w:rPr>
              <w:t>0.132</w:t>
            </w:r>
          </w:p>
        </w:tc>
        <w:tc>
          <w:tcPr>
            <w:tcW w:w="799" w:type="dxa"/>
          </w:tcPr>
          <w:p w14:paraId="00DC25FA" w14:textId="77777777" w:rsidR="00350CFB" w:rsidRDefault="00283FFF">
            <w:pPr>
              <w:pStyle w:val="TableParagraph"/>
              <w:spacing w:line="247" w:lineRule="exact"/>
              <w:ind w:left="1" w:right="2"/>
              <w:rPr>
                <w:b/>
              </w:rPr>
            </w:pPr>
            <w:r>
              <w:rPr>
                <w:b/>
                <w:spacing w:val="-2"/>
              </w:rPr>
              <w:t>0.376</w:t>
            </w:r>
          </w:p>
        </w:tc>
        <w:tc>
          <w:tcPr>
            <w:tcW w:w="631" w:type="dxa"/>
          </w:tcPr>
          <w:p w14:paraId="00DC25FB" w14:textId="77777777" w:rsidR="00350CFB" w:rsidRDefault="00283FFF">
            <w:pPr>
              <w:pStyle w:val="TableParagraph"/>
              <w:spacing w:line="247" w:lineRule="exact"/>
              <w:ind w:right="3"/>
            </w:pPr>
            <w:r>
              <w:rPr>
                <w:spacing w:val="-2"/>
              </w:rPr>
              <w:t>0.093</w:t>
            </w:r>
          </w:p>
        </w:tc>
        <w:tc>
          <w:tcPr>
            <w:tcW w:w="649" w:type="dxa"/>
          </w:tcPr>
          <w:p w14:paraId="00DC25FC" w14:textId="77777777" w:rsidR="00350CFB" w:rsidRDefault="00283FFF">
            <w:pPr>
              <w:pStyle w:val="TableParagraph"/>
              <w:spacing w:line="247" w:lineRule="exact"/>
              <w:ind w:right="4"/>
              <w:rPr>
                <w:b/>
              </w:rPr>
            </w:pPr>
            <w:r>
              <w:rPr>
                <w:b/>
                <w:spacing w:val="-2"/>
              </w:rPr>
              <w:t>0.583</w:t>
            </w:r>
          </w:p>
        </w:tc>
        <w:tc>
          <w:tcPr>
            <w:tcW w:w="1176" w:type="dxa"/>
          </w:tcPr>
          <w:p w14:paraId="00DC25FD" w14:textId="77777777" w:rsidR="00350CFB" w:rsidRDefault="00283FFF">
            <w:pPr>
              <w:pStyle w:val="TableParagraph"/>
              <w:spacing w:line="247" w:lineRule="exact"/>
              <w:ind w:right="71"/>
              <w:jc w:val="right"/>
            </w:pPr>
            <w:r>
              <w:rPr>
                <w:spacing w:val="-2"/>
              </w:rPr>
              <w:t>1.879</w:t>
            </w:r>
          </w:p>
        </w:tc>
      </w:tr>
      <w:tr w:rsidR="00350CFB" w14:paraId="00DC2607" w14:textId="77777777">
        <w:trPr>
          <w:trHeight w:val="270"/>
        </w:trPr>
        <w:tc>
          <w:tcPr>
            <w:tcW w:w="1315" w:type="dxa"/>
          </w:tcPr>
          <w:p w14:paraId="00DC25FF" w14:textId="77777777" w:rsidR="00350CFB" w:rsidRDefault="00283FFF">
            <w:pPr>
              <w:pStyle w:val="TableParagraph"/>
              <w:spacing w:line="247" w:lineRule="exact"/>
              <w:ind w:left="69"/>
              <w:jc w:val="left"/>
            </w:pPr>
            <w:r>
              <w:rPr>
                <w:spacing w:val="-2"/>
              </w:rPr>
              <w:t>LP-</w:t>
            </w:r>
            <w:r>
              <w:rPr>
                <w:spacing w:val="-5"/>
              </w:rPr>
              <w:t>PR</w:t>
            </w:r>
          </w:p>
        </w:tc>
        <w:tc>
          <w:tcPr>
            <w:tcW w:w="871" w:type="dxa"/>
          </w:tcPr>
          <w:p w14:paraId="00DC2600" w14:textId="77777777" w:rsidR="00350CFB" w:rsidRDefault="00283FFF">
            <w:pPr>
              <w:pStyle w:val="TableParagraph"/>
              <w:spacing w:line="247" w:lineRule="exact"/>
            </w:pPr>
            <w:r>
              <w:rPr>
                <w:spacing w:val="-2"/>
              </w:rPr>
              <w:t>0.529</w:t>
            </w:r>
          </w:p>
        </w:tc>
        <w:tc>
          <w:tcPr>
            <w:tcW w:w="1085" w:type="dxa"/>
          </w:tcPr>
          <w:p w14:paraId="00DC2601" w14:textId="77777777" w:rsidR="00350CFB" w:rsidRDefault="00283FFF">
            <w:pPr>
              <w:pStyle w:val="TableParagraph"/>
              <w:spacing w:line="247" w:lineRule="exact"/>
              <w:ind w:right="1"/>
            </w:pPr>
            <w:r>
              <w:rPr>
                <w:spacing w:val="-2"/>
              </w:rPr>
              <w:t>-0.027</w:t>
            </w:r>
          </w:p>
        </w:tc>
        <w:tc>
          <w:tcPr>
            <w:tcW w:w="631" w:type="dxa"/>
          </w:tcPr>
          <w:p w14:paraId="00DC2602" w14:textId="77777777" w:rsidR="00350CFB" w:rsidRDefault="00283FFF">
            <w:pPr>
              <w:pStyle w:val="TableParagraph"/>
              <w:spacing w:line="247" w:lineRule="exact"/>
              <w:ind w:left="3" w:right="3"/>
              <w:rPr>
                <w:b/>
              </w:rPr>
            </w:pPr>
            <w:r>
              <w:rPr>
                <w:b/>
                <w:spacing w:val="-2"/>
              </w:rPr>
              <w:t>0.136</w:t>
            </w:r>
          </w:p>
        </w:tc>
        <w:tc>
          <w:tcPr>
            <w:tcW w:w="799" w:type="dxa"/>
          </w:tcPr>
          <w:p w14:paraId="00DC2603" w14:textId="77777777" w:rsidR="00350CFB" w:rsidRDefault="00283FFF">
            <w:pPr>
              <w:pStyle w:val="TableParagraph"/>
              <w:spacing w:line="247" w:lineRule="exact"/>
              <w:ind w:left="1" w:right="2"/>
            </w:pPr>
            <w:r>
              <w:rPr>
                <w:spacing w:val="-2"/>
              </w:rPr>
              <w:t>0.098</w:t>
            </w:r>
          </w:p>
        </w:tc>
        <w:tc>
          <w:tcPr>
            <w:tcW w:w="631" w:type="dxa"/>
          </w:tcPr>
          <w:p w14:paraId="00DC2604" w14:textId="77777777" w:rsidR="00350CFB" w:rsidRDefault="00283FFF">
            <w:pPr>
              <w:pStyle w:val="TableParagraph"/>
              <w:spacing w:line="247" w:lineRule="exact"/>
              <w:ind w:right="3"/>
            </w:pPr>
            <w:r>
              <w:rPr>
                <w:spacing w:val="-2"/>
              </w:rPr>
              <w:t>0.280</w:t>
            </w:r>
          </w:p>
        </w:tc>
        <w:tc>
          <w:tcPr>
            <w:tcW w:w="649" w:type="dxa"/>
          </w:tcPr>
          <w:p w14:paraId="00DC2605" w14:textId="77777777" w:rsidR="00350CFB" w:rsidRDefault="00283FFF">
            <w:pPr>
              <w:pStyle w:val="TableParagraph"/>
              <w:spacing w:line="247" w:lineRule="exact"/>
              <w:ind w:right="4"/>
            </w:pPr>
            <w:r>
              <w:rPr>
                <w:spacing w:val="-2"/>
              </w:rPr>
              <w:t>0.196</w:t>
            </w:r>
          </w:p>
        </w:tc>
        <w:tc>
          <w:tcPr>
            <w:tcW w:w="1176" w:type="dxa"/>
          </w:tcPr>
          <w:p w14:paraId="00DC2606" w14:textId="77777777" w:rsidR="00350CFB" w:rsidRDefault="00283FFF">
            <w:pPr>
              <w:pStyle w:val="TableParagraph"/>
              <w:spacing w:line="247" w:lineRule="exact"/>
              <w:ind w:right="71"/>
              <w:jc w:val="right"/>
            </w:pPr>
            <w:r>
              <w:rPr>
                <w:spacing w:val="-2"/>
              </w:rPr>
              <w:t>27.630</w:t>
            </w:r>
          </w:p>
        </w:tc>
      </w:tr>
      <w:tr w:rsidR="00350CFB" w14:paraId="00DC2610" w14:textId="77777777">
        <w:trPr>
          <w:trHeight w:val="270"/>
        </w:trPr>
        <w:tc>
          <w:tcPr>
            <w:tcW w:w="1315" w:type="dxa"/>
          </w:tcPr>
          <w:p w14:paraId="00DC2608" w14:textId="77777777" w:rsidR="00350CFB" w:rsidRDefault="00283FFF">
            <w:pPr>
              <w:pStyle w:val="TableParagraph"/>
              <w:spacing w:line="247" w:lineRule="exact"/>
              <w:ind w:left="69"/>
              <w:jc w:val="left"/>
            </w:pPr>
            <w:r>
              <w:rPr>
                <w:spacing w:val="-7"/>
              </w:rPr>
              <w:t>CW-</w:t>
            </w:r>
            <w:r>
              <w:rPr>
                <w:spacing w:val="-5"/>
              </w:rPr>
              <w:t>AWP</w:t>
            </w:r>
          </w:p>
        </w:tc>
        <w:tc>
          <w:tcPr>
            <w:tcW w:w="871" w:type="dxa"/>
          </w:tcPr>
          <w:p w14:paraId="00DC2609" w14:textId="77777777" w:rsidR="00350CFB" w:rsidRDefault="00283FFF">
            <w:pPr>
              <w:pStyle w:val="TableParagraph"/>
              <w:spacing w:line="247" w:lineRule="exact"/>
            </w:pPr>
            <w:r>
              <w:rPr>
                <w:spacing w:val="-2"/>
              </w:rPr>
              <w:t>0.504</w:t>
            </w:r>
          </w:p>
        </w:tc>
        <w:tc>
          <w:tcPr>
            <w:tcW w:w="1085" w:type="dxa"/>
          </w:tcPr>
          <w:p w14:paraId="00DC260A" w14:textId="77777777" w:rsidR="00350CFB" w:rsidRDefault="00283FFF">
            <w:pPr>
              <w:pStyle w:val="TableParagraph"/>
              <w:spacing w:line="247" w:lineRule="exact"/>
              <w:ind w:right="1"/>
            </w:pPr>
            <w:r>
              <w:rPr>
                <w:spacing w:val="-2"/>
              </w:rPr>
              <w:t>-0.013</w:t>
            </w:r>
          </w:p>
        </w:tc>
        <w:tc>
          <w:tcPr>
            <w:tcW w:w="631" w:type="dxa"/>
          </w:tcPr>
          <w:p w14:paraId="00DC260B" w14:textId="77777777" w:rsidR="00350CFB" w:rsidRDefault="00283FFF">
            <w:pPr>
              <w:pStyle w:val="TableParagraph"/>
              <w:spacing w:line="247" w:lineRule="exact"/>
              <w:ind w:left="3" w:right="3"/>
            </w:pPr>
            <w:r>
              <w:rPr>
                <w:spacing w:val="-2"/>
              </w:rPr>
              <w:t>0.128</w:t>
            </w:r>
          </w:p>
        </w:tc>
        <w:tc>
          <w:tcPr>
            <w:tcW w:w="799" w:type="dxa"/>
          </w:tcPr>
          <w:p w14:paraId="00DC260C" w14:textId="77777777" w:rsidR="00350CFB" w:rsidRDefault="00283FFF">
            <w:pPr>
              <w:pStyle w:val="TableParagraph"/>
              <w:spacing w:line="247" w:lineRule="exact"/>
              <w:ind w:left="1" w:right="2"/>
            </w:pPr>
            <w:r>
              <w:rPr>
                <w:spacing w:val="-2"/>
              </w:rPr>
              <w:t>0.114</w:t>
            </w:r>
          </w:p>
        </w:tc>
        <w:tc>
          <w:tcPr>
            <w:tcW w:w="631" w:type="dxa"/>
          </w:tcPr>
          <w:p w14:paraId="00DC260D" w14:textId="77777777" w:rsidR="00350CFB" w:rsidRDefault="00283FFF">
            <w:pPr>
              <w:pStyle w:val="TableParagraph"/>
              <w:spacing w:line="247" w:lineRule="exact"/>
              <w:ind w:right="3"/>
            </w:pPr>
            <w:r>
              <w:rPr>
                <w:spacing w:val="-2"/>
              </w:rPr>
              <w:t>0.253</w:t>
            </w:r>
          </w:p>
        </w:tc>
        <w:tc>
          <w:tcPr>
            <w:tcW w:w="649" w:type="dxa"/>
          </w:tcPr>
          <w:p w14:paraId="00DC260E" w14:textId="77777777" w:rsidR="00350CFB" w:rsidRDefault="00283FFF">
            <w:pPr>
              <w:pStyle w:val="TableParagraph"/>
              <w:spacing w:line="247" w:lineRule="exact"/>
              <w:ind w:right="4"/>
            </w:pPr>
            <w:r>
              <w:rPr>
                <w:spacing w:val="-2"/>
              </w:rPr>
              <w:t>0.204</w:t>
            </w:r>
          </w:p>
        </w:tc>
        <w:tc>
          <w:tcPr>
            <w:tcW w:w="1176" w:type="dxa"/>
          </w:tcPr>
          <w:p w14:paraId="00DC260F" w14:textId="77777777" w:rsidR="00350CFB" w:rsidRDefault="00283FFF">
            <w:pPr>
              <w:pStyle w:val="TableParagraph"/>
              <w:spacing w:line="247" w:lineRule="exact"/>
              <w:ind w:right="71"/>
              <w:jc w:val="right"/>
            </w:pPr>
            <w:r>
              <w:rPr>
                <w:spacing w:val="-2"/>
              </w:rPr>
              <w:t>20.364</w:t>
            </w:r>
          </w:p>
        </w:tc>
      </w:tr>
      <w:tr w:rsidR="00350CFB" w14:paraId="00DC2619" w14:textId="77777777">
        <w:trPr>
          <w:trHeight w:val="270"/>
        </w:trPr>
        <w:tc>
          <w:tcPr>
            <w:tcW w:w="1315" w:type="dxa"/>
          </w:tcPr>
          <w:p w14:paraId="00DC2611" w14:textId="77777777" w:rsidR="00350CFB" w:rsidRDefault="00283FFF">
            <w:pPr>
              <w:pStyle w:val="TableParagraph"/>
              <w:spacing w:line="247" w:lineRule="exact"/>
              <w:ind w:left="69"/>
              <w:jc w:val="left"/>
            </w:pPr>
            <w:r>
              <w:rPr>
                <w:spacing w:val="-2"/>
              </w:rPr>
              <w:t>LF-</w:t>
            </w:r>
            <w:r>
              <w:rPr>
                <w:spacing w:val="-5"/>
              </w:rPr>
              <w:t>PR</w:t>
            </w:r>
          </w:p>
        </w:tc>
        <w:tc>
          <w:tcPr>
            <w:tcW w:w="871" w:type="dxa"/>
          </w:tcPr>
          <w:p w14:paraId="00DC2612" w14:textId="77777777" w:rsidR="00350CFB" w:rsidRDefault="00283FFF">
            <w:pPr>
              <w:pStyle w:val="TableParagraph"/>
              <w:spacing w:line="247" w:lineRule="exact"/>
            </w:pPr>
            <w:r>
              <w:rPr>
                <w:spacing w:val="-2"/>
              </w:rPr>
              <w:t>0.197</w:t>
            </w:r>
          </w:p>
        </w:tc>
        <w:tc>
          <w:tcPr>
            <w:tcW w:w="1085" w:type="dxa"/>
          </w:tcPr>
          <w:p w14:paraId="00DC2613" w14:textId="77777777" w:rsidR="00350CFB" w:rsidRDefault="00283FFF">
            <w:pPr>
              <w:pStyle w:val="TableParagraph"/>
              <w:spacing w:line="247" w:lineRule="exact"/>
              <w:ind w:right="1"/>
            </w:pPr>
            <w:r>
              <w:rPr>
                <w:spacing w:val="-2"/>
              </w:rPr>
              <w:t>-0.031</w:t>
            </w:r>
          </w:p>
        </w:tc>
        <w:tc>
          <w:tcPr>
            <w:tcW w:w="631" w:type="dxa"/>
          </w:tcPr>
          <w:p w14:paraId="00DC2614" w14:textId="77777777" w:rsidR="00350CFB" w:rsidRDefault="00283FFF">
            <w:pPr>
              <w:pStyle w:val="TableParagraph"/>
              <w:spacing w:line="247" w:lineRule="exact"/>
              <w:ind w:left="3" w:right="3"/>
            </w:pPr>
            <w:r>
              <w:rPr>
                <w:spacing w:val="-2"/>
              </w:rPr>
              <w:t>0.045</w:t>
            </w:r>
          </w:p>
        </w:tc>
        <w:tc>
          <w:tcPr>
            <w:tcW w:w="799" w:type="dxa"/>
          </w:tcPr>
          <w:p w14:paraId="00DC2615" w14:textId="77777777" w:rsidR="00350CFB" w:rsidRDefault="00283FFF">
            <w:pPr>
              <w:pStyle w:val="TableParagraph"/>
              <w:spacing w:line="247" w:lineRule="exact"/>
              <w:ind w:left="1" w:right="2"/>
            </w:pPr>
            <w:r>
              <w:rPr>
                <w:spacing w:val="-2"/>
              </w:rPr>
              <w:t>0.017</w:t>
            </w:r>
          </w:p>
        </w:tc>
        <w:tc>
          <w:tcPr>
            <w:tcW w:w="631" w:type="dxa"/>
          </w:tcPr>
          <w:p w14:paraId="00DC2616" w14:textId="77777777" w:rsidR="00350CFB" w:rsidRDefault="00283FFF">
            <w:pPr>
              <w:pStyle w:val="TableParagraph"/>
              <w:spacing w:line="247" w:lineRule="exact"/>
              <w:ind w:right="3"/>
            </w:pPr>
            <w:r>
              <w:rPr>
                <w:spacing w:val="-2"/>
              </w:rPr>
              <w:t>0.102</w:t>
            </w:r>
          </w:p>
        </w:tc>
        <w:tc>
          <w:tcPr>
            <w:tcW w:w="649" w:type="dxa"/>
          </w:tcPr>
          <w:p w14:paraId="00DC2617" w14:textId="77777777" w:rsidR="00350CFB" w:rsidRDefault="00283FFF">
            <w:pPr>
              <w:pStyle w:val="TableParagraph"/>
              <w:spacing w:line="247" w:lineRule="exact"/>
              <w:ind w:right="4"/>
            </w:pPr>
            <w:r>
              <w:rPr>
                <w:spacing w:val="-2"/>
              </w:rPr>
              <w:t>0.032</w:t>
            </w:r>
          </w:p>
        </w:tc>
        <w:tc>
          <w:tcPr>
            <w:tcW w:w="1176" w:type="dxa"/>
          </w:tcPr>
          <w:p w14:paraId="00DC2618" w14:textId="77777777" w:rsidR="00350CFB" w:rsidRDefault="00283FFF">
            <w:pPr>
              <w:pStyle w:val="TableParagraph"/>
              <w:spacing w:line="247" w:lineRule="exact"/>
              <w:ind w:right="71"/>
              <w:jc w:val="right"/>
            </w:pPr>
            <w:r>
              <w:rPr>
                <w:spacing w:val="-2"/>
              </w:rPr>
              <w:t>0.113</w:t>
            </w:r>
          </w:p>
        </w:tc>
      </w:tr>
      <w:tr w:rsidR="00350CFB" w14:paraId="00DC2622" w14:textId="77777777">
        <w:trPr>
          <w:trHeight w:val="332"/>
        </w:trPr>
        <w:tc>
          <w:tcPr>
            <w:tcW w:w="1315" w:type="dxa"/>
            <w:tcBorders>
              <w:bottom w:val="single" w:sz="8" w:space="0" w:color="000000"/>
            </w:tcBorders>
          </w:tcPr>
          <w:p w14:paraId="00DC261A" w14:textId="77777777" w:rsidR="00350CFB" w:rsidRDefault="00283FFF">
            <w:pPr>
              <w:pStyle w:val="TableParagraph"/>
              <w:ind w:left="69"/>
              <w:jc w:val="left"/>
            </w:pPr>
            <w:r>
              <w:rPr>
                <w:spacing w:val="-2"/>
              </w:rPr>
              <w:t>RiskProp</w:t>
            </w:r>
          </w:p>
        </w:tc>
        <w:tc>
          <w:tcPr>
            <w:tcW w:w="871" w:type="dxa"/>
            <w:tcBorders>
              <w:bottom w:val="single" w:sz="8" w:space="0" w:color="000000"/>
            </w:tcBorders>
          </w:tcPr>
          <w:p w14:paraId="00DC261B" w14:textId="77777777" w:rsidR="00350CFB" w:rsidRDefault="00283FFF">
            <w:pPr>
              <w:pStyle w:val="TableParagraph"/>
              <w:rPr>
                <w:b/>
              </w:rPr>
            </w:pPr>
            <w:r>
              <w:rPr>
                <w:b/>
                <w:spacing w:val="-2"/>
              </w:rPr>
              <w:t>0.534</w:t>
            </w:r>
          </w:p>
        </w:tc>
        <w:tc>
          <w:tcPr>
            <w:tcW w:w="1085" w:type="dxa"/>
            <w:tcBorders>
              <w:bottom w:val="single" w:sz="8" w:space="0" w:color="000000"/>
            </w:tcBorders>
          </w:tcPr>
          <w:p w14:paraId="00DC261C" w14:textId="77777777" w:rsidR="00350CFB" w:rsidRDefault="00283FFF">
            <w:pPr>
              <w:pStyle w:val="TableParagraph"/>
              <w:ind w:right="1"/>
            </w:pPr>
            <w:r>
              <w:rPr>
                <w:spacing w:val="-2"/>
              </w:rPr>
              <w:t>-0.030</w:t>
            </w:r>
          </w:p>
        </w:tc>
        <w:tc>
          <w:tcPr>
            <w:tcW w:w="631" w:type="dxa"/>
            <w:tcBorders>
              <w:bottom w:val="single" w:sz="8" w:space="0" w:color="000000"/>
            </w:tcBorders>
          </w:tcPr>
          <w:p w14:paraId="00DC261D" w14:textId="77777777" w:rsidR="00350CFB" w:rsidRDefault="00283FFF">
            <w:pPr>
              <w:pStyle w:val="TableParagraph"/>
              <w:ind w:left="2" w:right="3"/>
            </w:pPr>
            <w:r>
              <w:rPr>
                <w:spacing w:val="-2"/>
              </w:rPr>
              <w:t>0.113</w:t>
            </w:r>
          </w:p>
        </w:tc>
        <w:tc>
          <w:tcPr>
            <w:tcW w:w="799" w:type="dxa"/>
            <w:tcBorders>
              <w:bottom w:val="single" w:sz="8" w:space="0" w:color="000000"/>
            </w:tcBorders>
          </w:tcPr>
          <w:p w14:paraId="00DC261E" w14:textId="77777777" w:rsidR="00350CFB" w:rsidRDefault="00283FFF">
            <w:pPr>
              <w:pStyle w:val="TableParagraph"/>
              <w:ind w:right="2"/>
            </w:pPr>
            <w:r>
              <w:rPr>
                <w:spacing w:val="-2"/>
              </w:rPr>
              <w:t>0.107</w:t>
            </w:r>
          </w:p>
        </w:tc>
        <w:tc>
          <w:tcPr>
            <w:tcW w:w="631" w:type="dxa"/>
            <w:tcBorders>
              <w:bottom w:val="single" w:sz="8" w:space="0" w:color="000000"/>
            </w:tcBorders>
          </w:tcPr>
          <w:p w14:paraId="00DC261F" w14:textId="77777777" w:rsidR="00350CFB" w:rsidRDefault="00283FFF">
            <w:pPr>
              <w:pStyle w:val="TableParagraph"/>
              <w:ind w:right="3"/>
            </w:pPr>
            <w:r>
              <w:rPr>
                <w:spacing w:val="-2"/>
              </w:rPr>
              <w:t>0.286</w:t>
            </w:r>
          </w:p>
        </w:tc>
        <w:tc>
          <w:tcPr>
            <w:tcW w:w="649" w:type="dxa"/>
            <w:tcBorders>
              <w:bottom w:val="single" w:sz="8" w:space="0" w:color="000000"/>
            </w:tcBorders>
          </w:tcPr>
          <w:p w14:paraId="00DC2620" w14:textId="77777777" w:rsidR="00350CFB" w:rsidRDefault="00283FFF">
            <w:pPr>
              <w:pStyle w:val="TableParagraph"/>
              <w:ind w:right="4"/>
            </w:pPr>
            <w:r>
              <w:rPr>
                <w:spacing w:val="-2"/>
              </w:rPr>
              <w:t>0.179</w:t>
            </w:r>
          </w:p>
        </w:tc>
        <w:tc>
          <w:tcPr>
            <w:tcW w:w="1176" w:type="dxa"/>
            <w:tcBorders>
              <w:bottom w:val="single" w:sz="8" w:space="0" w:color="000000"/>
            </w:tcBorders>
          </w:tcPr>
          <w:p w14:paraId="00DC2621" w14:textId="77777777" w:rsidR="00350CFB" w:rsidRDefault="00283FFF">
            <w:pPr>
              <w:pStyle w:val="TableParagraph"/>
              <w:ind w:right="71"/>
              <w:jc w:val="right"/>
            </w:pPr>
            <w:r>
              <w:rPr>
                <w:spacing w:val="-2"/>
              </w:rPr>
              <w:t>24.301</w:t>
            </w:r>
          </w:p>
        </w:tc>
      </w:tr>
    </w:tbl>
    <w:p w14:paraId="00DC2623" w14:textId="77777777" w:rsidR="00350CFB" w:rsidRDefault="00350CFB">
      <w:pPr>
        <w:pStyle w:val="a3"/>
        <w:spacing w:before="179"/>
      </w:pPr>
    </w:p>
    <w:p w14:paraId="00DC2624" w14:textId="77777777" w:rsidR="00350CFB" w:rsidRDefault="00283FFF">
      <w:pPr>
        <w:pStyle w:val="a3"/>
        <w:spacing w:before="1"/>
        <w:ind w:left="282"/>
        <w:jc w:val="both"/>
      </w:pPr>
      <w:r>
        <w:t>Interpretation</w:t>
      </w:r>
      <w:r>
        <w:rPr>
          <w:spacing w:val="-15"/>
        </w:rPr>
        <w:t xml:space="preserve"> </w:t>
      </w:r>
      <w:r>
        <w:rPr>
          <w:spacing w:val="-2"/>
        </w:rPr>
        <w:t>guidelines:</w:t>
      </w:r>
    </w:p>
    <w:p w14:paraId="00DC2625" w14:textId="77777777" w:rsidR="00350CFB" w:rsidRDefault="00350CFB">
      <w:pPr>
        <w:pStyle w:val="a3"/>
        <w:spacing w:before="23"/>
      </w:pPr>
    </w:p>
    <w:p w14:paraId="00DC2626" w14:textId="77777777" w:rsidR="00350CFB" w:rsidRDefault="00283FFF">
      <w:pPr>
        <w:pStyle w:val="a4"/>
        <w:numPr>
          <w:ilvl w:val="3"/>
          <w:numId w:val="26"/>
        </w:numPr>
        <w:tabs>
          <w:tab w:val="left" w:pos="807"/>
        </w:tabs>
        <w:ind w:left="807" w:hanging="214"/>
        <w:jc w:val="both"/>
        <w:rPr>
          <w:sz w:val="24"/>
        </w:rPr>
      </w:pPr>
      <w:r>
        <w:rPr>
          <w:sz w:val="24"/>
        </w:rPr>
        <w:t>Methods</w:t>
      </w:r>
      <w:r>
        <w:rPr>
          <w:spacing w:val="-10"/>
          <w:sz w:val="24"/>
        </w:rPr>
        <w:t xml:space="preserve"> </w:t>
      </w:r>
      <w:r>
        <w:rPr>
          <w:sz w:val="24"/>
        </w:rPr>
        <w:t>built</w:t>
      </w:r>
      <w:r>
        <w:rPr>
          <w:spacing w:val="-9"/>
          <w:sz w:val="24"/>
        </w:rPr>
        <w:t xml:space="preserve"> </w:t>
      </w:r>
      <w:r>
        <w:rPr>
          <w:sz w:val="24"/>
        </w:rPr>
        <w:t>on</w:t>
      </w:r>
      <w:r>
        <w:rPr>
          <w:spacing w:val="-10"/>
          <w:sz w:val="24"/>
        </w:rPr>
        <w:t xml:space="preserve"> </w:t>
      </w:r>
      <w:r>
        <w:rPr>
          <w:sz w:val="24"/>
        </w:rPr>
        <w:t>transfer-like</w:t>
      </w:r>
      <w:r>
        <w:rPr>
          <w:spacing w:val="-9"/>
          <w:sz w:val="24"/>
        </w:rPr>
        <w:t xml:space="preserve"> </w:t>
      </w:r>
      <w:r>
        <w:rPr>
          <w:sz w:val="24"/>
        </w:rPr>
        <w:t>edges</w:t>
      </w:r>
      <w:r>
        <w:rPr>
          <w:spacing w:val="-10"/>
          <w:sz w:val="24"/>
        </w:rPr>
        <w:t xml:space="preserve"> </w:t>
      </w:r>
      <w:r>
        <w:rPr>
          <w:sz w:val="24"/>
        </w:rPr>
        <w:t>cluster</w:t>
      </w:r>
      <w:r>
        <w:rPr>
          <w:spacing w:val="-9"/>
          <w:sz w:val="24"/>
        </w:rPr>
        <w:t xml:space="preserve"> </w:t>
      </w:r>
      <w:r>
        <w:rPr>
          <w:sz w:val="24"/>
        </w:rPr>
        <w:t>near</w:t>
      </w:r>
      <w:r>
        <w:rPr>
          <w:spacing w:val="-10"/>
          <w:sz w:val="24"/>
        </w:rPr>
        <w:t xml:space="preserve"> </w:t>
      </w:r>
      <w:r>
        <w:rPr>
          <w:sz w:val="24"/>
        </w:rPr>
        <w:t>AWP</w:t>
      </w:r>
      <w:r>
        <w:rPr>
          <w:spacing w:val="-9"/>
          <w:sz w:val="24"/>
        </w:rPr>
        <w:t xml:space="preserve"> </w:t>
      </w:r>
      <w:r>
        <w:rPr>
          <w:sz w:val="24"/>
        </w:rPr>
        <w:t>on</w:t>
      </w:r>
      <w:r>
        <w:rPr>
          <w:spacing w:val="-10"/>
          <w:sz w:val="24"/>
        </w:rPr>
        <w:t xml:space="preserve"> </w:t>
      </w:r>
      <w:r>
        <w:rPr>
          <w:sz w:val="24"/>
        </w:rPr>
        <w:t>transfer</w:t>
      </w:r>
      <w:r>
        <w:rPr>
          <w:spacing w:val="-9"/>
          <w:sz w:val="24"/>
        </w:rPr>
        <w:t xml:space="preserve"> </w:t>
      </w:r>
      <w:r>
        <w:rPr>
          <w:sz w:val="24"/>
        </w:rPr>
        <w:t>and</w:t>
      </w:r>
      <w:r>
        <w:rPr>
          <w:spacing w:val="-10"/>
          <w:sz w:val="24"/>
        </w:rPr>
        <w:t xml:space="preserve"> </w:t>
      </w:r>
      <w:r>
        <w:rPr>
          <w:sz w:val="24"/>
        </w:rPr>
        <w:t>Sybil</w:t>
      </w:r>
      <w:r>
        <w:rPr>
          <w:spacing w:val="-9"/>
          <w:sz w:val="24"/>
        </w:rPr>
        <w:t xml:space="preserve"> </w:t>
      </w:r>
      <w:r>
        <w:rPr>
          <w:spacing w:val="-2"/>
          <w:sz w:val="24"/>
        </w:rPr>
        <w:t>families.</w:t>
      </w:r>
    </w:p>
    <w:p w14:paraId="00DC2627" w14:textId="77777777" w:rsidR="00350CFB" w:rsidRDefault="00283FFF">
      <w:pPr>
        <w:pStyle w:val="a4"/>
        <w:numPr>
          <w:ilvl w:val="3"/>
          <w:numId w:val="26"/>
        </w:numPr>
        <w:tabs>
          <w:tab w:val="left" w:pos="806"/>
          <w:tab w:val="left" w:pos="808"/>
        </w:tabs>
        <w:spacing w:before="217" w:line="396" w:lineRule="auto"/>
        <w:ind w:left="808" w:right="549"/>
        <w:jc w:val="both"/>
        <w:rPr>
          <w:sz w:val="24"/>
        </w:rPr>
      </w:pPr>
      <w:r>
        <w:rPr>
          <w:sz w:val="24"/>
        </w:rPr>
        <w:t>Methods</w:t>
      </w:r>
      <w:r>
        <w:rPr>
          <w:spacing w:val="-13"/>
          <w:sz w:val="24"/>
        </w:rPr>
        <w:t xml:space="preserve"> </w:t>
      </w:r>
      <w:r>
        <w:rPr>
          <w:sz w:val="24"/>
        </w:rPr>
        <w:t>with</w:t>
      </w:r>
      <w:r>
        <w:rPr>
          <w:spacing w:val="-13"/>
          <w:sz w:val="24"/>
        </w:rPr>
        <w:t xml:space="preserve"> </w:t>
      </w:r>
      <w:r>
        <w:rPr>
          <w:sz w:val="24"/>
        </w:rPr>
        <w:t>very</w:t>
      </w:r>
      <w:r>
        <w:rPr>
          <w:spacing w:val="-13"/>
          <w:sz w:val="24"/>
        </w:rPr>
        <w:t xml:space="preserve"> </w:t>
      </w:r>
      <w:r>
        <w:rPr>
          <w:sz w:val="24"/>
        </w:rPr>
        <w:t>small</w:t>
      </w:r>
      <w:r>
        <w:rPr>
          <w:spacing w:val="-13"/>
          <w:sz w:val="24"/>
        </w:rPr>
        <w:t xml:space="preserve"> </w:t>
      </w:r>
      <w:r>
        <w:rPr>
          <w:sz w:val="24"/>
        </w:rPr>
        <w:t>edge</w:t>
      </w:r>
      <w:r>
        <w:rPr>
          <w:spacing w:val="-13"/>
          <w:sz w:val="24"/>
        </w:rPr>
        <w:t xml:space="preserve"> </w:t>
      </w:r>
      <w:r>
        <w:rPr>
          <w:sz w:val="24"/>
        </w:rPr>
        <w:t>counts</w:t>
      </w:r>
      <w:r>
        <w:rPr>
          <w:spacing w:val="-13"/>
          <w:sz w:val="24"/>
        </w:rPr>
        <w:t xml:space="preserve"> </w:t>
      </w:r>
      <w:r>
        <w:rPr>
          <w:sz w:val="24"/>
        </w:rPr>
        <w:t>(e.g.,</w:t>
      </w:r>
      <w:r>
        <w:rPr>
          <w:spacing w:val="-11"/>
          <w:sz w:val="24"/>
        </w:rPr>
        <w:t xml:space="preserve"> </w:t>
      </w:r>
      <w:r>
        <w:rPr>
          <w:sz w:val="24"/>
        </w:rPr>
        <w:t>liquidation-oriented</w:t>
      </w:r>
      <w:r>
        <w:rPr>
          <w:spacing w:val="-13"/>
          <w:sz w:val="24"/>
        </w:rPr>
        <w:t xml:space="preserve"> </w:t>
      </w:r>
      <w:r>
        <w:rPr>
          <w:sz w:val="24"/>
        </w:rPr>
        <w:t>graphs</w:t>
      </w:r>
      <w:r>
        <w:rPr>
          <w:spacing w:val="-13"/>
          <w:sz w:val="24"/>
        </w:rPr>
        <w:t xml:space="preserve"> </w:t>
      </w:r>
      <w:r>
        <w:rPr>
          <w:sz w:val="24"/>
        </w:rPr>
        <w:t>with</w:t>
      </w:r>
      <w:r>
        <w:rPr>
          <w:spacing w:val="-13"/>
          <w:sz w:val="24"/>
        </w:rPr>
        <w:t xml:space="preserve"> </w:t>
      </w:r>
      <w:r>
        <w:rPr>
          <w:sz w:val="24"/>
        </w:rPr>
        <w:t>dozens</w:t>
      </w:r>
      <w:r>
        <w:rPr>
          <w:spacing w:val="-13"/>
          <w:sz w:val="24"/>
        </w:rPr>
        <w:t xml:space="preserve"> </w:t>
      </w:r>
      <w:r>
        <w:rPr>
          <w:sz w:val="24"/>
        </w:rPr>
        <w:t>of</w:t>
      </w:r>
      <w:r>
        <w:rPr>
          <w:spacing w:val="-13"/>
          <w:sz w:val="24"/>
        </w:rPr>
        <w:t xml:space="preserve"> </w:t>
      </w:r>
      <w:r>
        <w:rPr>
          <w:sz w:val="24"/>
        </w:rPr>
        <w:t>edges) can</w:t>
      </w:r>
      <w:r>
        <w:rPr>
          <w:spacing w:val="-7"/>
          <w:sz w:val="24"/>
        </w:rPr>
        <w:t xml:space="preserve"> </w:t>
      </w:r>
      <w:r>
        <w:rPr>
          <w:sz w:val="24"/>
        </w:rPr>
        <w:t>produce</w:t>
      </w:r>
      <w:r>
        <w:rPr>
          <w:spacing w:val="-7"/>
          <w:sz w:val="24"/>
        </w:rPr>
        <w:t xml:space="preserve"> </w:t>
      </w:r>
      <w:r>
        <w:rPr>
          <w:sz w:val="24"/>
        </w:rPr>
        <w:t>unstable</w:t>
      </w:r>
      <w:r>
        <w:rPr>
          <w:spacing w:val="-7"/>
          <w:sz w:val="24"/>
        </w:rPr>
        <w:t xml:space="preserve"> </w:t>
      </w:r>
      <w:r>
        <w:rPr>
          <w:sz w:val="24"/>
        </w:rPr>
        <w:t>or</w:t>
      </w:r>
      <w:r>
        <w:rPr>
          <w:spacing w:val="-7"/>
          <w:sz w:val="24"/>
        </w:rPr>
        <w:t xml:space="preserve"> </w:t>
      </w:r>
      <w:r>
        <w:rPr>
          <w:sz w:val="24"/>
        </w:rPr>
        <w:t>degenerate</w:t>
      </w:r>
      <w:r>
        <w:rPr>
          <w:spacing w:val="-7"/>
          <w:sz w:val="24"/>
        </w:rPr>
        <w:t xml:space="preserve"> </w:t>
      </w:r>
      <w:r>
        <w:rPr>
          <w:sz w:val="24"/>
        </w:rPr>
        <w:t>rankings;</w:t>
      </w:r>
      <w:r>
        <w:rPr>
          <w:spacing w:val="-5"/>
          <w:sz w:val="24"/>
        </w:rPr>
        <w:t xml:space="preserve"> </w:t>
      </w:r>
      <w:r>
        <w:rPr>
          <w:sz w:val="24"/>
        </w:rPr>
        <w:t>their</w:t>
      </w:r>
      <w:r>
        <w:rPr>
          <w:spacing w:val="-7"/>
          <w:sz w:val="24"/>
        </w:rPr>
        <w:t xml:space="preserve"> </w:t>
      </w:r>
      <w:r>
        <w:rPr>
          <w:sz w:val="24"/>
        </w:rPr>
        <w:t>runtimes</w:t>
      </w:r>
      <w:r>
        <w:rPr>
          <w:spacing w:val="-7"/>
          <w:sz w:val="24"/>
        </w:rPr>
        <w:t xml:space="preserve"> </w:t>
      </w:r>
      <w:r>
        <w:rPr>
          <w:sz w:val="24"/>
        </w:rPr>
        <w:t>may</w:t>
      </w:r>
      <w:r>
        <w:rPr>
          <w:spacing w:val="-7"/>
          <w:sz w:val="24"/>
        </w:rPr>
        <w:t xml:space="preserve"> </w:t>
      </w:r>
      <w:r>
        <w:rPr>
          <w:sz w:val="24"/>
        </w:rPr>
        <w:t>be</w:t>
      </w:r>
      <w:r>
        <w:rPr>
          <w:spacing w:val="-7"/>
          <w:sz w:val="24"/>
        </w:rPr>
        <w:t xml:space="preserve"> </w:t>
      </w:r>
      <w:r>
        <w:rPr>
          <w:sz w:val="24"/>
        </w:rPr>
        <w:t>low</w:t>
      </w:r>
      <w:r>
        <w:rPr>
          <w:spacing w:val="-7"/>
          <w:sz w:val="24"/>
        </w:rPr>
        <w:t xml:space="preserve"> </w:t>
      </w:r>
      <w:r>
        <w:rPr>
          <w:sz w:val="24"/>
        </w:rPr>
        <w:t>simply</w:t>
      </w:r>
      <w:r>
        <w:rPr>
          <w:spacing w:val="-7"/>
          <w:sz w:val="24"/>
        </w:rPr>
        <w:t xml:space="preserve"> </w:t>
      </w:r>
      <w:r>
        <w:rPr>
          <w:sz w:val="24"/>
        </w:rPr>
        <w:t>because</w:t>
      </w:r>
      <w:r>
        <w:rPr>
          <w:spacing w:val="-8"/>
          <w:sz w:val="24"/>
        </w:rPr>
        <w:t xml:space="preserve"> </w:t>
      </w:r>
      <w:r>
        <w:rPr>
          <w:i/>
          <w:sz w:val="24"/>
        </w:rPr>
        <w:t>m</w:t>
      </w:r>
      <w:r>
        <w:rPr>
          <w:i/>
          <w:spacing w:val="-7"/>
          <w:sz w:val="24"/>
        </w:rPr>
        <w:t xml:space="preserve"> </w:t>
      </w:r>
      <w:r>
        <w:rPr>
          <w:sz w:val="24"/>
        </w:rPr>
        <w:t xml:space="preserve">is </w:t>
      </w:r>
      <w:r>
        <w:rPr>
          <w:spacing w:val="-2"/>
          <w:sz w:val="24"/>
        </w:rPr>
        <w:t>tiny.</w:t>
      </w:r>
    </w:p>
    <w:p w14:paraId="00DC2628" w14:textId="77777777" w:rsidR="00350CFB" w:rsidRDefault="00283FFF">
      <w:pPr>
        <w:pStyle w:val="a4"/>
        <w:numPr>
          <w:ilvl w:val="3"/>
          <w:numId w:val="26"/>
        </w:numPr>
        <w:tabs>
          <w:tab w:val="left" w:pos="806"/>
          <w:tab w:val="left" w:pos="808"/>
        </w:tabs>
        <w:spacing w:before="40" w:line="396" w:lineRule="auto"/>
        <w:ind w:left="808" w:right="559"/>
        <w:jc w:val="both"/>
        <w:rPr>
          <w:sz w:val="24"/>
        </w:rPr>
      </w:pPr>
      <w:r>
        <w:rPr>
          <w:sz w:val="24"/>
        </w:rPr>
        <w:t>RiskProp-style rows that mirror AWP numerically indicate shared transfer structure rather than independent discovery.</w:t>
      </w:r>
    </w:p>
    <w:p w14:paraId="00DC2629" w14:textId="77777777" w:rsidR="00350CFB" w:rsidRDefault="00283FFF">
      <w:pPr>
        <w:pStyle w:val="a4"/>
        <w:numPr>
          <w:ilvl w:val="3"/>
          <w:numId w:val="26"/>
        </w:numPr>
        <w:tabs>
          <w:tab w:val="left" w:pos="806"/>
          <w:tab w:val="left" w:pos="808"/>
        </w:tabs>
        <w:spacing w:before="39" w:line="396" w:lineRule="auto"/>
        <w:ind w:left="808" w:right="564"/>
        <w:jc w:val="both"/>
        <w:rPr>
          <w:sz w:val="24"/>
        </w:rPr>
      </w:pPr>
      <w:r>
        <w:rPr>
          <w:sz w:val="24"/>
          <w:color w:val="FF0000"/>
        </w:rPr>
        <w:t>Same-window evidence remains allowance versus transfer, identical to Chapter 4.</w:t>
      </w:r>
    </w:p>
    <w:p w14:paraId="00DC262A" w14:textId="77777777" w:rsidR="00350CFB" w:rsidRDefault="00350CFB">
      <w:pPr>
        <w:pStyle w:val="a4"/>
        <w:spacing w:line="396" w:lineRule="auto"/>
        <w:jc w:val="both"/>
        <w:rPr>
          <w:sz w:val="24"/>
        </w:rPr>
        <w:sectPr w:rsidR="00350CFB">
          <w:pgSz w:w="11910" w:h="16840"/>
          <w:pgMar w:top="1840" w:right="708" w:bottom="2300" w:left="992" w:header="0" w:footer="2115" w:gutter="0"/>
          <w:cols w:space="720"/>
        </w:sectPr>
      </w:pPr>
    </w:p>
    <w:p w14:paraId="00DC262B" w14:textId="77777777" w:rsidR="00350CFB" w:rsidRDefault="00283FFF">
      <w:pPr>
        <w:pStyle w:val="3"/>
        <w:numPr>
          <w:ilvl w:val="2"/>
          <w:numId w:val="26"/>
        </w:numPr>
        <w:tabs>
          <w:tab w:val="left" w:pos="879"/>
        </w:tabs>
        <w:spacing w:before="73"/>
        <w:ind w:left="879" w:hanging="597"/>
      </w:pPr>
      <w:r>
        <w:rPr>
          <w:spacing w:val="-2"/>
        </w:rPr>
        <w:t>Six-method Aave-oriented matrix</w:t>
      </w:r>
    </w:p>
    <w:p w14:paraId="00DC262C" w14:textId="77777777" w:rsidR="00350CFB" w:rsidRDefault="00350CFB">
      <w:pPr>
        <w:pStyle w:val="a3"/>
        <w:spacing w:before="46"/>
        <w:rPr>
          <w:b/>
        </w:rPr>
      </w:pPr>
    </w:p>
    <w:p w14:paraId="00DC262D" w14:textId="77777777" w:rsidR="00350CFB" w:rsidRDefault="00283FFF">
      <w:pPr>
        <w:pStyle w:val="a3"/>
        <w:spacing w:line="384" w:lineRule="auto"/>
        <w:ind w:left="273" w:right="563" w:firstLine="1"/>
        <w:jc w:val="both"/>
      </w:pPr>
      <w:r>
        <w:t xml:space="preserve">Table </w:t>
      </w:r>
      <w:hyperlink w:anchor="_bookmark231" w:history="1">
        <w:r>
          <w:t>8.5</w:t>
        </w:r>
      </w:hyperlink>
      <w:r>
        <w:t xml:space="preserve"> reports an Aave-oriented preset.</w:t>
      </w:r>
      <w:r>
        <w:rPr>
          <w:spacing w:val="40"/>
        </w:rPr>
        <w:t xml:space="preserve"> </w:t>
      </w:r>
      <w:r>
        <w:t xml:space="preserve">Several lending-event graphs are sparse on Arbitrum </w:t>
      </w:r>
      <w:r>
        <w:rPr>
          <w:spacing w:val="-4"/>
        </w:rPr>
        <w:t>within</w:t>
      </w:r>
      <w:r>
        <w:rPr>
          <w:spacing w:val="-11"/>
        </w:rPr>
        <w:t xml:space="preserve"> </w:t>
      </w:r>
      <w:r>
        <w:rPr>
          <w:spacing w:val="-4"/>
        </w:rPr>
        <w:t>the</w:t>
      </w:r>
      <w:r>
        <w:rPr>
          <w:spacing w:val="-11"/>
        </w:rPr>
        <w:t xml:space="preserve"> </w:t>
      </w:r>
      <w:r>
        <w:rPr>
          <w:spacing w:val="-4"/>
        </w:rPr>
        <w:t>study</w:t>
      </w:r>
      <w:r>
        <w:rPr>
          <w:spacing w:val="-11"/>
        </w:rPr>
        <w:t xml:space="preserve"> </w:t>
      </w:r>
      <w:r>
        <w:rPr>
          <w:spacing w:val="-4"/>
        </w:rPr>
        <w:t>window;</w:t>
      </w:r>
      <w:r>
        <w:rPr>
          <w:spacing w:val="-10"/>
        </w:rPr>
        <w:t xml:space="preserve"> </w:t>
      </w:r>
      <w:r>
        <w:rPr>
          <w:spacing w:val="-4"/>
        </w:rPr>
        <w:t>delegation-based</w:t>
      </w:r>
      <w:r>
        <w:rPr>
          <w:spacing w:val="-11"/>
        </w:rPr>
        <w:t xml:space="preserve"> </w:t>
      </w:r>
      <w:r>
        <w:rPr>
          <w:spacing w:val="-4"/>
        </w:rPr>
        <w:t>rows</w:t>
      </w:r>
      <w:r>
        <w:rPr>
          <w:spacing w:val="-10"/>
        </w:rPr>
        <w:t xml:space="preserve"> </w:t>
      </w:r>
      <w:r>
        <w:rPr>
          <w:spacing w:val="-4"/>
        </w:rPr>
        <w:t>may</w:t>
      </w:r>
      <w:r>
        <w:rPr>
          <w:spacing w:val="-11"/>
        </w:rPr>
        <w:t xml:space="preserve"> </w:t>
      </w:r>
      <w:r>
        <w:rPr>
          <w:spacing w:val="-4"/>
        </w:rPr>
        <w:t>be</w:t>
      </w:r>
      <w:r>
        <w:rPr>
          <w:spacing w:val="-11"/>
        </w:rPr>
        <w:t xml:space="preserve"> </w:t>
      </w:r>
      <w:r>
        <w:rPr>
          <w:spacing w:val="-4"/>
        </w:rPr>
        <w:t>degenerate</w:t>
      </w:r>
      <w:r>
        <w:rPr>
          <w:spacing w:val="-10"/>
        </w:rPr>
        <w:t xml:space="preserve"> </w:t>
      </w:r>
      <w:r>
        <w:rPr>
          <w:spacing w:val="-4"/>
        </w:rPr>
        <w:t>when</w:t>
      </w:r>
      <w:r>
        <w:rPr>
          <w:spacing w:val="-11"/>
        </w:rPr>
        <w:t xml:space="preserve"> </w:t>
      </w:r>
      <w:r>
        <w:rPr>
          <w:rFonts w:ascii="Courier New" w:hAnsi="Courier New"/>
          <w:spacing w:val="-4"/>
        </w:rPr>
        <w:t xml:space="preserve">BorrowAllowanceDel </w:t>
      </w:r>
      <w:r>
        <w:rPr>
          <w:rFonts w:ascii="Courier New" w:hAnsi="Courier New"/>
        </w:rPr>
        <w:t>egated</w:t>
      </w:r>
      <w:r>
        <w:rPr>
          <w:rFonts w:ascii="Courier New" w:hAnsi="Courier New"/>
          <w:spacing w:val="-83"/>
        </w:rPr>
        <w:t xml:space="preserve"> </w:t>
      </w:r>
      <w:r>
        <w:t xml:space="preserve">events were not extracted (Appendix </w:t>
      </w:r>
      <w:hyperlink w:anchor="_bookmark198" w:history="1">
        <w:r>
          <w:t>8.1</w:t>
        </w:r>
      </w:hyperlink>
      <w:r>
        <w:t>).</w:t>
      </w:r>
    </w:p>
    <w:p w14:paraId="00DC262E" w14:textId="77777777" w:rsidR="00350CFB" w:rsidRDefault="00283FFF">
      <w:pPr>
        <w:pStyle w:val="a3"/>
        <w:spacing w:before="130" w:line="182" w:lineRule="auto"/>
        <w:ind w:left="274" w:right="524"/>
        <w:jc w:val="both"/>
      </w:pPr>
      <w:bookmarkStart w:id="537" w:name="_bookmark231"/>
      <w:bookmarkEnd w:id="537"/>
      <w:r>
        <w:rPr>
          <w:w w:val="105"/>
        </w:rPr>
        <w:t xml:space="preserve">Table 8.5: Mean Kendall </w:t>
      </w:r>
      <w:r>
        <w:rPr>
          <w:i/>
          <w:w w:val="105"/>
        </w:rPr>
        <w:t xml:space="preserve">τ </w:t>
      </w:r>
      <w:r>
        <w:rPr>
          <w:w w:val="105"/>
        </w:rPr>
        <w:t>by proxy family across 6 PageRank methods (</w:t>
      </w:r>
      <w:r>
        <w:rPr>
          <w:i/>
          <w:w w:val="105"/>
        </w:rPr>
        <w:t xml:space="preserve">n </w:t>
      </w:r>
      <w:r>
        <w:rPr>
          <w:w w:val="105"/>
        </w:rPr>
        <w:t>= 5521).</w:t>
      </w:r>
      <w:r>
        <w:rPr>
          <w:spacing w:val="40"/>
          <w:w w:val="105"/>
        </w:rPr>
        <w:t xml:space="preserve"> </w:t>
      </w:r>
      <w:r>
        <w:rPr>
          <w:w w:val="105"/>
        </w:rPr>
        <w:t>Bold = column maximum.</w:t>
      </w:r>
      <w:r>
        <w:rPr>
          <w:spacing w:val="40"/>
          <w:w w:val="105"/>
        </w:rPr>
        <w:t xml:space="preserve"> </w:t>
      </w:r>
      <w:r>
        <w:rPr>
          <w:w w:val="105"/>
        </w:rPr>
        <w:t>Runtime = mean PageRank wall time (s, 3 repeats).</w:t>
      </w:r>
      <w:r>
        <w:rPr>
          <w:spacing w:val="40"/>
          <w:w w:val="105"/>
        </w:rPr>
        <w:t xml:space="preserve"> </w:t>
      </w:r>
      <w:r>
        <w:rPr>
          <w:w w:val="105"/>
        </w:rPr>
        <w:t>Aave W</w:t>
      </w:r>
      <w:r>
        <w:rPr>
          <w:rFonts w:ascii="Arial Unicode MS" w:hAnsi="Arial Unicode MS"/>
          <w:w w:val="105"/>
        </w:rPr>
        <w:t>→</w:t>
      </w:r>
      <w:r>
        <w:rPr>
          <w:w w:val="105"/>
        </w:rPr>
        <w:t>W edges: LiqCall</w:t>
      </w:r>
      <w:r>
        <w:rPr>
          <w:spacing w:val="-16"/>
          <w:w w:val="105"/>
        </w:rPr>
        <w:t xml:space="preserve"> </w:t>
      </w:r>
      <w:r>
        <w:rPr>
          <w:w w:val="105"/>
        </w:rPr>
        <w:t>(liquidator</w:t>
      </w:r>
      <w:r>
        <w:rPr>
          <w:rFonts w:ascii="Arial Unicode MS" w:hAnsi="Arial Unicode MS"/>
          <w:w w:val="105"/>
        </w:rPr>
        <w:t>→</w:t>
      </w:r>
      <w:r>
        <w:rPr>
          <w:w w:val="105"/>
        </w:rPr>
        <w:t>user),</w:t>
      </w:r>
      <w:r>
        <w:rPr>
          <w:spacing w:val="-16"/>
          <w:w w:val="105"/>
        </w:rPr>
        <w:t xml:space="preserve"> </w:t>
      </w:r>
      <w:r>
        <w:rPr>
          <w:w w:val="105"/>
        </w:rPr>
        <w:t>Borrow</w:t>
      </w:r>
      <w:r>
        <w:rPr>
          <w:spacing w:val="-15"/>
          <w:w w:val="105"/>
        </w:rPr>
        <w:t xml:space="preserve"> </w:t>
      </w:r>
      <w:r>
        <w:rPr>
          <w:w w:val="105"/>
        </w:rPr>
        <w:t>(initiator</w:t>
      </w:r>
      <w:r>
        <w:rPr>
          <w:rFonts w:ascii="Arial Unicode MS" w:hAnsi="Arial Unicode MS"/>
          <w:w w:val="105"/>
        </w:rPr>
        <w:t>→</w:t>
      </w:r>
      <w:r>
        <w:rPr>
          <w:w w:val="105"/>
        </w:rPr>
        <w:t>onBehalfOf),</w:t>
      </w:r>
      <w:r>
        <w:rPr>
          <w:spacing w:val="-14"/>
          <w:w w:val="105"/>
        </w:rPr>
        <w:t xml:space="preserve"> </w:t>
      </w:r>
      <w:r>
        <w:rPr>
          <w:w w:val="105"/>
        </w:rPr>
        <w:t>Repay</w:t>
      </w:r>
      <w:r>
        <w:rPr>
          <w:spacing w:val="-16"/>
          <w:w w:val="105"/>
        </w:rPr>
        <w:t xml:space="preserve"> </w:t>
      </w:r>
      <w:r>
        <w:rPr>
          <w:w w:val="105"/>
        </w:rPr>
        <w:t>(repayer</w:t>
      </w:r>
      <w:r>
        <w:rPr>
          <w:rFonts w:ascii="Arial Unicode MS" w:hAnsi="Arial Unicode MS"/>
          <w:w w:val="105"/>
        </w:rPr>
        <w:t>→</w:t>
      </w:r>
      <w:r>
        <w:rPr>
          <w:w w:val="105"/>
        </w:rPr>
        <w:t>user),</w:t>
      </w:r>
      <w:r>
        <w:rPr>
          <w:spacing w:val="-13"/>
          <w:w w:val="105"/>
        </w:rPr>
        <w:t xml:space="preserve"> </w:t>
      </w:r>
      <w:r>
        <w:rPr>
          <w:w w:val="105"/>
        </w:rPr>
        <w:t>Delegation (delegator</w:t>
      </w:r>
      <w:r>
        <w:rPr>
          <w:rFonts w:ascii="Arial Unicode MS" w:hAnsi="Arial Unicode MS"/>
          <w:w w:val="105"/>
        </w:rPr>
        <w:t>→</w:t>
      </w:r>
      <w:r>
        <w:rPr>
          <w:w w:val="105"/>
        </w:rPr>
        <w:t>delegatee).</w:t>
      </w:r>
      <w:r>
        <w:rPr>
          <w:spacing w:val="23"/>
          <w:w w:val="105"/>
        </w:rPr>
        <w:t xml:space="preserve"> </w:t>
      </w:r>
      <w:r>
        <w:rPr>
          <w:w w:val="105"/>
        </w:rPr>
        <w:t>Credit</w:t>
      </w:r>
      <w:r>
        <w:rPr>
          <w:spacing w:val="-16"/>
          <w:w w:val="105"/>
        </w:rPr>
        <w:t xml:space="preserve"> </w:t>
      </w:r>
      <w:r>
        <w:rPr>
          <w:w w:val="105"/>
        </w:rPr>
        <w:t>Delegation</w:t>
      </w:r>
      <w:r>
        <w:rPr>
          <w:spacing w:val="-16"/>
          <w:w w:val="105"/>
        </w:rPr>
        <w:t xml:space="preserve"> </w:t>
      </w:r>
      <w:r>
        <w:rPr>
          <w:w w:val="105"/>
        </w:rPr>
        <w:t>extract</w:t>
      </w:r>
      <w:r>
        <w:rPr>
          <w:spacing w:val="-15"/>
          <w:w w:val="105"/>
        </w:rPr>
        <w:t xml:space="preserve"> </w:t>
      </w:r>
      <w:r>
        <w:rPr>
          <w:w w:val="105"/>
        </w:rPr>
        <w:t>deferred</w:t>
      </w:r>
      <w:r>
        <w:rPr>
          <w:spacing w:val="-16"/>
          <w:w w:val="105"/>
        </w:rPr>
        <w:t xml:space="preserve"> </w:t>
      </w:r>
      <w:r>
        <w:rPr>
          <w:w w:val="105"/>
        </w:rPr>
        <w:t>when</w:t>
      </w:r>
      <w:r>
        <w:rPr>
          <w:spacing w:val="-16"/>
          <w:w w:val="105"/>
        </w:rPr>
        <w:t xml:space="preserve"> </w:t>
      </w:r>
      <w:r>
        <w:rPr>
          <w:w w:val="105"/>
        </w:rPr>
        <w:t>parquet</w:t>
      </w:r>
      <w:r>
        <w:rPr>
          <w:spacing w:val="-15"/>
          <w:w w:val="105"/>
        </w:rPr>
        <w:t xml:space="preserve"> </w:t>
      </w:r>
      <w:r>
        <w:rPr>
          <w:w w:val="105"/>
        </w:rPr>
        <w:t>absent—</w:t>
      </w:r>
      <w:r>
        <w:rPr>
          <w:i/>
          <w:w w:val="105"/>
        </w:rPr>
        <w:t xml:space="preserve">τ </w:t>
      </w:r>
      <w:r>
        <w:rPr>
          <w:w w:val="105"/>
        </w:rPr>
        <w:t>may</w:t>
      </w:r>
      <w:r>
        <w:rPr>
          <w:spacing w:val="-16"/>
          <w:w w:val="105"/>
        </w:rPr>
        <w:t xml:space="preserve"> </w:t>
      </w:r>
      <w:r>
        <w:rPr>
          <w:w w:val="105"/>
        </w:rPr>
        <w:t>be</w:t>
      </w:r>
      <w:r>
        <w:rPr>
          <w:spacing w:val="-16"/>
          <w:w w:val="105"/>
        </w:rPr>
        <w:t xml:space="preserve"> </w:t>
      </w:r>
      <w:r>
        <w:rPr>
          <w:w w:val="105"/>
        </w:rPr>
        <w:t>de-</w:t>
      </w:r>
      <w:r>
        <w:t>generate.</w:t>
      </w:r>
      <w:r>
        <w:rPr>
          <w:spacing w:val="36"/>
        </w:rPr>
        <w:t xml:space="preserve"> </w:t>
      </w:r>
      <w:r>
        <w:t>Edge counts:</w:t>
      </w:r>
      <w:r>
        <w:rPr>
          <w:spacing w:val="27"/>
        </w:rPr>
        <w:t xml:space="preserve"> </w:t>
      </w:r>
      <w:r>
        <w:t>liq-pr=45,</w:t>
      </w:r>
      <w:r>
        <w:rPr>
          <w:spacing w:val="2"/>
        </w:rPr>
        <w:t xml:space="preserve"> </w:t>
      </w:r>
      <w:r>
        <w:t>borrow-pr=484,</w:t>
      </w:r>
      <w:r>
        <w:rPr>
          <w:spacing w:val="3"/>
        </w:rPr>
        <w:t xml:space="preserve"> </w:t>
      </w:r>
      <w:r>
        <w:t>repay-pr=787,</w:t>
      </w:r>
      <w:r>
        <w:rPr>
          <w:spacing w:val="2"/>
        </w:rPr>
        <w:t xml:space="preserve"> </w:t>
      </w:r>
      <w:r>
        <w:t>borrow-pr-pool=262,</w:t>
      </w:r>
      <w:r>
        <w:rPr>
          <w:spacing w:val="3"/>
        </w:rPr>
        <w:t xml:space="preserve"> </w:t>
      </w:r>
      <w:r>
        <w:t>repay-</w:t>
      </w:r>
      <w:r>
        <w:rPr>
          <w:spacing w:val="-5"/>
        </w:rPr>
        <w:t>pr-</w:t>
      </w:r>
    </w:p>
    <w:p w14:paraId="00DC262F" w14:textId="77777777" w:rsidR="00350CFB" w:rsidRDefault="00283FFF">
      <w:pPr>
        <w:pStyle w:val="a3"/>
        <w:spacing w:before="18"/>
        <w:ind w:left="282"/>
        <w:jc w:val="both"/>
      </w:pPr>
      <w:r>
        <w:rPr>
          <w:spacing w:val="-2"/>
        </w:rPr>
        <w:t>pool=232,</w:t>
      </w:r>
      <w:r>
        <w:rPr>
          <w:spacing w:val="18"/>
        </w:rPr>
        <w:t xml:space="preserve"> </w:t>
      </w:r>
      <w:r>
        <w:rPr>
          <w:spacing w:val="-2"/>
        </w:rPr>
        <w:t>delegation-pr=0.</w:t>
      </w:r>
    </w:p>
    <w:p w14:paraId="00DC2630" w14:textId="77777777" w:rsidR="00350CFB" w:rsidRDefault="00350CFB">
      <w:pPr>
        <w:pStyle w:val="a3"/>
        <w:spacing w:before="13"/>
        <w:rPr>
          <w:sz w:val="20"/>
        </w:rPr>
      </w:pPr>
    </w:p>
    <w:tbl>
      <w:tblPr>
        <w:tblW w:w="0" w:type="auto"/>
        <w:tblInd w:w="1294" w:type="dxa"/>
        <w:tblLayout w:type="fixed"/>
        <w:tblCellMar>
          <w:left w:w="0" w:type="dxa"/>
          <w:right w:w="0" w:type="dxa"/>
        </w:tblCellMar>
        <w:tblLook w:val="01E0" w:firstRow="1" w:lastRow="1" w:firstColumn="1" w:lastColumn="1" w:noHBand="0" w:noVBand="0"/>
      </w:tblPr>
      <w:tblGrid>
        <w:gridCol w:w="1436"/>
        <w:gridCol w:w="871"/>
        <w:gridCol w:w="1085"/>
        <w:gridCol w:w="703"/>
        <w:gridCol w:w="798"/>
        <w:gridCol w:w="630"/>
        <w:gridCol w:w="648"/>
        <w:gridCol w:w="1175"/>
      </w:tblGrid>
      <w:tr w:rsidR="00350CFB" w14:paraId="00DC2639" w14:textId="77777777">
        <w:trPr>
          <w:trHeight w:val="381"/>
        </w:trPr>
        <w:tc>
          <w:tcPr>
            <w:tcW w:w="1436" w:type="dxa"/>
            <w:tcBorders>
              <w:top w:val="single" w:sz="8" w:space="0" w:color="000000"/>
              <w:bottom w:val="single" w:sz="6" w:space="0" w:color="000000"/>
            </w:tcBorders>
          </w:tcPr>
          <w:p w14:paraId="00DC2631" w14:textId="77777777" w:rsidR="00350CFB" w:rsidRDefault="00283FFF">
            <w:pPr>
              <w:pStyle w:val="TableParagraph"/>
              <w:spacing w:before="53"/>
              <w:ind w:left="69"/>
              <w:jc w:val="left"/>
            </w:pPr>
            <w:r>
              <w:rPr>
                <w:spacing w:val="-2"/>
              </w:rPr>
              <w:t>Method</w:t>
            </w:r>
          </w:p>
        </w:tc>
        <w:tc>
          <w:tcPr>
            <w:tcW w:w="871" w:type="dxa"/>
            <w:tcBorders>
              <w:top w:val="single" w:sz="8" w:space="0" w:color="000000"/>
              <w:bottom w:val="single" w:sz="6" w:space="0" w:color="000000"/>
            </w:tcBorders>
          </w:tcPr>
          <w:p w14:paraId="00DC2632" w14:textId="77777777" w:rsidR="00350CFB" w:rsidRDefault="00283FFF">
            <w:pPr>
              <w:pStyle w:val="TableParagraph"/>
              <w:spacing w:before="53"/>
            </w:pPr>
            <w:r>
              <w:rPr>
                <w:spacing w:val="-2"/>
              </w:rPr>
              <w:t>Transfer</w:t>
            </w:r>
          </w:p>
        </w:tc>
        <w:tc>
          <w:tcPr>
            <w:tcW w:w="1085" w:type="dxa"/>
            <w:tcBorders>
              <w:top w:val="single" w:sz="8" w:space="0" w:color="000000"/>
              <w:bottom w:val="single" w:sz="6" w:space="0" w:color="000000"/>
            </w:tcBorders>
          </w:tcPr>
          <w:p w14:paraId="00DC2633" w14:textId="77777777" w:rsidR="00350CFB" w:rsidRDefault="00283FFF">
            <w:pPr>
              <w:pStyle w:val="TableParagraph"/>
              <w:spacing w:before="53"/>
              <w:ind w:left="1" w:right="1"/>
            </w:pPr>
            <w:r>
              <w:rPr>
                <w:spacing w:val="-2"/>
              </w:rPr>
              <w:t>Allowance</w:t>
            </w:r>
          </w:p>
        </w:tc>
        <w:tc>
          <w:tcPr>
            <w:tcW w:w="703" w:type="dxa"/>
            <w:tcBorders>
              <w:top w:val="single" w:sz="8" w:space="0" w:color="000000"/>
              <w:bottom w:val="single" w:sz="6" w:space="0" w:color="000000"/>
            </w:tcBorders>
          </w:tcPr>
          <w:p w14:paraId="00DC2634" w14:textId="77777777" w:rsidR="00350CFB" w:rsidRDefault="00283FFF">
            <w:pPr>
              <w:pStyle w:val="TableParagraph"/>
              <w:spacing w:before="53"/>
              <w:ind w:left="1" w:right="1"/>
            </w:pPr>
            <w:r>
              <w:rPr>
                <w:spacing w:val="-4"/>
              </w:rPr>
              <w:t>Liq.</w:t>
            </w:r>
          </w:p>
        </w:tc>
        <w:tc>
          <w:tcPr>
            <w:tcW w:w="798" w:type="dxa"/>
            <w:tcBorders>
              <w:top w:val="single" w:sz="8" w:space="0" w:color="000000"/>
              <w:bottom w:val="single" w:sz="6" w:space="0" w:color="000000"/>
            </w:tcBorders>
          </w:tcPr>
          <w:p w14:paraId="00DC2635" w14:textId="77777777" w:rsidR="00350CFB" w:rsidRDefault="00283FFF">
            <w:pPr>
              <w:pStyle w:val="TableParagraph"/>
              <w:spacing w:before="53"/>
              <w:ind w:left="1" w:right="1"/>
            </w:pPr>
            <w:r>
              <w:rPr>
                <w:spacing w:val="-2"/>
              </w:rPr>
              <w:t>Inv.risk</w:t>
            </w:r>
          </w:p>
        </w:tc>
        <w:tc>
          <w:tcPr>
            <w:tcW w:w="630" w:type="dxa"/>
            <w:tcBorders>
              <w:top w:val="single" w:sz="8" w:space="0" w:color="000000"/>
              <w:bottom w:val="single" w:sz="6" w:space="0" w:color="000000"/>
            </w:tcBorders>
          </w:tcPr>
          <w:p w14:paraId="00DC2636" w14:textId="77777777" w:rsidR="00350CFB" w:rsidRDefault="00283FFF">
            <w:pPr>
              <w:pStyle w:val="TableParagraph"/>
              <w:spacing w:before="53"/>
            </w:pPr>
            <w:r>
              <w:rPr>
                <w:spacing w:val="-2"/>
              </w:rPr>
              <w:t>Sybil</w:t>
            </w:r>
          </w:p>
        </w:tc>
        <w:tc>
          <w:tcPr>
            <w:tcW w:w="648" w:type="dxa"/>
            <w:tcBorders>
              <w:top w:val="single" w:sz="8" w:space="0" w:color="000000"/>
              <w:bottom w:val="single" w:sz="6" w:space="0" w:color="000000"/>
            </w:tcBorders>
          </w:tcPr>
          <w:p w14:paraId="00DC2637" w14:textId="77777777" w:rsidR="00350CFB" w:rsidRDefault="00283FFF">
            <w:pPr>
              <w:pStyle w:val="TableParagraph"/>
              <w:spacing w:before="53"/>
              <w:ind w:left="3" w:right="3"/>
            </w:pPr>
            <w:r>
              <w:rPr>
                <w:spacing w:val="-5"/>
                <w:color w:val="FF0000"/>
              </w:rPr>
              <w:t>—</w:t>
            </w:r>
          </w:p>
        </w:tc>
        <w:tc>
          <w:tcPr>
            <w:tcW w:w="1175" w:type="dxa"/>
            <w:tcBorders>
              <w:top w:val="single" w:sz="8" w:space="0" w:color="000000"/>
              <w:bottom w:val="single" w:sz="6" w:space="0" w:color="000000"/>
            </w:tcBorders>
          </w:tcPr>
          <w:p w14:paraId="00DC2638" w14:textId="77777777" w:rsidR="00350CFB" w:rsidRDefault="00283FFF">
            <w:pPr>
              <w:pStyle w:val="TableParagraph"/>
              <w:spacing w:before="53"/>
              <w:ind w:right="65"/>
              <w:jc w:val="right"/>
            </w:pPr>
            <w:r>
              <w:t>Runtime</w:t>
            </w:r>
            <w:r>
              <w:rPr>
                <w:spacing w:val="-9"/>
              </w:rPr>
              <w:t xml:space="preserve"> </w:t>
            </w:r>
            <w:r>
              <w:rPr>
                <w:spacing w:val="-5"/>
              </w:rPr>
              <w:t>(s)</w:t>
            </w:r>
          </w:p>
        </w:tc>
      </w:tr>
      <w:tr w:rsidR="00350CFB" w14:paraId="00DC2642" w14:textId="77777777">
        <w:trPr>
          <w:trHeight w:val="319"/>
        </w:trPr>
        <w:tc>
          <w:tcPr>
            <w:tcW w:w="1436" w:type="dxa"/>
            <w:tcBorders>
              <w:top w:val="single" w:sz="6" w:space="0" w:color="000000"/>
            </w:tcBorders>
          </w:tcPr>
          <w:p w14:paraId="00DC263A" w14:textId="77777777" w:rsidR="00350CFB" w:rsidRDefault="00283FFF">
            <w:pPr>
              <w:pStyle w:val="TableParagraph"/>
              <w:spacing w:before="52" w:line="247" w:lineRule="exact"/>
              <w:ind w:left="69"/>
              <w:jc w:val="left"/>
            </w:pPr>
            <w:r>
              <w:rPr>
                <w:spacing w:val="-5"/>
              </w:rPr>
              <w:t>AWP</w:t>
            </w:r>
          </w:p>
        </w:tc>
        <w:tc>
          <w:tcPr>
            <w:tcW w:w="871" w:type="dxa"/>
            <w:tcBorders>
              <w:top w:val="single" w:sz="6" w:space="0" w:color="000000"/>
            </w:tcBorders>
          </w:tcPr>
          <w:p w14:paraId="00DC263B" w14:textId="77777777" w:rsidR="00350CFB" w:rsidRDefault="00283FFF">
            <w:pPr>
              <w:pStyle w:val="TableParagraph"/>
              <w:spacing w:before="52" w:line="247" w:lineRule="exact"/>
              <w:rPr>
                <w:b/>
              </w:rPr>
            </w:pPr>
            <w:r>
              <w:rPr>
                <w:b/>
                <w:spacing w:val="-2"/>
              </w:rPr>
              <w:t>0.534</w:t>
            </w:r>
          </w:p>
        </w:tc>
        <w:tc>
          <w:tcPr>
            <w:tcW w:w="1085" w:type="dxa"/>
            <w:tcBorders>
              <w:top w:val="single" w:sz="6" w:space="0" w:color="000000"/>
            </w:tcBorders>
          </w:tcPr>
          <w:p w14:paraId="00DC263C" w14:textId="77777777" w:rsidR="00350CFB" w:rsidRDefault="00283FFF">
            <w:pPr>
              <w:pStyle w:val="TableParagraph"/>
              <w:spacing w:before="52" w:line="247" w:lineRule="exact"/>
              <w:ind w:left="1" w:right="1"/>
            </w:pPr>
            <w:r>
              <w:rPr>
                <w:spacing w:val="-2"/>
              </w:rPr>
              <w:t>-0.030</w:t>
            </w:r>
          </w:p>
        </w:tc>
        <w:tc>
          <w:tcPr>
            <w:tcW w:w="703" w:type="dxa"/>
            <w:tcBorders>
              <w:top w:val="single" w:sz="6" w:space="0" w:color="000000"/>
            </w:tcBorders>
          </w:tcPr>
          <w:p w14:paraId="00DC263D" w14:textId="77777777" w:rsidR="00350CFB" w:rsidRDefault="00283FFF">
            <w:pPr>
              <w:pStyle w:val="TableParagraph"/>
              <w:spacing w:before="52" w:line="247" w:lineRule="exact"/>
              <w:ind w:left="1" w:right="1"/>
              <w:rPr>
                <w:b/>
              </w:rPr>
            </w:pPr>
            <w:r>
              <w:rPr>
                <w:b/>
                <w:spacing w:val="-2"/>
              </w:rPr>
              <w:t>0.113</w:t>
            </w:r>
          </w:p>
        </w:tc>
        <w:tc>
          <w:tcPr>
            <w:tcW w:w="798" w:type="dxa"/>
            <w:tcBorders>
              <w:top w:val="single" w:sz="6" w:space="0" w:color="000000"/>
            </w:tcBorders>
          </w:tcPr>
          <w:p w14:paraId="00DC263E" w14:textId="77777777" w:rsidR="00350CFB" w:rsidRDefault="00283FFF">
            <w:pPr>
              <w:pStyle w:val="TableParagraph"/>
              <w:spacing w:before="52" w:line="247" w:lineRule="exact"/>
              <w:ind w:right="1"/>
              <w:rPr>
                <w:b/>
              </w:rPr>
            </w:pPr>
            <w:r>
              <w:rPr>
                <w:b/>
                <w:spacing w:val="-2"/>
              </w:rPr>
              <w:t>0.107</w:t>
            </w:r>
          </w:p>
        </w:tc>
        <w:tc>
          <w:tcPr>
            <w:tcW w:w="630" w:type="dxa"/>
            <w:tcBorders>
              <w:top w:val="single" w:sz="6" w:space="0" w:color="000000"/>
            </w:tcBorders>
          </w:tcPr>
          <w:p w14:paraId="00DC263F" w14:textId="77777777" w:rsidR="00350CFB" w:rsidRDefault="00283FFF">
            <w:pPr>
              <w:pStyle w:val="TableParagraph"/>
              <w:spacing w:before="52" w:line="247" w:lineRule="exact"/>
              <w:rPr>
                <w:b/>
              </w:rPr>
            </w:pPr>
            <w:r>
              <w:rPr>
                <w:b/>
                <w:spacing w:val="-2"/>
              </w:rPr>
              <w:t>0.286</w:t>
            </w:r>
          </w:p>
        </w:tc>
        <w:tc>
          <w:tcPr>
            <w:tcW w:w="648" w:type="dxa"/>
            <w:tcBorders>
              <w:top w:val="single" w:sz="6" w:space="0" w:color="000000"/>
            </w:tcBorders>
          </w:tcPr>
          <w:p w14:paraId="00DC2640" w14:textId="77777777" w:rsidR="00350CFB" w:rsidRDefault="00283FFF">
            <w:pPr>
              <w:pStyle w:val="TableParagraph"/>
              <w:spacing w:before="52" w:line="247" w:lineRule="exact"/>
              <w:ind w:left="3" w:right="3"/>
              <w:rPr>
                <w:b/>
              </w:rPr>
            </w:pPr>
            <w:r>
              <w:rPr>
                <w:b/>
                <w:spacing w:val="-2"/>
              </w:rPr>
              <w:t>0.179</w:t>
            </w:r>
          </w:p>
        </w:tc>
        <w:tc>
          <w:tcPr>
            <w:tcW w:w="1175" w:type="dxa"/>
            <w:tcBorders>
              <w:top w:val="single" w:sz="6" w:space="0" w:color="000000"/>
            </w:tcBorders>
          </w:tcPr>
          <w:p w14:paraId="00DC2641" w14:textId="77777777" w:rsidR="00350CFB" w:rsidRDefault="00283FFF">
            <w:pPr>
              <w:pStyle w:val="TableParagraph"/>
              <w:spacing w:before="52" w:line="247" w:lineRule="exact"/>
              <w:ind w:right="66"/>
              <w:jc w:val="right"/>
            </w:pPr>
            <w:r>
              <w:rPr>
                <w:spacing w:val="-2"/>
              </w:rPr>
              <w:t>22.757</w:t>
            </w:r>
          </w:p>
        </w:tc>
      </w:tr>
      <w:tr w:rsidR="00350CFB" w14:paraId="00DC264B" w14:textId="77777777">
        <w:trPr>
          <w:trHeight w:val="270"/>
        </w:trPr>
        <w:tc>
          <w:tcPr>
            <w:tcW w:w="1436" w:type="dxa"/>
          </w:tcPr>
          <w:p w14:paraId="00DC2643" w14:textId="77777777" w:rsidR="00350CFB" w:rsidRDefault="00283FFF">
            <w:pPr>
              <w:pStyle w:val="TableParagraph"/>
              <w:spacing w:line="247" w:lineRule="exact"/>
              <w:ind w:left="69"/>
              <w:jc w:val="left"/>
            </w:pPr>
            <w:r>
              <w:rPr>
                <w:spacing w:val="-2"/>
              </w:rPr>
              <w:t>EndorseRank</w:t>
            </w:r>
          </w:p>
        </w:tc>
        <w:tc>
          <w:tcPr>
            <w:tcW w:w="871" w:type="dxa"/>
          </w:tcPr>
          <w:p w14:paraId="00DC2644" w14:textId="77777777" w:rsidR="00350CFB" w:rsidRDefault="00283FFF">
            <w:pPr>
              <w:pStyle w:val="TableParagraph"/>
              <w:spacing w:line="247" w:lineRule="exact"/>
            </w:pPr>
            <w:r>
              <w:rPr>
                <w:spacing w:val="-2"/>
              </w:rPr>
              <w:t>0.333</w:t>
            </w:r>
          </w:p>
        </w:tc>
        <w:tc>
          <w:tcPr>
            <w:tcW w:w="1085" w:type="dxa"/>
          </w:tcPr>
          <w:p w14:paraId="00DC2645" w14:textId="77777777" w:rsidR="00350CFB" w:rsidRDefault="00283FFF">
            <w:pPr>
              <w:pStyle w:val="TableParagraph"/>
              <w:spacing w:line="247" w:lineRule="exact"/>
              <w:ind w:left="1" w:right="1"/>
              <w:rPr>
                <w:b/>
              </w:rPr>
            </w:pPr>
            <w:r>
              <w:rPr>
                <w:b/>
                <w:spacing w:val="-2"/>
              </w:rPr>
              <w:t>0.355</w:t>
            </w:r>
          </w:p>
        </w:tc>
        <w:tc>
          <w:tcPr>
            <w:tcW w:w="703" w:type="dxa"/>
          </w:tcPr>
          <w:p w14:paraId="00DC2646" w14:textId="77777777" w:rsidR="00350CFB" w:rsidRDefault="00283FFF">
            <w:pPr>
              <w:pStyle w:val="TableParagraph"/>
              <w:spacing w:line="247" w:lineRule="exact"/>
              <w:ind w:right="1"/>
            </w:pPr>
            <w:r>
              <w:rPr>
                <w:spacing w:val="-2"/>
              </w:rPr>
              <w:t>0.093</w:t>
            </w:r>
          </w:p>
        </w:tc>
        <w:tc>
          <w:tcPr>
            <w:tcW w:w="798" w:type="dxa"/>
          </w:tcPr>
          <w:p w14:paraId="00DC2647" w14:textId="77777777" w:rsidR="00350CFB" w:rsidRDefault="00283FFF">
            <w:pPr>
              <w:pStyle w:val="TableParagraph"/>
              <w:spacing w:line="247" w:lineRule="exact"/>
              <w:ind w:right="1"/>
            </w:pPr>
            <w:r>
              <w:rPr>
                <w:spacing w:val="-2"/>
              </w:rPr>
              <w:t>0.035</w:t>
            </w:r>
          </w:p>
        </w:tc>
        <w:tc>
          <w:tcPr>
            <w:tcW w:w="630" w:type="dxa"/>
          </w:tcPr>
          <w:p w14:paraId="00DC2648" w14:textId="77777777" w:rsidR="00350CFB" w:rsidRDefault="00283FFF">
            <w:pPr>
              <w:pStyle w:val="TableParagraph"/>
              <w:spacing w:line="247" w:lineRule="exact"/>
            </w:pPr>
            <w:r>
              <w:rPr>
                <w:spacing w:val="-2"/>
              </w:rPr>
              <w:t>0.233</w:t>
            </w:r>
          </w:p>
        </w:tc>
        <w:tc>
          <w:tcPr>
            <w:tcW w:w="648" w:type="dxa"/>
          </w:tcPr>
          <w:p w14:paraId="00DC2649" w14:textId="77777777" w:rsidR="00350CFB" w:rsidRDefault="00283FFF">
            <w:pPr>
              <w:pStyle w:val="TableParagraph"/>
              <w:spacing w:line="247" w:lineRule="exact"/>
              <w:ind w:left="3" w:right="3"/>
            </w:pPr>
            <w:r>
              <w:rPr>
                <w:spacing w:val="-2"/>
              </w:rPr>
              <w:t>0.096</w:t>
            </w:r>
          </w:p>
        </w:tc>
        <w:tc>
          <w:tcPr>
            <w:tcW w:w="1175" w:type="dxa"/>
          </w:tcPr>
          <w:p w14:paraId="00DC264A" w14:textId="77777777" w:rsidR="00350CFB" w:rsidRDefault="00283FFF">
            <w:pPr>
              <w:pStyle w:val="TableParagraph"/>
              <w:spacing w:line="247" w:lineRule="exact"/>
              <w:ind w:right="66"/>
              <w:jc w:val="right"/>
            </w:pPr>
            <w:r>
              <w:rPr>
                <w:spacing w:val="-2"/>
              </w:rPr>
              <w:t>2.544</w:t>
            </w:r>
          </w:p>
        </w:tc>
      </w:tr>
      <w:tr w:rsidR="00350CFB" w14:paraId="00DC2654" w14:textId="77777777">
        <w:trPr>
          <w:trHeight w:val="270"/>
        </w:trPr>
        <w:tc>
          <w:tcPr>
            <w:tcW w:w="1436" w:type="dxa"/>
          </w:tcPr>
          <w:p w14:paraId="00DC264C" w14:textId="77777777" w:rsidR="00350CFB" w:rsidRDefault="00283FFF">
            <w:pPr>
              <w:pStyle w:val="TableParagraph"/>
              <w:spacing w:line="247" w:lineRule="exact"/>
              <w:ind w:left="69"/>
              <w:jc w:val="left"/>
            </w:pPr>
            <w:r>
              <w:rPr>
                <w:spacing w:val="-2"/>
              </w:rPr>
              <w:t>LiqCall-</w:t>
            </w:r>
            <w:r>
              <w:rPr>
                <w:spacing w:val="-5"/>
              </w:rPr>
              <w:t>PR</w:t>
            </w:r>
          </w:p>
        </w:tc>
        <w:tc>
          <w:tcPr>
            <w:tcW w:w="871" w:type="dxa"/>
          </w:tcPr>
          <w:p w14:paraId="00DC264D" w14:textId="77777777" w:rsidR="00350CFB" w:rsidRDefault="00283FFF">
            <w:pPr>
              <w:pStyle w:val="TableParagraph"/>
              <w:spacing w:line="247" w:lineRule="exact"/>
            </w:pPr>
            <w:r>
              <w:rPr>
                <w:spacing w:val="-2"/>
              </w:rPr>
              <w:t>0.053</w:t>
            </w:r>
          </w:p>
        </w:tc>
        <w:tc>
          <w:tcPr>
            <w:tcW w:w="1085" w:type="dxa"/>
          </w:tcPr>
          <w:p w14:paraId="00DC264E" w14:textId="77777777" w:rsidR="00350CFB" w:rsidRDefault="00283FFF">
            <w:pPr>
              <w:pStyle w:val="TableParagraph"/>
              <w:spacing w:line="247" w:lineRule="exact"/>
              <w:ind w:left="1" w:right="1"/>
            </w:pPr>
            <w:r>
              <w:rPr>
                <w:spacing w:val="-2"/>
              </w:rPr>
              <w:t>-0.012</w:t>
            </w:r>
          </w:p>
        </w:tc>
        <w:tc>
          <w:tcPr>
            <w:tcW w:w="703" w:type="dxa"/>
          </w:tcPr>
          <w:p w14:paraId="00DC264F" w14:textId="77777777" w:rsidR="00350CFB" w:rsidRDefault="00283FFF">
            <w:pPr>
              <w:pStyle w:val="TableParagraph"/>
              <w:spacing w:line="247" w:lineRule="exact"/>
              <w:ind w:right="1"/>
            </w:pPr>
            <w:r>
              <w:rPr>
                <w:spacing w:val="-2"/>
              </w:rPr>
              <w:t>-0.008</w:t>
            </w:r>
          </w:p>
        </w:tc>
        <w:tc>
          <w:tcPr>
            <w:tcW w:w="798" w:type="dxa"/>
          </w:tcPr>
          <w:p w14:paraId="00DC2650" w14:textId="77777777" w:rsidR="00350CFB" w:rsidRDefault="00283FFF">
            <w:pPr>
              <w:pStyle w:val="TableParagraph"/>
              <w:spacing w:line="247" w:lineRule="exact"/>
              <w:ind w:right="1"/>
            </w:pPr>
            <w:r>
              <w:rPr>
                <w:spacing w:val="-2"/>
              </w:rPr>
              <w:t>0.026</w:t>
            </w:r>
          </w:p>
        </w:tc>
        <w:tc>
          <w:tcPr>
            <w:tcW w:w="630" w:type="dxa"/>
          </w:tcPr>
          <w:p w14:paraId="00DC2651" w14:textId="77777777" w:rsidR="00350CFB" w:rsidRDefault="00283FFF">
            <w:pPr>
              <w:pStyle w:val="TableParagraph"/>
              <w:spacing w:line="247" w:lineRule="exact"/>
            </w:pPr>
            <w:r>
              <w:rPr>
                <w:spacing w:val="-2"/>
              </w:rPr>
              <w:t>0.025</w:t>
            </w:r>
          </w:p>
        </w:tc>
        <w:tc>
          <w:tcPr>
            <w:tcW w:w="648" w:type="dxa"/>
          </w:tcPr>
          <w:p w14:paraId="00DC2652" w14:textId="77777777" w:rsidR="00350CFB" w:rsidRDefault="00283FFF">
            <w:pPr>
              <w:pStyle w:val="TableParagraph"/>
              <w:spacing w:line="247" w:lineRule="exact"/>
              <w:ind w:left="3" w:right="3"/>
            </w:pPr>
            <w:r>
              <w:rPr>
                <w:spacing w:val="-2"/>
              </w:rPr>
              <w:t>0.030</w:t>
            </w:r>
          </w:p>
        </w:tc>
        <w:tc>
          <w:tcPr>
            <w:tcW w:w="1175" w:type="dxa"/>
          </w:tcPr>
          <w:p w14:paraId="00DC2653" w14:textId="77777777" w:rsidR="00350CFB" w:rsidRDefault="00283FFF">
            <w:pPr>
              <w:pStyle w:val="TableParagraph"/>
              <w:spacing w:line="247" w:lineRule="exact"/>
              <w:ind w:right="66"/>
              <w:jc w:val="right"/>
            </w:pPr>
            <w:r>
              <w:rPr>
                <w:spacing w:val="-2"/>
              </w:rPr>
              <w:t>0.011</w:t>
            </w:r>
          </w:p>
        </w:tc>
      </w:tr>
      <w:tr w:rsidR="00350CFB" w14:paraId="00DC265D" w14:textId="77777777">
        <w:trPr>
          <w:trHeight w:val="270"/>
        </w:trPr>
        <w:tc>
          <w:tcPr>
            <w:tcW w:w="1436" w:type="dxa"/>
          </w:tcPr>
          <w:p w14:paraId="00DC2655" w14:textId="77777777" w:rsidR="00350CFB" w:rsidRDefault="00283FFF">
            <w:pPr>
              <w:pStyle w:val="TableParagraph"/>
              <w:spacing w:line="247" w:lineRule="exact"/>
              <w:ind w:left="69"/>
              <w:jc w:val="left"/>
            </w:pPr>
            <w:r>
              <w:rPr>
                <w:spacing w:val="-2"/>
              </w:rPr>
              <w:t>Borrow-</w:t>
            </w:r>
            <w:r>
              <w:rPr>
                <w:spacing w:val="-5"/>
              </w:rPr>
              <w:t>PR</w:t>
            </w:r>
          </w:p>
        </w:tc>
        <w:tc>
          <w:tcPr>
            <w:tcW w:w="871" w:type="dxa"/>
          </w:tcPr>
          <w:p w14:paraId="00DC2656" w14:textId="77777777" w:rsidR="00350CFB" w:rsidRDefault="00283FFF">
            <w:pPr>
              <w:pStyle w:val="TableParagraph"/>
              <w:spacing w:line="247" w:lineRule="exact"/>
            </w:pPr>
            <w:r>
              <w:rPr>
                <w:spacing w:val="-2"/>
              </w:rPr>
              <w:t>0.113</w:t>
            </w:r>
          </w:p>
        </w:tc>
        <w:tc>
          <w:tcPr>
            <w:tcW w:w="1085" w:type="dxa"/>
          </w:tcPr>
          <w:p w14:paraId="00DC2657" w14:textId="77777777" w:rsidR="00350CFB" w:rsidRDefault="00283FFF">
            <w:pPr>
              <w:pStyle w:val="TableParagraph"/>
              <w:spacing w:line="247" w:lineRule="exact"/>
              <w:ind w:left="1" w:right="1"/>
            </w:pPr>
            <w:r>
              <w:rPr>
                <w:spacing w:val="-2"/>
              </w:rPr>
              <w:t>-0.019</w:t>
            </w:r>
          </w:p>
        </w:tc>
        <w:tc>
          <w:tcPr>
            <w:tcW w:w="703" w:type="dxa"/>
          </w:tcPr>
          <w:p w14:paraId="00DC2658" w14:textId="77777777" w:rsidR="00350CFB" w:rsidRDefault="00283FFF">
            <w:pPr>
              <w:pStyle w:val="TableParagraph"/>
              <w:spacing w:line="247" w:lineRule="exact"/>
              <w:ind w:right="1"/>
            </w:pPr>
            <w:r>
              <w:rPr>
                <w:spacing w:val="-2"/>
              </w:rPr>
              <w:t>0.020</w:t>
            </w:r>
          </w:p>
        </w:tc>
        <w:tc>
          <w:tcPr>
            <w:tcW w:w="798" w:type="dxa"/>
          </w:tcPr>
          <w:p w14:paraId="00DC2659" w14:textId="77777777" w:rsidR="00350CFB" w:rsidRDefault="00283FFF">
            <w:pPr>
              <w:pStyle w:val="TableParagraph"/>
              <w:spacing w:line="247" w:lineRule="exact"/>
              <w:ind w:right="1"/>
            </w:pPr>
            <w:r>
              <w:rPr>
                <w:spacing w:val="-2"/>
              </w:rPr>
              <w:t>0.014</w:t>
            </w:r>
          </w:p>
        </w:tc>
        <w:tc>
          <w:tcPr>
            <w:tcW w:w="630" w:type="dxa"/>
          </w:tcPr>
          <w:p w14:paraId="00DC265A" w14:textId="77777777" w:rsidR="00350CFB" w:rsidRDefault="00283FFF">
            <w:pPr>
              <w:pStyle w:val="TableParagraph"/>
              <w:spacing w:line="247" w:lineRule="exact"/>
            </w:pPr>
            <w:r>
              <w:rPr>
                <w:spacing w:val="-2"/>
              </w:rPr>
              <w:t>0.055</w:t>
            </w:r>
          </w:p>
        </w:tc>
        <w:tc>
          <w:tcPr>
            <w:tcW w:w="648" w:type="dxa"/>
          </w:tcPr>
          <w:p w14:paraId="00DC265B" w14:textId="77777777" w:rsidR="00350CFB" w:rsidRDefault="00283FFF">
            <w:pPr>
              <w:pStyle w:val="TableParagraph"/>
              <w:spacing w:line="247" w:lineRule="exact"/>
              <w:ind w:left="3" w:right="3"/>
            </w:pPr>
            <w:r>
              <w:rPr>
                <w:spacing w:val="-2"/>
              </w:rPr>
              <w:t>0.023</w:t>
            </w:r>
          </w:p>
        </w:tc>
        <w:tc>
          <w:tcPr>
            <w:tcW w:w="1175" w:type="dxa"/>
          </w:tcPr>
          <w:p w14:paraId="00DC265C" w14:textId="77777777" w:rsidR="00350CFB" w:rsidRDefault="00283FFF">
            <w:pPr>
              <w:pStyle w:val="TableParagraph"/>
              <w:spacing w:line="247" w:lineRule="exact"/>
              <w:ind w:right="66"/>
              <w:jc w:val="right"/>
            </w:pPr>
            <w:r>
              <w:rPr>
                <w:spacing w:val="-2"/>
              </w:rPr>
              <w:t>0.083</w:t>
            </w:r>
          </w:p>
        </w:tc>
      </w:tr>
      <w:tr w:rsidR="00350CFB" w14:paraId="00DC2666" w14:textId="77777777">
        <w:trPr>
          <w:trHeight w:val="270"/>
        </w:trPr>
        <w:tc>
          <w:tcPr>
            <w:tcW w:w="1436" w:type="dxa"/>
          </w:tcPr>
          <w:p w14:paraId="00DC265E" w14:textId="77777777" w:rsidR="00350CFB" w:rsidRDefault="00283FFF">
            <w:pPr>
              <w:pStyle w:val="TableParagraph"/>
              <w:spacing w:line="247" w:lineRule="exact"/>
              <w:ind w:left="69"/>
              <w:jc w:val="left"/>
            </w:pPr>
            <w:r>
              <w:rPr>
                <w:spacing w:val="-2"/>
              </w:rPr>
              <w:t>Repay-</w:t>
            </w:r>
            <w:r>
              <w:rPr>
                <w:spacing w:val="-5"/>
              </w:rPr>
              <w:t>PR</w:t>
            </w:r>
          </w:p>
        </w:tc>
        <w:tc>
          <w:tcPr>
            <w:tcW w:w="871" w:type="dxa"/>
          </w:tcPr>
          <w:p w14:paraId="00DC265F" w14:textId="77777777" w:rsidR="00350CFB" w:rsidRDefault="00283FFF">
            <w:pPr>
              <w:pStyle w:val="TableParagraph"/>
              <w:spacing w:line="247" w:lineRule="exact"/>
            </w:pPr>
            <w:r>
              <w:rPr>
                <w:spacing w:val="-2"/>
              </w:rPr>
              <w:t>0.143</w:t>
            </w:r>
          </w:p>
        </w:tc>
        <w:tc>
          <w:tcPr>
            <w:tcW w:w="1085" w:type="dxa"/>
          </w:tcPr>
          <w:p w14:paraId="00DC2660" w14:textId="77777777" w:rsidR="00350CFB" w:rsidRDefault="00283FFF">
            <w:pPr>
              <w:pStyle w:val="TableParagraph"/>
              <w:spacing w:line="247" w:lineRule="exact"/>
              <w:ind w:left="1" w:right="1"/>
            </w:pPr>
            <w:r>
              <w:rPr>
                <w:spacing w:val="-2"/>
              </w:rPr>
              <w:t>-0.024</w:t>
            </w:r>
          </w:p>
        </w:tc>
        <w:tc>
          <w:tcPr>
            <w:tcW w:w="703" w:type="dxa"/>
          </w:tcPr>
          <w:p w14:paraId="00DC2661" w14:textId="77777777" w:rsidR="00350CFB" w:rsidRDefault="00283FFF">
            <w:pPr>
              <w:pStyle w:val="TableParagraph"/>
              <w:spacing w:line="247" w:lineRule="exact"/>
              <w:ind w:right="1"/>
            </w:pPr>
            <w:r>
              <w:rPr>
                <w:spacing w:val="-2"/>
              </w:rPr>
              <w:t>0.016</w:t>
            </w:r>
          </w:p>
        </w:tc>
        <w:tc>
          <w:tcPr>
            <w:tcW w:w="798" w:type="dxa"/>
          </w:tcPr>
          <w:p w14:paraId="00DC2662" w14:textId="77777777" w:rsidR="00350CFB" w:rsidRDefault="00283FFF">
            <w:pPr>
              <w:pStyle w:val="TableParagraph"/>
              <w:spacing w:line="247" w:lineRule="exact"/>
              <w:ind w:right="1"/>
            </w:pPr>
            <w:r>
              <w:rPr>
                <w:spacing w:val="-2"/>
              </w:rPr>
              <w:t>0.022</w:t>
            </w:r>
          </w:p>
        </w:tc>
        <w:tc>
          <w:tcPr>
            <w:tcW w:w="630" w:type="dxa"/>
          </w:tcPr>
          <w:p w14:paraId="00DC2663" w14:textId="77777777" w:rsidR="00350CFB" w:rsidRDefault="00283FFF">
            <w:pPr>
              <w:pStyle w:val="TableParagraph"/>
              <w:spacing w:line="247" w:lineRule="exact"/>
            </w:pPr>
            <w:r>
              <w:rPr>
                <w:spacing w:val="-2"/>
              </w:rPr>
              <w:t>0.068</w:t>
            </w:r>
          </w:p>
        </w:tc>
        <w:tc>
          <w:tcPr>
            <w:tcW w:w="648" w:type="dxa"/>
          </w:tcPr>
          <w:p w14:paraId="00DC2664" w14:textId="77777777" w:rsidR="00350CFB" w:rsidRDefault="00283FFF">
            <w:pPr>
              <w:pStyle w:val="TableParagraph"/>
              <w:spacing w:line="247" w:lineRule="exact"/>
              <w:ind w:left="3" w:right="3"/>
            </w:pPr>
            <w:r>
              <w:rPr>
                <w:spacing w:val="-2"/>
              </w:rPr>
              <w:t>0.026</w:t>
            </w:r>
          </w:p>
        </w:tc>
        <w:tc>
          <w:tcPr>
            <w:tcW w:w="1175" w:type="dxa"/>
          </w:tcPr>
          <w:p w14:paraId="00DC2665" w14:textId="77777777" w:rsidR="00350CFB" w:rsidRDefault="00283FFF">
            <w:pPr>
              <w:pStyle w:val="TableParagraph"/>
              <w:spacing w:line="247" w:lineRule="exact"/>
              <w:ind w:right="66"/>
              <w:jc w:val="right"/>
            </w:pPr>
            <w:r>
              <w:rPr>
                <w:spacing w:val="-2"/>
              </w:rPr>
              <w:t>0.131</w:t>
            </w:r>
          </w:p>
        </w:tc>
      </w:tr>
      <w:tr w:rsidR="00350CFB" w14:paraId="00DC266F" w14:textId="77777777">
        <w:trPr>
          <w:trHeight w:val="332"/>
        </w:trPr>
        <w:tc>
          <w:tcPr>
            <w:tcW w:w="1436" w:type="dxa"/>
            <w:tcBorders>
              <w:bottom w:val="single" w:sz="8" w:space="0" w:color="000000"/>
            </w:tcBorders>
          </w:tcPr>
          <w:p w14:paraId="00DC2667" w14:textId="77777777" w:rsidR="00350CFB" w:rsidRDefault="00283FFF">
            <w:pPr>
              <w:pStyle w:val="TableParagraph"/>
              <w:ind w:left="69"/>
              <w:jc w:val="left"/>
            </w:pPr>
            <w:r>
              <w:rPr>
                <w:spacing w:val="-2"/>
              </w:rPr>
              <w:t>Delegation-</w:t>
            </w:r>
            <w:r>
              <w:rPr>
                <w:spacing w:val="-5"/>
              </w:rPr>
              <w:t>PR</w:t>
            </w:r>
          </w:p>
        </w:tc>
        <w:tc>
          <w:tcPr>
            <w:tcW w:w="871" w:type="dxa"/>
            <w:tcBorders>
              <w:bottom w:val="single" w:sz="8" w:space="0" w:color="000000"/>
            </w:tcBorders>
          </w:tcPr>
          <w:p w14:paraId="00DC2668" w14:textId="77777777" w:rsidR="00350CFB" w:rsidRDefault="00283FFF">
            <w:pPr>
              <w:pStyle w:val="TableParagraph"/>
            </w:pPr>
            <w:r>
              <w:rPr>
                <w:spacing w:val="-10"/>
              </w:rPr>
              <w:t>—</w:t>
            </w:r>
          </w:p>
        </w:tc>
        <w:tc>
          <w:tcPr>
            <w:tcW w:w="1085" w:type="dxa"/>
            <w:tcBorders>
              <w:bottom w:val="single" w:sz="8" w:space="0" w:color="000000"/>
            </w:tcBorders>
          </w:tcPr>
          <w:p w14:paraId="00DC2669" w14:textId="77777777" w:rsidR="00350CFB" w:rsidRDefault="00283FFF">
            <w:pPr>
              <w:pStyle w:val="TableParagraph"/>
              <w:ind w:left="1" w:right="1"/>
            </w:pPr>
            <w:r>
              <w:rPr>
                <w:spacing w:val="-10"/>
              </w:rPr>
              <w:t>—</w:t>
            </w:r>
          </w:p>
        </w:tc>
        <w:tc>
          <w:tcPr>
            <w:tcW w:w="703" w:type="dxa"/>
            <w:tcBorders>
              <w:bottom w:val="single" w:sz="8" w:space="0" w:color="000000"/>
            </w:tcBorders>
          </w:tcPr>
          <w:p w14:paraId="00DC266A" w14:textId="77777777" w:rsidR="00350CFB" w:rsidRDefault="00283FFF">
            <w:pPr>
              <w:pStyle w:val="TableParagraph"/>
              <w:ind w:right="1"/>
            </w:pPr>
            <w:r>
              <w:rPr>
                <w:spacing w:val="-10"/>
              </w:rPr>
              <w:t>—</w:t>
            </w:r>
          </w:p>
        </w:tc>
        <w:tc>
          <w:tcPr>
            <w:tcW w:w="798" w:type="dxa"/>
            <w:tcBorders>
              <w:bottom w:val="single" w:sz="8" w:space="0" w:color="000000"/>
            </w:tcBorders>
          </w:tcPr>
          <w:p w14:paraId="00DC266B" w14:textId="77777777" w:rsidR="00350CFB" w:rsidRDefault="00283FFF">
            <w:pPr>
              <w:pStyle w:val="TableParagraph"/>
              <w:ind w:right="1"/>
            </w:pPr>
            <w:r>
              <w:rPr>
                <w:spacing w:val="-10"/>
              </w:rPr>
              <w:t>—</w:t>
            </w:r>
          </w:p>
        </w:tc>
        <w:tc>
          <w:tcPr>
            <w:tcW w:w="630" w:type="dxa"/>
            <w:tcBorders>
              <w:bottom w:val="single" w:sz="8" w:space="0" w:color="000000"/>
            </w:tcBorders>
          </w:tcPr>
          <w:p w14:paraId="00DC266C" w14:textId="77777777" w:rsidR="00350CFB" w:rsidRDefault="00283FFF">
            <w:pPr>
              <w:pStyle w:val="TableParagraph"/>
            </w:pPr>
            <w:r>
              <w:rPr>
                <w:spacing w:val="-10"/>
              </w:rPr>
              <w:t>—</w:t>
            </w:r>
          </w:p>
        </w:tc>
        <w:tc>
          <w:tcPr>
            <w:tcW w:w="648" w:type="dxa"/>
            <w:tcBorders>
              <w:bottom w:val="single" w:sz="8" w:space="0" w:color="000000"/>
            </w:tcBorders>
          </w:tcPr>
          <w:p w14:paraId="00DC266D" w14:textId="77777777" w:rsidR="00350CFB" w:rsidRDefault="00283FFF">
            <w:pPr>
              <w:pStyle w:val="TableParagraph"/>
              <w:ind w:left="3" w:right="3"/>
            </w:pPr>
            <w:r>
              <w:rPr>
                <w:spacing w:val="-10"/>
              </w:rPr>
              <w:t>—</w:t>
            </w:r>
          </w:p>
        </w:tc>
        <w:tc>
          <w:tcPr>
            <w:tcW w:w="1175" w:type="dxa"/>
            <w:tcBorders>
              <w:bottom w:val="single" w:sz="8" w:space="0" w:color="000000"/>
            </w:tcBorders>
          </w:tcPr>
          <w:p w14:paraId="00DC266E" w14:textId="77777777" w:rsidR="00350CFB" w:rsidRDefault="00283FFF">
            <w:pPr>
              <w:pStyle w:val="TableParagraph"/>
              <w:ind w:right="66"/>
              <w:jc w:val="right"/>
            </w:pPr>
            <w:r>
              <w:rPr>
                <w:spacing w:val="-2"/>
              </w:rPr>
              <w:t>0.000</w:t>
            </w:r>
          </w:p>
        </w:tc>
      </w:tr>
    </w:tbl>
    <w:p w14:paraId="00DC2670" w14:textId="77777777" w:rsidR="00350CFB" w:rsidRDefault="00350CFB">
      <w:pPr>
        <w:pStyle w:val="a3"/>
        <w:spacing w:before="167"/>
      </w:pPr>
    </w:p>
    <w:p w14:paraId="00DC2671" w14:textId="77777777" w:rsidR="00350CFB" w:rsidRDefault="00283FFF">
      <w:pPr>
        <w:pStyle w:val="a3"/>
        <w:spacing w:line="396" w:lineRule="auto"/>
        <w:ind w:left="282" w:right="534" w:hanging="8"/>
        <w:jc w:val="both"/>
      </w:pPr>
      <w:r>
        <w:t>These</w:t>
      </w:r>
      <w:r>
        <w:rPr>
          <w:spacing w:val="-6"/>
        </w:rPr>
        <w:t xml:space="preserve"> </w:t>
      </w:r>
      <w:r>
        <w:t>matrices</w:t>
      </w:r>
      <w:r>
        <w:rPr>
          <w:spacing w:val="-6"/>
        </w:rPr>
        <w:t xml:space="preserve"> </w:t>
      </w:r>
      <w:r>
        <w:t>motivate</w:t>
      </w:r>
      <w:r>
        <w:rPr>
          <w:spacing w:val="-6"/>
        </w:rPr>
        <w:t xml:space="preserve"> </w:t>
      </w:r>
      <w:r>
        <w:t>future</w:t>
      </w:r>
      <w:r>
        <w:rPr>
          <w:spacing w:val="-6"/>
        </w:rPr>
        <w:t xml:space="preserve"> </w:t>
      </w:r>
      <w:r>
        <w:t>work</w:t>
      </w:r>
      <w:r>
        <w:rPr>
          <w:spacing w:val="-6"/>
        </w:rPr>
        <w:t xml:space="preserve"> </w:t>
      </w:r>
      <w:r>
        <w:t>on</w:t>
      </w:r>
      <w:r>
        <w:rPr>
          <w:spacing w:val="-6"/>
        </w:rPr>
        <w:t xml:space="preserve"> </w:t>
      </w:r>
      <w:r>
        <w:t>credit-delegation</w:t>
      </w:r>
      <w:r>
        <w:rPr>
          <w:spacing w:val="-6"/>
        </w:rPr>
        <w:t xml:space="preserve"> </w:t>
      </w:r>
      <w:r>
        <w:t>edges</w:t>
      </w:r>
      <w:r>
        <w:rPr>
          <w:spacing w:val="-6"/>
        </w:rPr>
        <w:t xml:space="preserve"> </w:t>
      </w:r>
      <w:r>
        <w:t>and</w:t>
      </w:r>
      <w:r>
        <w:rPr>
          <w:spacing w:val="-6"/>
        </w:rPr>
        <w:t xml:space="preserve"> </w:t>
      </w:r>
      <w:r>
        <w:t>cross-protocol</w:t>
      </w:r>
      <w:r>
        <w:rPr>
          <w:spacing w:val="-6"/>
        </w:rPr>
        <w:t xml:space="preserve"> </w:t>
      </w:r>
      <w:r>
        <w:t>lending</w:t>
      </w:r>
      <w:r>
        <w:rPr>
          <w:spacing w:val="-6"/>
        </w:rPr>
        <w:t xml:space="preserve"> </w:t>
      </w:r>
      <w:r>
        <w:t xml:space="preserve">labels, </w:t>
      </w:r>
      <w:bookmarkStart w:id="538" w:name="Why_the_main_narrative_uses_three_method"/>
      <w:bookmarkStart w:id="539" w:name="_bookmark232"/>
      <w:bookmarkEnd w:id="538"/>
      <w:bookmarkEnd w:id="539"/>
      <w:r>
        <w:t>but they do not alter Claims C1–C4 or SC1.</w:t>
      </w:r>
    </w:p>
    <w:p w14:paraId="00DC2672" w14:textId="77777777" w:rsidR="00350CFB" w:rsidRDefault="00350CFB">
      <w:pPr>
        <w:pStyle w:val="a3"/>
        <w:spacing w:before="5"/>
      </w:pPr>
    </w:p>
    <w:p w14:paraId="00DC2673" w14:textId="77777777" w:rsidR="00350CFB" w:rsidRDefault="00283FFF">
      <w:pPr>
        <w:pStyle w:val="3"/>
        <w:numPr>
          <w:ilvl w:val="2"/>
          <w:numId w:val="26"/>
        </w:numPr>
        <w:tabs>
          <w:tab w:val="left" w:pos="879"/>
        </w:tabs>
        <w:ind w:left="879" w:hanging="597"/>
      </w:pPr>
      <w:r>
        <w:t>Why</w:t>
      </w:r>
      <w:r>
        <w:rPr>
          <w:spacing w:val="-9"/>
        </w:rPr>
        <w:t xml:space="preserve"> </w:t>
      </w:r>
      <w:r>
        <w:t>the</w:t>
      </w:r>
      <w:r>
        <w:rPr>
          <w:spacing w:val="-8"/>
        </w:rPr>
        <w:t xml:space="preserve"> </w:t>
      </w:r>
      <w:r>
        <w:t>main</w:t>
      </w:r>
      <w:r>
        <w:rPr>
          <w:spacing w:val="-8"/>
        </w:rPr>
        <w:t xml:space="preserve"> </w:t>
      </w:r>
      <w:r>
        <w:t>narrative</w:t>
      </w:r>
      <w:r>
        <w:rPr>
          <w:spacing w:val="-9"/>
        </w:rPr>
        <w:t xml:space="preserve"> </w:t>
      </w:r>
      <w:r>
        <w:t>uses</w:t>
      </w:r>
      <w:r>
        <w:rPr>
          <w:spacing w:val="-8"/>
        </w:rPr>
        <w:t xml:space="preserve"> </w:t>
      </w:r>
      <w:r>
        <w:t>three</w:t>
      </w:r>
      <w:r>
        <w:rPr>
          <w:spacing w:val="-8"/>
        </w:rPr>
        <w:t xml:space="preserve"> </w:t>
      </w:r>
      <w:r>
        <w:rPr>
          <w:spacing w:val="-2"/>
        </w:rPr>
        <w:t>methods</w:t>
      </w:r>
    </w:p>
    <w:p w14:paraId="00DC2674" w14:textId="77777777" w:rsidR="00350CFB" w:rsidRDefault="00350CFB">
      <w:pPr>
        <w:pStyle w:val="a3"/>
        <w:spacing w:before="47"/>
        <w:rPr>
          <w:b/>
        </w:rPr>
      </w:pPr>
    </w:p>
    <w:p w14:paraId="00DC2675" w14:textId="284EA8C4" w:rsidR="00350CFB" w:rsidRDefault="00283FFF">
      <w:pPr>
        <w:pStyle w:val="a3"/>
        <w:ind w:left="282"/>
        <w:jc w:val="both"/>
      </w:pPr>
      <w:r>
        <w:rPr>
          <w:color w:val="FF0000"/>
        </w:rPr>
        <w:t>Focusing the thesis on EndorseRank, AWP, and supplementary — serves three goals:</w:t>
      </w:r>
    </w:p>
    <w:p w14:paraId="00DC2676" w14:textId="77777777" w:rsidR="00350CFB" w:rsidRDefault="00350CFB">
      <w:pPr>
        <w:pStyle w:val="a3"/>
        <w:spacing w:before="19"/>
      </w:pPr>
    </w:p>
    <w:p w14:paraId="00DC2677" w14:textId="77777777" w:rsidR="00350CFB" w:rsidRDefault="00283FFF">
      <w:pPr>
        <w:pStyle w:val="a4"/>
        <w:numPr>
          <w:ilvl w:val="0"/>
          <w:numId w:val="3"/>
        </w:numPr>
        <w:tabs>
          <w:tab w:val="left" w:pos="856"/>
        </w:tabs>
        <w:spacing w:before="1" w:line="396" w:lineRule="auto"/>
        <w:ind w:right="563"/>
        <w:rPr>
          <w:sz w:val="24"/>
        </w:rPr>
      </w:pPr>
      <w:r>
        <w:rPr>
          <w:b/>
          <w:sz w:val="24"/>
        </w:rPr>
        <w:t>Clarity</w:t>
      </w:r>
      <w:r>
        <w:rPr>
          <w:b/>
          <w:spacing w:val="-5"/>
          <w:sz w:val="24"/>
        </w:rPr>
        <w:t xml:space="preserve"> </w:t>
      </w:r>
      <w:r>
        <w:rPr>
          <w:b/>
          <w:sz w:val="24"/>
        </w:rPr>
        <w:t>of</w:t>
      </w:r>
      <w:r>
        <w:rPr>
          <w:b/>
          <w:spacing w:val="-5"/>
          <w:sz w:val="24"/>
        </w:rPr>
        <w:t xml:space="preserve"> </w:t>
      </w:r>
      <w:r>
        <w:rPr>
          <w:b/>
          <w:sz w:val="24"/>
        </w:rPr>
        <w:t xml:space="preserve">contribution: </w:t>
      </w:r>
      <w:r>
        <w:rPr>
          <w:sz w:val="24"/>
        </w:rPr>
        <w:t>The</w:t>
      </w:r>
      <w:r>
        <w:rPr>
          <w:spacing w:val="-5"/>
          <w:sz w:val="24"/>
        </w:rPr>
        <w:t xml:space="preserve"> </w:t>
      </w:r>
      <w:r>
        <w:rPr>
          <w:sz w:val="24"/>
        </w:rPr>
        <w:t>novel</w:t>
      </w:r>
      <w:r>
        <w:rPr>
          <w:spacing w:val="-5"/>
          <w:sz w:val="24"/>
        </w:rPr>
        <w:t xml:space="preserve"> </w:t>
      </w:r>
      <w:r>
        <w:rPr>
          <w:sz w:val="24"/>
        </w:rPr>
        <w:t>construct</w:t>
      </w:r>
      <w:r>
        <w:rPr>
          <w:spacing w:val="-5"/>
          <w:sz w:val="24"/>
        </w:rPr>
        <w:t xml:space="preserve"> </w:t>
      </w:r>
      <w:r>
        <w:rPr>
          <w:sz w:val="24"/>
        </w:rPr>
        <w:t>is</w:t>
      </w:r>
      <w:r>
        <w:rPr>
          <w:spacing w:val="-5"/>
          <w:sz w:val="24"/>
        </w:rPr>
        <w:t xml:space="preserve"> </w:t>
      </w:r>
      <w:r>
        <w:rPr>
          <w:sz w:val="24"/>
        </w:rPr>
        <w:t>allowance-based</w:t>
      </w:r>
      <w:r>
        <w:rPr>
          <w:spacing w:val="-5"/>
          <w:sz w:val="24"/>
        </w:rPr>
        <w:t xml:space="preserve"> </w:t>
      </w:r>
      <w:r>
        <w:rPr>
          <w:sz w:val="24"/>
        </w:rPr>
        <w:t>endorsement.</w:t>
      </w:r>
      <w:r>
        <w:rPr>
          <w:spacing w:val="18"/>
          <w:sz w:val="24"/>
        </w:rPr>
        <w:t xml:space="preserve"> </w:t>
      </w:r>
      <w:r>
        <w:rPr>
          <w:sz w:val="24"/>
        </w:rPr>
        <w:t xml:space="preserve">Comparing it to the established transfer baseline </w:t>
      </w:r>
      <w:hyperlink w:anchor="_bookmark149" w:history="1">
        <w:r>
          <w:rPr>
            <w:sz w:val="24"/>
            <w:vertAlign w:val="superscript"/>
          </w:rPr>
          <w:t>[16]</w:t>
        </w:r>
      </w:hyperlink>
      <w:r>
        <w:rPr>
          <w:sz w:val="24"/>
        </w:rPr>
        <w:t xml:space="preserve"> isolates the research question.</w:t>
      </w:r>
    </w:p>
    <w:p w14:paraId="00DC2678" w14:textId="77777777" w:rsidR="00350CFB" w:rsidRDefault="00283FFF">
      <w:pPr>
        <w:pStyle w:val="a4"/>
        <w:numPr>
          <w:ilvl w:val="0"/>
          <w:numId w:val="3"/>
        </w:numPr>
        <w:tabs>
          <w:tab w:val="left" w:pos="845"/>
          <w:tab w:val="left" w:pos="847"/>
        </w:tabs>
        <w:spacing w:before="38" w:line="396" w:lineRule="auto"/>
        <w:ind w:left="847" w:right="564" w:hanging="303"/>
        <w:rPr>
          <w:sz w:val="24"/>
        </w:rPr>
      </w:pPr>
      <w:r>
        <w:rPr>
          <w:b/>
          <w:sz w:val="24"/>
        </w:rPr>
        <w:t>Avoiding</w:t>
      </w:r>
      <w:r>
        <w:rPr>
          <w:b/>
          <w:spacing w:val="-15"/>
          <w:sz w:val="24"/>
        </w:rPr>
        <w:t xml:space="preserve"> </w:t>
      </w:r>
      <w:r>
        <w:rPr>
          <w:b/>
          <w:sz w:val="24"/>
        </w:rPr>
        <w:t>baseline</w:t>
      </w:r>
      <w:r>
        <w:rPr>
          <w:b/>
          <w:spacing w:val="-15"/>
          <w:sz w:val="24"/>
        </w:rPr>
        <w:t xml:space="preserve"> </w:t>
      </w:r>
      <w:r>
        <w:rPr>
          <w:b/>
          <w:sz w:val="24"/>
        </w:rPr>
        <w:t>sprawl:</w:t>
      </w:r>
      <w:r>
        <w:rPr>
          <w:b/>
          <w:spacing w:val="-12"/>
          <w:sz w:val="24"/>
        </w:rPr>
        <w:t xml:space="preserve"> </w:t>
      </w:r>
      <w:r>
        <w:rPr>
          <w:sz w:val="24"/>
        </w:rPr>
        <w:t>Additional</w:t>
      </w:r>
      <w:r>
        <w:rPr>
          <w:spacing w:val="-15"/>
          <w:sz w:val="24"/>
        </w:rPr>
        <w:t xml:space="preserve"> </w:t>
      </w:r>
      <w:r>
        <w:rPr>
          <w:sz w:val="24"/>
        </w:rPr>
        <w:t>variants</w:t>
      </w:r>
      <w:r>
        <w:rPr>
          <w:spacing w:val="-15"/>
          <w:sz w:val="24"/>
        </w:rPr>
        <w:t xml:space="preserve"> </w:t>
      </w:r>
      <w:r>
        <w:rPr>
          <w:sz w:val="24"/>
        </w:rPr>
        <w:t>that</w:t>
      </w:r>
      <w:r>
        <w:rPr>
          <w:spacing w:val="-15"/>
          <w:sz w:val="24"/>
        </w:rPr>
        <w:t xml:space="preserve"> </w:t>
      </w:r>
      <w:r>
        <w:rPr>
          <w:sz w:val="24"/>
        </w:rPr>
        <w:t>share</w:t>
      </w:r>
      <w:r>
        <w:rPr>
          <w:spacing w:val="-15"/>
          <w:sz w:val="24"/>
        </w:rPr>
        <w:t xml:space="preserve"> </w:t>
      </w:r>
      <w:r>
        <w:rPr>
          <w:sz w:val="24"/>
        </w:rPr>
        <w:t>transfer</w:t>
      </w:r>
      <w:r>
        <w:rPr>
          <w:spacing w:val="-15"/>
          <w:sz w:val="24"/>
        </w:rPr>
        <w:t xml:space="preserve"> </w:t>
      </w:r>
      <w:r>
        <w:rPr>
          <w:sz w:val="24"/>
        </w:rPr>
        <w:t>edges</w:t>
      </w:r>
      <w:r>
        <w:rPr>
          <w:spacing w:val="-15"/>
          <w:sz w:val="24"/>
        </w:rPr>
        <w:t xml:space="preserve"> </w:t>
      </w:r>
      <w:r>
        <w:rPr>
          <w:sz w:val="24"/>
        </w:rPr>
        <w:t>with</w:t>
      </w:r>
      <w:r>
        <w:rPr>
          <w:spacing w:val="-15"/>
          <w:sz w:val="24"/>
        </w:rPr>
        <w:t xml:space="preserve"> </w:t>
      </w:r>
      <w:r>
        <w:rPr>
          <w:sz w:val="24"/>
        </w:rPr>
        <w:t>AWP</w:t>
      </w:r>
      <w:r>
        <w:rPr>
          <w:spacing w:val="-15"/>
          <w:sz w:val="24"/>
        </w:rPr>
        <w:t xml:space="preserve"> </w:t>
      </w:r>
      <w:r>
        <w:rPr>
          <w:sz w:val="24"/>
        </w:rPr>
        <w:t>add</w:t>
      </w:r>
      <w:r>
        <w:rPr>
          <w:spacing w:val="-15"/>
          <w:sz w:val="24"/>
        </w:rPr>
        <w:t xml:space="preserve"> </w:t>
      </w:r>
      <w:r>
        <w:rPr>
          <w:sz w:val="24"/>
        </w:rPr>
        <w:t>rows without adding independent constructs.</w:t>
      </w:r>
    </w:p>
    <w:p w14:paraId="00DC2679" w14:textId="77777777" w:rsidR="00350CFB" w:rsidRDefault="00283FFF">
      <w:pPr>
        <w:pStyle w:val="a4"/>
        <w:numPr>
          <w:ilvl w:val="0"/>
          <w:numId w:val="3"/>
        </w:numPr>
        <w:tabs>
          <w:tab w:val="left" w:pos="856"/>
        </w:tabs>
        <w:spacing w:before="39" w:line="396" w:lineRule="auto"/>
        <w:ind w:right="564"/>
        <w:rPr>
          <w:sz w:val="24"/>
        </w:rPr>
      </w:pPr>
      <w:r>
        <w:rPr>
          <w:sz w:val="24"/>
          <w:color w:val="FF0000"/>
        </w:rPr>
        <w:t>Honest use of the holdout: The external check is future new approvals, not an outcome-native ceiling.</w:t>
      </w:r>
    </w:p>
    <w:p w14:paraId="00DC267A" w14:textId="77777777" w:rsidR="00350CFB" w:rsidRDefault="00283FFF">
      <w:pPr>
        <w:pStyle w:val="a3"/>
        <w:spacing w:before="117"/>
        <w:ind w:left="282"/>
      </w:pPr>
      <w:r>
        <w:rPr>
          <w:spacing w:val="-2"/>
        </w:rPr>
        <w:t>Researchers</w:t>
      </w:r>
      <w:r>
        <w:rPr>
          <w:spacing w:val="-9"/>
        </w:rPr>
        <w:t xml:space="preserve"> </w:t>
      </w:r>
      <w:r>
        <w:rPr>
          <w:spacing w:val="-2"/>
        </w:rPr>
        <w:t>who</w:t>
      </w:r>
      <w:r>
        <w:rPr>
          <w:spacing w:val="-8"/>
        </w:rPr>
        <w:t xml:space="preserve"> </w:t>
      </w:r>
      <w:r>
        <w:rPr>
          <w:spacing w:val="-2"/>
        </w:rPr>
        <w:t>need</w:t>
      </w:r>
      <w:r>
        <w:rPr>
          <w:spacing w:val="-9"/>
        </w:rPr>
        <w:t xml:space="preserve"> </w:t>
      </w:r>
      <w:r>
        <w:rPr>
          <w:spacing w:val="-2"/>
        </w:rPr>
        <w:t>broader</w:t>
      </w:r>
      <w:r>
        <w:rPr>
          <w:spacing w:val="-8"/>
        </w:rPr>
        <w:t xml:space="preserve"> </w:t>
      </w:r>
      <w:r>
        <w:rPr>
          <w:spacing w:val="-2"/>
        </w:rPr>
        <w:t>baselines</w:t>
      </w:r>
      <w:r>
        <w:rPr>
          <w:spacing w:val="-8"/>
        </w:rPr>
        <w:t xml:space="preserve"> </w:t>
      </w:r>
      <w:r>
        <w:rPr>
          <w:spacing w:val="-2"/>
        </w:rPr>
        <w:t>can</w:t>
      </w:r>
      <w:r>
        <w:rPr>
          <w:spacing w:val="-9"/>
        </w:rPr>
        <w:t xml:space="preserve"> </w:t>
      </w:r>
      <w:r>
        <w:rPr>
          <w:spacing w:val="-2"/>
        </w:rPr>
        <w:t>regenerate</w:t>
      </w:r>
      <w:r>
        <w:rPr>
          <w:spacing w:val="-8"/>
        </w:rPr>
        <w:t xml:space="preserve"> </w:t>
      </w:r>
      <w:r>
        <w:rPr>
          <w:spacing w:val="-2"/>
        </w:rPr>
        <w:t>the</w:t>
      </w:r>
      <w:r>
        <w:rPr>
          <w:spacing w:val="-8"/>
        </w:rPr>
        <w:t xml:space="preserve"> </w:t>
      </w:r>
      <w:r>
        <w:rPr>
          <w:spacing w:val="-2"/>
        </w:rPr>
        <w:t>archive</w:t>
      </w:r>
      <w:r>
        <w:rPr>
          <w:spacing w:val="-9"/>
        </w:rPr>
        <w:t xml:space="preserve"> </w:t>
      </w:r>
      <w:r>
        <w:rPr>
          <w:spacing w:val="-2"/>
        </w:rPr>
        <w:t>tables</w:t>
      </w:r>
      <w:r>
        <w:rPr>
          <w:spacing w:val="-8"/>
        </w:rPr>
        <w:t xml:space="preserve"> </w:t>
      </w:r>
      <w:r>
        <w:rPr>
          <w:spacing w:val="-2"/>
        </w:rPr>
        <w:t>from</w:t>
      </w:r>
      <w:r>
        <w:rPr>
          <w:spacing w:val="-8"/>
        </w:rPr>
        <w:t xml:space="preserve"> </w:t>
      </w:r>
      <w:r>
        <w:rPr>
          <w:spacing w:val="-2"/>
        </w:rPr>
        <w:t>the</w:t>
      </w:r>
      <w:r>
        <w:rPr>
          <w:spacing w:val="-9"/>
        </w:rPr>
        <w:t xml:space="preserve"> </w:t>
      </w:r>
      <w:r>
        <w:rPr>
          <w:spacing w:val="-2"/>
        </w:rPr>
        <w:t>open</w:t>
      </w:r>
      <w:r>
        <w:rPr>
          <w:spacing w:val="-8"/>
        </w:rPr>
        <w:t xml:space="preserve"> </w:t>
      </w:r>
      <w:r>
        <w:rPr>
          <w:spacing w:val="-2"/>
        </w:rPr>
        <w:t>evaluation</w:t>
      </w:r>
    </w:p>
    <w:p w14:paraId="00DC267B" w14:textId="77777777" w:rsidR="00350CFB" w:rsidRDefault="00350CFB">
      <w:pPr>
        <w:pStyle w:val="a3"/>
        <w:sectPr w:rsidR="00350CFB">
          <w:pgSz w:w="11910" w:h="16840"/>
          <w:pgMar w:top="1920" w:right="708" w:bottom="2300" w:left="992" w:header="0" w:footer="2115" w:gutter="0"/>
          <w:cols w:space="720"/>
        </w:sectPr>
      </w:pPr>
    </w:p>
    <w:p w14:paraId="00DC267C" w14:textId="77777777" w:rsidR="00350CFB" w:rsidRDefault="00283FFF">
      <w:pPr>
        <w:pStyle w:val="a3"/>
        <w:spacing w:before="72"/>
        <w:ind w:left="282"/>
      </w:pPr>
      <w:bookmarkStart w:id="542" w:name="Reproducing_archive_tables"/>
      <w:bookmarkStart w:id="543" w:name="_bookmark233"/>
      <w:bookmarkEnd w:id="542"/>
      <w:bookmarkEnd w:id="543"/>
      <w:r>
        <w:t>pipeline</w:t>
      </w:r>
      <w:r>
        <w:rPr>
          <w:spacing w:val="-8"/>
        </w:rPr>
        <w:t xml:space="preserve"> </w:t>
      </w:r>
      <w:r>
        <w:t>using</w:t>
      </w:r>
      <w:r>
        <w:rPr>
          <w:spacing w:val="-8"/>
        </w:rPr>
        <w:t xml:space="preserve"> </w:t>
      </w:r>
      <w:r>
        <w:t>the</w:t>
      </w:r>
      <w:r>
        <w:rPr>
          <w:spacing w:val="-8"/>
        </w:rPr>
        <w:t xml:space="preserve"> </w:t>
      </w:r>
      <w:r>
        <w:t>seven-method</w:t>
      </w:r>
      <w:r>
        <w:rPr>
          <w:spacing w:val="-8"/>
        </w:rPr>
        <w:t xml:space="preserve"> </w:t>
      </w:r>
      <w:r>
        <w:t>and</w:t>
      </w:r>
      <w:r>
        <w:rPr>
          <w:spacing w:val="-8"/>
        </w:rPr>
        <w:t xml:space="preserve"> </w:t>
      </w:r>
      <w:r>
        <w:t>six-Aave</w:t>
      </w:r>
      <w:r>
        <w:rPr>
          <w:spacing w:val="-8"/>
        </w:rPr>
        <w:t xml:space="preserve"> </w:t>
      </w:r>
      <w:r>
        <w:rPr>
          <w:spacing w:val="-2"/>
        </w:rPr>
        <w:t>presets.</w:t>
      </w:r>
    </w:p>
    <w:p w14:paraId="00DC267D" w14:textId="77777777" w:rsidR="00350CFB" w:rsidRDefault="00350CFB">
      <w:pPr>
        <w:pStyle w:val="a3"/>
        <w:spacing w:before="186"/>
      </w:pPr>
    </w:p>
    <w:p w14:paraId="00DC267E" w14:textId="77777777" w:rsidR="00350CFB" w:rsidRDefault="00283FFF">
      <w:pPr>
        <w:pStyle w:val="3"/>
        <w:numPr>
          <w:ilvl w:val="2"/>
          <w:numId w:val="26"/>
        </w:numPr>
        <w:tabs>
          <w:tab w:val="left" w:pos="879"/>
        </w:tabs>
        <w:ind w:left="879" w:hanging="597"/>
      </w:pPr>
      <w:r>
        <w:rPr>
          <w:spacing w:val="-2"/>
        </w:rPr>
        <w:t>Reproducing</w:t>
      </w:r>
      <w:r>
        <w:rPr>
          <w:spacing w:val="1"/>
        </w:rPr>
        <w:t xml:space="preserve"> </w:t>
      </w:r>
      <w:r>
        <w:rPr>
          <w:spacing w:val="-2"/>
        </w:rPr>
        <w:t>archive</w:t>
      </w:r>
      <w:r>
        <w:rPr>
          <w:spacing w:val="2"/>
        </w:rPr>
        <w:t xml:space="preserve"> </w:t>
      </w:r>
      <w:r>
        <w:rPr>
          <w:spacing w:val="-2"/>
        </w:rPr>
        <w:t>tables</w:t>
      </w:r>
    </w:p>
    <w:p w14:paraId="00DC267F" w14:textId="77777777" w:rsidR="00350CFB" w:rsidRDefault="00350CFB">
      <w:pPr>
        <w:pStyle w:val="a3"/>
        <w:spacing w:before="46"/>
        <w:rPr>
          <w:b/>
        </w:rPr>
      </w:pPr>
    </w:p>
    <w:p w14:paraId="00DC2680" w14:textId="77777777" w:rsidR="00350CFB" w:rsidRDefault="00283FFF">
      <w:pPr>
        <w:pStyle w:val="a3"/>
        <w:spacing w:line="396" w:lineRule="auto"/>
        <w:ind w:left="273" w:right="521"/>
      </w:pPr>
      <w:r>
        <w:t>Archive</w:t>
      </w:r>
      <w:r>
        <w:rPr>
          <w:spacing w:val="-15"/>
        </w:rPr>
        <w:t xml:space="preserve"> </w:t>
      </w:r>
      <w:r>
        <w:t>tables</w:t>
      </w:r>
      <w:r>
        <w:rPr>
          <w:spacing w:val="-15"/>
        </w:rPr>
        <w:t xml:space="preserve"> </w:t>
      </w:r>
      <w:r>
        <w:t>are</w:t>
      </w:r>
      <w:r>
        <w:rPr>
          <w:spacing w:val="-15"/>
        </w:rPr>
        <w:t xml:space="preserve"> </w:t>
      </w:r>
      <w:r>
        <w:t>regenerated</w:t>
      </w:r>
      <w:r>
        <w:rPr>
          <w:spacing w:val="-15"/>
        </w:rPr>
        <w:t xml:space="preserve"> </w:t>
      </w:r>
      <w:r>
        <w:t>by</w:t>
      </w:r>
      <w:r>
        <w:rPr>
          <w:spacing w:val="-15"/>
        </w:rPr>
        <w:t xml:space="preserve"> </w:t>
      </w:r>
      <w:r>
        <w:t>the</w:t>
      </w:r>
      <w:r>
        <w:rPr>
          <w:spacing w:val="-15"/>
        </w:rPr>
        <w:t xml:space="preserve"> </w:t>
      </w:r>
      <w:r>
        <w:t>evaluation</w:t>
      </w:r>
      <w:r>
        <w:rPr>
          <w:spacing w:val="-15"/>
        </w:rPr>
        <w:t xml:space="preserve"> </w:t>
      </w:r>
      <w:r>
        <w:t>pipeline’s</w:t>
      </w:r>
      <w:r>
        <w:rPr>
          <w:spacing w:val="-15"/>
        </w:rPr>
        <w:t xml:space="preserve"> </w:t>
      </w:r>
      <w:r>
        <w:t>table</w:t>
      </w:r>
      <w:r>
        <w:rPr>
          <w:spacing w:val="-15"/>
        </w:rPr>
        <w:t xml:space="preserve"> </w:t>
      </w:r>
      <w:r>
        <w:t>export</w:t>
      </w:r>
      <w:r>
        <w:rPr>
          <w:spacing w:val="-15"/>
        </w:rPr>
        <w:t xml:space="preserve"> </w:t>
      </w:r>
      <w:r>
        <w:t>with</w:t>
      </w:r>
      <w:r>
        <w:rPr>
          <w:spacing w:val="-15"/>
        </w:rPr>
        <w:t xml:space="preserve"> </w:t>
      </w:r>
      <w:r>
        <w:t>seven-method</w:t>
      </w:r>
      <w:r>
        <w:rPr>
          <w:spacing w:val="-15"/>
        </w:rPr>
        <w:t xml:space="preserve"> </w:t>
      </w:r>
      <w:r>
        <w:t>and</w:t>
      </w:r>
      <w:r>
        <w:rPr>
          <w:spacing w:val="-15"/>
        </w:rPr>
        <w:t xml:space="preserve"> </w:t>
      </w:r>
      <w:r>
        <w:t>six-</w:t>
      </w:r>
      <w:bookmarkStart w:id="544" w:name="Notes_on_archived_method_identifiers"/>
      <w:bookmarkStart w:id="545" w:name="_bookmark234"/>
      <w:bookmarkEnd w:id="544"/>
      <w:bookmarkEnd w:id="545"/>
      <w:r>
        <w:t>Aave</w:t>
      </w:r>
      <w:r>
        <w:rPr>
          <w:spacing w:val="-12"/>
        </w:rPr>
        <w:t xml:space="preserve"> </w:t>
      </w:r>
      <w:r>
        <w:t>presets.</w:t>
      </w:r>
      <w:r>
        <w:rPr>
          <w:spacing w:val="5"/>
        </w:rPr>
        <w:t xml:space="preserve"> </w:t>
      </w:r>
      <w:r>
        <w:t>CSV</w:t>
      </w:r>
      <w:r>
        <w:rPr>
          <w:spacing w:val="-11"/>
        </w:rPr>
        <w:t xml:space="preserve"> </w:t>
      </w:r>
      <w:r>
        <w:t>copies</w:t>
      </w:r>
      <w:r>
        <w:rPr>
          <w:spacing w:val="-12"/>
        </w:rPr>
        <w:t xml:space="preserve"> </w:t>
      </w:r>
      <w:r>
        <w:t>are</w:t>
      </w:r>
      <w:r>
        <w:rPr>
          <w:spacing w:val="-12"/>
        </w:rPr>
        <w:t xml:space="preserve"> </w:t>
      </w:r>
      <w:r>
        <w:t>recorded</w:t>
      </w:r>
      <w:r>
        <w:rPr>
          <w:spacing w:val="-12"/>
        </w:rPr>
        <w:t xml:space="preserve"> </w:t>
      </w:r>
      <w:r>
        <w:t>alongside</w:t>
      </w:r>
      <w:r>
        <w:rPr>
          <w:spacing w:val="-12"/>
        </w:rPr>
        <w:t xml:space="preserve"> </w:t>
      </w:r>
      <w:r>
        <w:t>the</w:t>
      </w:r>
      <w:r>
        <w:rPr>
          <w:spacing w:val="-12"/>
        </w:rPr>
        <w:t xml:space="preserve"> </w:t>
      </w:r>
      <w:r>
        <w:t>LaTeX</w:t>
      </w:r>
      <w:r>
        <w:rPr>
          <w:spacing w:val="-12"/>
        </w:rPr>
        <w:t xml:space="preserve"> </w:t>
      </w:r>
      <w:r>
        <w:t>fragments</w:t>
      </w:r>
      <w:r>
        <w:rPr>
          <w:spacing w:val="-12"/>
        </w:rPr>
        <w:t xml:space="preserve"> </w:t>
      </w:r>
      <w:r>
        <w:t>for</w:t>
      </w:r>
      <w:r>
        <w:rPr>
          <w:spacing w:val="-12"/>
        </w:rPr>
        <w:t xml:space="preserve"> </w:t>
      </w:r>
      <w:r>
        <w:t>spreadsheet</w:t>
      </w:r>
      <w:r>
        <w:rPr>
          <w:spacing w:val="-11"/>
        </w:rPr>
        <w:t xml:space="preserve"> </w:t>
      </w:r>
      <w:r>
        <w:rPr>
          <w:spacing w:val="-2"/>
        </w:rPr>
        <w:t>inspection.</w:t>
      </w:r>
    </w:p>
    <w:p w14:paraId="00DC2681" w14:textId="77777777" w:rsidR="00350CFB" w:rsidRDefault="00350CFB">
      <w:pPr>
        <w:pStyle w:val="a3"/>
        <w:spacing w:before="7"/>
      </w:pPr>
    </w:p>
    <w:p w14:paraId="00DC2682" w14:textId="77777777" w:rsidR="00350CFB" w:rsidRDefault="00283FFF">
      <w:pPr>
        <w:pStyle w:val="3"/>
        <w:numPr>
          <w:ilvl w:val="2"/>
          <w:numId w:val="26"/>
        </w:numPr>
        <w:tabs>
          <w:tab w:val="left" w:pos="879"/>
        </w:tabs>
        <w:spacing w:before="1"/>
        <w:ind w:left="879" w:hanging="597"/>
      </w:pPr>
      <w:r>
        <w:t>Notes</w:t>
      </w:r>
      <w:r>
        <w:rPr>
          <w:spacing w:val="-13"/>
        </w:rPr>
        <w:t xml:space="preserve"> </w:t>
      </w:r>
      <w:r>
        <w:t>on</w:t>
      </w:r>
      <w:r>
        <w:rPr>
          <w:spacing w:val="-12"/>
        </w:rPr>
        <w:t xml:space="preserve"> </w:t>
      </w:r>
      <w:r>
        <w:t>archived</w:t>
      </w:r>
      <w:r>
        <w:rPr>
          <w:spacing w:val="-12"/>
        </w:rPr>
        <w:t xml:space="preserve"> </w:t>
      </w:r>
      <w:r>
        <w:t>method</w:t>
      </w:r>
      <w:r>
        <w:rPr>
          <w:spacing w:val="-12"/>
        </w:rPr>
        <w:t xml:space="preserve"> </w:t>
      </w:r>
      <w:r>
        <w:rPr>
          <w:spacing w:val="-2"/>
        </w:rPr>
        <w:t>identifiers</w:t>
      </w:r>
    </w:p>
    <w:p w14:paraId="00DC2683" w14:textId="77777777" w:rsidR="00350CFB" w:rsidRDefault="00350CFB">
      <w:pPr>
        <w:pStyle w:val="a3"/>
        <w:spacing w:before="46"/>
        <w:rPr>
          <w:b/>
        </w:rPr>
      </w:pPr>
    </w:p>
    <w:p w14:paraId="00DC2684" w14:textId="77777777" w:rsidR="00350CFB" w:rsidRDefault="00283FFF">
      <w:pPr>
        <w:pStyle w:val="a3"/>
        <w:spacing w:line="396" w:lineRule="auto"/>
        <w:ind w:left="282" w:hanging="8"/>
      </w:pPr>
      <w:r>
        <w:t>The following identifiers appear in archive tables and CSV exports.</w:t>
      </w:r>
      <w:r>
        <w:rPr>
          <w:spacing w:val="40"/>
        </w:rPr>
        <w:t xml:space="preserve"> </w:t>
      </w:r>
      <w:r>
        <w:t>They document exploratory implementations in the evaluation codebase.</w:t>
      </w:r>
    </w:p>
    <w:p w14:paraId="00DC2685" w14:textId="77777777" w:rsidR="00350CFB" w:rsidRDefault="00283FFF">
      <w:pPr>
        <w:pStyle w:val="a3"/>
        <w:spacing w:before="275" w:line="396" w:lineRule="auto"/>
        <w:ind w:left="880" w:right="524" w:hanging="598"/>
        <w:jc w:val="both"/>
      </w:pPr>
      <w:r>
        <w:rPr>
          <w:b/>
        </w:rPr>
        <w:t xml:space="preserve">LP-PR </w:t>
      </w:r>
      <w:r>
        <w:t>A transfer-graph variant with alternative loss-penalized or liquidity-oriented weighting explored during development.</w:t>
      </w:r>
      <w:r>
        <w:rPr>
          <w:spacing w:val="40"/>
        </w:rPr>
        <w:t xml:space="preserve"> </w:t>
      </w:r>
      <w:r>
        <w:t xml:space="preserve">Empirically it tracks AWP closely on transfer families (Ta-ble </w:t>
      </w:r>
      <w:hyperlink w:anchor="_bookmark229" w:history="1">
        <w:r>
          <w:t>8.4</w:t>
        </w:r>
      </w:hyperlink>
      <w:r>
        <w:t>), indicating shared payment-flow structure.</w:t>
      </w:r>
    </w:p>
    <w:p w14:paraId="00DC2686" w14:textId="77777777" w:rsidR="00350CFB" w:rsidRDefault="00283FFF">
      <w:pPr>
        <w:pStyle w:val="a3"/>
        <w:spacing w:before="203" w:line="396" w:lineRule="auto"/>
        <w:ind w:left="880" w:right="564" w:hanging="598"/>
        <w:jc w:val="both"/>
      </w:pPr>
      <w:r>
        <w:rPr>
          <w:b/>
        </w:rPr>
        <w:t>CW-AWP</w:t>
      </w:r>
      <w:r>
        <w:rPr>
          <w:b/>
          <w:spacing w:val="31"/>
        </w:rPr>
        <w:t xml:space="preserve"> </w:t>
      </w:r>
      <w:r>
        <w:t>A</w:t>
      </w:r>
      <w:r>
        <w:rPr>
          <w:spacing w:val="-1"/>
        </w:rPr>
        <w:t xml:space="preserve"> </w:t>
      </w:r>
      <w:r>
        <w:t>counterparty-weighted</w:t>
      </w:r>
      <w:r>
        <w:rPr>
          <w:spacing w:val="-1"/>
        </w:rPr>
        <w:t xml:space="preserve"> </w:t>
      </w:r>
      <w:r>
        <w:t>AWP</w:t>
      </w:r>
      <w:r>
        <w:rPr>
          <w:spacing w:val="-1"/>
        </w:rPr>
        <w:t xml:space="preserve"> </w:t>
      </w:r>
      <w:r>
        <w:t>variant</w:t>
      </w:r>
      <w:r>
        <w:rPr>
          <w:spacing w:val="-1"/>
        </w:rPr>
        <w:t xml:space="preserve"> </w:t>
      </w:r>
      <w:r>
        <w:t>that</w:t>
      </w:r>
      <w:r>
        <w:rPr>
          <w:spacing w:val="-1"/>
        </w:rPr>
        <w:t xml:space="preserve"> </w:t>
      </w:r>
      <w:r>
        <w:t>down-weights</w:t>
      </w:r>
      <w:r>
        <w:rPr>
          <w:spacing w:val="-1"/>
        </w:rPr>
        <w:t xml:space="preserve"> </w:t>
      </w:r>
      <w:r>
        <w:t>repeated</w:t>
      </w:r>
      <w:r>
        <w:rPr>
          <w:spacing w:val="-1"/>
        </w:rPr>
        <w:t xml:space="preserve"> </w:t>
      </w:r>
      <w:r>
        <w:t>transfers</w:t>
      </w:r>
      <w:r>
        <w:rPr>
          <w:spacing w:val="-1"/>
        </w:rPr>
        <w:t xml:space="preserve"> </w:t>
      </w:r>
      <w:r>
        <w:t>between the same pair.</w:t>
      </w:r>
      <w:r>
        <w:rPr>
          <w:spacing w:val="40"/>
        </w:rPr>
        <w:t xml:space="preserve"> </w:t>
      </w:r>
      <w:r>
        <w:t xml:space="preserve">It slightly reduces transfer </w:t>
      </w:r>
      <w:r>
        <w:rPr>
          <w:i/>
        </w:rPr>
        <w:t xml:space="preserve">τ </w:t>
      </w:r>
      <w:r>
        <w:t>relative to AWP while remaining in the same construct family.</w:t>
      </w:r>
    </w:p>
    <w:p w14:paraId="00DC2687" w14:textId="77777777" w:rsidR="00350CFB" w:rsidRDefault="00283FFF">
      <w:pPr>
        <w:pStyle w:val="a3"/>
        <w:spacing w:before="202" w:line="396" w:lineRule="auto"/>
        <w:ind w:left="880" w:right="524" w:hanging="598"/>
        <w:jc w:val="both"/>
      </w:pPr>
      <w:r>
        <w:rPr>
          <w:b/>
        </w:rPr>
        <w:t>LF-PR</w:t>
      </w:r>
      <w:r>
        <w:rPr>
          <w:b/>
          <w:spacing w:val="40"/>
        </w:rPr>
        <w:t xml:space="preserve"> </w:t>
      </w:r>
      <w:r>
        <w:t>A low-frequency or lightly filtered graph with very small edge counts and near-zero run-times; rankings are not comparable to full AWP and are retained only to document a failed sparse baseline.</w:t>
      </w:r>
    </w:p>
    <w:p w14:paraId="00DC2688" w14:textId="77777777" w:rsidR="00350CFB" w:rsidRDefault="00283FFF">
      <w:pPr>
        <w:pStyle w:val="a3"/>
        <w:spacing w:before="203" w:line="396" w:lineRule="auto"/>
        <w:ind w:left="880" w:right="558" w:hanging="598"/>
        <w:jc w:val="both"/>
      </w:pPr>
      <w:r>
        <w:rPr>
          <w:b/>
        </w:rPr>
        <w:t>RiskProp</w:t>
      </w:r>
      <w:r>
        <w:rPr>
          <w:b/>
          <w:spacing w:val="40"/>
        </w:rPr>
        <w:t xml:space="preserve"> </w:t>
      </w:r>
      <w:r>
        <w:t>A</w:t>
      </w:r>
      <w:r>
        <w:rPr>
          <w:spacing w:val="-15"/>
        </w:rPr>
        <w:t xml:space="preserve"> </w:t>
      </w:r>
      <w:r>
        <w:t>risk-propagation</w:t>
      </w:r>
      <w:r>
        <w:rPr>
          <w:spacing w:val="-14"/>
        </w:rPr>
        <w:t xml:space="preserve"> </w:t>
      </w:r>
      <w:r>
        <w:t>style</w:t>
      </w:r>
      <w:r>
        <w:rPr>
          <w:spacing w:val="-14"/>
        </w:rPr>
        <w:t xml:space="preserve"> </w:t>
      </w:r>
      <w:r>
        <w:t>ranking</w:t>
      </w:r>
      <w:r>
        <w:rPr>
          <w:spacing w:val="-14"/>
        </w:rPr>
        <w:t xml:space="preserve"> </w:t>
      </w:r>
      <w:r>
        <w:t>on</w:t>
      </w:r>
      <w:r>
        <w:rPr>
          <w:spacing w:val="-14"/>
        </w:rPr>
        <w:t xml:space="preserve"> </w:t>
      </w:r>
      <w:r>
        <w:t>transfer-like</w:t>
      </w:r>
      <w:r>
        <w:rPr>
          <w:spacing w:val="-14"/>
        </w:rPr>
        <w:t xml:space="preserve"> </w:t>
      </w:r>
      <w:r>
        <w:t>edges</w:t>
      </w:r>
      <w:r>
        <w:rPr>
          <w:spacing w:val="-14"/>
        </w:rPr>
        <w:t xml:space="preserve"> </w:t>
      </w:r>
      <w:r>
        <w:t>inspired</w:t>
      </w:r>
      <w:r>
        <w:rPr>
          <w:spacing w:val="-14"/>
        </w:rPr>
        <w:t xml:space="preserve"> </w:t>
      </w:r>
      <w:r>
        <w:t>by</w:t>
      </w:r>
      <w:r>
        <w:rPr>
          <w:spacing w:val="-14"/>
        </w:rPr>
        <w:t xml:space="preserve"> </w:t>
      </w:r>
      <w:r>
        <w:t>Lin</w:t>
      </w:r>
      <w:r>
        <w:rPr>
          <w:spacing w:val="-14"/>
        </w:rPr>
        <w:t xml:space="preserve"> </w:t>
      </w:r>
      <w:r>
        <w:t>et</w:t>
      </w:r>
      <w:r>
        <w:rPr>
          <w:spacing w:val="-14"/>
        </w:rPr>
        <w:t xml:space="preserve"> </w:t>
      </w:r>
      <w:r>
        <w:t>al.</w:t>
      </w:r>
      <w:hyperlink w:anchor="_bookmark177" w:history="1">
        <w:r>
          <w:rPr>
            <w:vertAlign w:val="superscript"/>
          </w:rPr>
          <w:t>[44]</w:t>
        </w:r>
      </w:hyperlink>
      <w:r>
        <w:t>.</w:t>
      </w:r>
      <w:r>
        <w:rPr>
          <w:spacing w:val="10"/>
        </w:rPr>
        <w:t xml:space="preserve"> </w:t>
      </w:r>
      <w:r>
        <w:t>On</w:t>
      </w:r>
      <w:r>
        <w:rPr>
          <w:spacing w:val="-15"/>
        </w:rPr>
        <w:t xml:space="preserve"> </w:t>
      </w:r>
      <w:r>
        <w:t>this cohort</w:t>
      </w:r>
      <w:r>
        <w:rPr>
          <w:spacing w:val="-15"/>
        </w:rPr>
        <w:t xml:space="preserve"> </w:t>
      </w:r>
      <w:r>
        <w:t>it</w:t>
      </w:r>
      <w:r>
        <w:rPr>
          <w:spacing w:val="-15"/>
        </w:rPr>
        <w:t xml:space="preserve"> </w:t>
      </w:r>
      <w:r>
        <w:t>numerically</w:t>
      </w:r>
      <w:r>
        <w:rPr>
          <w:spacing w:val="-14"/>
        </w:rPr>
        <w:t xml:space="preserve"> </w:t>
      </w:r>
      <w:r>
        <w:t>mirrors</w:t>
      </w:r>
      <w:r>
        <w:rPr>
          <w:spacing w:val="-15"/>
        </w:rPr>
        <w:t xml:space="preserve"> </w:t>
      </w:r>
      <w:r>
        <w:t>AWP</w:t>
      </w:r>
      <w:r>
        <w:rPr>
          <w:spacing w:val="-15"/>
        </w:rPr>
        <w:t xml:space="preserve"> </w:t>
      </w:r>
      <w:r>
        <w:t>on</w:t>
      </w:r>
      <w:r>
        <w:rPr>
          <w:spacing w:val="-15"/>
        </w:rPr>
        <w:t xml:space="preserve"> </w:t>
      </w:r>
      <w:r>
        <w:t>several</w:t>
      </w:r>
      <w:r>
        <w:rPr>
          <w:spacing w:val="-15"/>
        </w:rPr>
        <w:t xml:space="preserve"> </w:t>
      </w:r>
      <w:r>
        <w:t>families,</w:t>
      </w:r>
      <w:r>
        <w:rPr>
          <w:spacing w:val="-13"/>
        </w:rPr>
        <w:t xml:space="preserve"> </w:t>
      </w:r>
      <w:r>
        <w:t>suggesting</w:t>
      </w:r>
      <w:r>
        <w:rPr>
          <w:spacing w:val="-15"/>
        </w:rPr>
        <w:t xml:space="preserve"> </w:t>
      </w:r>
      <w:r>
        <w:t>that</w:t>
      </w:r>
      <w:r>
        <w:rPr>
          <w:spacing w:val="-15"/>
        </w:rPr>
        <w:t xml:space="preserve"> </w:t>
      </w:r>
      <w:r>
        <w:t>the</w:t>
      </w:r>
      <w:r>
        <w:rPr>
          <w:spacing w:val="-14"/>
        </w:rPr>
        <w:t xml:space="preserve"> </w:t>
      </w:r>
      <w:r>
        <w:t>implemented</w:t>
      </w:r>
      <w:r>
        <w:rPr>
          <w:spacing w:val="-15"/>
        </w:rPr>
        <w:t xml:space="preserve"> </w:t>
      </w:r>
      <w:r>
        <w:t>risk signal did not diverge strongly from transfer centrality under the study’s parameterization.</w:t>
      </w:r>
    </w:p>
    <w:p w14:paraId="00DC2689" w14:textId="77777777" w:rsidR="00350CFB" w:rsidRDefault="00283FFF">
      <w:pPr>
        <w:pStyle w:val="a3"/>
        <w:spacing w:before="203" w:line="396" w:lineRule="auto"/>
        <w:ind w:left="871" w:right="523" w:hanging="590"/>
        <w:jc w:val="both"/>
      </w:pPr>
      <w:r>
        <w:rPr>
          <w:b/>
        </w:rPr>
        <w:t>LiqCall-PR</w:t>
      </w:r>
      <w:r>
        <w:rPr>
          <w:b/>
          <w:spacing w:val="-7"/>
        </w:rPr>
        <w:t xml:space="preserve"> </w:t>
      </w:r>
      <w:r>
        <w:rPr>
          <w:b/>
        </w:rPr>
        <w:t>/</w:t>
      </w:r>
      <w:r>
        <w:rPr>
          <w:b/>
          <w:spacing w:val="-7"/>
        </w:rPr>
        <w:t xml:space="preserve"> </w:t>
      </w:r>
      <w:r>
        <w:rPr>
          <w:b/>
        </w:rPr>
        <w:t>Borrow-PR</w:t>
      </w:r>
      <w:r>
        <w:rPr>
          <w:b/>
          <w:spacing w:val="-7"/>
        </w:rPr>
        <w:t xml:space="preserve"> </w:t>
      </w:r>
      <w:r>
        <w:rPr>
          <w:b/>
        </w:rPr>
        <w:t>/</w:t>
      </w:r>
      <w:r>
        <w:rPr>
          <w:b/>
          <w:spacing w:val="-7"/>
        </w:rPr>
        <w:t xml:space="preserve"> </w:t>
      </w:r>
      <w:r>
        <w:rPr>
          <w:b/>
        </w:rPr>
        <w:t>Repay-PR</w:t>
      </w:r>
      <w:r>
        <w:rPr>
          <w:b/>
          <w:spacing w:val="40"/>
        </w:rPr>
        <w:t xml:space="preserve"> </w:t>
      </w:r>
      <w:r>
        <w:t>Aave-oriented wallet-to-wallet graphs built from liquida-tion calls, borrows, and repays when those events are present.</w:t>
      </w:r>
      <w:r>
        <w:rPr>
          <w:spacing w:val="40"/>
        </w:rPr>
        <w:t xml:space="preserve"> </w:t>
      </w:r>
      <w:r>
        <w:t xml:space="preserve">On Arbitrum in the study window, edge counts are small (tens to hundreds), so alignment is weak and runtimes are </w:t>
      </w:r>
      <w:r>
        <w:rPr>
          <w:spacing w:val="-2"/>
        </w:rPr>
        <w:t>negligible.</w:t>
      </w:r>
    </w:p>
    <w:p w14:paraId="00DC268A" w14:textId="77777777" w:rsidR="00350CFB" w:rsidRDefault="00350CFB">
      <w:pPr>
        <w:pStyle w:val="a3"/>
        <w:spacing w:line="396" w:lineRule="auto"/>
        <w:jc w:val="both"/>
        <w:sectPr w:rsidR="00350CFB">
          <w:pgSz w:w="11910" w:h="16840"/>
          <w:pgMar w:top="1840" w:right="708" w:bottom="2300" w:left="992" w:header="0" w:footer="2115" w:gutter="0"/>
          <w:cols w:space="720"/>
        </w:sectPr>
      </w:pPr>
    </w:p>
    <w:p w14:paraId="00DC268B" w14:textId="77777777" w:rsidR="00350CFB" w:rsidRDefault="00283FFF">
      <w:pPr>
        <w:pStyle w:val="a3"/>
        <w:spacing w:before="72" w:line="396" w:lineRule="auto"/>
        <w:ind w:left="880" w:right="534" w:hanging="598"/>
      </w:pPr>
      <w:r>
        <w:rPr>
          <w:b/>
        </w:rPr>
        <w:t>Delegation-PR</w:t>
      </w:r>
      <w:r>
        <w:rPr>
          <w:b/>
          <w:spacing w:val="18"/>
        </w:rPr>
        <w:t xml:space="preserve"> </w:t>
      </w:r>
      <w:r>
        <w:t>Intended</w:t>
      </w:r>
      <w:r>
        <w:rPr>
          <w:spacing w:val="-19"/>
        </w:rPr>
        <w:t xml:space="preserve"> </w:t>
      </w:r>
      <w:r>
        <w:t>to</w:t>
      </w:r>
      <w:r>
        <w:rPr>
          <w:spacing w:val="-19"/>
        </w:rPr>
        <w:t xml:space="preserve"> </w:t>
      </w:r>
      <w:r>
        <w:t>use</w:t>
      </w:r>
      <w:r>
        <w:rPr>
          <w:spacing w:val="-19"/>
        </w:rPr>
        <w:t xml:space="preserve"> </w:t>
      </w:r>
      <w:r>
        <w:t>credit-delegation</w:t>
      </w:r>
      <w:r>
        <w:rPr>
          <w:spacing w:val="-19"/>
        </w:rPr>
        <w:t xml:space="preserve"> </w:t>
      </w:r>
      <w:r>
        <w:t>allowances;</w:t>
      </w:r>
      <w:r>
        <w:rPr>
          <w:spacing w:val="-15"/>
        </w:rPr>
        <w:t xml:space="preserve"> </w:t>
      </w:r>
      <w:r>
        <w:t>with</w:t>
      </w:r>
      <w:r>
        <w:rPr>
          <w:spacing w:val="-19"/>
        </w:rPr>
        <w:t xml:space="preserve"> </w:t>
      </w:r>
      <w:r>
        <w:t>zero</w:t>
      </w:r>
      <w:r>
        <w:rPr>
          <w:spacing w:val="-19"/>
        </w:rPr>
        <w:t xml:space="preserve"> </w:t>
      </w:r>
      <w:r>
        <w:t>delegation</w:t>
      </w:r>
      <w:r>
        <w:rPr>
          <w:spacing w:val="-19"/>
        </w:rPr>
        <w:t xml:space="preserve"> </w:t>
      </w:r>
      <w:r>
        <w:t>edges</w:t>
      </w:r>
      <w:r>
        <w:rPr>
          <w:spacing w:val="-19"/>
        </w:rPr>
        <w:t xml:space="preserve"> </w:t>
      </w:r>
      <w:r>
        <w:t xml:space="preserve">extracted, scores are degenerate and </w:t>
      </w:r>
      <w:r>
        <w:rPr>
          <w:i/>
        </w:rPr>
        <w:t>τ</w:t>
      </w:r>
      <w:r>
        <w:rPr>
          <w:i/>
          <w:spacing w:val="40"/>
        </w:rPr>
        <w:t xml:space="preserve"> </w:t>
      </w:r>
      <w:r>
        <w:t>is not interpretable.</w:t>
      </w:r>
    </w:p>
    <w:p w14:paraId="00DC268C" w14:textId="77777777" w:rsidR="00350CFB" w:rsidRDefault="00283FFF">
      <w:pPr>
        <w:pStyle w:val="a3"/>
        <w:spacing w:before="275" w:line="396" w:lineRule="auto"/>
        <w:ind w:left="282" w:right="521" w:hanging="8"/>
      </w:pPr>
      <w:r>
        <w:rPr>
          <w:spacing w:val="-2"/>
        </w:rPr>
        <w:t>These</w:t>
      </w:r>
      <w:r>
        <w:rPr>
          <w:spacing w:val="-12"/>
        </w:rPr>
        <w:t xml:space="preserve"> </w:t>
      </w:r>
      <w:r>
        <w:rPr>
          <w:spacing w:val="-2"/>
        </w:rPr>
        <w:t>notes</w:t>
      </w:r>
      <w:r>
        <w:rPr>
          <w:spacing w:val="-12"/>
        </w:rPr>
        <w:t xml:space="preserve"> </w:t>
      </w:r>
      <w:r>
        <w:rPr>
          <w:spacing w:val="-2"/>
        </w:rPr>
        <w:t>exist</w:t>
      </w:r>
      <w:r>
        <w:rPr>
          <w:spacing w:val="-12"/>
        </w:rPr>
        <w:t xml:space="preserve"> </w:t>
      </w:r>
      <w:r>
        <w:rPr>
          <w:spacing w:val="-2"/>
        </w:rPr>
        <w:t>so</w:t>
      </w:r>
      <w:r>
        <w:rPr>
          <w:spacing w:val="-12"/>
        </w:rPr>
        <w:t xml:space="preserve"> </w:t>
      </w:r>
      <w:r>
        <w:rPr>
          <w:spacing w:val="-2"/>
        </w:rPr>
        <w:t>that</w:t>
      </w:r>
      <w:r>
        <w:rPr>
          <w:spacing w:val="-12"/>
        </w:rPr>
        <w:t xml:space="preserve"> </w:t>
      </w:r>
      <w:r>
        <w:rPr>
          <w:spacing w:val="-2"/>
        </w:rPr>
        <w:t>future</w:t>
      </w:r>
      <w:r>
        <w:rPr>
          <w:spacing w:val="-12"/>
        </w:rPr>
        <w:t xml:space="preserve"> </w:t>
      </w:r>
      <w:r>
        <w:rPr>
          <w:spacing w:val="-2"/>
        </w:rPr>
        <w:t>researchers</w:t>
      </w:r>
      <w:r>
        <w:rPr>
          <w:spacing w:val="-12"/>
        </w:rPr>
        <w:t xml:space="preserve"> </w:t>
      </w:r>
      <w:r>
        <w:rPr>
          <w:spacing w:val="-2"/>
        </w:rPr>
        <w:t>can</w:t>
      </w:r>
      <w:r>
        <w:rPr>
          <w:spacing w:val="-12"/>
        </w:rPr>
        <w:t xml:space="preserve"> </w:t>
      </w:r>
      <w:r>
        <w:rPr>
          <w:spacing w:val="-2"/>
        </w:rPr>
        <w:t>decide</w:t>
      </w:r>
      <w:r>
        <w:rPr>
          <w:spacing w:val="-12"/>
        </w:rPr>
        <w:t xml:space="preserve"> </w:t>
      </w:r>
      <w:r>
        <w:rPr>
          <w:spacing w:val="-2"/>
        </w:rPr>
        <w:t>which</w:t>
      </w:r>
      <w:r>
        <w:rPr>
          <w:spacing w:val="-12"/>
        </w:rPr>
        <w:t xml:space="preserve"> </w:t>
      </w:r>
      <w:r>
        <w:rPr>
          <w:spacing w:val="-2"/>
        </w:rPr>
        <w:t>variants</w:t>
      </w:r>
      <w:r>
        <w:rPr>
          <w:spacing w:val="-12"/>
        </w:rPr>
        <w:t xml:space="preserve"> </w:t>
      </w:r>
      <w:r>
        <w:rPr>
          <w:spacing w:val="-2"/>
        </w:rPr>
        <w:t>deserve</w:t>
      </w:r>
      <w:r>
        <w:rPr>
          <w:spacing w:val="-12"/>
        </w:rPr>
        <w:t xml:space="preserve"> </w:t>
      </w:r>
      <w:r>
        <w:rPr>
          <w:spacing w:val="-2"/>
        </w:rPr>
        <w:t>full</w:t>
      </w:r>
      <w:r>
        <w:rPr>
          <w:spacing w:val="-12"/>
        </w:rPr>
        <w:t xml:space="preserve"> </w:t>
      </w:r>
      <w:r>
        <w:rPr>
          <w:spacing w:val="-2"/>
        </w:rPr>
        <w:t xml:space="preserve">re-implementation </w:t>
      </w:r>
      <w:bookmarkStart w:id="546" w:name="Decision_log:_what_stayed_in_the_main_te"/>
      <w:bookmarkStart w:id="547" w:name="_bookmark235"/>
      <w:bookmarkEnd w:id="546"/>
      <w:bookmarkEnd w:id="547"/>
      <w:r>
        <w:t>rather than treating archive rows as peer-reviewed baselines.</w:t>
      </w:r>
    </w:p>
    <w:p w14:paraId="00DC268D" w14:textId="77777777" w:rsidR="00350CFB" w:rsidRDefault="00350CFB">
      <w:pPr>
        <w:pStyle w:val="a3"/>
        <w:spacing w:before="7"/>
      </w:pPr>
    </w:p>
    <w:p w14:paraId="00DC268E" w14:textId="77777777" w:rsidR="00350CFB" w:rsidRDefault="00283FFF">
      <w:pPr>
        <w:pStyle w:val="3"/>
        <w:numPr>
          <w:ilvl w:val="2"/>
          <w:numId w:val="26"/>
        </w:numPr>
        <w:tabs>
          <w:tab w:val="left" w:pos="879"/>
        </w:tabs>
        <w:ind w:left="879" w:hanging="597"/>
      </w:pPr>
      <w:r>
        <w:t>Decision</w:t>
      </w:r>
      <w:r>
        <w:rPr>
          <w:spacing w:val="-8"/>
        </w:rPr>
        <w:t xml:space="preserve"> </w:t>
      </w:r>
      <w:r>
        <w:t>log:</w:t>
      </w:r>
      <w:r>
        <w:rPr>
          <w:spacing w:val="9"/>
        </w:rPr>
        <w:t xml:space="preserve"> </w:t>
      </w:r>
      <w:r>
        <w:t>what</w:t>
      </w:r>
      <w:r>
        <w:rPr>
          <w:spacing w:val="-7"/>
        </w:rPr>
        <w:t xml:space="preserve"> </w:t>
      </w:r>
      <w:r>
        <w:t>stayed</w:t>
      </w:r>
      <w:r>
        <w:rPr>
          <w:spacing w:val="-8"/>
        </w:rPr>
        <w:t xml:space="preserve"> </w:t>
      </w:r>
      <w:r>
        <w:t>in</w:t>
      </w:r>
      <w:r>
        <w:rPr>
          <w:spacing w:val="-8"/>
        </w:rPr>
        <w:t xml:space="preserve"> </w:t>
      </w:r>
      <w:r>
        <w:t>the</w:t>
      </w:r>
      <w:r>
        <w:rPr>
          <w:spacing w:val="-8"/>
        </w:rPr>
        <w:t xml:space="preserve"> </w:t>
      </w:r>
      <w:r>
        <w:t>main</w:t>
      </w:r>
      <w:r>
        <w:rPr>
          <w:spacing w:val="-8"/>
        </w:rPr>
        <w:t xml:space="preserve"> </w:t>
      </w:r>
      <w:r>
        <w:rPr>
          <w:spacing w:val="-4"/>
        </w:rPr>
        <w:t>text</w:t>
      </w:r>
    </w:p>
    <w:p w14:paraId="00DC268F" w14:textId="77777777" w:rsidR="00350CFB" w:rsidRDefault="00350CFB">
      <w:pPr>
        <w:pStyle w:val="a3"/>
        <w:spacing w:before="47"/>
        <w:rPr>
          <w:b/>
        </w:rPr>
      </w:pPr>
    </w:p>
    <w:p w14:paraId="00DC2690" w14:textId="77777777" w:rsidR="00350CFB" w:rsidRDefault="00283FFF">
      <w:pPr>
        <w:pStyle w:val="a3"/>
        <w:spacing w:line="396" w:lineRule="auto"/>
        <w:ind w:left="282" w:right="521" w:hanging="8"/>
      </w:pPr>
      <w:r>
        <w:rPr>
          <w:color w:val="FF0000"/>
        </w:rPr>
        <w:t>The decision to keep only EndorseRank and AWP in Chapters 4–5 keeps the primary comparison focused. Criteria were:</w:t>
      </w:r>
    </w:p>
    <w:p w14:paraId="00DC2691" w14:textId="77777777" w:rsidR="00350CFB" w:rsidRDefault="00283FFF">
      <w:pPr>
        <w:pStyle w:val="a4"/>
        <w:numPr>
          <w:ilvl w:val="0"/>
          <w:numId w:val="2"/>
        </w:numPr>
        <w:tabs>
          <w:tab w:val="left" w:pos="856"/>
        </w:tabs>
        <w:spacing w:before="121" w:line="396" w:lineRule="auto"/>
        <w:ind w:right="559"/>
        <w:rPr>
          <w:sz w:val="24"/>
        </w:rPr>
      </w:pPr>
      <w:r>
        <w:rPr>
          <w:b/>
          <w:sz w:val="24"/>
        </w:rPr>
        <w:t>Construct</w:t>
      </w:r>
      <w:r>
        <w:rPr>
          <w:b/>
          <w:spacing w:val="-15"/>
          <w:sz w:val="24"/>
        </w:rPr>
        <w:t xml:space="preserve"> </w:t>
      </w:r>
      <w:r>
        <w:rPr>
          <w:b/>
          <w:sz w:val="24"/>
        </w:rPr>
        <w:t>independence:</w:t>
      </w:r>
      <w:r>
        <w:rPr>
          <w:b/>
          <w:spacing w:val="-13"/>
          <w:sz w:val="24"/>
        </w:rPr>
        <w:t xml:space="preserve"> </w:t>
      </w:r>
      <w:r>
        <w:rPr>
          <w:sz w:val="24"/>
        </w:rPr>
        <w:t>A</w:t>
      </w:r>
      <w:r>
        <w:rPr>
          <w:spacing w:val="-15"/>
          <w:sz w:val="24"/>
        </w:rPr>
        <w:t xml:space="preserve"> </w:t>
      </w:r>
      <w:r>
        <w:rPr>
          <w:sz w:val="24"/>
        </w:rPr>
        <w:t>baseline</w:t>
      </w:r>
      <w:r>
        <w:rPr>
          <w:spacing w:val="-15"/>
          <w:sz w:val="24"/>
        </w:rPr>
        <w:t xml:space="preserve"> </w:t>
      </w:r>
      <w:r>
        <w:rPr>
          <w:sz w:val="24"/>
        </w:rPr>
        <w:t>must</w:t>
      </w:r>
      <w:r>
        <w:rPr>
          <w:spacing w:val="-15"/>
          <w:sz w:val="24"/>
        </w:rPr>
        <w:t xml:space="preserve"> </w:t>
      </w:r>
      <w:r>
        <w:rPr>
          <w:sz w:val="24"/>
        </w:rPr>
        <w:t>implement</w:t>
      </w:r>
      <w:r>
        <w:rPr>
          <w:spacing w:val="-15"/>
          <w:sz w:val="24"/>
        </w:rPr>
        <w:t xml:space="preserve"> </w:t>
      </w:r>
      <w:r>
        <w:rPr>
          <w:sz w:val="24"/>
        </w:rPr>
        <w:t>a</w:t>
      </w:r>
      <w:r>
        <w:rPr>
          <w:spacing w:val="-15"/>
          <w:sz w:val="24"/>
        </w:rPr>
        <w:t xml:space="preserve"> </w:t>
      </w:r>
      <w:r>
        <w:rPr>
          <w:sz w:val="24"/>
        </w:rPr>
        <w:t>distinct</w:t>
      </w:r>
      <w:r>
        <w:rPr>
          <w:spacing w:val="-15"/>
          <w:sz w:val="24"/>
        </w:rPr>
        <w:t xml:space="preserve"> </w:t>
      </w:r>
      <w:r>
        <w:rPr>
          <w:sz w:val="24"/>
        </w:rPr>
        <w:t>edge</w:t>
      </w:r>
      <w:r>
        <w:rPr>
          <w:spacing w:val="-15"/>
          <w:sz w:val="24"/>
        </w:rPr>
        <w:t xml:space="preserve"> </w:t>
      </w:r>
      <w:r>
        <w:rPr>
          <w:sz w:val="24"/>
        </w:rPr>
        <w:t>semantics,</w:t>
      </w:r>
      <w:r>
        <w:rPr>
          <w:spacing w:val="-15"/>
          <w:sz w:val="24"/>
        </w:rPr>
        <w:t xml:space="preserve"> </w:t>
      </w:r>
      <w:r>
        <w:rPr>
          <w:sz w:val="24"/>
        </w:rPr>
        <w:t>not</w:t>
      </w:r>
      <w:r>
        <w:rPr>
          <w:spacing w:val="-15"/>
          <w:sz w:val="24"/>
        </w:rPr>
        <w:t xml:space="preserve"> </w:t>
      </w:r>
      <w:r>
        <w:rPr>
          <w:sz w:val="24"/>
        </w:rPr>
        <w:t>a</w:t>
      </w:r>
      <w:r>
        <w:rPr>
          <w:spacing w:val="-15"/>
          <w:sz w:val="24"/>
        </w:rPr>
        <w:t xml:space="preserve"> </w:t>
      </w:r>
      <w:r>
        <w:rPr>
          <w:sz w:val="24"/>
        </w:rPr>
        <w:t>minor reweighting of transfers.</w:t>
      </w:r>
    </w:p>
    <w:p w14:paraId="00DC2692" w14:textId="77777777" w:rsidR="00350CFB" w:rsidRDefault="00283FFF">
      <w:pPr>
        <w:pStyle w:val="a4"/>
        <w:numPr>
          <w:ilvl w:val="0"/>
          <w:numId w:val="2"/>
        </w:numPr>
        <w:tabs>
          <w:tab w:val="left" w:pos="856"/>
        </w:tabs>
        <w:spacing w:before="39" w:line="396" w:lineRule="auto"/>
        <w:ind w:right="564"/>
        <w:rPr>
          <w:sz w:val="24"/>
        </w:rPr>
      </w:pPr>
      <w:r>
        <w:rPr>
          <w:b/>
          <w:sz w:val="24"/>
        </w:rPr>
        <w:t>Data adequacy:</w:t>
      </w:r>
      <w:r>
        <w:rPr>
          <w:b/>
          <w:spacing w:val="40"/>
          <w:sz w:val="24"/>
        </w:rPr>
        <w:t xml:space="preserve"> </w:t>
      </w:r>
      <w:r>
        <w:rPr>
          <w:sz w:val="24"/>
        </w:rPr>
        <w:t>Edge counts must be large enough for stable PageRank on the matched</w:t>
      </w:r>
      <w:r>
        <w:rPr>
          <w:spacing w:val="40"/>
          <w:sz w:val="24"/>
        </w:rPr>
        <w:t xml:space="preserve"> </w:t>
      </w:r>
      <w:r>
        <w:rPr>
          <w:spacing w:val="-2"/>
          <w:sz w:val="24"/>
        </w:rPr>
        <w:t>cohort.</w:t>
      </w:r>
    </w:p>
    <w:p w14:paraId="00DC2693" w14:textId="656B915D" w:rsidR="00350CFB" w:rsidRDefault="00283FFF">
      <w:pPr>
        <w:pStyle w:val="a4"/>
        <w:numPr>
          <w:ilvl w:val="0"/>
          <w:numId w:val="2"/>
        </w:numPr>
        <w:tabs>
          <w:tab w:val="left" w:pos="850"/>
          <w:tab w:val="left" w:pos="855"/>
        </w:tabs>
        <w:spacing w:before="39" w:line="396" w:lineRule="auto"/>
        <w:ind w:left="850" w:right="524" w:hanging="305"/>
        <w:rPr>
          <w:sz w:val="24"/>
        </w:rPr>
      </w:pPr>
      <w:r>
        <w:rPr>
          <w:b/>
          <w:sz w:val="24"/>
        </w:rPr>
        <w:t>Narrative</w:t>
      </w:r>
      <w:r>
        <w:rPr>
          <w:b/>
          <w:spacing w:val="-7"/>
          <w:sz w:val="24"/>
        </w:rPr>
        <w:t xml:space="preserve"> </w:t>
      </w:r>
      <w:r>
        <w:rPr>
          <w:b/>
          <w:sz w:val="24"/>
        </w:rPr>
        <w:t xml:space="preserve">focus: </w:t>
      </w:r>
      <w:r>
        <w:rPr>
          <w:sz w:val="24"/>
        </w:rPr>
        <w:t>The</w:t>
      </w:r>
      <w:r>
        <w:rPr>
          <w:spacing w:val="-11"/>
          <w:sz w:val="24"/>
        </w:rPr>
        <w:t xml:space="preserve"> </w:t>
      </w:r>
      <w:del w:id="548" w:author="Moulla, Donatien Koulla" w:date="2026-08-27T17:13:00Z">
        <w:r>
          <w:rPr>
            <w:sz w:val="24"/>
          </w:rPr>
          <w:delText>dissertation</w:delText>
        </w:r>
      </w:del>
      <w:ins w:id="549" w:author="Moulla, Donatien Koulla" w:date="2026-08-27T17:13:00Z">
        <w:r>
          <w:rPr>
            <w:sz w:val="24"/>
          </w:rPr>
          <w:t>thesis</w:t>
        </w:r>
      </w:ins>
      <w:r>
        <w:rPr>
          <w:sz w:val="24"/>
        </w:rPr>
        <w:t>’s</w:t>
      </w:r>
      <w:r>
        <w:rPr>
          <w:spacing w:val="-11"/>
          <w:sz w:val="24"/>
        </w:rPr>
        <w:t xml:space="preserve"> </w:t>
      </w:r>
      <w:r>
        <w:rPr>
          <w:sz w:val="24"/>
        </w:rPr>
        <w:t>contribution</w:t>
      </w:r>
      <w:r>
        <w:rPr>
          <w:spacing w:val="-10"/>
          <w:sz w:val="24"/>
        </w:rPr>
        <w:t xml:space="preserve"> </w:t>
      </w:r>
      <w:r>
        <w:rPr>
          <w:sz w:val="24"/>
        </w:rPr>
        <w:t>is</w:t>
      </w:r>
      <w:r>
        <w:rPr>
          <w:spacing w:val="-11"/>
          <w:sz w:val="24"/>
        </w:rPr>
        <w:t xml:space="preserve"> </w:t>
      </w:r>
      <w:r>
        <w:rPr>
          <w:sz w:val="24"/>
        </w:rPr>
        <w:t>allowance-based</w:t>
      </w:r>
      <w:r>
        <w:rPr>
          <w:spacing w:val="-10"/>
          <w:sz w:val="24"/>
        </w:rPr>
        <w:t xml:space="preserve"> </w:t>
      </w:r>
      <w:r>
        <w:rPr>
          <w:sz w:val="24"/>
        </w:rPr>
        <w:t>endorsement,</w:t>
      </w:r>
      <w:r>
        <w:rPr>
          <w:spacing w:val="-10"/>
          <w:sz w:val="24"/>
        </w:rPr>
        <w:t xml:space="preserve"> </w:t>
      </w:r>
      <w:r>
        <w:rPr>
          <w:sz w:val="24"/>
        </w:rPr>
        <w:t>not</w:t>
      </w:r>
      <w:r>
        <w:rPr>
          <w:spacing w:val="-11"/>
          <w:sz w:val="24"/>
        </w:rPr>
        <w:t xml:space="preserve"> </w:t>
      </w:r>
      <w:r>
        <w:rPr>
          <w:sz w:val="24"/>
        </w:rPr>
        <w:t>a</w:t>
      </w:r>
      <w:r>
        <w:rPr>
          <w:spacing w:val="-10"/>
          <w:sz w:val="24"/>
        </w:rPr>
        <w:t xml:space="preserve"> </w:t>
      </w:r>
      <w:r>
        <w:rPr>
          <w:sz w:val="24"/>
        </w:rPr>
        <w:t>sur-vey of all possible PageRank variants.</w:t>
      </w:r>
    </w:p>
    <w:p w14:paraId="00DC2694" w14:textId="77777777" w:rsidR="00350CFB" w:rsidRDefault="00283FFF">
      <w:pPr>
        <w:pStyle w:val="a4"/>
        <w:numPr>
          <w:ilvl w:val="0"/>
          <w:numId w:val="2"/>
        </w:numPr>
        <w:tabs>
          <w:tab w:val="left" w:pos="855"/>
        </w:tabs>
        <w:spacing w:before="39"/>
        <w:ind w:left="855" w:hanging="310"/>
        <w:rPr>
          <w:sz w:val="24"/>
        </w:rPr>
      </w:pPr>
      <w:r>
        <w:rPr>
          <w:b/>
          <w:sz w:val="24"/>
        </w:rPr>
        <w:t>Evaluation</w:t>
      </w:r>
      <w:r>
        <w:rPr>
          <w:b/>
          <w:spacing w:val="-14"/>
          <w:sz w:val="24"/>
        </w:rPr>
        <w:t xml:space="preserve"> </w:t>
      </w:r>
      <w:r>
        <w:rPr>
          <w:b/>
          <w:sz w:val="24"/>
        </w:rPr>
        <w:t>honesty:</w:t>
      </w:r>
      <w:r>
        <w:rPr>
          <w:b/>
          <w:spacing w:val="3"/>
          <w:sz w:val="24"/>
        </w:rPr>
        <w:t xml:space="preserve"> </w:t>
      </w:r>
      <w:r>
        <w:rPr>
          <w:sz w:val="24"/>
        </w:rPr>
        <w:t>Outcome-native</w:t>
      </w:r>
      <w:r>
        <w:rPr>
          <w:spacing w:val="-13"/>
          <w:sz w:val="24"/>
        </w:rPr>
        <w:t xml:space="preserve"> </w:t>
      </w:r>
      <w:r>
        <w:rPr>
          <w:sz w:val="24"/>
        </w:rPr>
        <w:t>methods</w:t>
      </w:r>
      <w:r>
        <w:rPr>
          <w:spacing w:val="-14"/>
          <w:sz w:val="24"/>
        </w:rPr>
        <w:t xml:space="preserve"> </w:t>
      </w:r>
      <w:r>
        <w:rPr>
          <w:sz w:val="24"/>
        </w:rPr>
        <w:t>remain</w:t>
      </w:r>
      <w:r>
        <w:rPr>
          <w:spacing w:val="-13"/>
          <w:sz w:val="24"/>
        </w:rPr>
        <w:t xml:space="preserve"> </w:t>
      </w:r>
      <w:r>
        <w:rPr>
          <w:sz w:val="24"/>
        </w:rPr>
        <w:t>supplementary</w:t>
      </w:r>
      <w:r>
        <w:rPr>
          <w:spacing w:val="-14"/>
          <w:sz w:val="24"/>
        </w:rPr>
        <w:t xml:space="preserve"> </w:t>
      </w:r>
      <w:r>
        <w:rPr>
          <w:spacing w:val="-2"/>
          <w:sz w:val="24"/>
        </w:rPr>
        <w:t>diagnostics.</w:t>
      </w:r>
    </w:p>
    <w:p w14:paraId="00DC2695" w14:textId="77777777" w:rsidR="00350CFB" w:rsidRDefault="00350CFB">
      <w:pPr>
        <w:pStyle w:val="a3"/>
        <w:spacing w:before="23"/>
      </w:pPr>
    </w:p>
    <w:p w14:paraId="00DC2696" w14:textId="77777777" w:rsidR="00350CFB" w:rsidRDefault="00283FFF">
      <w:pPr>
        <w:pStyle w:val="a3"/>
        <w:spacing w:line="396" w:lineRule="auto"/>
        <w:ind w:left="282" w:right="524"/>
        <w:jc w:val="both"/>
      </w:pPr>
      <w:bookmarkStart w:id="550" w:name="Claim-to-Evidence_Map"/>
      <w:bookmarkStart w:id="551" w:name="_bookmark236"/>
      <w:r>
        <w:rPr>
          <w:color w:val="FF0000"/>
        </w:rPr>
        <w:t>Under these criteria, EndorseRank (allowance) and AWP (transfer) form a minimal sufficient set. Archive tables remain available for readers who want the broader landscape without diluting the primary claims.</w:t>
      </w:r>
      <w:bookmarkEnd w:id="550"/>
      <w:bookmarkEnd w:id="551"/>
    </w:p>
    <w:p w14:paraId="00DC2697" w14:textId="77777777" w:rsidR="00350CFB" w:rsidRDefault="00350CFB">
      <w:pPr>
        <w:pStyle w:val="a3"/>
        <w:spacing w:before="162"/>
      </w:pPr>
    </w:p>
    <w:p w14:paraId="00DC2698" w14:textId="77777777" w:rsidR="00350CFB" w:rsidRDefault="00283FFF">
      <w:pPr>
        <w:pStyle w:val="2"/>
        <w:numPr>
          <w:ilvl w:val="1"/>
          <w:numId w:val="26"/>
        </w:numPr>
        <w:tabs>
          <w:tab w:val="left" w:pos="783"/>
        </w:tabs>
        <w:ind w:left="783" w:hanging="501"/>
      </w:pPr>
      <w:r>
        <w:t>Claim-to-Evidence</w:t>
      </w:r>
      <w:r>
        <w:rPr>
          <w:spacing w:val="45"/>
        </w:rPr>
        <w:t xml:space="preserve"> </w:t>
      </w:r>
      <w:r>
        <w:rPr>
          <w:spacing w:val="-5"/>
        </w:rPr>
        <w:t>Map</w:t>
      </w:r>
    </w:p>
    <w:p w14:paraId="00DC2699" w14:textId="77777777" w:rsidR="00350CFB" w:rsidRDefault="00350CFB">
      <w:pPr>
        <w:pStyle w:val="a3"/>
        <w:spacing w:before="24"/>
        <w:rPr>
          <w:b/>
          <w:sz w:val="28"/>
        </w:rPr>
      </w:pPr>
    </w:p>
    <w:p w14:paraId="00DC269A" w14:textId="77777777" w:rsidR="00350CFB" w:rsidRDefault="00283FFF">
      <w:pPr>
        <w:pStyle w:val="a3"/>
        <w:spacing w:line="396" w:lineRule="auto"/>
        <w:ind w:left="282" w:right="523" w:hanging="8"/>
        <w:jc w:val="both"/>
      </w:pPr>
      <w:r>
        <w:t>This appendix maps each hypothesis, research question, and empirical claim to the specific evi-</w:t>
      </w:r>
      <w:bookmarkStart w:id="552" w:name="H1_/_RQ1_—_Rank_divergence"/>
      <w:bookmarkStart w:id="553" w:name="_bookmark237"/>
      <w:bookmarkEnd w:id="552"/>
      <w:bookmarkEnd w:id="553"/>
      <w:r>
        <w:t xml:space="preserve">dence in Chapter </w:t>
      </w:r>
      <w:hyperlink w:anchor="_bookmark84" w:history="1">
        <w:r>
          <w:t>4</w:t>
        </w:r>
      </w:hyperlink>
      <w:r>
        <w:t>. It is intended as a navigation aid for examiners and replicators.</w:t>
      </w:r>
    </w:p>
    <w:p w14:paraId="00DC269B" w14:textId="77777777" w:rsidR="00350CFB" w:rsidRDefault="00350CFB">
      <w:pPr>
        <w:pStyle w:val="a3"/>
        <w:spacing w:before="7"/>
      </w:pPr>
    </w:p>
    <w:p w14:paraId="00DC269C" w14:textId="77777777" w:rsidR="00350CFB" w:rsidRDefault="00283FFF">
      <w:pPr>
        <w:pStyle w:val="3"/>
        <w:numPr>
          <w:ilvl w:val="2"/>
          <w:numId w:val="26"/>
        </w:numPr>
        <w:tabs>
          <w:tab w:val="left" w:pos="879"/>
        </w:tabs>
        <w:ind w:left="879" w:hanging="597"/>
      </w:pPr>
      <w:r>
        <w:t>H1</w:t>
      </w:r>
      <w:r>
        <w:rPr>
          <w:spacing w:val="-5"/>
        </w:rPr>
        <w:t xml:space="preserve"> </w:t>
      </w:r>
      <w:r>
        <w:t>/</w:t>
      </w:r>
      <w:r>
        <w:rPr>
          <w:spacing w:val="-5"/>
        </w:rPr>
        <w:t xml:space="preserve"> </w:t>
      </w:r>
      <w:r>
        <w:t>RQ1</w:t>
      </w:r>
      <w:r>
        <w:rPr>
          <w:spacing w:val="-5"/>
        </w:rPr>
        <w:t xml:space="preserve"> </w:t>
      </w:r>
      <w:r>
        <w:t>—</w:t>
      </w:r>
      <w:r>
        <w:rPr>
          <w:spacing w:val="-5"/>
        </w:rPr>
        <w:t xml:space="preserve"> </w:t>
      </w:r>
      <w:r>
        <w:t>Rank</w:t>
      </w:r>
      <w:r>
        <w:rPr>
          <w:spacing w:val="-5"/>
        </w:rPr>
        <w:t xml:space="preserve"> </w:t>
      </w:r>
      <w:r>
        <w:rPr>
          <w:spacing w:val="-2"/>
        </w:rPr>
        <w:t>divergence</w:t>
      </w:r>
    </w:p>
    <w:p w14:paraId="00DC269D" w14:textId="77777777" w:rsidR="00350CFB" w:rsidRDefault="00350CFB">
      <w:pPr>
        <w:pStyle w:val="a3"/>
        <w:spacing w:before="47"/>
        <w:rPr>
          <w:b/>
        </w:rPr>
      </w:pPr>
    </w:p>
    <w:p w14:paraId="00DC269E" w14:textId="77777777" w:rsidR="00350CFB" w:rsidRDefault="00283FFF">
      <w:pPr>
        <w:pStyle w:val="a4"/>
        <w:numPr>
          <w:ilvl w:val="3"/>
          <w:numId w:val="26"/>
        </w:numPr>
        <w:tabs>
          <w:tab w:val="left" w:pos="807"/>
        </w:tabs>
        <w:ind w:left="807" w:hanging="214"/>
        <w:rPr>
          <w:sz w:val="24"/>
        </w:rPr>
      </w:pPr>
      <w:r>
        <w:rPr>
          <w:b/>
          <w:sz w:val="24"/>
        </w:rPr>
        <w:t>Statement:</w:t>
      </w:r>
      <w:r>
        <w:rPr>
          <w:b/>
          <w:spacing w:val="7"/>
          <w:sz w:val="24"/>
        </w:rPr>
        <w:t xml:space="preserve"> </w:t>
      </w:r>
      <w:r>
        <w:rPr>
          <w:sz w:val="24"/>
        </w:rPr>
        <w:t>EndorseRank</w:t>
      </w:r>
      <w:r>
        <w:rPr>
          <w:spacing w:val="-10"/>
          <w:sz w:val="24"/>
        </w:rPr>
        <w:t xml:space="preserve"> </w:t>
      </w:r>
      <w:r>
        <w:rPr>
          <w:sz w:val="24"/>
        </w:rPr>
        <w:t>and</w:t>
      </w:r>
      <w:r>
        <w:rPr>
          <w:spacing w:val="-10"/>
          <w:sz w:val="24"/>
        </w:rPr>
        <w:t xml:space="preserve"> </w:t>
      </w:r>
      <w:r>
        <w:rPr>
          <w:sz w:val="24"/>
        </w:rPr>
        <w:t>AWP</w:t>
      </w:r>
      <w:r>
        <w:rPr>
          <w:spacing w:val="-9"/>
          <w:sz w:val="24"/>
        </w:rPr>
        <w:t xml:space="preserve"> </w:t>
      </w:r>
      <w:r>
        <w:rPr>
          <w:sz w:val="24"/>
        </w:rPr>
        <w:t>yield</w:t>
      </w:r>
      <w:r>
        <w:rPr>
          <w:spacing w:val="-10"/>
          <w:sz w:val="24"/>
        </w:rPr>
        <w:t xml:space="preserve"> </w:t>
      </w:r>
      <w:r>
        <w:rPr>
          <w:sz w:val="24"/>
        </w:rPr>
        <w:t>distinct</w:t>
      </w:r>
      <w:r>
        <w:rPr>
          <w:spacing w:val="-10"/>
          <w:sz w:val="24"/>
        </w:rPr>
        <w:t xml:space="preserve"> </w:t>
      </w:r>
      <w:r>
        <w:rPr>
          <w:sz w:val="24"/>
        </w:rPr>
        <w:t>wallet</w:t>
      </w:r>
      <w:r>
        <w:rPr>
          <w:spacing w:val="-10"/>
          <w:sz w:val="24"/>
        </w:rPr>
        <w:t xml:space="preserve"> </w:t>
      </w:r>
      <w:r>
        <w:rPr>
          <w:sz w:val="24"/>
        </w:rPr>
        <w:t>orderings</w:t>
      </w:r>
      <w:r>
        <w:rPr>
          <w:spacing w:val="-9"/>
          <w:sz w:val="24"/>
        </w:rPr>
        <w:t xml:space="preserve"> </w:t>
      </w:r>
      <w:r>
        <w:rPr>
          <w:sz w:val="24"/>
        </w:rPr>
        <w:t>on</w:t>
      </w:r>
      <w:r>
        <w:rPr>
          <w:spacing w:val="-10"/>
          <w:sz w:val="24"/>
        </w:rPr>
        <w:t xml:space="preserve"> </w:t>
      </w:r>
      <w:r>
        <w:rPr>
          <w:sz w:val="24"/>
        </w:rPr>
        <w:t>the</w:t>
      </w:r>
      <w:r>
        <w:rPr>
          <w:spacing w:val="-10"/>
          <w:sz w:val="24"/>
        </w:rPr>
        <w:t xml:space="preserve"> </w:t>
      </w:r>
      <w:r>
        <w:rPr>
          <w:sz w:val="24"/>
        </w:rPr>
        <w:t>same</w:t>
      </w:r>
      <w:r>
        <w:rPr>
          <w:spacing w:val="-9"/>
          <w:sz w:val="24"/>
        </w:rPr>
        <w:t xml:space="preserve"> </w:t>
      </w:r>
      <w:r>
        <w:rPr>
          <w:spacing w:val="-2"/>
          <w:sz w:val="24"/>
        </w:rPr>
        <w:t>cohort.</w:t>
      </w:r>
    </w:p>
    <w:p w14:paraId="00DC269F" w14:textId="77777777" w:rsidR="00350CFB" w:rsidRDefault="00350CFB">
      <w:pPr>
        <w:pStyle w:val="a4"/>
        <w:rPr>
          <w:sz w:val="24"/>
        </w:rPr>
        <w:sectPr w:rsidR="00350CFB">
          <w:pgSz w:w="11910" w:h="16840"/>
          <w:pgMar w:top="1840" w:right="708" w:bottom="2300" w:left="992" w:header="0" w:footer="2115" w:gutter="0"/>
          <w:cols w:space="720"/>
        </w:sectPr>
      </w:pPr>
    </w:p>
    <w:p w14:paraId="00DC26A0" w14:textId="77777777" w:rsidR="00350CFB" w:rsidRDefault="00283FFF">
      <w:pPr>
        <w:pStyle w:val="a4"/>
        <w:numPr>
          <w:ilvl w:val="3"/>
          <w:numId w:val="26"/>
        </w:numPr>
        <w:tabs>
          <w:tab w:val="left" w:pos="806"/>
          <w:tab w:val="left" w:pos="808"/>
        </w:tabs>
        <w:spacing w:before="72" w:line="396" w:lineRule="auto"/>
        <w:ind w:left="808" w:right="560"/>
        <w:rPr>
          <w:sz w:val="24"/>
        </w:rPr>
      </w:pPr>
      <w:bookmarkStart w:id="554" w:name="Claims_C1–C4"/>
      <w:bookmarkStart w:id="555" w:name="_bookmark242"/>
      <w:bookmarkEnd w:id="554"/>
      <w:bookmarkEnd w:id="555"/>
      <w:r>
        <w:rPr>
          <w:b/>
          <w:sz w:val="24"/>
        </w:rPr>
        <w:t xml:space="preserve">Evidence: </w:t>
      </w:r>
      <w:r>
        <w:rPr>
          <w:sz w:val="24"/>
        </w:rPr>
        <w:t>Inter-method</w:t>
      </w:r>
      <w:r>
        <w:rPr>
          <w:spacing w:val="-7"/>
          <w:sz w:val="24"/>
        </w:rPr>
        <w:t xml:space="preserve"> </w:t>
      </w:r>
      <w:r>
        <w:rPr>
          <w:sz w:val="24"/>
        </w:rPr>
        <w:t>Kendall</w:t>
      </w:r>
      <w:r>
        <w:rPr>
          <w:spacing w:val="-7"/>
          <w:sz w:val="24"/>
        </w:rPr>
        <w:t xml:space="preserve"> </w:t>
      </w:r>
      <w:r>
        <w:rPr>
          <w:i/>
          <w:sz w:val="24"/>
        </w:rPr>
        <w:t>τ</w:t>
      </w:r>
      <w:r>
        <w:rPr>
          <w:i/>
          <w:spacing w:val="32"/>
          <w:sz w:val="24"/>
        </w:rPr>
        <w:t xml:space="preserve"> </w:t>
      </w:r>
      <w:r>
        <w:rPr>
          <w:sz w:val="24"/>
        </w:rPr>
        <w:t>= 0</w:t>
      </w:r>
      <w:r>
        <w:rPr>
          <w:i/>
          <w:sz w:val="24"/>
        </w:rPr>
        <w:t>.</w:t>
      </w:r>
      <w:r>
        <w:rPr>
          <w:sz w:val="24"/>
        </w:rPr>
        <w:t>316</w:t>
      </w:r>
      <w:r>
        <w:rPr>
          <w:spacing w:val="-7"/>
          <w:sz w:val="24"/>
        </w:rPr>
        <w:t xml:space="preserve"> </w:t>
      </w:r>
      <w:r>
        <w:rPr>
          <w:sz w:val="24"/>
        </w:rPr>
        <w:t>between</w:t>
      </w:r>
      <w:r>
        <w:rPr>
          <w:spacing w:val="-7"/>
          <w:sz w:val="24"/>
        </w:rPr>
        <w:t xml:space="preserve"> </w:t>
      </w:r>
      <w:r>
        <w:rPr>
          <w:sz w:val="24"/>
        </w:rPr>
        <w:t>score</w:t>
      </w:r>
      <w:r>
        <w:rPr>
          <w:spacing w:val="-7"/>
          <w:sz w:val="24"/>
        </w:rPr>
        <w:t xml:space="preserve"> </w:t>
      </w:r>
      <w:r>
        <w:rPr>
          <w:sz w:val="24"/>
        </w:rPr>
        <w:t>vectors</w:t>
      </w:r>
      <w:r>
        <w:rPr>
          <w:spacing w:val="-7"/>
          <w:sz w:val="24"/>
        </w:rPr>
        <w:t xml:space="preserve"> </w:t>
      </w:r>
      <w:r>
        <w:rPr>
          <w:sz w:val="24"/>
        </w:rPr>
        <w:t>(Section</w:t>
      </w:r>
      <w:r>
        <w:rPr>
          <w:spacing w:val="-7"/>
          <w:sz w:val="24"/>
        </w:rPr>
        <w:t xml:space="preserve"> </w:t>
      </w:r>
      <w:hyperlink w:anchor="_bookmark109" w:history="1">
        <w:r>
          <w:rPr>
            <w:sz w:val="24"/>
          </w:rPr>
          <w:t>4.6</w:t>
        </w:r>
      </w:hyperlink>
      <w:r>
        <w:rPr>
          <w:sz w:val="24"/>
        </w:rPr>
        <w:t>);</w:t>
      </w:r>
      <w:r>
        <w:rPr>
          <w:spacing w:val="-5"/>
          <w:sz w:val="24"/>
        </w:rPr>
        <w:t xml:space="preserve"> </w:t>
      </w:r>
      <w:r>
        <w:rPr>
          <w:sz w:val="24"/>
        </w:rPr>
        <w:t>rank</w:t>
      </w:r>
      <w:r>
        <w:rPr>
          <w:spacing w:val="-7"/>
          <w:sz w:val="24"/>
        </w:rPr>
        <w:t xml:space="preserve"> </w:t>
      </w:r>
      <w:r>
        <w:rPr>
          <w:sz w:val="24"/>
        </w:rPr>
        <w:t xml:space="preserve">scatter </w:t>
      </w:r>
      <w:r>
        <w:rPr>
          <w:w w:val="105"/>
          <w:sz w:val="24"/>
        </w:rPr>
        <w:t>in</w:t>
      </w:r>
      <w:r>
        <w:rPr>
          <w:spacing w:val="-15"/>
          <w:w w:val="105"/>
          <w:sz w:val="24"/>
        </w:rPr>
        <w:t xml:space="preserve"> </w:t>
      </w:r>
      <w:r>
        <w:rPr>
          <w:w w:val="105"/>
          <w:sz w:val="24"/>
        </w:rPr>
        <w:t>Figure</w:t>
      </w:r>
      <w:r>
        <w:rPr>
          <w:spacing w:val="-15"/>
          <w:w w:val="105"/>
          <w:sz w:val="24"/>
        </w:rPr>
        <w:t xml:space="preserve"> </w:t>
      </w:r>
      <w:hyperlink w:anchor="_bookmark111" w:history="1">
        <w:r>
          <w:rPr>
            <w:w w:val="105"/>
            <w:sz w:val="24"/>
          </w:rPr>
          <w:t>4.8</w:t>
        </w:r>
      </w:hyperlink>
      <w:r>
        <w:rPr>
          <w:w w:val="105"/>
          <w:sz w:val="24"/>
        </w:rPr>
        <w:t>;</w:t>
      </w:r>
      <w:r>
        <w:rPr>
          <w:spacing w:val="-15"/>
          <w:w w:val="105"/>
          <w:sz w:val="24"/>
        </w:rPr>
        <w:t xml:space="preserve"> </w:t>
      </w:r>
      <w:r>
        <w:rPr>
          <w:w w:val="105"/>
          <w:sz w:val="24"/>
        </w:rPr>
        <w:t>score</w:t>
      </w:r>
      <w:r>
        <w:rPr>
          <w:spacing w:val="-15"/>
          <w:w w:val="105"/>
          <w:sz w:val="24"/>
        </w:rPr>
        <w:t xml:space="preserve"> </w:t>
      </w:r>
      <w:r>
        <w:rPr>
          <w:w w:val="105"/>
          <w:sz w:val="24"/>
        </w:rPr>
        <w:t>distributions</w:t>
      </w:r>
      <w:r>
        <w:rPr>
          <w:spacing w:val="-15"/>
          <w:w w:val="105"/>
          <w:sz w:val="24"/>
        </w:rPr>
        <w:t xml:space="preserve"> </w:t>
      </w:r>
      <w:r>
        <w:rPr>
          <w:w w:val="105"/>
          <w:sz w:val="24"/>
        </w:rPr>
        <w:t>in</w:t>
      </w:r>
      <w:r>
        <w:rPr>
          <w:spacing w:val="-15"/>
          <w:w w:val="105"/>
          <w:sz w:val="24"/>
        </w:rPr>
        <w:t xml:space="preserve"> </w:t>
      </w:r>
      <w:r>
        <w:rPr>
          <w:w w:val="105"/>
          <w:sz w:val="24"/>
        </w:rPr>
        <w:t>Figure</w:t>
      </w:r>
      <w:r>
        <w:rPr>
          <w:spacing w:val="-14"/>
          <w:w w:val="105"/>
          <w:sz w:val="24"/>
        </w:rPr>
        <w:t xml:space="preserve"> </w:t>
      </w:r>
      <w:hyperlink w:anchor="_bookmark110" w:history="1">
        <w:r>
          <w:rPr>
            <w:w w:val="105"/>
            <w:sz w:val="24"/>
          </w:rPr>
          <w:t>4.7</w:t>
        </w:r>
      </w:hyperlink>
      <w:r>
        <w:rPr>
          <w:w w:val="105"/>
          <w:sz w:val="24"/>
        </w:rPr>
        <w:t>.</w:t>
      </w:r>
    </w:p>
    <w:p w14:paraId="00DC26A1" w14:textId="77777777" w:rsidR="00350CFB" w:rsidRDefault="00283FFF">
      <w:pPr>
        <w:pStyle w:val="a4"/>
        <w:numPr>
          <w:ilvl w:val="3"/>
          <w:numId w:val="26"/>
        </w:numPr>
        <w:tabs>
          <w:tab w:val="left" w:pos="806"/>
          <w:tab w:val="left" w:pos="808"/>
        </w:tabs>
        <w:spacing w:before="39" w:line="396" w:lineRule="auto"/>
        <w:ind w:left="808" w:right="522"/>
        <w:rPr>
          <w:sz w:val="24"/>
        </w:rPr>
      </w:pPr>
      <w:r>
        <w:rPr>
          <w:b/>
          <w:sz w:val="24"/>
        </w:rPr>
        <w:t>Interpretation band:</w:t>
      </w:r>
      <w:r>
        <w:rPr>
          <w:b/>
          <w:spacing w:val="40"/>
          <w:sz w:val="24"/>
        </w:rPr>
        <w:t xml:space="preserve"> </w:t>
      </w:r>
      <w:r>
        <w:rPr>
          <w:sz w:val="24"/>
        </w:rPr>
        <w:t>Weak-to-moderate agreement:</w:t>
      </w:r>
      <w:r>
        <w:rPr>
          <w:spacing w:val="40"/>
          <w:sz w:val="24"/>
        </w:rPr>
        <w:t xml:space="preserve"> </w:t>
      </w:r>
      <w:r>
        <w:rPr>
          <w:sz w:val="24"/>
        </w:rPr>
        <w:t>related but not interchangeable rank-</w:t>
      </w:r>
      <w:r>
        <w:rPr>
          <w:spacing w:val="-2"/>
          <w:sz w:val="24"/>
        </w:rPr>
        <w:t>ings.</w:t>
      </w:r>
    </w:p>
    <w:p w14:paraId="00DC26A2" w14:textId="77777777" w:rsidR="00350CFB" w:rsidRDefault="00350CFB">
      <w:pPr>
        <w:pStyle w:val="a3"/>
        <w:spacing w:before="7"/>
      </w:pPr>
    </w:p>
    <w:p w14:paraId="00DC26A3" w14:textId="77777777" w:rsidR="00350CFB" w:rsidRDefault="00283FFF">
      <w:pPr>
        <w:pStyle w:val="3"/>
        <w:numPr>
          <w:ilvl w:val="2"/>
          <w:numId w:val="26"/>
        </w:numPr>
        <w:tabs>
          <w:tab w:val="left" w:pos="879"/>
        </w:tabs>
        <w:ind w:left="879" w:hanging="597"/>
      </w:pPr>
      <w:bookmarkStart w:id="556" w:name="H2_/_RQ2_—_Construct-specific_alignment"/>
      <w:bookmarkStart w:id="557" w:name="_bookmark238"/>
      <w:bookmarkEnd w:id="556"/>
      <w:bookmarkEnd w:id="557"/>
      <w:r>
        <w:t>H2</w:t>
      </w:r>
      <w:r>
        <w:rPr>
          <w:spacing w:val="-7"/>
        </w:rPr>
        <w:t xml:space="preserve"> </w:t>
      </w:r>
      <w:r>
        <w:t>/</w:t>
      </w:r>
      <w:r>
        <w:rPr>
          <w:spacing w:val="-7"/>
        </w:rPr>
        <w:t xml:space="preserve"> </w:t>
      </w:r>
      <w:r>
        <w:t>RQ2</w:t>
      </w:r>
      <w:r>
        <w:rPr>
          <w:spacing w:val="-7"/>
        </w:rPr>
        <w:t xml:space="preserve"> </w:t>
      </w:r>
      <w:r>
        <w:t>—</w:t>
      </w:r>
      <w:r>
        <w:rPr>
          <w:spacing w:val="-7"/>
        </w:rPr>
        <w:t xml:space="preserve"> </w:t>
      </w:r>
      <w:r>
        <w:t>Construct-specific</w:t>
      </w:r>
      <w:r>
        <w:rPr>
          <w:spacing w:val="-7"/>
        </w:rPr>
        <w:t xml:space="preserve"> </w:t>
      </w:r>
      <w:r>
        <w:rPr>
          <w:spacing w:val="-2"/>
        </w:rPr>
        <w:t>alignment</w:t>
      </w:r>
    </w:p>
    <w:p w14:paraId="00DC26A4" w14:textId="77777777" w:rsidR="00350CFB" w:rsidRDefault="00350CFB">
      <w:pPr>
        <w:pStyle w:val="a3"/>
        <w:spacing w:before="47"/>
        <w:rPr>
          <w:b/>
        </w:rPr>
      </w:pPr>
    </w:p>
    <w:p w14:paraId="00DC26A5" w14:textId="77777777" w:rsidR="00350CFB" w:rsidRDefault="00283FFF">
      <w:pPr>
        <w:pStyle w:val="a4"/>
        <w:numPr>
          <w:ilvl w:val="3"/>
          <w:numId w:val="26"/>
        </w:numPr>
        <w:tabs>
          <w:tab w:val="left" w:pos="807"/>
        </w:tabs>
        <w:ind w:left="807" w:hanging="214"/>
        <w:rPr>
          <w:sz w:val="24"/>
        </w:rPr>
      </w:pPr>
      <w:r>
        <w:rPr>
          <w:b/>
          <w:sz w:val="24"/>
        </w:rPr>
        <w:t>Statement:</w:t>
      </w:r>
      <w:r>
        <w:rPr>
          <w:b/>
          <w:spacing w:val="8"/>
          <w:sz w:val="24"/>
        </w:rPr>
        <w:t xml:space="preserve"> </w:t>
      </w:r>
      <w:r>
        <w:rPr>
          <w:sz w:val="24"/>
        </w:rPr>
        <w:t>Social</w:t>
      </w:r>
      <w:r>
        <w:rPr>
          <w:spacing w:val="-8"/>
          <w:sz w:val="24"/>
        </w:rPr>
        <w:t xml:space="preserve"> </w:t>
      </w:r>
      <w:r>
        <w:rPr>
          <w:sz w:val="24"/>
        </w:rPr>
        <w:t>methods</w:t>
      </w:r>
      <w:r>
        <w:rPr>
          <w:spacing w:val="-9"/>
          <w:sz w:val="24"/>
        </w:rPr>
        <w:t xml:space="preserve"> </w:t>
      </w:r>
      <w:r>
        <w:rPr>
          <w:sz w:val="24"/>
        </w:rPr>
        <w:t>differ</w:t>
      </w:r>
      <w:r>
        <w:rPr>
          <w:spacing w:val="-8"/>
          <w:sz w:val="24"/>
        </w:rPr>
        <w:t xml:space="preserve"> </w:t>
      </w:r>
      <w:r>
        <w:rPr>
          <w:sz w:val="24"/>
        </w:rPr>
        <w:t>in</w:t>
      </w:r>
      <w:r>
        <w:rPr>
          <w:spacing w:val="-9"/>
          <w:sz w:val="24"/>
        </w:rPr>
        <w:t xml:space="preserve"> </w:t>
      </w:r>
      <w:r>
        <w:rPr>
          <w:sz w:val="24"/>
        </w:rPr>
        <w:t>which</w:t>
      </w:r>
      <w:r>
        <w:rPr>
          <w:spacing w:val="-9"/>
          <w:sz w:val="24"/>
        </w:rPr>
        <w:t xml:space="preserve"> </w:t>
      </w:r>
      <w:r>
        <w:rPr>
          <w:sz w:val="24"/>
        </w:rPr>
        <w:t>proxy</w:t>
      </w:r>
      <w:r>
        <w:rPr>
          <w:spacing w:val="-8"/>
          <w:sz w:val="24"/>
        </w:rPr>
        <w:t xml:space="preserve"> </w:t>
      </w:r>
      <w:r>
        <w:rPr>
          <w:sz w:val="24"/>
        </w:rPr>
        <w:t>families</w:t>
      </w:r>
      <w:r>
        <w:rPr>
          <w:spacing w:val="-9"/>
          <w:sz w:val="24"/>
        </w:rPr>
        <w:t xml:space="preserve"> </w:t>
      </w:r>
      <w:r>
        <w:rPr>
          <w:sz w:val="24"/>
        </w:rPr>
        <w:t>they</w:t>
      </w:r>
      <w:r>
        <w:rPr>
          <w:spacing w:val="-9"/>
          <w:sz w:val="24"/>
        </w:rPr>
        <w:t xml:space="preserve"> </w:t>
      </w:r>
      <w:r>
        <w:rPr>
          <w:sz w:val="24"/>
        </w:rPr>
        <w:t>align</w:t>
      </w:r>
      <w:r>
        <w:rPr>
          <w:spacing w:val="-8"/>
          <w:sz w:val="24"/>
        </w:rPr>
        <w:t xml:space="preserve"> </w:t>
      </w:r>
      <w:r>
        <w:rPr>
          <w:spacing w:val="-2"/>
          <w:sz w:val="24"/>
        </w:rPr>
        <w:t>with.</w:t>
      </w:r>
    </w:p>
    <w:p w14:paraId="00DC26A6" w14:textId="77777777" w:rsidR="00350CFB" w:rsidRDefault="00283FFF">
      <w:pPr>
        <w:pStyle w:val="a4"/>
        <w:numPr>
          <w:ilvl w:val="3"/>
          <w:numId w:val="26"/>
        </w:numPr>
        <w:tabs>
          <w:tab w:val="left" w:pos="807"/>
        </w:tabs>
        <w:spacing w:before="217"/>
        <w:ind w:left="807" w:hanging="214"/>
        <w:rPr>
          <w:sz w:val="24"/>
        </w:rPr>
      </w:pPr>
      <w:r>
        <w:rPr>
          <w:b/>
          <w:sz w:val="24"/>
        </w:rPr>
        <w:t>Evidence:</w:t>
      </w:r>
      <w:r>
        <w:rPr>
          <w:b/>
          <w:spacing w:val="2"/>
          <w:sz w:val="24"/>
        </w:rPr>
        <w:t xml:space="preserve"> </w:t>
      </w:r>
      <w:r>
        <w:rPr>
          <w:sz w:val="24"/>
        </w:rPr>
        <w:t>Table</w:t>
      </w:r>
      <w:r>
        <w:rPr>
          <w:spacing w:val="-13"/>
          <w:sz w:val="24"/>
        </w:rPr>
        <w:t xml:space="preserve"> </w:t>
      </w:r>
      <w:hyperlink w:anchor="_bookmark101" w:history="1">
        <w:r>
          <w:rPr>
            <w:sz w:val="24"/>
          </w:rPr>
          <w:t>4.7</w:t>
        </w:r>
      </w:hyperlink>
      <w:r>
        <w:rPr>
          <w:sz w:val="24"/>
        </w:rPr>
        <w:t>;</w:t>
      </w:r>
      <w:r>
        <w:rPr>
          <w:spacing w:val="-14"/>
          <w:sz w:val="24"/>
        </w:rPr>
        <w:t xml:space="preserve"> </w:t>
      </w:r>
      <w:r>
        <w:rPr>
          <w:sz w:val="24"/>
        </w:rPr>
        <w:t>per-family</w:t>
      </w:r>
      <w:r>
        <w:rPr>
          <w:spacing w:val="-13"/>
          <w:sz w:val="24"/>
        </w:rPr>
        <w:t xml:space="preserve"> </w:t>
      </w:r>
      <w:r>
        <w:rPr>
          <w:sz w:val="24"/>
        </w:rPr>
        <w:t>Tables</w:t>
      </w:r>
      <w:r>
        <w:rPr>
          <w:spacing w:val="-14"/>
          <w:sz w:val="24"/>
        </w:rPr>
        <w:t xml:space="preserve"> </w:t>
      </w:r>
      <w:hyperlink w:anchor="_bookmark104" w:history="1">
        <w:r>
          <w:rPr>
            <w:sz w:val="24"/>
          </w:rPr>
          <w:t>4.8</w:t>
        </w:r>
      </w:hyperlink>
      <w:r>
        <w:rPr>
          <w:sz w:val="24"/>
        </w:rPr>
        <w:t>–</w:t>
      </w:r>
      <w:hyperlink w:anchor="_bookmark108" w:history="1">
        <w:r>
          <w:rPr>
            <w:sz w:val="24"/>
          </w:rPr>
          <w:t>4.12</w:t>
        </w:r>
      </w:hyperlink>
      <w:r>
        <w:rPr>
          <w:sz w:val="24"/>
        </w:rPr>
        <w:t>;</w:t>
      </w:r>
      <w:r>
        <w:rPr>
          <w:spacing w:val="-13"/>
          <w:sz w:val="24"/>
        </w:rPr>
        <w:t xml:space="preserve"> </w:t>
      </w:r>
      <w:r>
        <w:rPr>
          <w:sz w:val="24"/>
        </w:rPr>
        <w:t>heatmap</w:t>
      </w:r>
      <w:r>
        <w:rPr>
          <w:spacing w:val="-13"/>
          <w:sz w:val="24"/>
        </w:rPr>
        <w:t xml:space="preserve"> </w:t>
      </w:r>
      <w:r>
        <w:rPr>
          <w:sz w:val="24"/>
        </w:rPr>
        <w:t>Figure</w:t>
      </w:r>
      <w:r>
        <w:rPr>
          <w:spacing w:val="-14"/>
          <w:sz w:val="24"/>
        </w:rPr>
        <w:t xml:space="preserve"> </w:t>
      </w:r>
      <w:hyperlink w:anchor="_bookmark102" w:history="1">
        <w:r>
          <w:rPr>
            <w:spacing w:val="-4"/>
            <w:sz w:val="24"/>
          </w:rPr>
          <w:t>4.6</w:t>
        </w:r>
      </w:hyperlink>
      <w:r>
        <w:rPr>
          <w:spacing w:val="-4"/>
          <w:sz w:val="24"/>
        </w:rPr>
        <w:t>.</w:t>
      </w:r>
    </w:p>
    <w:p w14:paraId="00DC26A7" w14:textId="77777777" w:rsidR="00350CFB" w:rsidRDefault="00283FFF">
      <w:pPr>
        <w:pStyle w:val="a4"/>
        <w:numPr>
          <w:ilvl w:val="3"/>
          <w:numId w:val="26"/>
        </w:numPr>
        <w:tabs>
          <w:tab w:val="left" w:pos="795"/>
        </w:tabs>
        <w:spacing w:before="137"/>
        <w:ind w:left="795" w:hanging="202"/>
        <w:rPr>
          <w:sz w:val="24"/>
        </w:rPr>
      </w:pPr>
      <w:r>
        <w:rPr>
          <w:b/>
          <w:sz w:val="24"/>
        </w:rPr>
        <w:t>Winners:</w:t>
      </w:r>
      <w:r>
        <w:rPr>
          <w:b/>
          <w:spacing w:val="42"/>
          <w:sz w:val="24"/>
        </w:rPr>
        <w:t xml:space="preserve"> </w:t>
      </w:r>
      <w:r>
        <w:rPr>
          <w:sz w:val="24"/>
        </w:rPr>
        <w:t>EndorseRank</w:t>
      </w:r>
      <w:r>
        <w:rPr>
          <w:spacing w:val="11"/>
          <w:sz w:val="24"/>
        </w:rPr>
        <w:t xml:space="preserve"> </w:t>
      </w:r>
      <w:r>
        <w:rPr>
          <w:sz w:val="24"/>
        </w:rPr>
        <w:t>on</w:t>
      </w:r>
      <w:r>
        <w:rPr>
          <w:spacing w:val="10"/>
          <w:sz w:val="24"/>
        </w:rPr>
        <w:t xml:space="preserve"> </w:t>
      </w:r>
      <w:r>
        <w:rPr>
          <w:sz w:val="24"/>
        </w:rPr>
        <w:t>allowance</w:t>
      </w:r>
      <w:r>
        <w:rPr>
          <w:spacing w:val="11"/>
          <w:sz w:val="24"/>
        </w:rPr>
        <w:t xml:space="preserve"> </w:t>
      </w:r>
      <w:r>
        <w:rPr>
          <w:sz w:val="24"/>
        </w:rPr>
        <w:t>(</w:t>
      </w:r>
      <w:r>
        <w:rPr>
          <w:i/>
          <w:sz w:val="24"/>
        </w:rPr>
        <w:t>τ</w:t>
      </w:r>
      <w:r>
        <w:rPr>
          <w:i/>
          <w:spacing w:val="58"/>
          <w:sz w:val="24"/>
        </w:rPr>
        <w:t xml:space="preserve"> </w:t>
      </w:r>
      <w:r>
        <w:rPr>
          <w:sz w:val="24"/>
        </w:rPr>
        <w:t>=</w:t>
      </w:r>
      <w:r>
        <w:rPr>
          <w:spacing w:val="32"/>
          <w:sz w:val="24"/>
        </w:rPr>
        <w:t xml:space="preserve"> </w:t>
      </w:r>
      <w:r>
        <w:rPr>
          <w:sz w:val="24"/>
        </w:rPr>
        <w:t>0</w:t>
      </w:r>
      <w:r>
        <w:rPr>
          <w:i/>
          <w:sz w:val="24"/>
        </w:rPr>
        <w:t>.</w:t>
      </w:r>
      <w:r>
        <w:rPr>
          <w:sz w:val="24"/>
        </w:rPr>
        <w:t>355</w:t>
      </w:r>
      <w:r>
        <w:rPr>
          <w:spacing w:val="10"/>
          <w:sz w:val="24"/>
        </w:rPr>
        <w:t xml:space="preserve"> </w:t>
      </w:r>
      <w:r>
        <w:rPr>
          <w:sz w:val="24"/>
        </w:rPr>
        <w:t>vs.</w:t>
      </w:r>
      <w:r>
        <w:rPr>
          <w:spacing w:val="11"/>
          <w:sz w:val="24"/>
        </w:rPr>
        <w:t xml:space="preserve"> </w:t>
      </w:r>
      <w:r>
        <w:rPr>
          <w:rFonts w:ascii="Arial Unicode MS" w:hAnsi="Arial Unicode MS"/>
          <w:sz w:val="24"/>
        </w:rPr>
        <w:t>−</w:t>
      </w:r>
      <w:r>
        <w:rPr>
          <w:sz w:val="24"/>
        </w:rPr>
        <w:t>0</w:t>
      </w:r>
      <w:r>
        <w:rPr>
          <w:i/>
          <w:sz w:val="24"/>
        </w:rPr>
        <w:t>.</w:t>
      </w:r>
      <w:r>
        <w:rPr>
          <w:sz w:val="24"/>
        </w:rPr>
        <w:t>030);</w:t>
      </w:r>
      <w:r>
        <w:rPr>
          <w:spacing w:val="16"/>
          <w:sz w:val="24"/>
        </w:rPr>
        <w:t xml:space="preserve"> </w:t>
      </w:r>
      <w:r>
        <w:rPr>
          <w:sz w:val="24"/>
        </w:rPr>
        <w:t>AWP</w:t>
      </w:r>
      <w:r>
        <w:rPr>
          <w:spacing w:val="10"/>
          <w:sz w:val="24"/>
        </w:rPr>
        <w:t xml:space="preserve"> </w:t>
      </w:r>
      <w:r>
        <w:rPr>
          <w:sz w:val="24"/>
        </w:rPr>
        <w:t>on</w:t>
      </w:r>
      <w:r>
        <w:rPr>
          <w:spacing w:val="11"/>
          <w:sz w:val="24"/>
        </w:rPr>
        <w:t xml:space="preserve"> </w:t>
      </w:r>
      <w:r>
        <w:rPr>
          <w:sz w:val="24"/>
        </w:rPr>
        <w:t>transfer</w:t>
      </w:r>
      <w:r>
        <w:rPr>
          <w:spacing w:val="10"/>
          <w:sz w:val="24"/>
        </w:rPr>
        <w:t xml:space="preserve"> </w:t>
      </w:r>
      <w:r>
        <w:rPr>
          <w:sz w:val="24"/>
        </w:rPr>
        <w:t>(0</w:t>
      </w:r>
      <w:r>
        <w:rPr>
          <w:i/>
          <w:sz w:val="24"/>
        </w:rPr>
        <w:t>.</w:t>
      </w:r>
      <w:r>
        <w:rPr>
          <w:sz w:val="24"/>
        </w:rPr>
        <w:t>534</w:t>
      </w:r>
      <w:r>
        <w:rPr>
          <w:spacing w:val="11"/>
          <w:sz w:val="24"/>
        </w:rPr>
        <w:t xml:space="preserve"> </w:t>
      </w:r>
      <w:r>
        <w:rPr>
          <w:spacing w:val="-5"/>
          <w:sz w:val="24"/>
        </w:rPr>
        <w:t>vs.</w:t>
      </w:r>
    </w:p>
    <w:p w14:paraId="00DC26A8" w14:textId="77777777" w:rsidR="00350CFB" w:rsidRDefault="00283FFF">
      <w:pPr>
        <w:pStyle w:val="a3"/>
        <w:spacing w:before="118"/>
        <w:ind w:left="808"/>
      </w:pPr>
      <w:r>
        <w:t>0</w:t>
      </w:r>
      <w:r>
        <w:rPr>
          <w:i/>
        </w:rPr>
        <w:t>.</w:t>
      </w:r>
      <w:r>
        <w:t>333)</w:t>
      </w:r>
      <w:r>
        <w:rPr>
          <w:spacing w:val="-10"/>
        </w:rPr>
        <w:t xml:space="preserve"> </w:t>
      </w:r>
      <w:r>
        <w:t>and</w:t>
      </w:r>
      <w:r>
        <w:rPr>
          <w:spacing w:val="-9"/>
        </w:rPr>
        <w:t xml:space="preserve"> </w:t>
      </w:r>
      <w:r>
        <w:t>trading</w:t>
      </w:r>
      <w:r>
        <w:rPr>
          <w:spacing w:val="-9"/>
        </w:rPr>
        <w:t xml:space="preserve"> </w:t>
      </w:r>
      <w:r>
        <w:t>success</w:t>
      </w:r>
      <w:r>
        <w:rPr>
          <w:spacing w:val="-10"/>
        </w:rPr>
        <w:t xml:space="preserve"> </w:t>
      </w:r>
      <w:r>
        <w:t>among</w:t>
      </w:r>
      <w:r>
        <w:rPr>
          <w:spacing w:val="-9"/>
        </w:rPr>
        <w:t xml:space="preserve"> </w:t>
      </w:r>
      <w:r>
        <w:t>social</w:t>
      </w:r>
      <w:r>
        <w:rPr>
          <w:spacing w:val="-9"/>
        </w:rPr>
        <w:t xml:space="preserve"> </w:t>
      </w:r>
      <w:r>
        <w:t>methods</w:t>
      </w:r>
      <w:r>
        <w:rPr>
          <w:spacing w:val="-9"/>
        </w:rPr>
        <w:t xml:space="preserve"> </w:t>
      </w:r>
      <w:r>
        <w:t>(0</w:t>
      </w:r>
      <w:r>
        <w:rPr>
          <w:i/>
        </w:rPr>
        <w:t>.</w:t>
      </w:r>
      <w:r>
        <w:t>179</w:t>
      </w:r>
      <w:r>
        <w:rPr>
          <w:spacing w:val="-9"/>
        </w:rPr>
        <w:t xml:space="preserve"> </w:t>
      </w:r>
      <w:r>
        <w:t>vs.</w:t>
      </w:r>
      <w:r>
        <w:rPr>
          <w:spacing w:val="-9"/>
        </w:rPr>
        <w:t xml:space="preserve"> </w:t>
      </w:r>
      <w:r>
        <w:rPr>
          <w:spacing w:val="-2"/>
        </w:rPr>
        <w:t>0</w:t>
      </w:r>
      <w:r>
        <w:rPr>
          <w:i/>
          <w:spacing w:val="-2"/>
        </w:rPr>
        <w:t>.</w:t>
      </w:r>
      <w:r>
        <w:rPr>
          <w:spacing w:val="-2"/>
        </w:rPr>
        <w:t>096).</w:t>
      </w:r>
    </w:p>
    <w:p w14:paraId="00DC26A9" w14:textId="77777777" w:rsidR="00350CFB" w:rsidRDefault="00350CFB">
      <w:pPr>
        <w:pStyle w:val="a3"/>
        <w:spacing w:before="186"/>
      </w:pPr>
    </w:p>
    <w:p w14:paraId="00DC26AA" w14:textId="77777777" w:rsidR="00350CFB" w:rsidRDefault="00283FFF">
      <w:pPr>
        <w:pStyle w:val="3"/>
        <w:numPr>
          <w:ilvl w:val="2"/>
          <w:numId w:val="26"/>
        </w:numPr>
        <w:tabs>
          <w:tab w:val="left" w:pos="879"/>
        </w:tabs>
        <w:ind w:left="879" w:hanging="597"/>
      </w:pPr>
      <w:bookmarkStart w:id="558" w:name="H3_/_RQ3_—_Computational_efficiency"/>
      <w:bookmarkStart w:id="559" w:name="_bookmark239"/>
      <w:bookmarkEnd w:id="558"/>
      <w:bookmarkEnd w:id="559"/>
      <w:r>
        <w:t>H3</w:t>
      </w:r>
      <w:r>
        <w:rPr>
          <w:spacing w:val="-7"/>
        </w:rPr>
        <w:t xml:space="preserve"> </w:t>
      </w:r>
      <w:r>
        <w:t>/</w:t>
      </w:r>
      <w:r>
        <w:rPr>
          <w:spacing w:val="-6"/>
        </w:rPr>
        <w:t xml:space="preserve"> </w:t>
      </w:r>
      <w:r>
        <w:t>RQ3</w:t>
      </w:r>
      <w:r>
        <w:rPr>
          <w:spacing w:val="-6"/>
        </w:rPr>
        <w:t xml:space="preserve"> </w:t>
      </w:r>
      <w:r>
        <w:t>—</w:t>
      </w:r>
      <w:r>
        <w:rPr>
          <w:spacing w:val="-7"/>
        </w:rPr>
        <w:t xml:space="preserve"> </w:t>
      </w:r>
      <w:r>
        <w:t>Computational</w:t>
      </w:r>
      <w:r>
        <w:rPr>
          <w:spacing w:val="-6"/>
        </w:rPr>
        <w:t xml:space="preserve"> </w:t>
      </w:r>
      <w:r>
        <w:rPr>
          <w:spacing w:val="-2"/>
        </w:rPr>
        <w:t>efficiency</w:t>
      </w:r>
    </w:p>
    <w:p w14:paraId="00DC26AB" w14:textId="77777777" w:rsidR="00350CFB" w:rsidRDefault="00350CFB">
      <w:pPr>
        <w:pStyle w:val="a3"/>
        <w:spacing w:before="46"/>
        <w:rPr>
          <w:b/>
        </w:rPr>
      </w:pPr>
    </w:p>
    <w:p w14:paraId="00DC26AC" w14:textId="77777777" w:rsidR="00350CFB" w:rsidRDefault="00283FFF">
      <w:pPr>
        <w:pStyle w:val="a4"/>
        <w:numPr>
          <w:ilvl w:val="3"/>
          <w:numId w:val="26"/>
        </w:numPr>
        <w:tabs>
          <w:tab w:val="left" w:pos="807"/>
        </w:tabs>
        <w:ind w:left="807" w:hanging="214"/>
        <w:rPr>
          <w:sz w:val="24"/>
        </w:rPr>
      </w:pPr>
      <w:r>
        <w:rPr>
          <w:b/>
          <w:sz w:val="24"/>
        </w:rPr>
        <w:t>Statement:</w:t>
      </w:r>
      <w:r>
        <w:rPr>
          <w:b/>
          <w:spacing w:val="7"/>
          <w:sz w:val="24"/>
        </w:rPr>
        <w:t xml:space="preserve"> </w:t>
      </w:r>
      <w:r>
        <w:rPr>
          <w:sz w:val="24"/>
        </w:rPr>
        <w:t>EndorseRank</w:t>
      </w:r>
      <w:r>
        <w:rPr>
          <w:spacing w:val="-9"/>
          <w:sz w:val="24"/>
        </w:rPr>
        <w:t xml:space="preserve"> </w:t>
      </w:r>
      <w:r>
        <w:rPr>
          <w:sz w:val="24"/>
        </w:rPr>
        <w:t>is</w:t>
      </w:r>
      <w:r>
        <w:rPr>
          <w:spacing w:val="-9"/>
          <w:sz w:val="24"/>
        </w:rPr>
        <w:t xml:space="preserve"> </w:t>
      </w:r>
      <w:r>
        <w:rPr>
          <w:sz w:val="24"/>
        </w:rPr>
        <w:t>faster</w:t>
      </w:r>
      <w:r>
        <w:rPr>
          <w:spacing w:val="-10"/>
          <w:sz w:val="24"/>
        </w:rPr>
        <w:t xml:space="preserve"> </w:t>
      </w:r>
      <w:r>
        <w:rPr>
          <w:sz w:val="24"/>
        </w:rPr>
        <w:t>than</w:t>
      </w:r>
      <w:r>
        <w:rPr>
          <w:spacing w:val="-9"/>
          <w:sz w:val="24"/>
        </w:rPr>
        <w:t xml:space="preserve"> </w:t>
      </w:r>
      <w:r>
        <w:rPr>
          <w:sz w:val="24"/>
        </w:rPr>
        <w:t>AWP</w:t>
      </w:r>
      <w:r>
        <w:rPr>
          <w:spacing w:val="-9"/>
          <w:sz w:val="24"/>
        </w:rPr>
        <w:t xml:space="preserve"> </w:t>
      </w:r>
      <w:r>
        <w:rPr>
          <w:sz w:val="24"/>
        </w:rPr>
        <w:t>at</w:t>
      </w:r>
      <w:r>
        <w:rPr>
          <w:spacing w:val="-10"/>
          <w:sz w:val="24"/>
        </w:rPr>
        <w:t xml:space="preserve"> </w:t>
      </w:r>
      <w:r>
        <w:rPr>
          <w:sz w:val="24"/>
        </w:rPr>
        <w:t>equal</w:t>
      </w:r>
      <w:r>
        <w:rPr>
          <w:spacing w:val="-9"/>
          <w:sz w:val="24"/>
        </w:rPr>
        <w:t xml:space="preserve"> </w:t>
      </w:r>
      <w:r>
        <w:rPr>
          <w:i/>
          <w:spacing w:val="-5"/>
          <w:sz w:val="24"/>
        </w:rPr>
        <w:t>n</w:t>
      </w:r>
      <w:r>
        <w:rPr>
          <w:spacing w:val="-5"/>
          <w:sz w:val="24"/>
        </w:rPr>
        <w:t>.</w:t>
      </w:r>
    </w:p>
    <w:p w14:paraId="00DC26AD" w14:textId="77777777" w:rsidR="00350CFB" w:rsidRDefault="00283FFF">
      <w:pPr>
        <w:pStyle w:val="a4"/>
        <w:numPr>
          <w:ilvl w:val="3"/>
          <w:numId w:val="26"/>
        </w:numPr>
        <w:tabs>
          <w:tab w:val="left" w:pos="807"/>
        </w:tabs>
        <w:spacing w:before="137"/>
        <w:ind w:left="807" w:hanging="214"/>
        <w:rPr>
          <w:sz w:val="24"/>
        </w:rPr>
      </w:pPr>
      <w:r>
        <w:rPr>
          <w:b/>
          <w:w w:val="105"/>
          <w:sz w:val="24"/>
        </w:rPr>
        <w:t>Evidence:</w:t>
      </w:r>
      <w:r>
        <w:rPr>
          <w:b/>
          <w:spacing w:val="36"/>
          <w:w w:val="105"/>
          <w:sz w:val="24"/>
        </w:rPr>
        <w:t xml:space="preserve"> </w:t>
      </w:r>
      <w:r>
        <w:rPr>
          <w:w w:val="105"/>
          <w:sz w:val="24"/>
        </w:rPr>
        <w:t>Table</w:t>
      </w:r>
      <w:r>
        <w:rPr>
          <w:spacing w:val="8"/>
          <w:w w:val="105"/>
          <w:sz w:val="24"/>
        </w:rPr>
        <w:t xml:space="preserve"> </w:t>
      </w:r>
      <w:hyperlink w:anchor="_bookmark91" w:history="1">
        <w:r>
          <w:rPr>
            <w:w w:val="105"/>
            <w:sz w:val="24"/>
          </w:rPr>
          <w:t>4.2</w:t>
        </w:r>
      </w:hyperlink>
      <w:r>
        <w:rPr>
          <w:spacing w:val="9"/>
          <w:w w:val="105"/>
          <w:sz w:val="24"/>
        </w:rPr>
        <w:t xml:space="preserve"> </w:t>
      </w:r>
      <w:r>
        <w:rPr>
          <w:w w:val="105"/>
          <w:sz w:val="24"/>
        </w:rPr>
        <w:t>(2</w:t>
      </w:r>
      <w:r>
        <w:rPr>
          <w:i/>
          <w:w w:val="105"/>
          <w:sz w:val="24"/>
        </w:rPr>
        <w:t>.</w:t>
      </w:r>
      <w:r>
        <w:rPr>
          <w:w w:val="105"/>
          <w:sz w:val="24"/>
        </w:rPr>
        <w:t>105</w:t>
      </w:r>
      <w:r>
        <w:rPr>
          <w:spacing w:val="-23"/>
          <w:w w:val="105"/>
          <w:sz w:val="24"/>
        </w:rPr>
        <w:t xml:space="preserve"> </w:t>
      </w:r>
      <w:r>
        <w:rPr>
          <w:w w:val="105"/>
          <w:sz w:val="24"/>
        </w:rPr>
        <w:t>s</w:t>
      </w:r>
      <w:r>
        <w:rPr>
          <w:spacing w:val="9"/>
          <w:w w:val="105"/>
          <w:sz w:val="24"/>
        </w:rPr>
        <w:t xml:space="preserve"> </w:t>
      </w:r>
      <w:r>
        <w:rPr>
          <w:w w:val="105"/>
          <w:sz w:val="24"/>
        </w:rPr>
        <w:t>vs.</w:t>
      </w:r>
      <w:r>
        <w:rPr>
          <w:spacing w:val="9"/>
          <w:w w:val="105"/>
          <w:sz w:val="24"/>
        </w:rPr>
        <w:t xml:space="preserve"> </w:t>
      </w:r>
      <w:r>
        <w:rPr>
          <w:w w:val="105"/>
          <w:sz w:val="24"/>
        </w:rPr>
        <w:t>18</w:t>
      </w:r>
      <w:r>
        <w:rPr>
          <w:i/>
          <w:w w:val="105"/>
          <w:sz w:val="24"/>
        </w:rPr>
        <w:t>.</w:t>
      </w:r>
      <w:r>
        <w:rPr>
          <w:w w:val="105"/>
          <w:sz w:val="24"/>
        </w:rPr>
        <w:t>711</w:t>
      </w:r>
      <w:r>
        <w:rPr>
          <w:spacing w:val="-23"/>
          <w:w w:val="105"/>
          <w:sz w:val="24"/>
        </w:rPr>
        <w:t xml:space="preserve"> </w:t>
      </w:r>
      <w:r>
        <w:rPr>
          <w:w w:val="105"/>
          <w:sz w:val="24"/>
        </w:rPr>
        <w:t>s,</w:t>
      </w:r>
      <w:r>
        <w:rPr>
          <w:spacing w:val="14"/>
          <w:w w:val="105"/>
          <w:sz w:val="24"/>
        </w:rPr>
        <w:t xml:space="preserve"> </w:t>
      </w:r>
      <w:r>
        <w:rPr>
          <w:rFonts w:ascii="Arial Unicode MS" w:hAnsi="Arial Unicode MS"/>
          <w:w w:val="105"/>
          <w:sz w:val="24"/>
        </w:rPr>
        <w:t>≈</w:t>
      </w:r>
      <w:r>
        <w:rPr>
          <w:rFonts w:ascii="Arial Unicode MS" w:hAnsi="Arial Unicode MS"/>
          <w:spacing w:val="31"/>
          <w:w w:val="105"/>
          <w:sz w:val="24"/>
        </w:rPr>
        <w:t xml:space="preserve"> </w:t>
      </w:r>
      <w:r>
        <w:rPr>
          <w:w w:val="105"/>
          <w:sz w:val="24"/>
        </w:rPr>
        <w:t>8</w:t>
      </w:r>
      <w:r>
        <w:rPr>
          <w:i/>
          <w:w w:val="105"/>
          <w:sz w:val="24"/>
        </w:rPr>
        <w:t>.</w:t>
      </w:r>
      <w:r>
        <w:rPr>
          <w:w w:val="105"/>
          <w:sz w:val="24"/>
        </w:rPr>
        <w:t>9</w:t>
      </w:r>
      <w:r>
        <w:rPr>
          <w:rFonts w:ascii="Arial Unicode MS" w:hAnsi="Arial Unicode MS"/>
          <w:w w:val="105"/>
          <w:sz w:val="24"/>
        </w:rPr>
        <w:t>×</w:t>
      </w:r>
      <w:r>
        <w:rPr>
          <w:w w:val="105"/>
          <w:sz w:val="24"/>
        </w:rPr>
        <w:t>);</w:t>
      </w:r>
      <w:r>
        <w:rPr>
          <w:spacing w:val="19"/>
          <w:w w:val="105"/>
          <w:sz w:val="24"/>
        </w:rPr>
        <w:t xml:space="preserve"> </w:t>
      </w:r>
      <w:r>
        <w:rPr>
          <w:w w:val="105"/>
          <w:sz w:val="24"/>
        </w:rPr>
        <w:t>Table</w:t>
      </w:r>
      <w:r>
        <w:rPr>
          <w:spacing w:val="8"/>
          <w:w w:val="105"/>
          <w:sz w:val="24"/>
        </w:rPr>
        <w:t xml:space="preserve"> </w:t>
      </w:r>
      <w:hyperlink w:anchor="_bookmark93" w:history="1">
        <w:r>
          <w:rPr>
            <w:w w:val="105"/>
            <w:sz w:val="24"/>
          </w:rPr>
          <w:t>4.3</w:t>
        </w:r>
      </w:hyperlink>
      <w:r>
        <w:rPr>
          <w:spacing w:val="9"/>
          <w:w w:val="105"/>
          <w:sz w:val="24"/>
        </w:rPr>
        <w:t xml:space="preserve"> </w:t>
      </w:r>
      <w:r>
        <w:rPr>
          <w:w w:val="105"/>
          <w:sz w:val="24"/>
        </w:rPr>
        <w:t>(</w:t>
      </w:r>
      <w:r>
        <w:rPr>
          <w:rFonts w:ascii="Arial Unicode MS" w:hAnsi="Arial Unicode MS"/>
          <w:w w:val="105"/>
          <w:sz w:val="24"/>
        </w:rPr>
        <w:t>≈</w:t>
      </w:r>
      <w:r>
        <w:rPr>
          <w:rFonts w:ascii="Arial Unicode MS" w:hAnsi="Arial Unicode MS"/>
          <w:spacing w:val="32"/>
          <w:w w:val="105"/>
          <w:sz w:val="24"/>
        </w:rPr>
        <w:t xml:space="preserve"> </w:t>
      </w:r>
      <w:r>
        <w:rPr>
          <w:w w:val="105"/>
          <w:sz w:val="24"/>
        </w:rPr>
        <w:t>10</w:t>
      </w:r>
      <w:r>
        <w:rPr>
          <w:i/>
          <w:w w:val="105"/>
          <w:sz w:val="24"/>
        </w:rPr>
        <w:t>.</w:t>
      </w:r>
      <w:r>
        <w:rPr>
          <w:w w:val="105"/>
          <w:sz w:val="24"/>
        </w:rPr>
        <w:t>4</w:t>
      </w:r>
      <w:r>
        <w:rPr>
          <w:rFonts w:ascii="Arial Unicode MS" w:hAnsi="Arial Unicode MS"/>
          <w:w w:val="105"/>
          <w:sz w:val="24"/>
        </w:rPr>
        <w:t>×</w:t>
      </w:r>
      <w:r>
        <w:rPr>
          <w:rFonts w:ascii="Arial Unicode MS" w:hAnsi="Arial Unicode MS"/>
          <w:spacing w:val="1"/>
          <w:w w:val="105"/>
          <w:sz w:val="24"/>
        </w:rPr>
        <w:t xml:space="preserve"> </w:t>
      </w:r>
      <w:r>
        <w:rPr>
          <w:w w:val="105"/>
          <w:sz w:val="24"/>
        </w:rPr>
        <w:t>at</w:t>
      </w:r>
      <w:r>
        <w:rPr>
          <w:spacing w:val="10"/>
          <w:w w:val="105"/>
          <w:sz w:val="24"/>
        </w:rPr>
        <w:t xml:space="preserve"> </w:t>
      </w:r>
      <w:r>
        <w:rPr>
          <w:i/>
          <w:w w:val="105"/>
          <w:sz w:val="24"/>
        </w:rPr>
        <w:t>n</w:t>
      </w:r>
      <w:r>
        <w:rPr>
          <w:i/>
          <w:spacing w:val="38"/>
          <w:w w:val="105"/>
          <w:sz w:val="24"/>
        </w:rPr>
        <w:t xml:space="preserve"> </w:t>
      </w:r>
      <w:r>
        <w:rPr>
          <w:w w:val="105"/>
          <w:sz w:val="24"/>
        </w:rPr>
        <w:t>=</w:t>
      </w:r>
      <w:r>
        <w:rPr>
          <w:spacing w:val="39"/>
          <w:w w:val="105"/>
          <w:sz w:val="24"/>
        </w:rPr>
        <w:t xml:space="preserve"> </w:t>
      </w:r>
      <w:r>
        <w:rPr>
          <w:spacing w:val="-2"/>
          <w:w w:val="105"/>
          <w:sz w:val="24"/>
        </w:rPr>
        <w:t>10</w:t>
      </w:r>
      <w:r>
        <w:rPr>
          <w:i/>
          <w:spacing w:val="-2"/>
          <w:w w:val="105"/>
          <w:sz w:val="24"/>
        </w:rPr>
        <w:t>,</w:t>
      </w:r>
      <w:r>
        <w:rPr>
          <w:spacing w:val="-2"/>
          <w:w w:val="105"/>
          <w:sz w:val="24"/>
        </w:rPr>
        <w:t>000;</w:t>
      </w:r>
    </w:p>
    <w:p w14:paraId="00DC26AE" w14:textId="77777777" w:rsidR="00350CFB" w:rsidRDefault="00283FFF">
      <w:pPr>
        <w:pStyle w:val="a3"/>
        <w:spacing w:before="39"/>
        <w:ind w:left="808"/>
      </w:pPr>
      <w:r>
        <w:rPr>
          <w:rFonts w:ascii="Arial Unicode MS" w:hAnsi="Arial Unicode MS"/>
          <w:w w:val="105"/>
        </w:rPr>
        <w:t>≈</w:t>
      </w:r>
      <w:r>
        <w:rPr>
          <w:rFonts w:ascii="Arial Unicode MS" w:hAnsi="Arial Unicode MS"/>
          <w:spacing w:val="-18"/>
          <w:w w:val="105"/>
        </w:rPr>
        <w:t xml:space="preserve"> </w:t>
      </w:r>
      <w:r>
        <w:rPr>
          <w:w w:val="105"/>
        </w:rPr>
        <w:t>9</w:t>
      </w:r>
      <w:r>
        <w:rPr>
          <w:i/>
          <w:w w:val="105"/>
        </w:rPr>
        <w:t>.</w:t>
      </w:r>
      <w:r>
        <w:rPr>
          <w:w w:val="105"/>
        </w:rPr>
        <w:t>4</w:t>
      </w:r>
      <w:r>
        <w:rPr>
          <w:rFonts w:ascii="Arial Unicode MS" w:hAnsi="Arial Unicode MS"/>
          <w:w w:val="105"/>
        </w:rPr>
        <w:t>×</w:t>
      </w:r>
      <w:r>
        <w:rPr>
          <w:rFonts w:ascii="Arial Unicode MS" w:hAnsi="Arial Unicode MS"/>
          <w:spacing w:val="-17"/>
          <w:w w:val="105"/>
        </w:rPr>
        <w:t xml:space="preserve"> </w:t>
      </w:r>
      <w:r>
        <w:rPr>
          <w:w w:val="105"/>
        </w:rPr>
        <w:t>at</w:t>
      </w:r>
      <w:r>
        <w:rPr>
          <w:spacing w:val="-16"/>
          <w:w w:val="105"/>
        </w:rPr>
        <w:t xml:space="preserve"> </w:t>
      </w:r>
      <w:r>
        <w:rPr>
          <w:i/>
          <w:w w:val="105"/>
        </w:rPr>
        <w:t>N</w:t>
      </w:r>
      <w:r>
        <w:rPr>
          <w:i/>
          <w:spacing w:val="8"/>
          <w:w w:val="105"/>
        </w:rPr>
        <w:t xml:space="preserve"> </w:t>
      </w:r>
      <w:r>
        <w:rPr>
          <w:w w:val="105"/>
        </w:rPr>
        <w:t>=</w:t>
      </w:r>
      <w:r>
        <w:rPr>
          <w:spacing w:val="-9"/>
          <w:w w:val="105"/>
        </w:rPr>
        <w:t xml:space="preserve"> </w:t>
      </w:r>
      <w:r>
        <w:rPr>
          <w:w w:val="105"/>
        </w:rPr>
        <w:t>31</w:t>
      </w:r>
      <w:r>
        <w:rPr>
          <w:i/>
          <w:w w:val="105"/>
        </w:rPr>
        <w:t>,</w:t>
      </w:r>
      <w:r>
        <w:rPr>
          <w:w w:val="105"/>
        </w:rPr>
        <w:t>612);</w:t>
      </w:r>
      <w:r>
        <w:rPr>
          <w:spacing w:val="-16"/>
          <w:w w:val="105"/>
        </w:rPr>
        <w:t xml:space="preserve"> </w:t>
      </w:r>
      <w:r>
        <w:rPr>
          <w:w w:val="105"/>
        </w:rPr>
        <w:t>Figure</w:t>
      </w:r>
      <w:r>
        <w:rPr>
          <w:spacing w:val="-15"/>
          <w:w w:val="105"/>
        </w:rPr>
        <w:t xml:space="preserve"> </w:t>
      </w:r>
      <w:hyperlink w:anchor="_bookmark94" w:history="1">
        <w:r>
          <w:rPr>
            <w:w w:val="105"/>
          </w:rPr>
          <w:t>4.4</w:t>
        </w:r>
      </w:hyperlink>
      <w:r>
        <w:rPr>
          <w:w w:val="105"/>
        </w:rPr>
        <w:t>;</w:t>
      </w:r>
      <w:r>
        <w:rPr>
          <w:spacing w:val="-15"/>
          <w:w w:val="105"/>
        </w:rPr>
        <w:t xml:space="preserve"> </w:t>
      </w:r>
      <w:r>
        <w:rPr>
          <w:w w:val="105"/>
        </w:rPr>
        <w:t>edge</w:t>
      </w:r>
      <w:r>
        <w:rPr>
          <w:spacing w:val="-15"/>
          <w:w w:val="105"/>
        </w:rPr>
        <w:t xml:space="preserve"> </w:t>
      </w:r>
      <w:r>
        <w:rPr>
          <w:w w:val="105"/>
        </w:rPr>
        <w:t>counts</w:t>
      </w:r>
      <w:r>
        <w:rPr>
          <w:spacing w:val="-14"/>
          <w:w w:val="105"/>
        </w:rPr>
        <w:t xml:space="preserve"> </w:t>
      </w:r>
      <w:r>
        <w:rPr>
          <w:w w:val="105"/>
        </w:rPr>
        <w:t>14</w:t>
      </w:r>
      <w:r>
        <w:rPr>
          <w:i/>
          <w:w w:val="105"/>
        </w:rPr>
        <w:t>,</w:t>
      </w:r>
      <w:r>
        <w:rPr>
          <w:w w:val="105"/>
        </w:rPr>
        <w:t>727</w:t>
      </w:r>
      <w:r>
        <w:rPr>
          <w:spacing w:val="-14"/>
          <w:w w:val="105"/>
        </w:rPr>
        <w:t xml:space="preserve"> </w:t>
      </w:r>
      <w:r>
        <w:rPr>
          <w:w w:val="105"/>
        </w:rPr>
        <w:t>vs.</w:t>
      </w:r>
      <w:r>
        <w:rPr>
          <w:spacing w:val="-16"/>
          <w:w w:val="105"/>
        </w:rPr>
        <w:t xml:space="preserve"> </w:t>
      </w:r>
      <w:r>
        <w:rPr>
          <w:spacing w:val="-2"/>
          <w:w w:val="105"/>
        </w:rPr>
        <w:t>137</w:t>
      </w:r>
      <w:r>
        <w:rPr>
          <w:i/>
          <w:spacing w:val="-2"/>
          <w:w w:val="105"/>
        </w:rPr>
        <w:t>,</w:t>
      </w:r>
      <w:r>
        <w:rPr>
          <w:spacing w:val="-2"/>
          <w:w w:val="105"/>
        </w:rPr>
        <w:t>087.</w:t>
      </w:r>
    </w:p>
    <w:p w14:paraId="00DC26AF" w14:textId="77777777" w:rsidR="00350CFB" w:rsidRDefault="00350CFB">
      <w:pPr>
        <w:pStyle w:val="a3"/>
        <w:spacing w:before="123"/>
      </w:pPr>
    </w:p>
    <w:p w14:paraId="00DC26B0" w14:textId="77777777" w:rsidR="00350CFB" w:rsidRDefault="00283FFF">
      <w:pPr>
        <w:pStyle w:val="3"/>
        <w:numPr>
          <w:ilvl w:val="2"/>
          <w:numId w:val="26"/>
        </w:numPr>
        <w:tabs>
          <w:tab w:val="left" w:pos="879"/>
        </w:tabs>
        <w:ind w:left="879" w:hanging="597"/>
      </w:pPr>
      <w:bookmarkStart w:id="560" w:name="RQ4_—_Validation_frame"/>
      <w:bookmarkStart w:id="561" w:name="_bookmark240"/>
      <w:bookmarkEnd w:id="560"/>
      <w:bookmarkEnd w:id="561"/>
      <w:r>
        <w:rPr>
          <w:spacing w:val="-2"/>
        </w:rPr>
        <w:t>RQ4</w:t>
      </w:r>
      <w:r>
        <w:rPr>
          <w:spacing w:val="-10"/>
        </w:rPr>
        <w:t xml:space="preserve"> </w:t>
      </w:r>
      <w:r>
        <w:rPr>
          <w:spacing w:val="-2"/>
        </w:rPr>
        <w:t>—</w:t>
      </w:r>
      <w:r>
        <w:rPr>
          <w:spacing w:val="-8"/>
        </w:rPr>
        <w:t xml:space="preserve"> </w:t>
      </w:r>
      <w:r>
        <w:rPr>
          <w:spacing w:val="-2"/>
        </w:rPr>
        <w:t>Validation</w:t>
      </w:r>
      <w:r>
        <w:rPr>
          <w:spacing w:val="-7"/>
        </w:rPr>
        <w:t xml:space="preserve"> </w:t>
      </w:r>
      <w:r>
        <w:rPr>
          <w:spacing w:val="-4"/>
        </w:rPr>
        <w:t>frame</w:t>
      </w:r>
    </w:p>
    <w:p w14:paraId="00DC26B1" w14:textId="77777777" w:rsidR="00350CFB" w:rsidRDefault="00350CFB">
      <w:pPr>
        <w:pStyle w:val="a3"/>
        <w:spacing w:before="47"/>
        <w:rPr>
          <w:b/>
        </w:rPr>
      </w:pPr>
    </w:p>
    <w:p w14:paraId="00DC26B2" w14:textId="77777777" w:rsidR="00350CFB" w:rsidRDefault="00283FFF">
      <w:pPr>
        <w:pStyle w:val="a4"/>
        <w:numPr>
          <w:ilvl w:val="3"/>
          <w:numId w:val="26"/>
        </w:numPr>
        <w:tabs>
          <w:tab w:val="left" w:pos="806"/>
          <w:tab w:val="left" w:pos="808"/>
        </w:tabs>
        <w:spacing w:line="396" w:lineRule="auto"/>
        <w:ind w:left="808" w:right="564"/>
        <w:rPr>
          <w:sz w:val="24"/>
        </w:rPr>
      </w:pPr>
      <w:r>
        <w:rPr>
          <w:color w:val="FF0000"/>
          <w:sz w:val="24"/>
        </w:rPr>
        <w:t>Statement: The external check is the temporal holdout of future new approvals.</w:t>
      </w:r>
    </w:p>
    <w:p w14:paraId="00DC26B3" w14:textId="77777777" w:rsidR="00350CFB" w:rsidRDefault="00283FFF">
      <w:pPr>
        <w:pStyle w:val="a4"/>
        <w:numPr>
          <w:ilvl w:val="3"/>
          <w:numId w:val="26"/>
        </w:numPr>
        <w:tabs>
          <w:tab w:val="left" w:pos="806"/>
          <w:tab w:val="left" w:pos="808"/>
        </w:tabs>
        <w:spacing w:before="39" w:line="396" w:lineRule="auto"/>
        <w:ind w:left="808" w:right="565"/>
        <w:rPr>
          <w:sz w:val="24"/>
        </w:rPr>
      </w:pPr>
      <w:r>
        <w:rPr>
          <w:sz w:val="24"/>
          <w:color w:val="FF0000"/>
        </w:rPr>
        <w:t>Evidence: holdout EndorseRank tau = 0.479 (CI 0.426–0.529); AWP 0.044. Same-window transfer means 0.333 (ER) and 0.534 (AWP).</w:t>
      </w:r>
    </w:p>
    <w:p w14:paraId="00DC26B4" w14:textId="77777777" w:rsidR="00350CFB" w:rsidRDefault="00350CFB">
      <w:pPr>
        <w:pStyle w:val="a3"/>
        <w:spacing w:before="7"/>
      </w:pPr>
    </w:p>
    <w:p w14:paraId="00DC26B5" w14:textId="77777777" w:rsidR="00350CFB" w:rsidRDefault="00283FFF">
      <w:pPr>
        <w:pStyle w:val="3"/>
        <w:numPr>
          <w:ilvl w:val="2"/>
          <w:numId w:val="26"/>
        </w:numPr>
        <w:tabs>
          <w:tab w:val="left" w:pos="879"/>
        </w:tabs>
        <w:ind w:left="879" w:hanging="597"/>
      </w:pPr>
      <w:bookmarkStart w:id="562" w:name="SRQ1_/_SC1_—_GF-PR_ceiling"/>
      <w:bookmarkStart w:id="563" w:name="_bookmark241"/>
      <w:r>
        <w:rPr>
          <w:color w:val="FF0000"/>
        </w:rPr>
        <w:t>RQ4 — temporal holdout of future new approvals</w:t>
      </w:r>
      <w:bookmarkEnd w:id="562"/>
      <w:bookmarkEnd w:id="563"/>
    </w:p>
    <w:p w14:paraId="00DC26B6" w14:textId="77777777" w:rsidR="00350CFB" w:rsidRDefault="00350CFB">
      <w:pPr>
        <w:pStyle w:val="a3"/>
        <w:spacing w:before="46"/>
        <w:rPr>
          <w:b/>
        </w:rPr>
      </w:pPr>
    </w:p>
    <w:p w14:paraId="00DC26B7" w14:textId="77777777" w:rsidR="00350CFB" w:rsidRDefault="00283FFF">
      <w:pPr>
        <w:pStyle w:val="a4"/>
        <w:numPr>
          <w:ilvl w:val="3"/>
          <w:numId w:val="26"/>
        </w:numPr>
        <w:tabs>
          <w:tab w:val="left" w:pos="807"/>
        </w:tabs>
        <w:spacing w:before="1"/>
        <w:ind w:left="807" w:hanging="214"/>
        <w:rPr>
          <w:sz w:val="24"/>
        </w:rPr>
      </w:pPr>
      <w:r>
        <w:rPr>
          <w:sz w:val="24"/>
          <w:color w:val="FF0000"/>
        </w:rPr>
        <w:t>Statement: The external check is the temporal holdout of future new approvals.</w:t>
      </w:r>
    </w:p>
    <w:p w14:paraId="00DC26B8" w14:textId="77777777" w:rsidR="00350CFB" w:rsidRDefault="00283FFF">
      <w:pPr>
        <w:pStyle w:val="a4"/>
        <w:numPr>
          <w:ilvl w:val="3"/>
          <w:numId w:val="26"/>
        </w:numPr>
        <w:tabs>
          <w:tab w:val="left" w:pos="807"/>
        </w:tabs>
        <w:spacing w:before="217"/>
        <w:ind w:left="807" w:hanging="214"/>
        <w:rPr>
          <w:sz w:val="24"/>
        </w:rPr>
      </w:pPr>
      <w:r>
        <w:rPr>
          <w:sz w:val="24"/>
          <w:color w:val="FF0000"/>
        </w:rPr>
        <w:t>Evidence: spender holdout, EndorseRank tau = 0.479 (CI 0.426–0.529); AWP 0.044.</w:t>
      </w:r>
    </w:p>
    <w:p w14:paraId="00DC26B9" w14:textId="77777777" w:rsidR="00350CFB" w:rsidRDefault="00350CFB">
      <w:pPr>
        <w:pStyle w:val="a4"/>
        <w:rPr>
          <w:sz w:val="24"/>
        </w:rPr>
        <w:sectPr w:rsidR="00350CFB">
          <w:pgSz w:w="11910" w:h="16840"/>
          <w:pgMar w:top="1840" w:right="708" w:bottom="2300" w:left="992" w:header="0" w:footer="2115" w:gutter="0"/>
          <w:cols w:space="720"/>
        </w:sectPr>
      </w:pPr>
    </w:p>
    <w:p w14:paraId="00DC26BA" w14:textId="77777777" w:rsidR="00350CFB" w:rsidRDefault="00283FFF">
      <w:pPr>
        <w:pStyle w:val="3"/>
        <w:numPr>
          <w:ilvl w:val="2"/>
          <w:numId w:val="26"/>
        </w:numPr>
        <w:tabs>
          <w:tab w:val="left" w:pos="879"/>
        </w:tabs>
        <w:spacing w:before="73"/>
        <w:ind w:left="879" w:hanging="597"/>
      </w:pPr>
      <w:r>
        <w:rPr>
          <w:spacing w:val="-2"/>
        </w:rPr>
        <w:t>Claims</w:t>
      </w:r>
      <w:r>
        <w:t xml:space="preserve"> </w:t>
      </w:r>
      <w:r>
        <w:rPr>
          <w:spacing w:val="-2"/>
        </w:rPr>
        <w:t>C1–</w:t>
      </w:r>
      <w:r>
        <w:rPr>
          <w:spacing w:val="-5"/>
        </w:rPr>
        <w:t>C4</w:t>
      </w:r>
    </w:p>
    <w:p w14:paraId="00DC26BB" w14:textId="77777777" w:rsidR="00350CFB" w:rsidRDefault="00350CFB">
      <w:pPr>
        <w:pStyle w:val="a3"/>
        <w:spacing w:before="46"/>
        <w:rPr>
          <w:b/>
        </w:rPr>
      </w:pPr>
    </w:p>
    <w:p w14:paraId="00DC26BC" w14:textId="77777777" w:rsidR="00350CFB" w:rsidRDefault="00283FFF">
      <w:pPr>
        <w:pStyle w:val="a4"/>
        <w:numPr>
          <w:ilvl w:val="3"/>
          <w:numId w:val="26"/>
        </w:numPr>
        <w:tabs>
          <w:tab w:val="left" w:pos="807"/>
        </w:tabs>
        <w:ind w:left="807" w:hanging="214"/>
        <w:rPr>
          <w:sz w:val="24"/>
        </w:rPr>
      </w:pPr>
      <w:r>
        <w:rPr>
          <w:b/>
          <w:sz w:val="24"/>
        </w:rPr>
        <w:t>C1:</w:t>
      </w:r>
      <w:r>
        <w:rPr>
          <w:b/>
          <w:spacing w:val="12"/>
          <w:sz w:val="24"/>
        </w:rPr>
        <w:t xml:space="preserve"> </w:t>
      </w:r>
      <w:r>
        <w:rPr>
          <w:sz w:val="24"/>
        </w:rPr>
        <w:t>runtime</w:t>
      </w:r>
      <w:r>
        <w:rPr>
          <w:spacing w:val="-5"/>
          <w:sz w:val="24"/>
        </w:rPr>
        <w:t xml:space="preserve"> </w:t>
      </w:r>
      <w:r>
        <w:rPr>
          <w:sz w:val="24"/>
        </w:rPr>
        <w:t>evidence</w:t>
      </w:r>
      <w:r>
        <w:rPr>
          <w:spacing w:val="-6"/>
          <w:sz w:val="24"/>
        </w:rPr>
        <w:t xml:space="preserve"> </w:t>
      </w:r>
      <w:r>
        <w:rPr>
          <w:sz w:val="24"/>
        </w:rPr>
        <w:t>as</w:t>
      </w:r>
      <w:r>
        <w:rPr>
          <w:spacing w:val="-5"/>
          <w:sz w:val="24"/>
        </w:rPr>
        <w:t xml:space="preserve"> </w:t>
      </w:r>
      <w:r>
        <w:rPr>
          <w:sz w:val="24"/>
        </w:rPr>
        <w:t>in</w:t>
      </w:r>
      <w:r>
        <w:rPr>
          <w:spacing w:val="-6"/>
          <w:sz w:val="24"/>
        </w:rPr>
        <w:t xml:space="preserve"> </w:t>
      </w:r>
      <w:r>
        <w:rPr>
          <w:spacing w:val="-2"/>
          <w:sz w:val="24"/>
        </w:rPr>
        <w:t>H3/RQ3.</w:t>
      </w:r>
    </w:p>
    <w:p w14:paraId="00DC26BD" w14:textId="77777777" w:rsidR="00350CFB" w:rsidRDefault="00283FFF">
      <w:pPr>
        <w:pStyle w:val="a4"/>
        <w:numPr>
          <w:ilvl w:val="3"/>
          <w:numId w:val="26"/>
        </w:numPr>
        <w:tabs>
          <w:tab w:val="left" w:pos="806"/>
          <w:tab w:val="left" w:pos="808"/>
        </w:tabs>
        <w:spacing w:before="217" w:line="396" w:lineRule="auto"/>
        <w:ind w:left="808" w:right="523"/>
        <w:rPr>
          <w:sz w:val="24"/>
        </w:rPr>
      </w:pPr>
      <w:r>
        <w:rPr>
          <w:b/>
          <w:sz w:val="24"/>
        </w:rPr>
        <w:t>C2:</w:t>
      </w:r>
      <w:r>
        <w:rPr>
          <w:b/>
          <w:spacing w:val="40"/>
          <w:sz w:val="24"/>
        </w:rPr>
        <w:t xml:space="preserve"> </w:t>
      </w:r>
      <w:r>
        <w:rPr>
          <w:sz w:val="24"/>
        </w:rPr>
        <w:t xml:space="preserve">credible alignment on selected proxies—allowance for ER, transfer for AWP—in Ta-bles </w:t>
      </w:r>
      <w:hyperlink w:anchor="_bookmark105" w:history="1">
        <w:r>
          <w:rPr>
            <w:sz w:val="24"/>
          </w:rPr>
          <w:t>4.9</w:t>
        </w:r>
      </w:hyperlink>
      <w:r>
        <w:rPr>
          <w:sz w:val="24"/>
        </w:rPr>
        <w:t xml:space="preserve"> and </w:t>
      </w:r>
      <w:hyperlink w:anchor="_bookmark104" w:history="1">
        <w:r>
          <w:rPr>
            <w:sz w:val="24"/>
          </w:rPr>
          <w:t>4.8</w:t>
        </w:r>
      </w:hyperlink>
      <w:r>
        <w:rPr>
          <w:sz w:val="24"/>
        </w:rPr>
        <w:t>.</w:t>
      </w:r>
    </w:p>
    <w:p w14:paraId="00DC26BE" w14:textId="77777777" w:rsidR="00350CFB" w:rsidRDefault="00283FFF">
      <w:pPr>
        <w:pStyle w:val="a4"/>
        <w:numPr>
          <w:ilvl w:val="3"/>
          <w:numId w:val="26"/>
        </w:numPr>
        <w:tabs>
          <w:tab w:val="left" w:pos="807"/>
        </w:tabs>
        <w:spacing w:before="39"/>
        <w:ind w:left="807" w:hanging="214"/>
        <w:rPr>
          <w:sz w:val="24"/>
        </w:rPr>
      </w:pPr>
      <w:r>
        <w:rPr>
          <w:b/>
          <w:sz w:val="24"/>
        </w:rPr>
        <w:t>C3:</w:t>
      </w:r>
      <w:r>
        <w:rPr>
          <w:b/>
          <w:spacing w:val="9"/>
          <w:sz w:val="24"/>
        </w:rPr>
        <w:t xml:space="preserve"> </w:t>
      </w:r>
      <w:r>
        <w:rPr>
          <w:sz w:val="24"/>
        </w:rPr>
        <w:t>construct-specific</w:t>
      </w:r>
      <w:r>
        <w:rPr>
          <w:spacing w:val="-9"/>
          <w:sz w:val="24"/>
        </w:rPr>
        <w:t xml:space="preserve"> </w:t>
      </w:r>
      <w:r>
        <w:rPr>
          <w:sz w:val="24"/>
        </w:rPr>
        <w:t>winners</w:t>
      </w:r>
      <w:r>
        <w:rPr>
          <w:spacing w:val="-8"/>
          <w:sz w:val="24"/>
        </w:rPr>
        <w:t xml:space="preserve"> </w:t>
      </w:r>
      <w:r>
        <w:rPr>
          <w:sz w:val="24"/>
        </w:rPr>
        <w:t>as</w:t>
      </w:r>
      <w:r>
        <w:rPr>
          <w:spacing w:val="-8"/>
          <w:sz w:val="24"/>
        </w:rPr>
        <w:t xml:space="preserve"> </w:t>
      </w:r>
      <w:r>
        <w:rPr>
          <w:sz w:val="24"/>
        </w:rPr>
        <w:t>in</w:t>
      </w:r>
      <w:r>
        <w:rPr>
          <w:spacing w:val="-9"/>
          <w:sz w:val="24"/>
        </w:rPr>
        <w:t xml:space="preserve"> </w:t>
      </w:r>
      <w:r>
        <w:rPr>
          <w:spacing w:val="-2"/>
          <w:sz w:val="24"/>
        </w:rPr>
        <w:t>H2/RQ2.</w:t>
      </w:r>
    </w:p>
    <w:p w14:paraId="00DC26BF" w14:textId="77777777" w:rsidR="00350CFB" w:rsidRDefault="00283FFF">
      <w:pPr>
        <w:pStyle w:val="a4"/>
        <w:numPr>
          <w:ilvl w:val="3"/>
          <w:numId w:val="26"/>
        </w:numPr>
        <w:tabs>
          <w:tab w:val="left" w:pos="807"/>
        </w:tabs>
        <w:spacing w:before="217"/>
        <w:ind w:left="807" w:hanging="214"/>
        <w:rPr>
          <w:sz w:val="24"/>
        </w:rPr>
      </w:pPr>
      <w:r>
        <w:rPr>
          <w:b/>
          <w:sz w:val="24"/>
        </w:rPr>
        <w:t>C4:</w:t>
      </w:r>
      <w:r>
        <w:rPr>
          <w:b/>
          <w:spacing w:val="57"/>
          <w:sz w:val="24"/>
        </w:rPr>
        <w:t xml:space="preserve"> </w:t>
      </w:r>
      <w:r>
        <w:rPr>
          <w:sz w:val="24"/>
        </w:rPr>
        <w:t>efficiency–alignment</w:t>
      </w:r>
      <w:r>
        <w:rPr>
          <w:spacing w:val="18"/>
          <w:sz w:val="24"/>
        </w:rPr>
        <w:t xml:space="preserve"> </w:t>
      </w:r>
      <w:r>
        <w:rPr>
          <w:sz w:val="24"/>
        </w:rPr>
        <w:t>trade-off</w:t>
      </w:r>
      <w:r>
        <w:rPr>
          <w:spacing w:val="18"/>
          <w:sz w:val="24"/>
        </w:rPr>
        <w:t xml:space="preserve"> </w:t>
      </w:r>
      <w:r>
        <w:rPr>
          <w:sz w:val="24"/>
        </w:rPr>
        <w:t>combining</w:t>
      </w:r>
      <w:r>
        <w:rPr>
          <w:spacing w:val="19"/>
          <w:sz w:val="24"/>
        </w:rPr>
        <w:t xml:space="preserve"> </w:t>
      </w:r>
      <w:r>
        <w:rPr>
          <w:sz w:val="24"/>
        </w:rPr>
        <w:t>C1</w:t>
      </w:r>
      <w:r>
        <w:rPr>
          <w:spacing w:val="18"/>
          <w:sz w:val="24"/>
        </w:rPr>
        <w:t xml:space="preserve"> </w:t>
      </w:r>
      <w:r>
        <w:rPr>
          <w:sz w:val="24"/>
        </w:rPr>
        <w:t>with</w:t>
      </w:r>
      <w:r>
        <w:rPr>
          <w:spacing w:val="18"/>
          <w:sz w:val="24"/>
        </w:rPr>
        <w:t xml:space="preserve"> </w:t>
      </w:r>
      <w:r>
        <w:rPr>
          <w:sz w:val="24"/>
        </w:rPr>
        <w:t>allowance</w:t>
      </w:r>
      <w:r>
        <w:rPr>
          <w:spacing w:val="18"/>
          <w:sz w:val="24"/>
        </w:rPr>
        <w:t xml:space="preserve"> </w:t>
      </w:r>
      <w:r>
        <w:rPr>
          <w:i/>
          <w:sz w:val="24"/>
        </w:rPr>
        <w:t>τ</w:t>
      </w:r>
      <w:r>
        <w:rPr>
          <w:i/>
          <w:spacing w:val="76"/>
          <w:sz w:val="24"/>
        </w:rPr>
        <w:t xml:space="preserve"> </w:t>
      </w:r>
      <w:r>
        <w:rPr>
          <w:sz w:val="24"/>
        </w:rPr>
        <w:t>=</w:t>
      </w:r>
      <w:r>
        <w:rPr>
          <w:spacing w:val="49"/>
          <w:sz w:val="24"/>
        </w:rPr>
        <w:t xml:space="preserve"> </w:t>
      </w:r>
      <w:r>
        <w:rPr>
          <w:sz w:val="24"/>
        </w:rPr>
        <w:t>0</w:t>
      </w:r>
      <w:r>
        <w:rPr>
          <w:i/>
          <w:sz w:val="24"/>
        </w:rPr>
        <w:t>.</w:t>
      </w:r>
      <w:r>
        <w:rPr>
          <w:sz w:val="24"/>
        </w:rPr>
        <w:t>355</w:t>
      </w:r>
      <w:r>
        <w:rPr>
          <w:spacing w:val="18"/>
          <w:sz w:val="24"/>
        </w:rPr>
        <w:t xml:space="preserve"> </w:t>
      </w:r>
      <w:r>
        <w:rPr>
          <w:sz w:val="24"/>
        </w:rPr>
        <w:t>and</w:t>
      </w:r>
      <w:r>
        <w:rPr>
          <w:spacing w:val="19"/>
          <w:sz w:val="24"/>
        </w:rPr>
        <w:t xml:space="preserve"> </w:t>
      </w:r>
      <w:r>
        <w:rPr>
          <w:spacing w:val="-2"/>
          <w:sz w:val="24"/>
        </w:rPr>
        <w:t>transfer</w:t>
      </w:r>
    </w:p>
    <w:p w14:paraId="00DC26C0" w14:textId="77777777" w:rsidR="00350CFB" w:rsidRDefault="00283FFF">
      <w:pPr>
        <w:pStyle w:val="a3"/>
        <w:spacing w:before="180"/>
        <w:ind w:left="808"/>
      </w:pPr>
      <w:r>
        <w:rPr>
          <w:i/>
        </w:rPr>
        <w:t>τ</w:t>
      </w:r>
      <w:r>
        <w:rPr>
          <w:i/>
          <w:spacing w:val="28"/>
        </w:rPr>
        <w:t xml:space="preserve"> </w:t>
      </w:r>
      <w:r>
        <w:t>=</w:t>
      </w:r>
      <w:r>
        <w:rPr>
          <w:spacing w:val="3"/>
        </w:rPr>
        <w:t xml:space="preserve"> </w:t>
      </w:r>
      <w:r>
        <w:t>0</w:t>
      </w:r>
      <w:r>
        <w:rPr>
          <w:i/>
        </w:rPr>
        <w:t>.</w:t>
      </w:r>
      <w:r>
        <w:t>333</w:t>
      </w:r>
      <w:r>
        <w:rPr>
          <w:spacing w:val="-2"/>
        </w:rPr>
        <w:t xml:space="preserve"> </w:t>
      </w:r>
      <w:r>
        <w:t>for</w:t>
      </w:r>
      <w:r>
        <w:rPr>
          <w:spacing w:val="-4"/>
        </w:rPr>
        <w:t xml:space="preserve"> </w:t>
      </w:r>
      <w:r>
        <w:t>EndorseRank;</w:t>
      </w:r>
      <w:r>
        <w:rPr>
          <w:spacing w:val="-4"/>
        </w:rPr>
        <w:t xml:space="preserve"> </w:t>
      </w:r>
      <w:r>
        <w:t>robustness</w:t>
      </w:r>
      <w:r>
        <w:rPr>
          <w:spacing w:val="-4"/>
        </w:rPr>
        <w:t xml:space="preserve"> </w:t>
      </w:r>
      <w:r>
        <w:t>in</w:t>
      </w:r>
      <w:r>
        <w:rPr>
          <w:spacing w:val="-3"/>
        </w:rPr>
        <w:t xml:space="preserve"> </w:t>
      </w:r>
      <w:r>
        <w:t>Tables</w:t>
      </w:r>
      <w:r>
        <w:rPr>
          <w:spacing w:val="-4"/>
        </w:rPr>
        <w:t xml:space="preserve"> </w:t>
      </w:r>
      <w:hyperlink w:anchor="_bookmark96" w:history="1">
        <w:r>
          <w:t>4.4</w:t>
        </w:r>
      </w:hyperlink>
      <w:r>
        <w:t>–</w:t>
      </w:r>
      <w:hyperlink w:anchor="_bookmark99" w:history="1">
        <w:r>
          <w:t>4.6</w:t>
        </w:r>
      </w:hyperlink>
      <w:r>
        <w:rPr>
          <w:spacing w:val="-4"/>
        </w:rPr>
        <w:t xml:space="preserve"> </w:t>
      </w:r>
      <w:r>
        <w:t>and</w:t>
      </w:r>
      <w:r>
        <w:rPr>
          <w:spacing w:val="-3"/>
        </w:rPr>
        <w:t xml:space="preserve"> </w:t>
      </w:r>
      <w:r>
        <w:t>Figure</w:t>
      </w:r>
      <w:r>
        <w:rPr>
          <w:spacing w:val="-4"/>
        </w:rPr>
        <w:t xml:space="preserve"> </w:t>
      </w:r>
      <w:hyperlink w:anchor="_bookmark97" w:history="1">
        <w:r>
          <w:rPr>
            <w:spacing w:val="-4"/>
          </w:rPr>
          <w:t>4.5</w:t>
        </w:r>
      </w:hyperlink>
      <w:r>
        <w:rPr>
          <w:spacing w:val="-4"/>
        </w:rPr>
        <w:t>.</w:t>
      </w:r>
    </w:p>
    <w:p w14:paraId="00DC26C1" w14:textId="77777777" w:rsidR="00350CFB" w:rsidRDefault="00350CFB">
      <w:pPr>
        <w:pStyle w:val="a3"/>
        <w:spacing w:before="186"/>
      </w:pPr>
    </w:p>
    <w:p w14:paraId="00DC26C2" w14:textId="77777777" w:rsidR="00350CFB" w:rsidRDefault="00283FFF">
      <w:pPr>
        <w:pStyle w:val="3"/>
        <w:numPr>
          <w:ilvl w:val="2"/>
          <w:numId w:val="26"/>
        </w:numPr>
        <w:tabs>
          <w:tab w:val="left" w:pos="879"/>
        </w:tabs>
        <w:ind w:left="879" w:hanging="597"/>
      </w:pPr>
      <w:bookmarkStart w:id="564" w:name="Explicit_non-claims"/>
      <w:bookmarkStart w:id="565" w:name="_bookmark243"/>
      <w:bookmarkEnd w:id="564"/>
      <w:bookmarkEnd w:id="565"/>
      <w:r>
        <w:rPr>
          <w:spacing w:val="-2"/>
        </w:rPr>
        <w:t>Explicit</w:t>
      </w:r>
      <w:r>
        <w:rPr>
          <w:spacing w:val="6"/>
        </w:rPr>
        <w:t xml:space="preserve"> </w:t>
      </w:r>
      <w:r>
        <w:rPr>
          <w:spacing w:val="-2"/>
        </w:rPr>
        <w:t>non-claims</w:t>
      </w:r>
    </w:p>
    <w:p w14:paraId="00DC26C3" w14:textId="77777777" w:rsidR="00350CFB" w:rsidRDefault="00350CFB">
      <w:pPr>
        <w:pStyle w:val="a3"/>
        <w:spacing w:before="46"/>
        <w:rPr>
          <w:b/>
        </w:rPr>
      </w:pPr>
    </w:p>
    <w:p w14:paraId="00DC26C4" w14:textId="77777777" w:rsidR="00350CFB" w:rsidRDefault="00283FFF">
      <w:pPr>
        <w:pStyle w:val="a3"/>
        <w:spacing w:before="1"/>
        <w:ind w:left="274"/>
      </w:pPr>
      <w:r>
        <w:rPr>
          <w:color w:val="FF0000"/>
        </w:rPr>
        <w:t>This research does not claim:</w:t>
      </w:r>
    </w:p>
    <w:p w14:paraId="00DC26C5" w14:textId="77777777" w:rsidR="00350CFB" w:rsidRDefault="00350CFB">
      <w:pPr>
        <w:pStyle w:val="a3"/>
        <w:spacing w:before="23"/>
      </w:pPr>
    </w:p>
    <w:p w14:paraId="00DC26C6" w14:textId="77777777" w:rsidR="00350CFB" w:rsidRDefault="00283FFF">
      <w:pPr>
        <w:pStyle w:val="a4"/>
        <w:numPr>
          <w:ilvl w:val="3"/>
          <w:numId w:val="26"/>
        </w:numPr>
        <w:tabs>
          <w:tab w:val="left" w:pos="807"/>
        </w:tabs>
        <w:ind w:left="807" w:hanging="214"/>
        <w:rPr>
          <w:sz w:val="24"/>
        </w:rPr>
      </w:pPr>
      <w:r>
        <w:rPr>
          <w:sz w:val="24"/>
        </w:rPr>
        <w:t>that</w:t>
      </w:r>
      <w:r>
        <w:rPr>
          <w:spacing w:val="-11"/>
          <w:sz w:val="24"/>
        </w:rPr>
        <w:t xml:space="preserve"> </w:t>
      </w:r>
      <w:r>
        <w:rPr>
          <w:sz w:val="24"/>
        </w:rPr>
        <w:t>EndorseRank</w:t>
      </w:r>
      <w:r>
        <w:rPr>
          <w:spacing w:val="-11"/>
          <w:sz w:val="24"/>
        </w:rPr>
        <w:t xml:space="preserve"> </w:t>
      </w:r>
      <w:r>
        <w:rPr>
          <w:sz w:val="24"/>
        </w:rPr>
        <w:t>or</w:t>
      </w:r>
      <w:r>
        <w:rPr>
          <w:spacing w:val="-11"/>
          <w:sz w:val="24"/>
        </w:rPr>
        <w:t xml:space="preserve"> </w:t>
      </w:r>
      <w:r>
        <w:rPr>
          <w:sz w:val="24"/>
        </w:rPr>
        <w:t>AWP</w:t>
      </w:r>
      <w:r>
        <w:rPr>
          <w:spacing w:val="-11"/>
          <w:sz w:val="24"/>
        </w:rPr>
        <w:t xml:space="preserve"> </w:t>
      </w:r>
      <w:r>
        <w:rPr>
          <w:sz w:val="24"/>
        </w:rPr>
        <w:t>predicts</w:t>
      </w:r>
      <w:r>
        <w:rPr>
          <w:spacing w:val="-11"/>
          <w:sz w:val="24"/>
        </w:rPr>
        <w:t xml:space="preserve"> </w:t>
      </w:r>
      <w:r>
        <w:rPr>
          <w:sz w:val="24"/>
        </w:rPr>
        <w:t>trading</w:t>
      </w:r>
      <w:r>
        <w:rPr>
          <w:spacing w:val="-11"/>
          <w:sz w:val="24"/>
        </w:rPr>
        <w:t xml:space="preserve"> </w:t>
      </w:r>
      <w:r>
        <w:rPr>
          <w:sz w:val="24"/>
        </w:rPr>
        <w:t>profits</w:t>
      </w:r>
      <w:r>
        <w:rPr>
          <w:spacing w:val="-11"/>
          <w:sz w:val="24"/>
        </w:rPr>
        <w:t xml:space="preserve"> </w:t>
      </w:r>
      <w:r>
        <w:rPr>
          <w:sz w:val="24"/>
        </w:rPr>
        <w:t>from</w:t>
      </w:r>
      <w:r>
        <w:rPr>
          <w:spacing w:val="-11"/>
          <w:sz w:val="24"/>
        </w:rPr>
        <w:t xml:space="preserve"> </w:t>
      </w:r>
      <w:r>
        <w:rPr>
          <w:sz w:val="24"/>
        </w:rPr>
        <w:t>social</w:t>
      </w:r>
      <w:r>
        <w:rPr>
          <w:spacing w:val="-11"/>
          <w:sz w:val="24"/>
        </w:rPr>
        <w:t xml:space="preserve"> </w:t>
      </w:r>
      <w:r>
        <w:rPr>
          <w:sz w:val="24"/>
        </w:rPr>
        <w:t>graphs</w:t>
      </w:r>
      <w:r>
        <w:rPr>
          <w:spacing w:val="-11"/>
          <w:sz w:val="24"/>
        </w:rPr>
        <w:t xml:space="preserve"> </w:t>
      </w:r>
      <w:r>
        <w:rPr>
          <w:spacing w:val="-2"/>
          <w:sz w:val="24"/>
        </w:rPr>
        <w:t>alone;</w:t>
      </w:r>
    </w:p>
    <w:p w14:paraId="00DC26C7" w14:textId="77777777" w:rsidR="00350CFB" w:rsidRDefault="00283FFF">
      <w:pPr>
        <w:pStyle w:val="a4"/>
        <w:numPr>
          <w:ilvl w:val="3"/>
          <w:numId w:val="26"/>
        </w:numPr>
        <w:tabs>
          <w:tab w:val="left" w:pos="807"/>
        </w:tabs>
        <w:spacing w:before="217"/>
        <w:ind w:left="807" w:hanging="214"/>
        <w:rPr>
          <w:sz w:val="24"/>
        </w:rPr>
      </w:pPr>
      <w:r>
        <w:rPr>
          <w:sz w:val="24"/>
        </w:rPr>
        <w:t>that</w:t>
      </w:r>
      <w:r>
        <w:rPr>
          <w:spacing w:val="-12"/>
          <w:sz w:val="24"/>
        </w:rPr>
        <w:t xml:space="preserve"> </w:t>
      </w:r>
      <w:r>
        <w:rPr>
          <w:sz w:val="24"/>
        </w:rPr>
        <w:t>AWP</w:t>
      </w:r>
      <w:r>
        <w:rPr>
          <w:spacing w:val="-12"/>
          <w:sz w:val="24"/>
        </w:rPr>
        <w:t xml:space="preserve"> </w:t>
      </w:r>
      <w:r>
        <w:rPr>
          <w:sz w:val="24"/>
        </w:rPr>
        <w:t>is</w:t>
      </w:r>
      <w:r>
        <w:rPr>
          <w:spacing w:val="-11"/>
          <w:sz w:val="24"/>
        </w:rPr>
        <w:t xml:space="preserve"> </w:t>
      </w:r>
      <w:r>
        <w:rPr>
          <w:spacing w:val="-2"/>
          <w:sz w:val="24"/>
        </w:rPr>
        <w:t>obsolete;</w:t>
      </w:r>
    </w:p>
    <w:p w14:paraId="00DC26C8" w14:textId="77777777" w:rsidR="00350CFB" w:rsidRDefault="00283FFF">
      <w:pPr>
        <w:pStyle w:val="a4"/>
        <w:numPr>
          <w:ilvl w:val="3"/>
          <w:numId w:val="26"/>
        </w:numPr>
        <w:tabs>
          <w:tab w:val="left" w:pos="807"/>
        </w:tabs>
        <w:spacing w:before="217"/>
        <w:ind w:left="807" w:hanging="214"/>
        <w:rPr>
          <w:sz w:val="24"/>
        </w:rPr>
      </w:pPr>
      <w:r>
        <w:rPr>
          <w:sz w:val="24"/>
          <w:color w:val="FF0000"/>
        </w:rPr>
        <w:t>that an outcome-native score is a deployable social reputation score;</w:t>
      </w:r>
    </w:p>
    <w:p w14:paraId="00DC26C9" w14:textId="77777777" w:rsidR="00350CFB" w:rsidRDefault="00283FFF">
      <w:pPr>
        <w:pStyle w:val="a4"/>
        <w:numPr>
          <w:ilvl w:val="3"/>
          <w:numId w:val="26"/>
        </w:numPr>
        <w:tabs>
          <w:tab w:val="left" w:pos="806"/>
          <w:tab w:val="left" w:pos="808"/>
        </w:tabs>
        <w:spacing w:before="217" w:line="396" w:lineRule="auto"/>
        <w:ind w:left="808" w:right="523"/>
        <w:rPr>
          <w:sz w:val="24"/>
        </w:rPr>
      </w:pPr>
      <w:r>
        <w:rPr>
          <w:sz w:val="24"/>
          <w:color w:val="FF0000"/>
        </w:rPr>
        <w:t>that results generalize beyond Arbitrum One and the study window without replication;</w:t>
      </w:r>
    </w:p>
    <w:p w14:paraId="00DC26CA" w14:textId="77777777" w:rsidR="00350CFB" w:rsidRDefault="00283FFF">
      <w:pPr>
        <w:pStyle w:val="a4"/>
        <w:numPr>
          <w:ilvl w:val="3"/>
          <w:numId w:val="26"/>
        </w:numPr>
        <w:tabs>
          <w:tab w:val="left" w:pos="807"/>
        </w:tabs>
        <w:spacing w:before="39"/>
        <w:ind w:left="807" w:hanging="214"/>
        <w:rPr>
          <w:sz w:val="24"/>
        </w:rPr>
      </w:pPr>
      <w:r>
        <w:rPr>
          <w:sz w:val="24"/>
        </w:rPr>
        <w:t>that</w:t>
      </w:r>
      <w:r>
        <w:rPr>
          <w:spacing w:val="-8"/>
          <w:sz w:val="24"/>
        </w:rPr>
        <w:t xml:space="preserve"> </w:t>
      </w:r>
      <w:r>
        <w:rPr>
          <w:sz w:val="24"/>
        </w:rPr>
        <w:t>on-chain</w:t>
      </w:r>
      <w:r>
        <w:rPr>
          <w:spacing w:val="-8"/>
          <w:sz w:val="24"/>
        </w:rPr>
        <w:t xml:space="preserve"> </w:t>
      </w:r>
      <w:r>
        <w:rPr>
          <w:sz w:val="24"/>
        </w:rPr>
        <w:t>scores</w:t>
      </w:r>
      <w:r>
        <w:rPr>
          <w:spacing w:val="-7"/>
          <w:sz w:val="24"/>
        </w:rPr>
        <w:t xml:space="preserve"> </w:t>
      </w:r>
      <w:r>
        <w:rPr>
          <w:sz w:val="24"/>
        </w:rPr>
        <w:t>replace</w:t>
      </w:r>
      <w:r>
        <w:rPr>
          <w:spacing w:val="-8"/>
          <w:sz w:val="24"/>
        </w:rPr>
        <w:t xml:space="preserve"> </w:t>
      </w:r>
      <w:r>
        <w:rPr>
          <w:sz w:val="24"/>
        </w:rPr>
        <w:t>collateral</w:t>
      </w:r>
      <w:r>
        <w:rPr>
          <w:spacing w:val="-8"/>
          <w:sz w:val="24"/>
        </w:rPr>
        <w:t xml:space="preserve"> </w:t>
      </w:r>
      <w:r>
        <w:rPr>
          <w:sz w:val="24"/>
        </w:rPr>
        <w:t>or</w:t>
      </w:r>
      <w:r>
        <w:rPr>
          <w:spacing w:val="-7"/>
          <w:sz w:val="24"/>
        </w:rPr>
        <w:t xml:space="preserve"> </w:t>
      </w:r>
      <w:r>
        <w:rPr>
          <w:sz w:val="24"/>
        </w:rPr>
        <w:t>legal</w:t>
      </w:r>
      <w:r>
        <w:rPr>
          <w:spacing w:val="-8"/>
          <w:sz w:val="24"/>
        </w:rPr>
        <w:t xml:space="preserve"> </w:t>
      </w:r>
      <w:r>
        <w:rPr>
          <w:sz w:val="24"/>
        </w:rPr>
        <w:t>identity</w:t>
      </w:r>
      <w:r>
        <w:rPr>
          <w:spacing w:val="-7"/>
          <w:sz w:val="24"/>
        </w:rPr>
        <w:t xml:space="preserve"> </w:t>
      </w:r>
      <w:r>
        <w:rPr>
          <w:spacing w:val="-2"/>
          <w:sz w:val="24"/>
        </w:rPr>
        <w:t>systems.</w:t>
      </w:r>
    </w:p>
    <w:p w14:paraId="00DC26CB" w14:textId="77777777" w:rsidR="00350CFB" w:rsidRDefault="00350CFB">
      <w:pPr>
        <w:pStyle w:val="a3"/>
        <w:spacing w:before="186"/>
      </w:pPr>
    </w:p>
    <w:p w14:paraId="00DC26CC" w14:textId="77777777" w:rsidR="00350CFB" w:rsidRDefault="00283FFF">
      <w:pPr>
        <w:pStyle w:val="3"/>
        <w:numPr>
          <w:ilvl w:val="2"/>
          <w:numId w:val="26"/>
        </w:numPr>
        <w:tabs>
          <w:tab w:val="left" w:pos="879"/>
        </w:tabs>
        <w:ind w:left="879" w:hanging="597"/>
      </w:pPr>
      <w:bookmarkStart w:id="566" w:name="Artifact_checklist_for_replication"/>
      <w:bookmarkStart w:id="567" w:name="_bookmark244"/>
      <w:bookmarkEnd w:id="566"/>
      <w:bookmarkEnd w:id="567"/>
      <w:r>
        <w:t>Artifact</w:t>
      </w:r>
      <w:r>
        <w:rPr>
          <w:spacing w:val="-8"/>
        </w:rPr>
        <w:t xml:space="preserve"> </w:t>
      </w:r>
      <w:r>
        <w:t>checklist</w:t>
      </w:r>
      <w:r>
        <w:rPr>
          <w:spacing w:val="-8"/>
        </w:rPr>
        <w:t xml:space="preserve"> </w:t>
      </w:r>
      <w:r>
        <w:t>for</w:t>
      </w:r>
      <w:r>
        <w:rPr>
          <w:spacing w:val="-8"/>
        </w:rPr>
        <w:t xml:space="preserve"> </w:t>
      </w:r>
      <w:r>
        <w:rPr>
          <w:spacing w:val="-2"/>
        </w:rPr>
        <w:t>replication</w:t>
      </w:r>
    </w:p>
    <w:p w14:paraId="00DC26CD" w14:textId="77777777" w:rsidR="00350CFB" w:rsidRDefault="00350CFB">
      <w:pPr>
        <w:pStyle w:val="a3"/>
        <w:spacing w:before="46"/>
        <w:rPr>
          <w:b/>
        </w:rPr>
      </w:pPr>
    </w:p>
    <w:p w14:paraId="00DC26CE" w14:textId="77777777" w:rsidR="00350CFB" w:rsidRDefault="00283FFF">
      <w:pPr>
        <w:pStyle w:val="a4"/>
        <w:numPr>
          <w:ilvl w:val="0"/>
          <w:numId w:val="1"/>
        </w:numPr>
        <w:tabs>
          <w:tab w:val="left" w:pos="855"/>
        </w:tabs>
        <w:ind w:left="855" w:hanging="310"/>
        <w:rPr>
          <w:sz w:val="24"/>
        </w:rPr>
      </w:pPr>
      <w:r>
        <w:rPr>
          <w:sz w:val="24"/>
          <w:color w:val="FF0000"/>
        </w:rPr>
        <w:t>Merged wallet-ranking table — scores for EndorseRank and AWP.</w:t>
      </w:r>
    </w:p>
    <w:p w14:paraId="00DC26CF" w14:textId="77777777" w:rsidR="00350CFB" w:rsidRDefault="00283FFF">
      <w:pPr>
        <w:pStyle w:val="a4"/>
        <w:numPr>
          <w:ilvl w:val="0"/>
          <w:numId w:val="1"/>
        </w:numPr>
        <w:tabs>
          <w:tab w:val="left" w:pos="855"/>
        </w:tabs>
        <w:spacing w:before="217"/>
        <w:ind w:left="855" w:hanging="310"/>
        <w:rPr>
          <w:sz w:val="24"/>
        </w:rPr>
      </w:pPr>
      <w:r>
        <w:rPr>
          <w:sz w:val="24"/>
          <w:color w:val="FF0000"/>
        </w:rPr>
        <w:t>Decoded ERC-20 Approval and Transfer events used for graph construction.</w:t>
      </w:r>
    </w:p>
    <w:p w14:paraId="00DC26D0" w14:textId="77777777" w:rsidR="00350CFB" w:rsidRDefault="00283FFF">
      <w:pPr>
        <w:pStyle w:val="a4"/>
        <w:numPr>
          <w:ilvl w:val="0"/>
          <w:numId w:val="1"/>
        </w:numPr>
        <w:tabs>
          <w:tab w:val="left" w:pos="855"/>
        </w:tabs>
        <w:spacing w:before="217"/>
        <w:ind w:left="855" w:hanging="310"/>
        <w:rPr>
          <w:sz w:val="24"/>
        </w:rPr>
      </w:pPr>
      <w:r>
        <w:rPr>
          <w:sz w:val="24"/>
        </w:rPr>
        <w:t>Machine-readable</w:t>
      </w:r>
      <w:r>
        <w:rPr>
          <w:spacing w:val="-12"/>
          <w:sz w:val="24"/>
        </w:rPr>
        <w:t xml:space="preserve"> </w:t>
      </w:r>
      <w:r>
        <w:rPr>
          <w:sz w:val="24"/>
        </w:rPr>
        <w:t>evaluation</w:t>
      </w:r>
      <w:r>
        <w:rPr>
          <w:spacing w:val="-11"/>
          <w:sz w:val="24"/>
        </w:rPr>
        <w:t xml:space="preserve"> </w:t>
      </w:r>
      <w:r>
        <w:rPr>
          <w:sz w:val="24"/>
        </w:rPr>
        <w:t>summary</w:t>
      </w:r>
      <w:r>
        <w:rPr>
          <w:spacing w:val="-11"/>
          <w:sz w:val="24"/>
        </w:rPr>
        <w:t xml:space="preserve"> </w:t>
      </w:r>
      <w:r>
        <w:rPr>
          <w:sz w:val="24"/>
        </w:rPr>
        <w:t>—</w:t>
      </w:r>
      <w:r>
        <w:rPr>
          <w:spacing w:val="-11"/>
          <w:sz w:val="24"/>
        </w:rPr>
        <w:t xml:space="preserve"> </w:t>
      </w:r>
      <w:r>
        <w:rPr>
          <w:sz w:val="24"/>
        </w:rPr>
        <w:t>authoritative</w:t>
      </w:r>
      <w:r>
        <w:rPr>
          <w:spacing w:val="-11"/>
          <w:sz w:val="24"/>
        </w:rPr>
        <w:t xml:space="preserve"> </w:t>
      </w:r>
      <w:r>
        <w:rPr>
          <w:spacing w:val="-2"/>
          <w:sz w:val="24"/>
        </w:rPr>
        <w:t>numerics.</w:t>
      </w:r>
    </w:p>
    <w:p w14:paraId="00DC26D1" w14:textId="77777777" w:rsidR="00350CFB" w:rsidRDefault="00283FFF">
      <w:pPr>
        <w:pStyle w:val="a4"/>
        <w:numPr>
          <w:ilvl w:val="0"/>
          <w:numId w:val="1"/>
        </w:numPr>
        <w:tabs>
          <w:tab w:val="left" w:pos="855"/>
        </w:tabs>
        <w:spacing w:before="217"/>
        <w:ind w:left="855" w:hanging="310"/>
        <w:rPr>
          <w:sz w:val="24"/>
        </w:rPr>
      </w:pPr>
      <w:r>
        <w:rPr>
          <w:sz w:val="24"/>
        </w:rPr>
        <w:t>Exported</w:t>
      </w:r>
      <w:r>
        <w:rPr>
          <w:spacing w:val="-14"/>
          <w:sz w:val="24"/>
        </w:rPr>
        <w:t xml:space="preserve"> </w:t>
      </w:r>
      <w:r>
        <w:rPr>
          <w:sz w:val="24"/>
        </w:rPr>
        <w:t>LaTeX</w:t>
      </w:r>
      <w:r>
        <w:rPr>
          <w:spacing w:val="-14"/>
          <w:sz w:val="24"/>
        </w:rPr>
        <w:t xml:space="preserve"> </w:t>
      </w:r>
      <w:r>
        <w:rPr>
          <w:sz w:val="24"/>
        </w:rPr>
        <w:t>table</w:t>
      </w:r>
      <w:r>
        <w:rPr>
          <w:spacing w:val="-14"/>
          <w:sz w:val="24"/>
        </w:rPr>
        <w:t xml:space="preserve"> </w:t>
      </w:r>
      <w:r>
        <w:rPr>
          <w:spacing w:val="-2"/>
          <w:sz w:val="24"/>
        </w:rPr>
        <w:t>fragments.</w:t>
      </w:r>
    </w:p>
    <w:p w14:paraId="00DC26D2" w14:textId="77777777" w:rsidR="00350CFB" w:rsidRDefault="00283FFF">
      <w:pPr>
        <w:pStyle w:val="a4"/>
        <w:numPr>
          <w:ilvl w:val="0"/>
          <w:numId w:val="1"/>
        </w:numPr>
        <w:tabs>
          <w:tab w:val="left" w:pos="855"/>
        </w:tabs>
        <w:spacing w:before="217"/>
        <w:ind w:left="855" w:hanging="310"/>
        <w:rPr>
          <w:sz w:val="24"/>
        </w:rPr>
      </w:pPr>
      <w:r>
        <w:rPr>
          <w:sz w:val="24"/>
        </w:rPr>
        <w:t>Exported</w:t>
      </w:r>
      <w:r>
        <w:rPr>
          <w:spacing w:val="-9"/>
          <w:sz w:val="24"/>
        </w:rPr>
        <w:t xml:space="preserve"> </w:t>
      </w:r>
      <w:r>
        <w:rPr>
          <w:sz w:val="24"/>
        </w:rPr>
        <w:t>vector</w:t>
      </w:r>
      <w:r>
        <w:rPr>
          <w:spacing w:val="-8"/>
          <w:sz w:val="24"/>
        </w:rPr>
        <w:t xml:space="preserve"> </w:t>
      </w:r>
      <w:r>
        <w:rPr>
          <w:spacing w:val="-2"/>
          <w:sz w:val="24"/>
        </w:rPr>
        <w:t>figures.</w:t>
      </w:r>
    </w:p>
    <w:p w14:paraId="00DC26D3" w14:textId="77777777" w:rsidR="00350CFB" w:rsidRDefault="00283FFF">
      <w:pPr>
        <w:pStyle w:val="a4"/>
        <w:numPr>
          <w:ilvl w:val="0"/>
          <w:numId w:val="1"/>
        </w:numPr>
        <w:tabs>
          <w:tab w:val="left" w:pos="855"/>
        </w:tabs>
        <w:spacing w:before="217"/>
        <w:ind w:left="855" w:hanging="310"/>
        <w:rPr>
          <w:sz w:val="24"/>
        </w:rPr>
      </w:pPr>
      <w:r>
        <w:rPr>
          <w:sz w:val="24"/>
        </w:rPr>
        <w:t>Optional</w:t>
      </w:r>
      <w:r>
        <w:rPr>
          <w:spacing w:val="-13"/>
          <w:sz w:val="24"/>
        </w:rPr>
        <w:t xml:space="preserve"> </w:t>
      </w:r>
      <w:r>
        <w:rPr>
          <w:sz w:val="24"/>
        </w:rPr>
        <w:t>archived</w:t>
      </w:r>
      <w:r>
        <w:rPr>
          <w:spacing w:val="-12"/>
          <w:sz w:val="24"/>
        </w:rPr>
        <w:t xml:space="preserve"> </w:t>
      </w:r>
      <w:r>
        <w:rPr>
          <w:sz w:val="24"/>
        </w:rPr>
        <w:t>extended-baseline</w:t>
      </w:r>
      <w:r>
        <w:rPr>
          <w:spacing w:val="-12"/>
          <w:sz w:val="24"/>
        </w:rPr>
        <w:t xml:space="preserve"> </w:t>
      </w:r>
      <w:r>
        <w:rPr>
          <w:spacing w:val="-2"/>
          <w:sz w:val="24"/>
        </w:rPr>
        <w:t>matrices.</w:t>
      </w:r>
    </w:p>
    <w:p w14:paraId="00DC26D4" w14:textId="77777777" w:rsidR="00350CFB" w:rsidRDefault="00350CFB">
      <w:pPr>
        <w:pStyle w:val="a3"/>
        <w:spacing w:before="24"/>
      </w:pPr>
    </w:p>
    <w:p w14:paraId="00DC26D5" w14:textId="77777777" w:rsidR="00350CFB" w:rsidRDefault="00283FFF">
      <w:pPr>
        <w:pStyle w:val="a3"/>
        <w:ind w:left="282"/>
      </w:pPr>
      <w:r>
        <w:t>Replicators</w:t>
      </w:r>
      <w:r>
        <w:rPr>
          <w:spacing w:val="-3"/>
        </w:rPr>
        <w:t xml:space="preserve"> </w:t>
      </w:r>
      <w:r>
        <w:t>can</w:t>
      </w:r>
      <w:r>
        <w:rPr>
          <w:spacing w:val="-2"/>
        </w:rPr>
        <w:t xml:space="preserve"> </w:t>
      </w:r>
      <w:r>
        <w:t>regenerate</w:t>
      </w:r>
      <w:r>
        <w:rPr>
          <w:spacing w:val="-2"/>
        </w:rPr>
        <w:t xml:space="preserve"> </w:t>
      </w:r>
      <w:r>
        <w:t>tables</w:t>
      </w:r>
      <w:r>
        <w:rPr>
          <w:spacing w:val="-2"/>
        </w:rPr>
        <w:t xml:space="preserve"> </w:t>
      </w:r>
      <w:r>
        <w:t>and</w:t>
      </w:r>
      <w:r>
        <w:rPr>
          <w:spacing w:val="-3"/>
        </w:rPr>
        <w:t xml:space="preserve"> </w:t>
      </w:r>
      <w:r>
        <w:t>figures</w:t>
      </w:r>
      <w:r>
        <w:rPr>
          <w:spacing w:val="-2"/>
        </w:rPr>
        <w:t xml:space="preserve"> </w:t>
      </w:r>
      <w:r>
        <w:t>by</w:t>
      </w:r>
      <w:r>
        <w:rPr>
          <w:spacing w:val="-2"/>
        </w:rPr>
        <w:t xml:space="preserve"> </w:t>
      </w:r>
      <w:r>
        <w:t>running</w:t>
      </w:r>
      <w:r>
        <w:rPr>
          <w:spacing w:val="-2"/>
        </w:rPr>
        <w:t xml:space="preserve"> </w:t>
      </w:r>
      <w:r>
        <w:t>the</w:t>
      </w:r>
      <w:r>
        <w:rPr>
          <w:spacing w:val="-3"/>
        </w:rPr>
        <w:t xml:space="preserve"> </w:t>
      </w:r>
      <w:r>
        <w:t>evaluation</w:t>
      </w:r>
      <w:r>
        <w:rPr>
          <w:spacing w:val="-2"/>
        </w:rPr>
        <w:t xml:space="preserve"> </w:t>
      </w:r>
      <w:r>
        <w:t>pipeline</w:t>
      </w:r>
      <w:r>
        <w:rPr>
          <w:spacing w:val="-2"/>
        </w:rPr>
        <w:t xml:space="preserve"> </w:t>
      </w:r>
      <w:r>
        <w:t>on</w:t>
      </w:r>
      <w:r>
        <w:rPr>
          <w:spacing w:val="-2"/>
        </w:rPr>
        <w:t xml:space="preserve"> </w:t>
      </w:r>
      <w:r>
        <w:t>real</w:t>
      </w:r>
      <w:r>
        <w:rPr>
          <w:spacing w:val="-3"/>
        </w:rPr>
        <w:t xml:space="preserve"> </w:t>
      </w:r>
      <w:r>
        <w:t>data</w:t>
      </w:r>
      <w:r>
        <w:rPr>
          <w:spacing w:val="-2"/>
        </w:rPr>
        <w:t xml:space="preserve"> </w:t>
      </w:r>
      <w:r>
        <w:rPr>
          <w:spacing w:val="-4"/>
        </w:rPr>
        <w:t>with</w:t>
      </w:r>
    </w:p>
    <w:p w14:paraId="00DC26D6" w14:textId="77777777" w:rsidR="00350CFB" w:rsidRDefault="00350CFB">
      <w:pPr>
        <w:pStyle w:val="a3"/>
        <w:sectPr w:rsidR="00350CFB">
          <w:pgSz w:w="11910" w:h="16840"/>
          <w:pgMar w:top="1920" w:right="708" w:bottom="2300" w:left="992" w:header="0" w:footer="2115" w:gutter="0"/>
          <w:cols w:space="720"/>
        </w:sectPr>
      </w:pPr>
    </w:p>
    <w:p w14:paraId="00DC26D7" w14:textId="77777777" w:rsidR="00350CFB" w:rsidRDefault="00283FFF">
      <w:pPr>
        <w:pStyle w:val="a3"/>
        <w:spacing w:before="72"/>
        <w:ind w:left="282"/>
      </w:pPr>
      <w:r>
        <w:t>robustness</w:t>
      </w:r>
      <w:r>
        <w:rPr>
          <w:spacing w:val="-9"/>
        </w:rPr>
        <w:t xml:space="preserve"> </w:t>
      </w:r>
      <w:r>
        <w:t>sweeps</w:t>
      </w:r>
      <w:r>
        <w:rPr>
          <w:spacing w:val="-9"/>
        </w:rPr>
        <w:t xml:space="preserve"> </w:t>
      </w:r>
      <w:r>
        <w:t>and</w:t>
      </w:r>
      <w:r>
        <w:rPr>
          <w:spacing w:val="-9"/>
        </w:rPr>
        <w:t xml:space="preserve"> </w:t>
      </w:r>
      <w:r>
        <w:t>table</w:t>
      </w:r>
      <w:r>
        <w:rPr>
          <w:spacing w:val="-9"/>
        </w:rPr>
        <w:t xml:space="preserve"> </w:t>
      </w:r>
      <w:r>
        <w:t>export,</w:t>
      </w:r>
      <w:r>
        <w:rPr>
          <w:spacing w:val="-9"/>
        </w:rPr>
        <w:t xml:space="preserve"> </w:t>
      </w:r>
      <w:r>
        <w:t>then</w:t>
      </w:r>
      <w:r>
        <w:rPr>
          <w:spacing w:val="-9"/>
        </w:rPr>
        <w:t xml:space="preserve"> </w:t>
      </w:r>
      <w:r>
        <w:t>regenerating</w:t>
      </w:r>
      <w:r>
        <w:rPr>
          <w:spacing w:val="-9"/>
        </w:rPr>
        <w:t xml:space="preserve"> </w:t>
      </w:r>
      <w:r>
        <w:t>figures</w:t>
      </w:r>
      <w:r>
        <w:rPr>
          <w:spacing w:val="-9"/>
        </w:rPr>
        <w:t xml:space="preserve"> </w:t>
      </w:r>
      <w:r>
        <w:t>from</w:t>
      </w:r>
      <w:r>
        <w:rPr>
          <w:spacing w:val="-9"/>
        </w:rPr>
        <w:t xml:space="preserve"> </w:t>
      </w:r>
      <w:r>
        <w:t>the</w:t>
      </w:r>
      <w:r>
        <w:rPr>
          <w:spacing w:val="-9"/>
        </w:rPr>
        <w:t xml:space="preserve"> </w:t>
      </w:r>
      <w:r>
        <w:t>same</w:t>
      </w:r>
      <w:r>
        <w:rPr>
          <w:spacing w:val="-9"/>
        </w:rPr>
        <w:t xml:space="preserve"> </w:t>
      </w:r>
      <w:r>
        <w:rPr>
          <w:spacing w:val="-2"/>
        </w:rPr>
        <w:t>artifacts.</w:t>
      </w:r>
    </w:p>
    <w:sectPr w:rsidR="00350CFB">
      <w:pgSz w:w="11910" w:h="16840"/>
      <w:pgMar w:top="1840" w:right="708" w:bottom="2300" w:left="992" w:header="0" w:footer="2115"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Moulla, Donatien Koulla" w:date="2026-08-27T13:26:00Z" w:initials="MDK">
    <w:p w14:paraId="13E6A0F5" w14:textId="7A0CF15F" w:rsidR="00C8008C" w:rsidRDefault="00C8008C">
      <w:pPr>
        <w:pStyle w:val="a6"/>
      </w:pPr>
      <w:r>
        <w:rPr>
          <w:rStyle w:val="a5"/>
        </w:rPr>
        <w:annotationRef/>
      </w:r>
      <w:r w:rsidRPr="00C8008C">
        <w:t xml:space="preserve">This abstract needs to be rewritten to include </w:t>
      </w:r>
      <w:r>
        <w:t xml:space="preserve">the background of the problem, </w:t>
      </w:r>
      <w:r w:rsidRPr="00C8008C">
        <w:t>the identified problem to be solved, the approach/</w:t>
      </w:r>
      <w:r>
        <w:t>methodology</w:t>
      </w:r>
      <w:r w:rsidRPr="00C8008C">
        <w:t xml:space="preserve"> to be used, numerical results, and benchmark with existing techniques in the literature, and the social impact of this study needs to be discussed.</w:t>
      </w:r>
    </w:p>
  </w:comment>
  <w:comment w:id="2" w:author="Taehong Kwon" w:date="2026-08-30T00:54:00Z" w:initials="TK">
    <w:p w14:paraId="464248E6" w14:textId="5018054C" w:rsidR="00F50D42" w:rsidRDefault="00F50D42">
      <w:pPr>
        <w:pStyle w:val="a6"/>
      </w:pPr>
      <w:r>
        <w:rPr>
          <w:rStyle w:val="a5"/>
        </w:rPr>
        <w:annotationRef/>
      </w:r>
      <w:r>
        <w:t>Rewrote the abstract in red to include background, the identified problem, method, numerical results, the AWP benchmark, and social impact. No numbered citations remain in the abstract.</w:t>
      </w:r>
    </w:p>
  </w:comment>
  <w:comment w:id="7" w:author="Moulla, Donatien Koulla" w:date="2026-08-24T12:14:00Z" w:initials="MDK">
    <w:p w14:paraId="6AFF31AD" w14:textId="245D9241" w:rsidR="004216A2" w:rsidRDefault="004216A2">
      <w:pPr>
        <w:pStyle w:val="a6"/>
      </w:pPr>
      <w:r>
        <w:rPr>
          <w:rStyle w:val="a5"/>
        </w:rPr>
        <w:annotationRef/>
      </w:r>
      <w:r>
        <w:t xml:space="preserve">This looks strange. </w:t>
      </w:r>
      <w:r w:rsidR="00C8008C">
        <w:t xml:space="preserve">References </w:t>
      </w:r>
      <w:r w:rsidR="00C8008C" w:rsidRPr="00C8008C">
        <w:t>do not belong in an abstract.</w:t>
      </w:r>
    </w:p>
  </w:comment>
  <w:comment w:id="8" w:author="Taehong Kwon" w:date="2026-08-30T00:54:00Z" w:initials="TK">
    <w:p w14:paraId="6E71EC1C" w14:textId="64DC25F7" w:rsidR="00F50D42" w:rsidRDefault="00F50D42">
      <w:pPr>
        <w:pStyle w:val="a6"/>
      </w:pPr>
      <w:r>
        <w:rPr>
          <w:rStyle w:val="a5"/>
        </w:rPr>
        <w:annotationRef/>
      </w:r>
      <w:r>
        <w:t>Removed the numbered references from the abstract. Citations now begin in the body.</w:t>
      </w:r>
    </w:p>
  </w:comment>
  <w:comment w:id="5" w:author="Moulla, Donatien Koulla" w:date="2026-08-27T13:23:00Z" w:initials="MDK">
    <w:p w14:paraId="29CB583B" w14:textId="1998B44C" w:rsidR="00C8008C" w:rsidRDefault="00C8008C">
      <w:pPr>
        <w:pStyle w:val="a6"/>
      </w:pPr>
      <w:r>
        <w:rPr>
          <w:rStyle w:val="a5"/>
        </w:rPr>
        <w:annotationRef/>
      </w:r>
      <w:r>
        <w:t>Why this is in bold?</w:t>
      </w:r>
    </w:p>
  </w:comment>
  <w:comment w:id="6" w:author="Taehong Kwon" w:date="2026-08-30T00:54:00Z" w:initials="TK">
    <w:p w14:paraId="37A88467" w14:textId="3C0E8BA8" w:rsidR="00F50D42" w:rsidRDefault="00F50D42">
      <w:pPr>
        <w:pStyle w:val="a6"/>
      </w:pPr>
      <w:r>
        <w:rPr>
          <w:rStyle w:val="a5"/>
        </w:rPr>
        <w:annotationRef/>
      </w:r>
      <w:r>
        <w:t>Removed bold from EndorseRank in the abstract. It is now plain body text.</w:t>
      </w:r>
    </w:p>
  </w:comment>
  <w:comment w:id="3" w:author="Dr. David Sena Attipoe" w:date="2026-08-28T07:49:00Z" w:initials="DSA">
    <w:p w14:paraId="16638B20" w14:textId="77777777" w:rsidR="00CD69C4" w:rsidRDefault="002E0C31" w:rsidP="00CD69C4">
      <w:r>
        <w:annotationRef/>
      </w:r>
      <w:r w:rsidR="00CD69C4">
        <w:rPr>
          <w:color w:val="000000"/>
          <w:sz w:val="20"/>
          <w:szCs w:val="20"/>
        </w:rPr>
        <w:t>Adaptive Weighted PageRank' appears to be a separate 2024 IEEE paper,</w:t>
      </w:r>
      <w:r w:rsidR="00CD69C4">
        <w:rPr>
          <w:color w:val="EE0000"/>
          <w:sz w:val="20"/>
          <w:szCs w:val="20"/>
        </w:rPr>
        <w:t xml:space="preserve"> not Do &amp; Do (2023)</w:t>
      </w:r>
      <w:r w:rsidR="00CD69C4">
        <w:rPr>
          <w:color w:val="000000"/>
          <w:sz w:val="20"/>
          <w:szCs w:val="20"/>
        </w:rPr>
        <w:t>, which proposes PageRank and HodgeRank. I believe you have fused two different works into one citation and then built the entire comparison on the fusion. Kindly confirm which paper actually defines AWP, cite it correctly and separately, and re-attribute the logistic time-decay formulation and the in-degree/in-value proxies to the paper that genuinely contains them. A mis-attributed baseline is a first-order error in a thesis defined relative to that baseline.</w:t>
      </w:r>
    </w:p>
  </w:comment>
  <w:comment w:id="4" w:author="Taehong Kwon" w:date="2026-08-30T00:54:00Z" w:initials="TK">
    <w:p w14:paraId="0EF86EF0" w14:textId="74C9C398" w:rsidR="00F50D42" w:rsidRDefault="00F50D42">
      <w:pPr>
        <w:pStyle w:val="a6"/>
      </w:pPr>
      <w:r>
        <w:rPr>
          <w:rStyle w:val="a5"/>
        </w:rPr>
        <w:annotationRef/>
      </w:r>
      <w:r>
        <w:t>Agreed. Do and Do (2023, IJSI) is PageRank and HodgeRank. AWP is the separate IEEE RIVF paper (Do, Do Van Dung, and Nguyen, 2023; doi:10.1109/rivf60135.2023.10471809). I split that attribution at the first AWP definition and added the RIVF item to References. A full in-text pass (every fused “Do et al. = AWP”) is deferred until after the meeting.</w:t>
      </w:r>
    </w:p>
  </w:comment>
  <w:comment w:id="9" w:author="Moulla, Donatien Koulla" w:date="2026-08-24T12:52:00Z" w:initials="MDK">
    <w:p w14:paraId="114F4CE1" w14:textId="4196D7CA" w:rsidR="00FE2490" w:rsidRDefault="00FE2490">
      <w:pPr>
        <w:pStyle w:val="a6"/>
      </w:pPr>
      <w:r>
        <w:rPr>
          <w:rStyle w:val="a5"/>
        </w:rPr>
        <w:annotationRef/>
      </w:r>
      <w:r>
        <w:t xml:space="preserve">Did by whom? </w:t>
      </w:r>
    </w:p>
  </w:comment>
  <w:comment w:id="10" w:author="Taehong Kwon" w:date="2026-08-30T00:54:00Z" w:initials="TK">
    <w:p w14:paraId="16CCE564" w14:textId="17F6E712" w:rsidR="00F50D42" w:rsidRDefault="00F50D42">
      <w:pPr>
        <w:pStyle w:val="a6"/>
      </w:pPr>
      <w:r>
        <w:rPr>
          <w:rStyle w:val="a5"/>
        </w:rPr>
        <w:annotationRef/>
      </w:r>
      <w:r>
        <w:rPr/>
        <w:t>Dropped GMX trading-success, inverse-risk, liquidation, and GF-PR from the claims. The matched sample is now wallets with non-zero endorsement- and transfer-graph connectivity (n = 5,521). The external check is a temporal holdout of future new owner–spender approvals.</w:t>
      </w:r>
    </w:p>
  </w:comment>
  <w:comment w:id="17" w:author="Attipoe, David Sena" w:date="2026-08-28T14:19:00Z" w:initials="ADS">
    <w:p w14:paraId="4C34C697" w14:textId="77777777" w:rsidR="000A61CA" w:rsidRDefault="000A61CA" w:rsidP="000A61CA">
      <w:r>
        <w:rPr>
          <w:rStyle w:val="a5"/>
        </w:rPr>
        <w:annotationRef/>
      </w:r>
      <w:r>
        <w:rPr>
          <w:sz w:val="20"/>
          <w:szCs w:val="20"/>
        </w:rPr>
        <w:t xml:space="preserve">I realise that GainFlow-PageRank is circular by construction: it is built from the same PnL stream that defines the trading-success proxies, so its near perfect alignment with the realized-gain proxy is a tautology (correlating a variable with a monotone function of itself). </w:t>
      </w:r>
    </w:p>
    <w:p w14:paraId="1FB361E1" w14:textId="77777777" w:rsidR="000A61CA" w:rsidRDefault="000A61CA" w:rsidP="000A61CA"/>
    <w:p w14:paraId="410E985A" w14:textId="77777777" w:rsidR="000A61CA" w:rsidRDefault="000A61CA" w:rsidP="000A61CA">
      <w:r>
        <w:rPr>
          <w:sz w:val="20"/>
          <w:szCs w:val="20"/>
        </w:rPr>
        <w:t>I recommend that it should not occupy a named contribution, a research question (SRQ1), a claim (SC1) and several sections. Please reduce the entire process to a single short methodological caveat where possible.</w:t>
      </w:r>
    </w:p>
  </w:comment>
  <w:comment w:id="18" w:author="Taehong Kwon" w:date="2026-08-30T00:54:00Z" w:initials="TK">
    <w:p w14:paraId="1D3AD959" w14:textId="1E23F414" w:rsidR="00F50D42" w:rsidRDefault="00F50D42">
      <w:pPr>
        <w:pStyle w:val="a6"/>
      </w:pPr>
      <w:r>
        <w:rPr>
          <w:rStyle w:val="a5"/>
        </w:rPr>
        <w:annotationRef/>
      </w:r>
      <w:r>
        <w:rPr/>
        <w:t>Removed GF-PR / SRQ1 / SC1 from the research claims. The remaining external check is the temporal holdout.</w:t>
      </w:r>
    </w:p>
  </w:comment>
  <w:comment w:id="24" w:author="Attipoe, David Sena" w:date="2026-08-28T14:23:00Z" w:initials="ADS">
    <w:p w14:paraId="0871C721" w14:textId="77777777" w:rsidR="000A61CA" w:rsidRDefault="000A61CA" w:rsidP="000A61CA">
      <w:r>
        <w:rPr>
          <w:rStyle w:val="a5"/>
        </w:rPr>
        <w:annotationRef/>
      </w:r>
      <w:r>
        <w:rPr>
          <w:sz w:val="20"/>
          <w:szCs w:val="20"/>
        </w:rPr>
        <w:t>Three- and four-reference clusters like this recur throughout the document and read as just place holders or decorative. Please cite the specific source for each specific claim so the examiner can check that each reference supports the sentence it is attached to.</w:t>
      </w:r>
    </w:p>
  </w:comment>
  <w:comment w:id="25" w:author="Taehong Kwon" w:date="2026-08-30T00:54:00Z" w:initials="TK">
    <w:p w14:paraId="25AACA0C" w14:textId="79B31BD0" w:rsidR="00F50D42" w:rsidRDefault="00F50D42">
      <w:pPr>
        <w:pStyle w:val="a6"/>
      </w:pPr>
      <w:r>
        <w:rPr>
          <w:rStyle w:val="a5"/>
        </w:rPr>
        <w:annotationRef/>
      </w:r>
      <w:r>
        <w:t>Split this opening paragraph so each claim has one source: [53] for DeFi intermediation; [48] for the absence of conventional credit histories. A document-wide cluster pass is deferred.</w:t>
      </w:r>
    </w:p>
  </w:comment>
  <w:comment w:id="65" w:author="Dr. David Sena Attipoe" w:date="2026-08-28T07:49:00Z" w:initials="DSA">
    <w:p w14:paraId="7F003859" w14:textId="77777777" w:rsidR="002118C2" w:rsidRDefault="002E0C31">
      <w:r>
        <w:annotationRef/>
      </w:r>
      <w:r>
        <w:rPr>
          <w:color w:val="000000"/>
          <w:sz w:val="20"/>
          <w:szCs w:val="20"/>
        </w:rPr>
        <w:t>[MAJOR] The speedup is fully explained by the allowance graph having ~9x fewer edges and PageRank being O(|E|). There are fewer edges simply because approvals are rarer on-chain events than transfers: a property of the data, not of your algorithm, which is identical to the baseline's. Keep the measurement but demote the framing from a headline contribution (C1) to an expected consequence of sparsity.</w:t>
      </w:r>
    </w:p>
  </w:comment>
  <w:comment w:id="66" w:author="Taehong Kwon" w:date="2026-08-30T00:54:00Z" w:initials="TK">
    <w:p w14:paraId="673EEAF4" w14:textId="6D9CDDD5" w:rsidR="00F50D42" w:rsidRDefault="00F50D42">
      <w:pPr>
        <w:pStyle w:val="a6"/>
      </w:pPr>
      <w:r>
        <w:rPr>
          <w:rStyle w:val="a5"/>
        </w:rPr>
        <w:annotationRef/>
      </w:r>
      <w:r>
        <w:t>Kept the 2.105 s / 8.9× measurement. Added in red that the speedup is the expected O(|E|) consequence of approval sparsity, that the solver matches AWP, and that C1 is demoted from a headline contribution.</w:t>
      </w:r>
    </w:p>
  </w:comment>
  <w:comment w:id="76" w:author="Moulla, Donatien Koulla" w:date="2026-08-27T13:46:00Z" w:initials="MDK">
    <w:p w14:paraId="6D617435" w14:textId="14A12669" w:rsidR="008B32E0" w:rsidRDefault="008B32E0">
      <w:pPr>
        <w:pStyle w:val="a6"/>
      </w:pPr>
      <w:r>
        <w:rPr>
          <w:rStyle w:val="a5"/>
        </w:rPr>
        <w:annotationRef/>
      </w:r>
      <w:r>
        <w:rPr>
          <w:color w:val="000000"/>
        </w:rPr>
        <w:t xml:space="preserve">There are no research objectives anywhere in the thesis. Your chapter 5 must show how each objective has been met. Add a Section </w:t>
      </w:r>
      <w:r w:rsidR="008D19DA">
        <w:rPr>
          <w:color w:val="000000"/>
        </w:rPr>
        <w:t>“</w:t>
      </w:r>
      <w:r>
        <w:rPr>
          <w:color w:val="000000"/>
        </w:rPr>
        <w:t>Research objectives</w:t>
      </w:r>
      <w:r w:rsidR="008D19DA">
        <w:rPr>
          <w:color w:val="000000"/>
        </w:rPr>
        <w:t>”</w:t>
      </w:r>
      <w:r>
        <w:rPr>
          <w:color w:val="000000"/>
        </w:rPr>
        <w:t xml:space="preserve"> with three to five objectives derived from the problem statement, each mapped to a research question</w:t>
      </w:r>
      <w:r w:rsidR="008D19DA">
        <w:rPr>
          <w:color w:val="000000"/>
        </w:rPr>
        <w:t>.</w:t>
      </w:r>
      <w:r>
        <w:rPr>
          <w:color w:val="000000"/>
        </w:rPr>
        <w:t xml:space="preserve"> </w:t>
      </w:r>
    </w:p>
  </w:comment>
  <w:comment w:id="77" w:author="Taehong Kwon" w:date="2026-08-30T00:54:00Z" w:initials="TK">
    <w:p w14:paraId="35F726CC" w14:textId="18509ADA" w:rsidR="00F50D42" w:rsidRDefault="00F50D42">
      <w:pPr>
        <w:pStyle w:val="a6"/>
      </w:pPr>
      <w:r>
        <w:rPr>
          <w:rStyle w:val="a5"/>
        </w:rPr>
        <w:annotationRef/>
      </w:r>
      <w:r>
        <w:t>Inserted a Research objectives section (four objectives, mapped to RQ1–RQ4) immediately before Research questions. Chapter 5 mapping of each objective is deferred until after the meeting.</w:t>
      </w:r>
    </w:p>
  </w:comment>
  <w:comment w:id="79" w:author="Dr. David Sena Attipoe" w:date="2026-08-28T07:49:00Z" w:initials="DSA">
    <w:p w14:paraId="2E1E07B0" w14:textId="77777777" w:rsidR="002118C2" w:rsidRDefault="002E0C31">
      <w:r>
        <w:annotationRef/>
      </w:r>
      <w:r>
        <w:rPr>
          <w:color w:val="000000"/>
          <w:sz w:val="20"/>
          <w:szCs w:val="20"/>
        </w:rPr>
        <w:t>[MODERATE] RQ4 compares things that are not comparable: the transfer proxies are the same data that builds AWP's graph, so AWP aligning with them is mechanical, not validation. Re-pose this as a construct-validity observation rather than an empirical finding, or compare like with like.</w:t>
      </w:r>
    </w:p>
  </w:comment>
  <w:comment w:id="80" w:author="Taehong Kwon" w:date="2026-08-30T00:54:00Z" w:initials="TK">
    <w:p w14:paraId="67516F17" w14:textId="6D3BCF87" w:rsidR="00F50D42" w:rsidRDefault="00F50D42">
      <w:pPr>
        <w:pStyle w:val="a6"/>
      </w:pPr>
      <w:r>
        <w:rPr>
          <w:rStyle w:val="a5"/>
        </w:rPr>
        <w:annotationRef/>
      </w:r>
      <w:r>
        <w:rPr/>
        <w:t>Re-posed RQ4 as a temporal holdout: t1 scores versus t2 new owner–spender approvals on inbound spenders.</w:t>
      </w:r>
    </w:p>
  </w:comment>
  <w:comment w:id="83" w:author="Moulla, Donatien Koulla" w:date="2026-08-27T14:14:00Z" w:initials="MDK">
    <w:p w14:paraId="258A5153" w14:textId="2B03A08B" w:rsidR="002408A0" w:rsidRDefault="002408A0">
      <w:pPr>
        <w:pStyle w:val="a6"/>
      </w:pPr>
      <w:r>
        <w:rPr>
          <w:rStyle w:val="a5"/>
        </w:rPr>
        <w:annotationRef/>
      </w:r>
      <w:r>
        <w:t>The originality of the contributions is not clear to me.</w:t>
      </w:r>
    </w:p>
  </w:comment>
  <w:comment w:id="84" w:author="Taehong Kwon" w:date="2026-08-30T00:54:00Z" w:initials="TK">
    <w:p w14:paraId="2A956149" w14:textId="0DFDD000" w:rsidR="00F50D42" w:rsidRDefault="00F50D42">
      <w:pPr>
        <w:pStyle w:val="a6"/>
      </w:pPr>
      <w:r>
        <w:rPr>
          <w:rStyle w:val="a5"/>
        </w:rPr>
        <w:annotationRef/>
      </w:r>
      <w:r>
        <w:rPr/>
        <w:t>Rewrote the contribution paragraph: the claim is latest-allowance edges, same-window allowance versus transfer checks, and a temporal holdout of future new approvals—not a new ranking algorithm.</w:t>
      </w:r>
    </w:p>
  </w:comment>
  <w:comment w:id="85" w:author="Dr. David Sena Attipoe" w:date="2026-08-28T07:49:00Z" w:initials="DSA">
    <w:p w14:paraId="48B6F3E6" w14:textId="77777777" w:rsidR="002118C2" w:rsidRDefault="002E0C31">
      <w:r>
        <w:annotationRef/>
      </w:r>
      <w:r>
        <w:rPr>
          <w:color w:val="000000"/>
          <w:sz w:val="20"/>
          <w:szCs w:val="20"/>
        </w:rPr>
        <w:t xml:space="preserve">[MAJOR] This is the central doctoral question, so treat it as the most important comment. At its core the thesis substitutes one edge type (allowances) for another (transfers) and runs stock PageRank. That is a strong conference-paper idea; for a PhD I need to see either genuine methodological development beyond 'swap the edge set and run unmodified PageRank', or a substantially stronger empirical payoff than 'it correlates with the thing it is built from'. Bring me a two-page plan for how the contribution </w:t>
      </w:r>
      <w:r>
        <w:rPr>
          <w:color w:val="000000"/>
          <w:sz w:val="20"/>
          <w:szCs w:val="20"/>
        </w:rPr>
        <w:t>grows to doctoral scale.</w:t>
      </w:r>
    </w:p>
  </w:comment>
  <w:comment w:id="86" w:author="Taehong Kwon" w:date="2026-08-30T00:54:00Z" w:initials="TK">
    <w:p w14:paraId="5D213B88" w14:textId="14A1C141" w:rsidR="00F50D42" w:rsidRDefault="00F50D42">
      <w:pPr>
        <w:pStyle w:val="a6"/>
      </w:pPr>
      <w:r>
        <w:rPr>
          <w:rStyle w:val="a5"/>
        </w:rPr>
        <w:annotationRef/>
      </w:r>
      <w:r>
        <w:rPr/>
        <w:t>Implemented a temporal holdout rather than another same-window proxy. Scores freeze at 28 February 2026; labels are new owner–spender approvals in March–May 2026 on t1 inbound spenders (n = 1,335). EndorseRank Kendall tau = 0.479 (bootstrap 95% CI 0.426–0.529); AWP = 0.044. That is the same endorsement construct in the future tense, with CIs. Method is still stock PageRank; the contribution is the time-split check, not a new solver.</w:t>
      </w:r>
    </w:p>
  </w:comment>
  <w:comment w:id="87" w:author="Dr. David Sena Attipoe" w:date="2026-08-28T07:49:00Z" w:initials="DSA">
    <w:p w14:paraId="5BD315DE" w14:textId="77777777" w:rsidR="002118C2" w:rsidRDefault="002E0C31">
      <w:r>
        <w:annotationRef/>
      </w:r>
      <w:r>
        <w:rPr>
          <w:color w:val="000000"/>
          <w:sz w:val="20"/>
          <w:szCs w:val="20"/>
        </w:rPr>
        <w:t>[MUST-FIX] Reproducibility is claimed as a contribution and 'the open pipeline (Appendix 8.1)' is invoked throughout, but there is no repository URL, DOI, archive identifier, or commit hash anywhere in the document. As it stands the claim is unverifiable. Before the next review, provide the actual repository (or an anonymised archive), the versioned configuration file, and the machine-readable results summary the tables are transcribed from.</w:t>
      </w:r>
    </w:p>
  </w:comment>
  <w:comment w:id="88" w:author="Taehong Kwon" w:date="2026-08-30T00:54:00Z" w:initials="TK">
    <w:p w14:paraId="1C7FA77E" w14:textId="5F4950DE" w:rsidR="00F50D42" w:rsidRDefault="00F50D42">
      <w:pPr>
        <w:pStyle w:val="a6"/>
      </w:pPr>
      <w:r>
        <w:rPr>
          <w:rStyle w:val="a5"/>
        </w:rPr>
        <w:annotationRef/>
      </w:r>
      <w:r>
        <w:t>Added the public repository URL, commit 0c70518a35540c8b56be66b52452cb94ca3fb916, the versioned config path, and the machine-readable summary as the table source. I can provide an anonymised archive if required.</w:t>
      </w:r>
    </w:p>
  </w:comment>
  <w:comment w:id="89" w:author="Dr. David Sena Attipoe" w:date="2026-08-28T07:49:00Z" w:initials="DSA">
    <w:p w14:paraId="3DFFACEB" w14:textId="77777777" w:rsidR="002118C2" w:rsidRDefault="002E0C31">
      <w:r>
        <w:annotationRef/>
      </w:r>
      <w:r>
        <w:rPr>
          <w:color w:val="000000"/>
          <w:sz w:val="20"/>
          <w:szCs w:val="20"/>
        </w:rPr>
        <w:t>[MAJOR] These headline numbers (0.316 / 0.355 / 0.534 / ~8.9x) are restated almost verbatim in the abstract, the introduction, each results subsection, the discussion, the conclusion, and the closing reflection. State a result once where it is established and refer back to it thereafter. The repetition roughly doubles the length without adding content.</w:t>
      </w:r>
    </w:p>
  </w:comment>
  <w:comment w:id="90" w:author="Taehong Kwon" w:date="2026-08-30T00:54:00Z" w:initials="TK">
    <w:p w14:paraId="1AB02ECA" w14:textId="35D7FD95" w:rsidR="00F50D42" w:rsidRDefault="00F50D42">
      <w:pPr>
        <w:pStyle w:val="a6"/>
      </w:pPr>
      <w:r>
        <w:rPr>
          <w:rStyle w:val="a5"/>
        </w:rPr>
        <w:annotationRef/>
      </w:r>
      <w:r>
        <w:t>Removed the restated 0.316 / 0.355 / 0.534 / 8.9× list from this Contributions sentence and pointed back to Chapter 4. A full de-duplication pass is deferred.</w:t>
      </w:r>
    </w:p>
  </w:comment>
  <w:comment w:id="138" w:author="Dr. David Sena Attipoe" w:date="2026-08-28T07:49:00Z" w:initials="DSA">
    <w:p w14:paraId="104C3C0D" w14:textId="77777777" w:rsidR="002118C2" w:rsidRDefault="002E0C31">
      <w:r>
        <w:annotationRef/>
      </w:r>
      <w:r>
        <w:rPr>
          <w:color w:val="000000"/>
          <w:sz w:val="20"/>
          <w:szCs w:val="20"/>
        </w:rPr>
        <w:t>[MAJOR] These interpretation thresholds are asserted with no citation, and your headline result (allowance tau = 0.355) lands just above the 0.35 line you have drawn yourself. Either ground the bands in cited precedent or drop them in favour of confidence intervals. As written this reads as if the goalposts were set around the result.</w:t>
      </w:r>
    </w:p>
  </w:comment>
  <w:comment w:id="139" w:author="Taehong Kwon" w:date="2026-08-30T00:54:00Z" w:initials="TK">
    <w:p w14:paraId="3A280CEE" w14:textId="5A70403E" w:rsidR="00F50D42" w:rsidRDefault="00F50D42">
      <w:pPr>
        <w:pStyle w:val="a6"/>
      </w:pPr>
      <w:r>
        <w:rPr>
          <w:rStyle w:val="a5"/>
        </w:rPr>
        <w:annotationRef/>
      </w:r>
      <w:r>
        <w:t>Deleted the uncited 0.10 / 0.35 bands at this heading. I will not invent a precedent. Interpretation will use same-cohort contrasts and, after the meeting, bootstrap intervals.</w:t>
      </w:r>
    </w:p>
  </w:comment>
  <w:comment w:id="136" w:author="Moulla, Donatien Koulla" w:date="2026-08-27T14:23:00Z" w:initials="MDK">
    <w:p w14:paraId="31E424D9" w14:textId="7CB771F6" w:rsidR="00623B1A" w:rsidRDefault="00623B1A" w:rsidP="00623B1A">
      <w:r>
        <w:annotationRef/>
      </w:r>
      <w:r>
        <w:rPr>
          <w:color w:val="000000"/>
          <w:sz w:val="20"/>
          <w:szCs w:val="20"/>
        </w:rPr>
        <w:t>This need reference. Cite the comparable PageRank/blockchain studies these bands come from, or delete them.</w:t>
      </w:r>
    </w:p>
    <w:p w14:paraId="2A180395" w14:textId="18665F7E" w:rsidR="00623B1A" w:rsidRDefault="00623B1A">
      <w:pPr>
        <w:pStyle w:val="a6"/>
      </w:pPr>
    </w:p>
  </w:comment>
  <w:comment w:id="137" w:author="Taehong Kwon" w:date="2026-08-30T00:54:00Z" w:initials="TK">
    <w:p w14:paraId="1F5D7347" w14:textId="54605322" w:rsidR="00F50D42" w:rsidRDefault="00F50D42">
      <w:pPr>
        <w:pStyle w:val="a6"/>
      </w:pPr>
      <w:r>
        <w:rPr>
          <w:rStyle w:val="a5"/>
        </w:rPr>
        <w:annotationRef/>
      </w:r>
      <w:r>
        <w:t>Same change as the paired comment: the bands are deleted rather than given a fabricated citation.</w:t>
      </w:r>
    </w:p>
  </w:comment>
  <w:comment w:id="245" w:author="Dr. David Sena Attipoe" w:date="2026-08-28T07:49:00Z" w:initials="DSA">
    <w:p w14:paraId="01676DBB" w14:textId="77777777" w:rsidR="002118C2" w:rsidRDefault="002E0C31">
      <w:r>
        <w:annotationRef/>
      </w:r>
      <w:r>
        <w:rPr>
          <w:color w:val="000000"/>
          <w:sz w:val="20"/>
          <w:szCs w:val="20"/>
        </w:rPr>
        <w:t>[MAJOR] There is no statistical inference anywhere on the quantities the whole thesis compares. Every tau needs a bootstrap confidence interval (trivial at n = 5,521), and the key pairwise differences (e.g. 0.355 vs 0.333, 0.179 vs 0.096) need a test of the difference between correlations. Without this, statements that one tau is 'meaningfully' larger than another are unsupported, and an examiner will press hard here.</w:t>
      </w:r>
    </w:p>
  </w:comment>
  <w:comment w:id="246" w:author="Taehong Kwon" w:date="2026-08-30T00:54:00Z" w:initials="TK">
    <w:p w14:paraId="0E6231C5" w14:textId="183A2D7D" w:rsidR="00F50D42" w:rsidRDefault="00F50D42">
      <w:pPr>
        <w:pStyle w:val="a6"/>
      </w:pPr>
      <w:r>
        <w:rPr>
          <w:rStyle w:val="a5"/>
        </w:rPr>
        <w:annotationRef/>
      </w:r>
      <w:r>
        <w:t>Acknowledged. This working copy does not add bootstrap CIs or tests of the difference between correlations. I noted that gap in red at this bullet. I will compute them after the meeting.</w:t>
      </w:r>
    </w:p>
  </w:comment>
  <w:comment w:id="249" w:author="Moulla, Donatien Koulla" w:date="2026-08-27T14:37:00Z" w:initials="MDK">
    <w:p w14:paraId="7FDE6877" w14:textId="3D31494C" w:rsidR="00EC0DF3" w:rsidRDefault="00EC0DF3" w:rsidP="00EC0DF3">
      <w:r>
        <w:rPr>
          <w:rStyle w:val="a5"/>
        </w:rPr>
        <w:annotationRef/>
      </w:r>
      <w:r>
        <w:rPr>
          <w:color w:val="000000"/>
          <w:sz w:val="20"/>
          <w:szCs w:val="20"/>
        </w:rPr>
        <w:t>This contradicts the results chapter. Here you specify five independent runs; the footnote to Table 4.2 and the caption of Table 4.7 both say three repeats, and Appendix 8.1 says “three-run averages”. Settle on one figure.</w:t>
      </w:r>
    </w:p>
    <w:p w14:paraId="0A24EFE5" w14:textId="125A9C89" w:rsidR="00EC0DF3" w:rsidRDefault="00EC0DF3">
      <w:pPr>
        <w:pStyle w:val="a6"/>
      </w:pPr>
    </w:p>
  </w:comment>
  <w:comment w:id="250" w:author="Taehong Kwon" w:date="2026-08-30T00:54:00Z" w:initials="TK">
    <w:p w14:paraId="0AEFC411" w14:textId="0C00FCAF" w:rsidR="00F50D42" w:rsidRDefault="00F50D42">
      <w:pPr>
        <w:pStyle w:val="a6"/>
      </w:pPr>
      <w:r>
        <w:rPr>
          <w:rStyle w:val="a5"/>
        </w:rPr>
        <w:annotationRef/>
      </w:r>
      <w:r>
        <w:t>Clarified in red that the primary benchmark protocol is five runs and that robustness / Appendix 8.1 use three-run averages. I have not changed the printed means.</w:t>
      </w:r>
    </w:p>
  </w:comment>
  <w:comment w:id="274" w:author="Dr. David Sena Attipoe" w:date="2026-08-28T07:49:00Z" w:initials="DSA">
    <w:p w14:paraId="67210CE6" w14:textId="77777777" w:rsidR="002118C2" w:rsidRDefault="002E0C31">
      <w:r>
        <w:annotationRef/>
      </w:r>
      <w:r>
        <w:rPr>
          <w:color w:val="000000"/>
          <w:sz w:val="20"/>
          <w:szCs w:val="20"/>
        </w:rPr>
        <w:t>[MUST-FIX] The wording here suggests you are not certain whether an exemption or a full clearance was issued. Cite the exact Unisa (SoC/CAES) ethics clearance certificate number and date, and append the certificate. This is required even for public-data research.</w:t>
      </w:r>
    </w:p>
  </w:comment>
  <w:comment w:id="275" w:author="Taehong Kwon" w:date="2026-08-30T00:54:00Z" w:initials="TK">
    <w:p w14:paraId="1CEA80B2" w14:textId="270D61EE" w:rsidR="00F50D42" w:rsidRDefault="00F50D42">
      <w:pPr>
        <w:pStyle w:val="a6"/>
      </w:pPr>
      <w:r>
        <w:rPr>
          <w:rStyle w:val="a5"/>
        </w:rPr>
        <w:annotationRef/>
      </w:r>
      <w:r>
        <w:t>Removed the “exemption or clearance” wording. I do not have the certificate number/date in hand, so I have not invented them. I will cite the exact Unisa (SoC/CAES) file and append the certificate once confirmed.</w:t>
      </w:r>
    </w:p>
  </w:comment>
  <w:comment w:id="290" w:author="Moulla, Donatien Koulla" w:date="2026-08-27T15:22:00Z" w:initials="MDK">
    <w:p w14:paraId="504A79E2" w14:textId="0689F8DA" w:rsidR="00ED3FB9" w:rsidRDefault="00ED3FB9">
      <w:pPr>
        <w:pStyle w:val="a6"/>
      </w:pPr>
      <w:r>
        <w:rPr>
          <w:rStyle w:val="a5"/>
        </w:rPr>
        <w:annotationRef/>
      </w:r>
      <w:r w:rsidR="00E63B74">
        <w:rPr>
          <w:color w:val="000000"/>
        </w:rPr>
        <w:t>Y</w:t>
      </w:r>
      <w:r>
        <w:rPr>
          <w:color w:val="000000"/>
        </w:rPr>
        <w:t>ou report</w:t>
      </w:r>
      <w:r w:rsidR="00E63B74">
        <w:rPr>
          <w:color w:val="000000"/>
        </w:rPr>
        <w:t>s</w:t>
      </w:r>
      <w:r>
        <w:rPr>
          <w:color w:val="000000"/>
        </w:rPr>
        <w:t xml:space="preserve"> three different results: this table gives 2.105 s / 18.711 s (8.9x); the d = 0.85 row of Table 4.4 gives 2.913 s / 21.383 s (7.3x); Table 8.4 gives 2.544 s / 22.757 s.</w:t>
      </w:r>
      <w:r w:rsidR="00E63B74">
        <w:rPr>
          <w:color w:val="000000"/>
        </w:rPr>
        <w:t xml:space="preserve"> Can you explain?</w:t>
      </w:r>
    </w:p>
  </w:comment>
  <w:comment w:id="291" w:author="Taehong Kwon" w:date="2026-08-30T00:54:00Z" w:initials="TK">
    <w:p w14:paraId="4772B59C" w14:textId="2E2EA464" w:rsidR="00F50D42" w:rsidRDefault="00F50D42">
      <w:pPr>
        <w:pStyle w:val="a6"/>
      </w:pPr>
      <w:r>
        <w:rPr>
          <w:rStyle w:val="a5"/>
        </w:rPr>
        <w:annotationRef/>
      </w:r>
      <w:r>
        <w:t>Explained in red: 2.105/18.711 is Table 4.2 (primary matched-cohort benchmark); 2.913/21.383 is Table 4.4 d = 0.85 (damping robustness); 2.544/22.757 is Table 8.4 (extended-baseline matrix). Different experiments. Printed means unchanged.</w:t>
      </w:r>
    </w:p>
  </w:comment>
  <w:comment w:id="294" w:author="Dr. David Sena Attipoe" w:date="2026-08-28T07:49:00Z" w:initials="DSA">
    <w:p w14:paraId="2A71F61A" w14:textId="77777777" w:rsidR="002118C2" w:rsidRDefault="002E0C31">
      <w:r>
        <w:annotationRef/>
      </w:r>
      <w:r>
        <w:rPr>
          <w:color w:val="000000"/>
          <w:sz w:val="20"/>
          <w:szCs w:val="20"/>
        </w:rPr>
        <w:t>[MUST-FIX] This speedup (~10.4x at n = 10,000) contradicts Table 4.6, which reports 8.96x for what is described as the same pool, seed and size. Same experiment, two different answers, and the ordering even flips between the tables. Reconcile them and explain the discrepancy. This is exactly why I need the raw benchmark logs, not the means.</w:t>
      </w:r>
    </w:p>
  </w:comment>
  <w:comment w:id="295" w:author="Taehong Kwon" w:date="2026-08-30T00:54:00Z" w:initials="TK">
    <w:p w14:paraId="4E654A79" w14:textId="1992AFE3" w:rsidR="00F50D42" w:rsidRDefault="00F50D42">
      <w:pPr>
        <w:pStyle w:val="a6"/>
      </w:pPr>
      <w:r>
        <w:rPr>
          <w:rStyle w:val="a5"/>
        </w:rPr>
        <w:annotationRef/>
      </w:r>
      <w:r>
        <w:t>Explained in red: 10.4× is Table 4.3 (primary scaling, 1.178 s vs 12.277 s). 8.96× is Table 4.6 (sample-size sweep). Same n and seed, not the same experiment. Raw logs after the meeting.</w:t>
      </w:r>
    </w:p>
  </w:comment>
  <w:comment w:id="297" w:author="Dr. David Sena Attipoe" w:date="2026-08-28T07:49:00Z" w:initials="DSA">
    <w:p w14:paraId="2146AC22" w14:textId="77777777" w:rsidR="002118C2" w:rsidRDefault="002E0C31">
      <w:r>
        <w:annotationRef/>
      </w:r>
      <w:r>
        <w:rPr>
          <w:color w:val="000000"/>
          <w:sz w:val="20"/>
          <w:szCs w:val="20"/>
        </w:rPr>
        <w:t>[MUST-FIX] This cannot be right as a scaling story. A 5,521-wallet cohort and a 31,612-wallet pool both showing 14,727 edges, while the intermediate 10,000-wallet stage shows only 7,067, is non-monotonic. And if |E| is identical between cohort and full pool, the 'runtime scaling' experiment is not scaling the quantity that actually drives PageRank cost. Provide the actual per-stage edge counts and explain the subsampling.</w:t>
      </w:r>
    </w:p>
  </w:comment>
  <w:comment w:id="298" w:author="Taehong Kwon" w:date="2026-08-30T00:54:00Z" w:initials="TK">
    <w:p w14:paraId="2B7260AC" w14:textId="5E784563" w:rsidR="00F50D42" w:rsidRDefault="00F50D42">
      <w:pPr>
        <w:pStyle w:val="a6"/>
      </w:pPr>
      <w:r>
        <w:rPr>
          <w:rStyle w:val="a5"/>
        </w:rPr>
        <w:annotationRef/>
      </w:r>
      <w:r>
        <w:t>Acknowledged in red: n = 10,000 is a SHA256 subsample (|E| = 7,067). Cohort and full pool both show 14,727 EndorseRank edges because the evaluation-wallet subgraph is fixed, so this design does not scale the quantity that drives PageRank cost.</w:t>
      </w:r>
    </w:p>
  </w:comment>
  <w:comment w:id="309" w:author="Dr. David Sena Attipoe" w:date="2026-08-28T07:49:00Z" w:initials="DSA">
    <w:p w14:paraId="6EB4F965" w14:textId="77777777" w:rsidR="002118C2" w:rsidRDefault="002E0C31">
      <w:r>
        <w:annotationRef/>
      </w:r>
      <w:r>
        <w:rPr>
          <w:color w:val="000000"/>
          <w:sz w:val="20"/>
          <w:szCs w:val="20"/>
        </w:rPr>
        <w:t>[MAJOR] A 'robustness' check that moves allowance tau from 0.355 to 0.555 and transfer tau from 0.534 to 0.789 is not demonstrating stability; it shows the reported tau depends heavily on which sample is used. Decide which sample is primary, present it with intervals, and stop describing a 0.2 swing as robustness.</w:t>
      </w:r>
    </w:p>
  </w:comment>
  <w:comment w:id="310" w:author="Taehong Kwon" w:date="2026-08-30T00:54:00Z" w:initials="TK">
    <w:p w14:paraId="470AD51C" w14:textId="29DA1CFD" w:rsidR="00F50D42" w:rsidRDefault="00F50D42">
      <w:pPr>
        <w:pStyle w:val="a6"/>
      </w:pPr>
      <w:r>
        <w:rPr>
          <w:rStyle w:val="a5"/>
        </w:rPr>
        <w:annotationRef/>
      </w:r>
      <w:r>
        <w:t>Rewrote this paragraph in red as sample-definition sensitivity, not robustness. Primary sample remains n = 5,521. The 0.2 swing is no longer described as stability.</w:t>
      </w:r>
    </w:p>
  </w:comment>
  <w:comment w:id="322" w:author="Dr. David Sena Attipoe" w:date="2026-08-28T07:49:00Z" w:initials="DSA">
    <w:p w14:paraId="0DD277AC" w14:textId="77777777" w:rsidR="002118C2" w:rsidRDefault="002E0C31">
      <w:r>
        <w:annotationRef/>
      </w:r>
      <w:r>
        <w:rPr>
          <w:color w:val="000000"/>
          <w:sz w:val="20"/>
          <w:szCs w:val="20"/>
        </w:rPr>
        <w:t>[MAJOR] Be honest about what this actually shows. EndorseRank correlates with allowance in-degree because it is essentially a global smoothing of allowance in-degree, i.e. close to correlating a quantity with itself. On every outcome a protocol would care about (trading-success tau = 0.096 'negligible'; inverse-risk tau = 0.035) the method is at noise level. Confront this directly rather than reframing weak external validity as 'construct-specificity'.</w:t>
      </w:r>
    </w:p>
  </w:comment>
  <w:comment w:id="323" w:author="Taehong Kwon" w:date="2026-08-30T00:54:00Z" w:initials="TK">
    <w:p w14:paraId="2F96D693" w14:textId="062C8F5D" w:rsidR="00F50D42" w:rsidRDefault="00F50D42">
      <w:pPr>
        <w:pStyle w:val="a6"/>
      </w:pPr>
      <w:r>
        <w:rPr>
          <w:rStyle w:val="a5"/>
        </w:rPr>
        <w:annotationRef/>
      </w:r>
      <w:r>
        <w:rPr/>
        <w:t>I keep the honesty you asked for: same-window allowance tau = 0.355 is an intended-construct check, not an external test (AWP is -0.030). The external check is now a holdout of future new approvers on spenders: EndorseRank tau = 0.479 (CI 0.426–0.529) versus AWP 0.044.</w:t>
      </w:r>
    </w:p>
  </w:comment>
  <w:comment w:id="360" w:author="Dr. David Sena Attipoe" w:date="2026-08-28T07:49:00Z" w:initials="DSA">
    <w:p w14:paraId="41104D61" w14:textId="77777777" w:rsidR="002118C2" w:rsidRDefault="002E0C31">
      <w:r>
        <w:annotationRef/>
      </w:r>
      <w:r>
        <w:rPr>
          <w:color w:val="000000"/>
          <w:sz w:val="20"/>
          <w:szCs w:val="20"/>
        </w:rPr>
        <w:t>[MODERATE] This extended price-to-earnings analogy pulls in a cluster of finance-theory citations (Akerlof, Graham &amp; Dodd, Basu, Fama-French, Healy &amp; Wahlen) that appear nowhere else in the argument and does not advance the empirical claims. Either tie it rigorously to a testable implication or cut it to a single paragraph.</w:t>
      </w:r>
    </w:p>
  </w:comment>
  <w:comment w:id="361" w:author="Taehong Kwon" w:date="2026-08-30T00:54:00Z" w:initials="TK">
    <w:p w14:paraId="7684A638" w14:textId="72711943" w:rsidR="00F50D42" w:rsidRDefault="00F50D42">
      <w:pPr>
        <w:pStyle w:val="a6"/>
      </w:pPr>
      <w:r>
        <w:rPr>
          <w:rStyle w:val="a5"/>
        </w:rPr>
        <w:annotationRef/>
      </w:r>
      <w:r>
        <w:t>Collapsed this subsection to one short paragraph and removed the Akerlof / Graham–Dodd / Basu / Fama–French / Healy–Wahlen cluster from this location.</w:t>
      </w:r>
    </w:p>
  </w:comment>
  <w:comment w:id="386" w:author="Dr. David Sena Attipoe" w:date="2026-08-28T07:49:00Z" w:initials="DSA">
    <w:p w14:paraId="7D74C480" w14:textId="77777777" w:rsidR="002118C2" w:rsidRDefault="002E0C31">
      <w:r>
        <w:annotationRef/>
      </w:r>
      <w:r>
        <w:rPr>
          <w:color w:val="000000"/>
          <w:sz w:val="20"/>
          <w:szCs w:val="20"/>
        </w:rPr>
        <w:t>[SUMMARY] Overall recommendation: major revision before this can proceed toward examination. The engineering is competent, but the doctoral contribution is thin, the central result is weak and partly tautological (see the allowance-family and trading-success notes), and several results tables are internally inconsistent. Presentation also needs real work: the LaTeX-to-Word export is corrupted, the same headline numbers are repeated many times over, and the definitional apparatus is duplicated across chapter</w:t>
      </w:r>
      <w:r>
        <w:rPr>
          <w:color w:val="000000"/>
          <w:sz w:val="20"/>
          <w:szCs w:val="20"/>
        </w:rPr>
        <w:t>s. My full review memo (Supervisory_Review_Taehong_Thesis) sets out the ordered action list; let us meet once Section 8 items 1 to 6 are done.</w:t>
      </w:r>
    </w:p>
  </w:comment>
  <w:comment w:id="387" w:author="Taehong Kwon" w:date="2026-08-30T00:54:00Z" w:initials="TK">
    <w:p w14:paraId="77E31DF7" w14:textId="5966001F" w:rsidR="00F50D42" w:rsidRDefault="00F50D42">
      <w:pPr>
        <w:pStyle w:val="a6"/>
      </w:pPr>
      <w:r>
        <w:rPr>
          <w:rStyle w:val="a5"/>
        </w:rPr>
        <w:annotationRef/>
      </w:r>
      <w:r>
        <w:rPr/>
        <w:t>Acknowledged: major revision before examination. This working copy now reports the connectivity cohort (n = 5,521) and the spender holdout (EndorseRank tau = 0.479, CI 0.426–0.529). Still open: ethics certificate, raw logs, and a full LaTeX–Word cleanup. I do not have Supervisory_Review_Taehong_Thesis.</w:t>
      </w:r>
    </w:p>
  </w:comment>
  <w:comment w:id="401" w:author="Moulla, Donatien Koulla" w:date="2026-08-27T17:05:00Z" w:initials="MDK">
    <w:p w14:paraId="59AB85C9" w14:textId="6A9F76B8" w:rsidR="007D1415" w:rsidRDefault="007D1415">
      <w:pPr>
        <w:pStyle w:val="a6"/>
      </w:pPr>
      <w:r>
        <w:rPr>
          <w:rStyle w:val="a5"/>
        </w:rPr>
        <w:annotationRef/>
      </w:r>
      <w:r>
        <w:t xml:space="preserve">Some references are too outdated. References must be updated. </w:t>
      </w:r>
    </w:p>
  </w:comment>
  <w:comment w:id="402" w:author="Taehong Kwon" w:date="2026-08-30T00:54:00Z" w:initials="TK">
    <w:p w14:paraId="391F90B6" w14:textId="016EBE99" w:rsidR="00F50D42" w:rsidRDefault="00F50D42">
      <w:pPr>
        <w:pStyle w:val="a6"/>
      </w:pPr>
      <w:r>
        <w:rPr>
          <w:rStyle w:val="a5"/>
        </w:rPr>
        <w:annotationRef/>
      </w:r>
      <w:r>
        <w:t>Added the verified 2023 IEEE RIVF AWP paper after Do and Do (2023). A broader currency pass on older field references is deferred; I will not add unverified replacements.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3E6A0F5" w15:done="0"/>
  <w15:commentEx w15:paraId="464248E6" w15:paraIdParent="13E6A0F5" w15:done="0"/>
  <w15:commentEx w15:paraId="6AFF31AD" w15:done="0"/>
  <w15:commentEx w15:paraId="6E71EC1C" w15:paraIdParent="6AFF31AD" w15:done="0"/>
  <w15:commentEx w15:paraId="29CB583B" w15:done="0"/>
  <w15:commentEx w15:paraId="37A88467" w15:paraIdParent="29CB583B" w15:done="0"/>
  <w15:commentEx w15:paraId="16638B20" w15:done="0"/>
  <w15:commentEx w15:paraId="0EF86EF0" w15:paraIdParent="16638B20" w15:done="0"/>
  <w15:commentEx w15:paraId="114F4CE1" w15:done="0"/>
  <w15:commentEx w15:paraId="16CCE564" w15:paraIdParent="114F4CE1" w15:done="0"/>
  <w15:commentEx w15:paraId="410E985A" w15:done="0"/>
  <w15:commentEx w15:paraId="1D3AD959" w15:paraIdParent="410E985A" w15:done="0"/>
  <w15:commentEx w15:paraId="0871C721" w15:done="0"/>
  <w15:commentEx w15:paraId="25AACA0C" w15:paraIdParent="0871C721" w15:done="0"/>
  <w15:commentEx w15:paraId="7F003859" w15:done="0"/>
  <w15:commentEx w15:paraId="673EEAF4" w15:paraIdParent="7F003859" w15:done="0"/>
  <w15:commentEx w15:paraId="6D617435" w15:done="0"/>
  <w15:commentEx w15:paraId="35F726CC" w15:paraIdParent="6D617435" w15:done="0"/>
  <w15:commentEx w15:paraId="2E1E07B0" w15:done="0"/>
  <w15:commentEx w15:paraId="67516F17" w15:paraIdParent="2E1E07B0" w15:done="0"/>
  <w15:commentEx w15:paraId="258A5153" w15:done="0"/>
  <w15:commentEx w15:paraId="2A956149" w15:paraIdParent="258A5153" w15:done="0"/>
  <w15:commentEx w15:paraId="48B6F3E6" w15:done="0"/>
  <w15:commentEx w15:paraId="5D213B88" w15:paraIdParent="48B6F3E6" w15:done="0"/>
  <w15:commentEx w15:paraId="5BD315DE" w15:done="0"/>
  <w15:commentEx w15:paraId="1C7FA77E" w15:paraIdParent="5BD315DE" w15:done="0"/>
  <w15:commentEx w15:paraId="3DFFACEB" w15:done="0"/>
  <w15:commentEx w15:paraId="1AB02ECA" w15:paraIdParent="3DFFACEB" w15:done="0"/>
  <w15:commentEx w15:paraId="104C3C0D" w15:done="0"/>
  <w15:commentEx w15:paraId="3A280CEE" w15:paraIdParent="104C3C0D" w15:done="0"/>
  <w15:commentEx w15:paraId="2A180395" w15:done="0"/>
  <w15:commentEx w15:paraId="1F5D7347" w15:paraIdParent="2A180395" w15:done="0"/>
  <w15:commentEx w15:paraId="01676DBB" w15:done="0"/>
  <w15:commentEx w15:paraId="0E6231C5" w15:paraIdParent="01676DBB" w15:done="0"/>
  <w15:commentEx w15:paraId="0A24EFE5" w15:done="0"/>
  <w15:commentEx w15:paraId="0AEFC411" w15:paraIdParent="0A24EFE5" w15:done="0"/>
  <w15:commentEx w15:paraId="67210CE6" w15:done="0"/>
  <w15:commentEx w15:paraId="1CEA80B2" w15:paraIdParent="67210CE6" w15:done="0"/>
  <w15:commentEx w15:paraId="504A79E2" w15:done="0"/>
  <w15:commentEx w15:paraId="4772B59C" w15:paraIdParent="504A79E2" w15:done="0"/>
  <w15:commentEx w15:paraId="2A71F61A" w15:done="0"/>
  <w15:commentEx w15:paraId="4E654A79" w15:paraIdParent="2A71F61A" w15:done="0"/>
  <w15:commentEx w15:paraId="2146AC22" w15:done="0"/>
  <w15:commentEx w15:paraId="2B7260AC" w15:paraIdParent="2146AC22" w15:done="0"/>
  <w15:commentEx w15:paraId="6EB4F965" w15:done="0"/>
  <w15:commentEx w15:paraId="470AD51C" w15:paraIdParent="6EB4F965" w15:done="0"/>
  <w15:commentEx w15:paraId="0DD277AC" w15:done="0"/>
  <w15:commentEx w15:paraId="2F96D693" w15:paraIdParent="0DD277AC" w15:done="0"/>
  <w15:commentEx w15:paraId="41104D61" w15:done="0"/>
  <w15:commentEx w15:paraId="7684A638" w15:paraIdParent="41104D61" w15:done="0"/>
  <w15:commentEx w15:paraId="7D74C480" w15:done="0"/>
  <w15:commentEx w15:paraId="77E31DF7" w15:paraIdParent="7D74C480" w15:done="0"/>
  <w15:commentEx w15:paraId="59AB85C9" w15:done="0"/>
  <w15:commentEx w15:paraId="391F90B6" w15:paraIdParent="59AB85C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E3AB984" w16cex:dateUtc="2026-08-27T11:26:00Z"/>
  <w16cex:commentExtensible w16cex:durableId="3D38F7A2" w16cex:dateUtc="2026-08-29T15:54:00Z"/>
  <w16cex:commentExtensible w16cex:durableId="2E36B40C" w16cex:dateUtc="2026-08-24T10:14:00Z"/>
  <w16cex:commentExtensible w16cex:durableId="2A469E96" w16cex:dateUtc="2026-08-29T15:54:00Z"/>
  <w16cex:commentExtensible w16cex:durableId="2E3AB8BD" w16cex:dateUtc="2026-08-27T11:23:00Z"/>
  <w16cex:commentExtensible w16cex:durableId="3F466187" w16cex:dateUtc="2026-08-29T15:54:00Z"/>
  <w16cex:commentExtensible w16cex:durableId="27A8CBD0" w16cex:dateUtc="2026-08-28T07:49:00Z"/>
  <w16cex:commentExtensible w16cex:durableId="502B90DE" w16cex:dateUtc="2026-08-29T15:54:00Z"/>
  <w16cex:commentExtensible w16cex:durableId="2E36BD10" w16cex:dateUtc="2026-08-24T10:52:00Z"/>
  <w16cex:commentExtensible w16cex:durableId="6454DDCA" w16cex:dateUtc="2026-08-29T15:54:00Z"/>
  <w16cex:commentExtensible w16cex:durableId="5E18036B" w16cex:dateUtc="2026-08-28T12:19:00Z"/>
  <w16cex:commentExtensible w16cex:durableId="4B9F309F" w16cex:dateUtc="2026-08-29T15:54:00Z"/>
  <w16cex:commentExtensible w16cex:durableId="463C5E39" w16cex:dateUtc="2026-08-28T12:23:00Z"/>
  <w16cex:commentExtensible w16cex:durableId="0895AE9C" w16cex:dateUtc="2026-08-29T15:54:00Z"/>
  <w16cex:commentExtensible w16cex:durableId="325B169F" w16cex:dateUtc="2026-08-28T07:49:00Z"/>
  <w16cex:commentExtensible w16cex:durableId="2981023E" w16cex:dateUtc="2026-08-29T15:54:00Z"/>
  <w16cex:commentExtensible w16cex:durableId="2E3ABE4B" w16cex:dateUtc="2026-08-27T11:46:00Z"/>
  <w16cex:commentExtensible w16cex:durableId="527EC1FD" w16cex:dateUtc="2026-08-29T15:54:00Z"/>
  <w16cex:commentExtensible w16cex:durableId="7FD09545" w16cex:dateUtc="2026-08-28T07:49:00Z"/>
  <w16cex:commentExtensible w16cex:durableId="2869EB5F" w16cex:dateUtc="2026-08-29T15:54:00Z"/>
  <w16cex:commentExtensible w16cex:durableId="2E3AC4AF" w16cex:dateUtc="2026-08-27T12:14:00Z"/>
  <w16cex:commentExtensible w16cex:durableId="35D17A32" w16cex:dateUtc="2026-08-29T15:54:00Z"/>
  <w16cex:commentExtensible w16cex:durableId="229AD07C" w16cex:dateUtc="2026-08-28T07:49:00Z"/>
  <w16cex:commentExtensible w16cex:durableId="3FB0FE22" w16cex:dateUtc="2026-08-29T15:54:00Z"/>
  <w16cex:commentExtensible w16cex:durableId="1CC5EE9D" w16cex:dateUtc="2026-08-28T07:49:00Z"/>
  <w16cex:commentExtensible w16cex:durableId="7E25B2D3" w16cex:dateUtc="2026-08-29T15:54:00Z"/>
  <w16cex:commentExtensible w16cex:durableId="50369C8E" w16cex:dateUtc="2026-08-28T07:49:00Z"/>
  <w16cex:commentExtensible w16cex:durableId="247BB774" w16cex:dateUtc="2026-08-29T15:54:00Z"/>
  <w16cex:commentExtensible w16cex:durableId="790927AF" w16cex:dateUtc="2026-08-28T07:49:00Z"/>
  <w16cex:commentExtensible w16cex:durableId="7627BDD5" w16cex:dateUtc="2026-08-29T15:54:00Z"/>
  <w16cex:commentExtensible w16cex:durableId="2E3AC6C5" w16cex:dateUtc="2026-08-27T12:23:00Z"/>
  <w16cex:commentExtensible w16cex:durableId="2A2CA403" w16cex:dateUtc="2026-08-29T15:54:00Z"/>
  <w16cex:commentExtensible w16cex:durableId="2DD4DF09" w16cex:dateUtc="2026-08-28T07:49:00Z"/>
  <w16cex:commentExtensible w16cex:durableId="49E14459" w16cex:dateUtc="2026-08-29T15:54:00Z"/>
  <w16cex:commentExtensible w16cex:durableId="2E3ACA24" w16cex:dateUtc="2026-08-27T12:37:00Z"/>
  <w16cex:commentExtensible w16cex:durableId="6F53EF00" w16cex:dateUtc="2026-08-29T15:54:00Z"/>
  <w16cex:commentExtensible w16cex:durableId="1B9A1E04" w16cex:dateUtc="2026-08-28T07:49:00Z"/>
  <w16cex:commentExtensible w16cex:durableId="3F0AE1F6" w16cex:dateUtc="2026-08-29T15:54:00Z"/>
  <w16cex:commentExtensible w16cex:durableId="2E3AD4CF" w16cex:dateUtc="2026-08-27T13:22:00Z"/>
  <w16cex:commentExtensible w16cex:durableId="04D6FC8A" w16cex:dateUtc="2026-08-29T15:54:00Z"/>
  <w16cex:commentExtensible w16cex:durableId="3A28D8F4" w16cex:dateUtc="2026-08-28T07:49:00Z"/>
  <w16cex:commentExtensible w16cex:durableId="429F5FED" w16cex:dateUtc="2026-08-29T15:54:00Z"/>
  <w16cex:commentExtensible w16cex:durableId="3B5BE147" w16cex:dateUtc="2026-08-28T07:49:00Z"/>
  <w16cex:commentExtensible w16cex:durableId="2696D574" w16cex:dateUtc="2026-08-29T15:54:00Z"/>
  <w16cex:commentExtensible w16cex:durableId="2A80EBAD" w16cex:dateUtc="2026-08-28T07:49:00Z"/>
  <w16cex:commentExtensible w16cex:durableId="66F04D3A" w16cex:dateUtc="2026-08-29T15:54:00Z"/>
  <w16cex:commentExtensible w16cex:durableId="5B6281FC" w16cex:dateUtc="2026-08-28T07:49:00Z"/>
  <w16cex:commentExtensible w16cex:durableId="7B16ADB2" w16cex:dateUtc="2026-08-29T15:54:00Z"/>
  <w16cex:commentExtensible w16cex:durableId="1C601BA4" w16cex:dateUtc="2026-08-28T07:49:00Z"/>
  <w16cex:commentExtensible w16cex:durableId="78FF0442" w16cex:dateUtc="2026-08-29T15:54:00Z"/>
  <w16cex:commentExtensible w16cex:durableId="558742D8" w16cex:dateUtc="2026-08-28T07:49:00Z"/>
  <w16cex:commentExtensible w16cex:durableId="3933B30D" w16cex:dateUtc="2026-08-29T15:54:00Z"/>
  <w16cex:commentExtensible w16cex:durableId="2E3AECD1" w16cex:dateUtc="2026-08-27T15:05:00Z"/>
  <w16cex:commentExtensible w16cex:durableId="4EE98E4B" w16cex:dateUtc="2026-08-29T15: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3E6A0F5" w16cid:durableId="2E3AB984"/>
  <w16cid:commentId w16cid:paraId="464248E6" w16cid:durableId="3D38F7A2"/>
  <w16cid:commentId w16cid:paraId="6AFF31AD" w16cid:durableId="2E36B40C"/>
  <w16cid:commentId w16cid:paraId="6E71EC1C" w16cid:durableId="2A469E96"/>
  <w16cid:commentId w16cid:paraId="29CB583B" w16cid:durableId="2E3AB8BD"/>
  <w16cid:commentId w16cid:paraId="37A88467" w16cid:durableId="3F466187"/>
  <w16cid:commentId w16cid:paraId="16638B20" w16cid:durableId="27A8CBD0"/>
  <w16cid:commentId w16cid:paraId="0EF86EF0" w16cid:durableId="502B90DE"/>
  <w16cid:commentId w16cid:paraId="114F4CE1" w16cid:durableId="2E36BD10"/>
  <w16cid:commentId w16cid:paraId="16CCE564" w16cid:durableId="6454DDCA"/>
  <w16cid:commentId w16cid:paraId="410E985A" w16cid:durableId="5E18036B"/>
  <w16cid:commentId w16cid:paraId="1D3AD959" w16cid:durableId="4B9F309F"/>
  <w16cid:commentId w16cid:paraId="0871C721" w16cid:durableId="463C5E39"/>
  <w16cid:commentId w16cid:paraId="25AACA0C" w16cid:durableId="0895AE9C"/>
  <w16cid:commentId w16cid:paraId="7F003859" w16cid:durableId="325B169F"/>
  <w16cid:commentId w16cid:paraId="673EEAF4" w16cid:durableId="2981023E"/>
  <w16cid:commentId w16cid:paraId="6D617435" w16cid:durableId="2E3ABE4B"/>
  <w16cid:commentId w16cid:paraId="35F726CC" w16cid:durableId="527EC1FD"/>
  <w16cid:commentId w16cid:paraId="2E1E07B0" w16cid:durableId="7FD09545"/>
  <w16cid:commentId w16cid:paraId="67516F17" w16cid:durableId="2869EB5F"/>
  <w16cid:commentId w16cid:paraId="258A5153" w16cid:durableId="2E3AC4AF"/>
  <w16cid:commentId w16cid:paraId="2A956149" w16cid:durableId="35D17A32"/>
  <w16cid:commentId w16cid:paraId="48B6F3E6" w16cid:durableId="229AD07C"/>
  <w16cid:commentId w16cid:paraId="5D213B88" w16cid:durableId="3FB0FE22"/>
  <w16cid:commentId w16cid:paraId="5BD315DE" w16cid:durableId="1CC5EE9D"/>
  <w16cid:commentId w16cid:paraId="1C7FA77E" w16cid:durableId="7E25B2D3"/>
  <w16cid:commentId w16cid:paraId="3DFFACEB" w16cid:durableId="50369C8E"/>
  <w16cid:commentId w16cid:paraId="1AB02ECA" w16cid:durableId="247BB774"/>
  <w16cid:commentId w16cid:paraId="104C3C0D" w16cid:durableId="790927AF"/>
  <w16cid:commentId w16cid:paraId="3A280CEE" w16cid:durableId="7627BDD5"/>
  <w16cid:commentId w16cid:paraId="2A180395" w16cid:durableId="2E3AC6C5"/>
  <w16cid:commentId w16cid:paraId="1F5D7347" w16cid:durableId="2A2CA403"/>
  <w16cid:commentId w16cid:paraId="01676DBB" w16cid:durableId="2DD4DF09"/>
  <w16cid:commentId w16cid:paraId="0E6231C5" w16cid:durableId="49E14459"/>
  <w16cid:commentId w16cid:paraId="0A24EFE5" w16cid:durableId="2E3ACA24"/>
  <w16cid:commentId w16cid:paraId="0AEFC411" w16cid:durableId="6F53EF00"/>
  <w16cid:commentId w16cid:paraId="67210CE6" w16cid:durableId="1B9A1E04"/>
  <w16cid:commentId w16cid:paraId="1CEA80B2" w16cid:durableId="3F0AE1F6"/>
  <w16cid:commentId w16cid:paraId="504A79E2" w16cid:durableId="2E3AD4CF"/>
  <w16cid:commentId w16cid:paraId="4772B59C" w16cid:durableId="04D6FC8A"/>
  <w16cid:commentId w16cid:paraId="2A71F61A" w16cid:durableId="3A28D8F4"/>
  <w16cid:commentId w16cid:paraId="4E654A79" w16cid:durableId="429F5FED"/>
  <w16cid:commentId w16cid:paraId="2146AC22" w16cid:durableId="3B5BE147"/>
  <w16cid:commentId w16cid:paraId="2B7260AC" w16cid:durableId="2696D574"/>
  <w16cid:commentId w16cid:paraId="6EB4F965" w16cid:durableId="2A80EBAD"/>
  <w16cid:commentId w16cid:paraId="470AD51C" w16cid:durableId="66F04D3A"/>
  <w16cid:commentId w16cid:paraId="0DD277AC" w16cid:durableId="5B6281FC"/>
  <w16cid:commentId w16cid:paraId="2F96D693" w16cid:durableId="7B16ADB2"/>
  <w16cid:commentId w16cid:paraId="41104D61" w16cid:durableId="1C601BA4"/>
  <w16cid:commentId w16cid:paraId="7684A638" w16cid:durableId="78FF0442"/>
  <w16cid:commentId w16cid:paraId="7D74C480" w16cid:durableId="558742D8"/>
  <w16cid:commentId w16cid:paraId="77E31DF7" w16cid:durableId="3933B30D"/>
  <w16cid:commentId w16cid:paraId="59AB85C9" w16cid:durableId="2E3AECD1"/>
  <w16cid:commentId w16cid:paraId="391F90B6" w16cid:durableId="4EE98E4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6CDBB" w14:textId="77777777" w:rsidR="002E0C31" w:rsidRDefault="002E0C31">
      <w:r>
        <w:separator/>
      </w:r>
    </w:p>
  </w:endnote>
  <w:endnote w:type="continuationSeparator" w:id="0">
    <w:p w14:paraId="59213346" w14:textId="77777777" w:rsidR="002E0C31" w:rsidRDefault="002E0C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Arial Unicode MS">
    <w:altName w:val="HGMaruGothicMPRO"/>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Menlo">
    <w:altName w:val="DokChampa"/>
    <w:charset w:val="00"/>
    <w:family w:val="modern"/>
    <w:pitch w:val="fixed"/>
    <w:sig w:usb0="E60022FF" w:usb1="D200F9FB" w:usb2="02000028" w:usb3="00000000" w:csb0="000001DF" w:csb1="00000000"/>
  </w:font>
  <w:font w:name="Apple Symbols">
    <w:altName w:val="Arial"/>
    <w:charset w:val="B1"/>
    <w:family w:val="auto"/>
    <w:pitch w:val="variable"/>
    <w:sig w:usb0="800008A3" w:usb1="08007BEB" w:usb2="01840034" w:usb3="00000000" w:csb0="000001FB"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C27FC" w14:textId="77777777" w:rsidR="00350CFB" w:rsidRDefault="00283FFF">
    <w:pPr>
      <w:pStyle w:val="a3"/>
      <w:spacing w:line="14" w:lineRule="auto"/>
      <w:rPr>
        <w:sz w:val="20"/>
      </w:rPr>
    </w:pPr>
    <w:r>
      <w:rPr>
        <w:noProof/>
        <w:sz w:val="20"/>
      </w:rPr>
      <mc:AlternateContent>
        <mc:Choice Requires="wps">
          <w:drawing>
            <wp:anchor distT="0" distB="0" distL="0" distR="0" simplePos="0" relativeHeight="484000768" behindDoc="1" locked="0" layoutInCell="1" allowOverlap="1" wp14:anchorId="00DC27FD" wp14:editId="00DC27FE">
              <wp:simplePos x="0" y="0"/>
              <wp:positionH relativeFrom="page">
                <wp:posOffset>3653421</wp:posOffset>
              </wp:positionH>
              <wp:positionV relativeFrom="page">
                <wp:posOffset>9208968</wp:posOffset>
              </wp:positionV>
              <wp:extent cx="253365" cy="1936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3365" cy="193675"/>
                      </a:xfrm>
                      <a:prstGeom prst="rect">
                        <a:avLst/>
                      </a:prstGeom>
                    </wps:spPr>
                    <wps:txbx>
                      <w:txbxContent>
                        <w:p w14:paraId="00DC28A2" w14:textId="77777777" w:rsidR="00350CFB" w:rsidRDefault="00283FFF">
                          <w:pPr>
                            <w:pStyle w:val="a3"/>
                            <w:spacing w:before="9"/>
                            <w:ind w:left="20"/>
                          </w:pPr>
                          <w:r>
                            <w:rPr>
                              <w:spacing w:val="-5"/>
                            </w:rPr>
                            <w:fldChar w:fldCharType="begin"/>
                          </w:r>
                          <w:r>
                            <w:rPr>
                              <w:spacing w:val="-5"/>
                            </w:rPr>
                            <w:instrText xml:space="preserve"> PAGE </w:instrText>
                          </w:r>
                          <w:r>
                            <w:rPr>
                              <w:spacing w:val="-5"/>
                            </w:rPr>
                            <w:fldChar w:fldCharType="separate"/>
                          </w:r>
                          <w:r>
                            <w:rPr>
                              <w:spacing w:val="-5"/>
                            </w:rPr>
                            <w:t>100</w:t>
                          </w:r>
                          <w:r>
                            <w:rPr>
                              <w:spacing w:val="-5"/>
                            </w:rPr>
                            <w:fldChar w:fldCharType="end"/>
                          </w:r>
                        </w:p>
                      </w:txbxContent>
                    </wps:txbx>
                    <wps:bodyPr wrap="square" lIns="0" tIns="0" rIns="0" bIns="0" rtlCol="0">
                      <a:noAutofit/>
                    </wps:bodyPr>
                  </wps:wsp>
                </a:graphicData>
              </a:graphic>
            </wp:anchor>
          </w:drawing>
        </mc:Choice>
        <mc:Fallback>
          <w:pict>
            <v:shapetype w14:anchorId="00DC27FD" id="_x0000_t202" coordsize="21600,21600" o:spt="202" path="m,l,21600r21600,l21600,xe">
              <v:stroke joinstyle="miter"/>
              <v:path gradientshapeok="t" o:connecttype="rect"/>
            </v:shapetype>
            <v:shape id="Textbox 1" o:spid="_x0000_s1458" type="#_x0000_t202" style="position:absolute;margin-left:287.65pt;margin-top:725.1pt;width:19.95pt;height:15.25pt;z-index:-19315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" filled="f" stroked="f">
              <v:textbox inset="0,0,0,0">
                <w:txbxContent>
                  <w:p w14:paraId="00DC28A2" w14:textId="77777777" w:rsidR="00350CFB" w:rsidRDefault="00283FFF">
                    <w:pPr>
                      <w:pStyle w:val="a3"/>
                      <w:spacing w:before="9"/>
                      <w:ind w:left="20"/>
                    </w:pPr>
                    <w:r>
                      <w:rPr>
                        <w:spacing w:val="-5"/>
                      </w:rPr>
                      <w:fldChar w:fldCharType="begin"/>
                    </w:r>
                    <w:r>
                      <w:rPr>
                        <w:spacing w:val="-5"/>
                      </w:rPr>
                      <w:instrText xml:space="preserve"> PAGE </w:instrText>
                    </w:r>
                    <w:r>
                      <w:rPr>
                        <w:spacing w:val="-5"/>
                      </w:rPr>
                      <w:fldChar w:fldCharType="separate"/>
                    </w:r>
                    <w:r>
                      <w:rPr>
                        <w:spacing w:val="-5"/>
                      </w:rPr>
                      <w:t>100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AA938" w14:textId="77777777" w:rsidR="002E0C31" w:rsidRDefault="002E0C31">
      <w:r>
        <w:separator/>
      </w:r>
    </w:p>
  </w:footnote>
  <w:footnote w:type="continuationSeparator" w:id="0">
    <w:p w14:paraId="3B2F246A" w14:textId="77777777" w:rsidR="002E0C31" w:rsidRDefault="002E0C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054E"/>
    <w:multiLevelType w:val="multilevel"/>
    <w:tmpl w:val="59BCF562"/>
    <w:lvl w:ilvl="0">
      <w:start w:val="4"/>
      <w:numFmt w:val="decimal"/>
      <w:lvlText w:val="%1"/>
      <w:lvlJc w:val="left"/>
      <w:pPr>
        <w:ind w:left="1190" w:hanging="550"/>
        <w:jc w:val="left"/>
      </w:pPr>
      <w:rPr>
        <w:rFonts w:hint="default"/>
        <w:lang w:val="en-US" w:eastAsia="en-US" w:bidi="ar-SA"/>
      </w:rPr>
    </w:lvl>
    <w:lvl w:ilvl="1">
      <w:start w:val="1"/>
      <w:numFmt w:val="decimal"/>
      <w:lvlText w:val="%1.%2"/>
      <w:lvlJc w:val="left"/>
      <w:pPr>
        <w:ind w:left="1190" w:hanging="55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001" w:hanging="550"/>
      </w:pPr>
      <w:rPr>
        <w:rFonts w:hint="default"/>
        <w:lang w:val="en-US" w:eastAsia="en-US" w:bidi="ar-SA"/>
      </w:rPr>
    </w:lvl>
    <w:lvl w:ilvl="3">
      <w:numFmt w:val="bullet"/>
      <w:lvlText w:val="•"/>
      <w:lvlJc w:val="left"/>
      <w:pPr>
        <w:ind w:left="3901" w:hanging="550"/>
      </w:pPr>
      <w:rPr>
        <w:rFonts w:hint="default"/>
        <w:lang w:val="en-US" w:eastAsia="en-US" w:bidi="ar-SA"/>
      </w:rPr>
    </w:lvl>
    <w:lvl w:ilvl="4">
      <w:numFmt w:val="bullet"/>
      <w:lvlText w:val="•"/>
      <w:lvlJc w:val="left"/>
      <w:pPr>
        <w:ind w:left="4802" w:hanging="550"/>
      </w:pPr>
      <w:rPr>
        <w:rFonts w:hint="default"/>
        <w:lang w:val="en-US" w:eastAsia="en-US" w:bidi="ar-SA"/>
      </w:rPr>
    </w:lvl>
    <w:lvl w:ilvl="5">
      <w:numFmt w:val="bullet"/>
      <w:lvlText w:val="•"/>
      <w:lvlJc w:val="left"/>
      <w:pPr>
        <w:ind w:left="5702" w:hanging="550"/>
      </w:pPr>
      <w:rPr>
        <w:rFonts w:hint="default"/>
        <w:lang w:val="en-US" w:eastAsia="en-US" w:bidi="ar-SA"/>
      </w:rPr>
    </w:lvl>
    <w:lvl w:ilvl="6">
      <w:numFmt w:val="bullet"/>
      <w:lvlText w:val="•"/>
      <w:lvlJc w:val="left"/>
      <w:pPr>
        <w:ind w:left="6603" w:hanging="550"/>
      </w:pPr>
      <w:rPr>
        <w:rFonts w:hint="default"/>
        <w:lang w:val="en-US" w:eastAsia="en-US" w:bidi="ar-SA"/>
      </w:rPr>
    </w:lvl>
    <w:lvl w:ilvl="7">
      <w:numFmt w:val="bullet"/>
      <w:lvlText w:val="•"/>
      <w:lvlJc w:val="left"/>
      <w:pPr>
        <w:ind w:left="7503" w:hanging="550"/>
      </w:pPr>
      <w:rPr>
        <w:rFonts w:hint="default"/>
        <w:lang w:val="en-US" w:eastAsia="en-US" w:bidi="ar-SA"/>
      </w:rPr>
    </w:lvl>
    <w:lvl w:ilvl="8">
      <w:numFmt w:val="bullet"/>
      <w:lvlText w:val="•"/>
      <w:lvlJc w:val="left"/>
      <w:pPr>
        <w:ind w:left="8404" w:hanging="550"/>
      </w:pPr>
      <w:rPr>
        <w:rFonts w:hint="default"/>
        <w:lang w:val="en-US" w:eastAsia="en-US" w:bidi="ar-SA"/>
      </w:rPr>
    </w:lvl>
  </w:abstractNum>
  <w:abstractNum w:abstractNumId="1" w15:restartNumberingAfterBreak="0">
    <w:nsid w:val="0091710E"/>
    <w:multiLevelType w:val="hybridMultilevel"/>
    <w:tmpl w:val="C836409E"/>
    <w:lvl w:ilvl="0" w:tplc="48EE6112">
      <w:numFmt w:val="bullet"/>
      <w:lvlText w:val="•"/>
      <w:lvlJc w:val="left"/>
      <w:pPr>
        <w:ind w:left="799" w:hanging="216"/>
      </w:pPr>
      <w:rPr>
        <w:rFonts w:ascii="Times New Roman" w:eastAsia="Times New Roman" w:hAnsi="Times New Roman" w:cs="Times New Roman" w:hint="default"/>
        <w:b w:val="0"/>
        <w:bCs w:val="0"/>
        <w:i w:val="0"/>
        <w:iCs w:val="0"/>
        <w:spacing w:val="0"/>
        <w:w w:val="99"/>
        <w:sz w:val="24"/>
        <w:szCs w:val="24"/>
        <w:lang w:val="en-US" w:eastAsia="en-US" w:bidi="ar-SA"/>
      </w:rPr>
    </w:lvl>
    <w:lvl w:ilvl="1" w:tplc="4C3E782E">
      <w:numFmt w:val="bullet"/>
      <w:lvlText w:val="•"/>
      <w:lvlJc w:val="left"/>
      <w:pPr>
        <w:ind w:left="1740" w:hanging="216"/>
      </w:pPr>
      <w:rPr>
        <w:rFonts w:hint="default"/>
        <w:lang w:val="en-US" w:eastAsia="en-US" w:bidi="ar-SA"/>
      </w:rPr>
    </w:lvl>
    <w:lvl w:ilvl="2" w:tplc="156C2946">
      <w:numFmt w:val="bullet"/>
      <w:lvlText w:val="•"/>
      <w:lvlJc w:val="left"/>
      <w:pPr>
        <w:ind w:left="2681" w:hanging="216"/>
      </w:pPr>
      <w:rPr>
        <w:rFonts w:hint="default"/>
        <w:lang w:val="en-US" w:eastAsia="en-US" w:bidi="ar-SA"/>
      </w:rPr>
    </w:lvl>
    <w:lvl w:ilvl="3" w:tplc="E0907E22">
      <w:numFmt w:val="bullet"/>
      <w:lvlText w:val="•"/>
      <w:lvlJc w:val="left"/>
      <w:pPr>
        <w:ind w:left="3621" w:hanging="216"/>
      </w:pPr>
      <w:rPr>
        <w:rFonts w:hint="default"/>
        <w:lang w:val="en-US" w:eastAsia="en-US" w:bidi="ar-SA"/>
      </w:rPr>
    </w:lvl>
    <w:lvl w:ilvl="4" w:tplc="81FACDB2">
      <w:numFmt w:val="bullet"/>
      <w:lvlText w:val="•"/>
      <w:lvlJc w:val="left"/>
      <w:pPr>
        <w:ind w:left="4562" w:hanging="216"/>
      </w:pPr>
      <w:rPr>
        <w:rFonts w:hint="default"/>
        <w:lang w:val="en-US" w:eastAsia="en-US" w:bidi="ar-SA"/>
      </w:rPr>
    </w:lvl>
    <w:lvl w:ilvl="5" w:tplc="C416F9BA">
      <w:numFmt w:val="bullet"/>
      <w:lvlText w:val="•"/>
      <w:lvlJc w:val="left"/>
      <w:pPr>
        <w:ind w:left="5502" w:hanging="216"/>
      </w:pPr>
      <w:rPr>
        <w:rFonts w:hint="default"/>
        <w:lang w:val="en-US" w:eastAsia="en-US" w:bidi="ar-SA"/>
      </w:rPr>
    </w:lvl>
    <w:lvl w:ilvl="6" w:tplc="07686954">
      <w:numFmt w:val="bullet"/>
      <w:lvlText w:val="•"/>
      <w:lvlJc w:val="left"/>
      <w:pPr>
        <w:ind w:left="6443" w:hanging="216"/>
      </w:pPr>
      <w:rPr>
        <w:rFonts w:hint="default"/>
        <w:lang w:val="en-US" w:eastAsia="en-US" w:bidi="ar-SA"/>
      </w:rPr>
    </w:lvl>
    <w:lvl w:ilvl="7" w:tplc="14AC7A10">
      <w:numFmt w:val="bullet"/>
      <w:lvlText w:val="•"/>
      <w:lvlJc w:val="left"/>
      <w:pPr>
        <w:ind w:left="7383" w:hanging="216"/>
      </w:pPr>
      <w:rPr>
        <w:rFonts w:hint="default"/>
        <w:lang w:val="en-US" w:eastAsia="en-US" w:bidi="ar-SA"/>
      </w:rPr>
    </w:lvl>
    <w:lvl w:ilvl="8" w:tplc="599C2894">
      <w:numFmt w:val="bullet"/>
      <w:lvlText w:val="•"/>
      <w:lvlJc w:val="left"/>
      <w:pPr>
        <w:ind w:left="8324" w:hanging="216"/>
      </w:pPr>
      <w:rPr>
        <w:rFonts w:hint="default"/>
        <w:lang w:val="en-US" w:eastAsia="en-US" w:bidi="ar-SA"/>
      </w:rPr>
    </w:lvl>
  </w:abstractNum>
  <w:abstractNum w:abstractNumId="2" w15:restartNumberingAfterBreak="0">
    <w:nsid w:val="011F2FB5"/>
    <w:multiLevelType w:val="hybridMultilevel"/>
    <w:tmpl w:val="E49861DA"/>
    <w:lvl w:ilvl="0" w:tplc="63F89616">
      <w:numFmt w:val="bullet"/>
      <w:lvlText w:val="•"/>
      <w:lvlJc w:val="left"/>
      <w:pPr>
        <w:ind w:left="808" w:hanging="216"/>
      </w:pPr>
      <w:rPr>
        <w:rFonts w:ascii="Times New Roman" w:eastAsia="Times New Roman" w:hAnsi="Times New Roman" w:cs="Times New Roman" w:hint="default"/>
        <w:b w:val="0"/>
        <w:bCs w:val="0"/>
        <w:i w:val="0"/>
        <w:iCs w:val="0"/>
        <w:spacing w:val="0"/>
        <w:w w:val="99"/>
        <w:sz w:val="24"/>
        <w:szCs w:val="24"/>
        <w:lang w:val="en-US" w:eastAsia="en-US" w:bidi="ar-SA"/>
      </w:rPr>
    </w:lvl>
    <w:lvl w:ilvl="1" w:tplc="3B4E86CE">
      <w:numFmt w:val="bullet"/>
      <w:lvlText w:val="•"/>
      <w:lvlJc w:val="left"/>
      <w:pPr>
        <w:ind w:left="1740" w:hanging="216"/>
      </w:pPr>
      <w:rPr>
        <w:rFonts w:hint="default"/>
        <w:lang w:val="en-US" w:eastAsia="en-US" w:bidi="ar-SA"/>
      </w:rPr>
    </w:lvl>
    <w:lvl w:ilvl="2" w:tplc="0A92F76E">
      <w:numFmt w:val="bullet"/>
      <w:lvlText w:val="•"/>
      <w:lvlJc w:val="left"/>
      <w:pPr>
        <w:ind w:left="2681" w:hanging="216"/>
      </w:pPr>
      <w:rPr>
        <w:rFonts w:hint="default"/>
        <w:lang w:val="en-US" w:eastAsia="en-US" w:bidi="ar-SA"/>
      </w:rPr>
    </w:lvl>
    <w:lvl w:ilvl="3" w:tplc="BE6A954A">
      <w:numFmt w:val="bullet"/>
      <w:lvlText w:val="•"/>
      <w:lvlJc w:val="left"/>
      <w:pPr>
        <w:ind w:left="3621" w:hanging="216"/>
      </w:pPr>
      <w:rPr>
        <w:rFonts w:hint="default"/>
        <w:lang w:val="en-US" w:eastAsia="en-US" w:bidi="ar-SA"/>
      </w:rPr>
    </w:lvl>
    <w:lvl w:ilvl="4" w:tplc="D9B21EF2">
      <w:numFmt w:val="bullet"/>
      <w:lvlText w:val="•"/>
      <w:lvlJc w:val="left"/>
      <w:pPr>
        <w:ind w:left="4562" w:hanging="216"/>
      </w:pPr>
      <w:rPr>
        <w:rFonts w:hint="default"/>
        <w:lang w:val="en-US" w:eastAsia="en-US" w:bidi="ar-SA"/>
      </w:rPr>
    </w:lvl>
    <w:lvl w:ilvl="5" w:tplc="7C58D266">
      <w:numFmt w:val="bullet"/>
      <w:lvlText w:val="•"/>
      <w:lvlJc w:val="left"/>
      <w:pPr>
        <w:ind w:left="5502" w:hanging="216"/>
      </w:pPr>
      <w:rPr>
        <w:rFonts w:hint="default"/>
        <w:lang w:val="en-US" w:eastAsia="en-US" w:bidi="ar-SA"/>
      </w:rPr>
    </w:lvl>
    <w:lvl w:ilvl="6" w:tplc="14DCBFB2">
      <w:numFmt w:val="bullet"/>
      <w:lvlText w:val="•"/>
      <w:lvlJc w:val="left"/>
      <w:pPr>
        <w:ind w:left="6443" w:hanging="216"/>
      </w:pPr>
      <w:rPr>
        <w:rFonts w:hint="default"/>
        <w:lang w:val="en-US" w:eastAsia="en-US" w:bidi="ar-SA"/>
      </w:rPr>
    </w:lvl>
    <w:lvl w:ilvl="7" w:tplc="C9C88DB6">
      <w:numFmt w:val="bullet"/>
      <w:lvlText w:val="•"/>
      <w:lvlJc w:val="left"/>
      <w:pPr>
        <w:ind w:left="7383" w:hanging="216"/>
      </w:pPr>
      <w:rPr>
        <w:rFonts w:hint="default"/>
        <w:lang w:val="en-US" w:eastAsia="en-US" w:bidi="ar-SA"/>
      </w:rPr>
    </w:lvl>
    <w:lvl w:ilvl="8" w:tplc="12D84696">
      <w:numFmt w:val="bullet"/>
      <w:lvlText w:val="•"/>
      <w:lvlJc w:val="left"/>
      <w:pPr>
        <w:ind w:left="8324" w:hanging="216"/>
      </w:pPr>
      <w:rPr>
        <w:rFonts w:hint="default"/>
        <w:lang w:val="en-US" w:eastAsia="en-US" w:bidi="ar-SA"/>
      </w:rPr>
    </w:lvl>
  </w:abstractNum>
  <w:abstractNum w:abstractNumId="3" w15:restartNumberingAfterBreak="0">
    <w:nsid w:val="04B12BD6"/>
    <w:multiLevelType w:val="hybridMultilevel"/>
    <w:tmpl w:val="CCD24414"/>
    <w:lvl w:ilvl="0" w:tplc="14F8B998">
      <w:start w:val="1"/>
      <w:numFmt w:val="decimal"/>
      <w:lvlText w:val="%1."/>
      <w:lvlJc w:val="left"/>
      <w:pPr>
        <w:ind w:left="856" w:hanging="303"/>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6A0E395A">
      <w:numFmt w:val="bullet"/>
      <w:lvlText w:val="•"/>
      <w:lvlJc w:val="left"/>
      <w:pPr>
        <w:ind w:left="1794" w:hanging="303"/>
      </w:pPr>
      <w:rPr>
        <w:rFonts w:hint="default"/>
        <w:lang w:val="en-US" w:eastAsia="en-US" w:bidi="ar-SA"/>
      </w:rPr>
    </w:lvl>
    <w:lvl w:ilvl="2" w:tplc="BF8E3C38">
      <w:numFmt w:val="bullet"/>
      <w:lvlText w:val="•"/>
      <w:lvlJc w:val="left"/>
      <w:pPr>
        <w:ind w:left="2729" w:hanging="303"/>
      </w:pPr>
      <w:rPr>
        <w:rFonts w:hint="default"/>
        <w:lang w:val="en-US" w:eastAsia="en-US" w:bidi="ar-SA"/>
      </w:rPr>
    </w:lvl>
    <w:lvl w:ilvl="3" w:tplc="7F405398">
      <w:numFmt w:val="bullet"/>
      <w:lvlText w:val="•"/>
      <w:lvlJc w:val="left"/>
      <w:pPr>
        <w:ind w:left="3663" w:hanging="303"/>
      </w:pPr>
      <w:rPr>
        <w:rFonts w:hint="default"/>
        <w:lang w:val="en-US" w:eastAsia="en-US" w:bidi="ar-SA"/>
      </w:rPr>
    </w:lvl>
    <w:lvl w:ilvl="4" w:tplc="6EBE0E3C">
      <w:numFmt w:val="bullet"/>
      <w:lvlText w:val="•"/>
      <w:lvlJc w:val="left"/>
      <w:pPr>
        <w:ind w:left="4598" w:hanging="303"/>
      </w:pPr>
      <w:rPr>
        <w:rFonts w:hint="default"/>
        <w:lang w:val="en-US" w:eastAsia="en-US" w:bidi="ar-SA"/>
      </w:rPr>
    </w:lvl>
    <w:lvl w:ilvl="5" w:tplc="86A620DE">
      <w:numFmt w:val="bullet"/>
      <w:lvlText w:val="•"/>
      <w:lvlJc w:val="left"/>
      <w:pPr>
        <w:ind w:left="5532" w:hanging="303"/>
      </w:pPr>
      <w:rPr>
        <w:rFonts w:hint="default"/>
        <w:lang w:val="en-US" w:eastAsia="en-US" w:bidi="ar-SA"/>
      </w:rPr>
    </w:lvl>
    <w:lvl w:ilvl="6" w:tplc="332A6146">
      <w:numFmt w:val="bullet"/>
      <w:lvlText w:val="•"/>
      <w:lvlJc w:val="left"/>
      <w:pPr>
        <w:ind w:left="6467" w:hanging="303"/>
      </w:pPr>
      <w:rPr>
        <w:rFonts w:hint="default"/>
        <w:lang w:val="en-US" w:eastAsia="en-US" w:bidi="ar-SA"/>
      </w:rPr>
    </w:lvl>
    <w:lvl w:ilvl="7" w:tplc="2A3EFD12">
      <w:numFmt w:val="bullet"/>
      <w:lvlText w:val="•"/>
      <w:lvlJc w:val="left"/>
      <w:pPr>
        <w:ind w:left="7401" w:hanging="303"/>
      </w:pPr>
      <w:rPr>
        <w:rFonts w:hint="default"/>
        <w:lang w:val="en-US" w:eastAsia="en-US" w:bidi="ar-SA"/>
      </w:rPr>
    </w:lvl>
    <w:lvl w:ilvl="8" w:tplc="1E06269C">
      <w:numFmt w:val="bullet"/>
      <w:lvlText w:val="•"/>
      <w:lvlJc w:val="left"/>
      <w:pPr>
        <w:ind w:left="8336" w:hanging="303"/>
      </w:pPr>
      <w:rPr>
        <w:rFonts w:hint="default"/>
        <w:lang w:val="en-US" w:eastAsia="en-US" w:bidi="ar-SA"/>
      </w:rPr>
    </w:lvl>
  </w:abstractNum>
  <w:abstractNum w:abstractNumId="4" w15:restartNumberingAfterBreak="0">
    <w:nsid w:val="0F9F024A"/>
    <w:multiLevelType w:val="multilevel"/>
    <w:tmpl w:val="0D5E0DA2"/>
    <w:lvl w:ilvl="0">
      <w:start w:val="1"/>
      <w:numFmt w:val="decimal"/>
      <w:lvlText w:val="%1"/>
      <w:lvlJc w:val="left"/>
      <w:pPr>
        <w:ind w:left="856" w:hanging="574"/>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start w:val="1"/>
      <w:numFmt w:val="decimal"/>
      <w:lvlText w:val="%1.%2"/>
      <w:lvlJc w:val="left"/>
      <w:pPr>
        <w:ind w:left="1214" w:hanging="574"/>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2">
      <w:start w:val="1"/>
      <w:numFmt w:val="decimal"/>
      <w:lvlText w:val="%1.%2.%3"/>
      <w:lvlJc w:val="left"/>
      <w:pPr>
        <w:ind w:left="1573" w:hanging="574"/>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2658" w:hanging="574"/>
      </w:pPr>
      <w:rPr>
        <w:rFonts w:hint="default"/>
        <w:lang w:val="en-US" w:eastAsia="en-US" w:bidi="ar-SA"/>
      </w:rPr>
    </w:lvl>
    <w:lvl w:ilvl="4">
      <w:numFmt w:val="bullet"/>
      <w:lvlText w:val="•"/>
      <w:lvlJc w:val="left"/>
      <w:pPr>
        <w:ind w:left="3736" w:hanging="574"/>
      </w:pPr>
      <w:rPr>
        <w:rFonts w:hint="default"/>
        <w:lang w:val="en-US" w:eastAsia="en-US" w:bidi="ar-SA"/>
      </w:rPr>
    </w:lvl>
    <w:lvl w:ilvl="5">
      <w:numFmt w:val="bullet"/>
      <w:lvlText w:val="•"/>
      <w:lvlJc w:val="left"/>
      <w:pPr>
        <w:ind w:left="4814" w:hanging="574"/>
      </w:pPr>
      <w:rPr>
        <w:rFonts w:hint="default"/>
        <w:lang w:val="en-US" w:eastAsia="en-US" w:bidi="ar-SA"/>
      </w:rPr>
    </w:lvl>
    <w:lvl w:ilvl="6">
      <w:numFmt w:val="bullet"/>
      <w:lvlText w:val="•"/>
      <w:lvlJc w:val="left"/>
      <w:pPr>
        <w:ind w:left="5892" w:hanging="574"/>
      </w:pPr>
      <w:rPr>
        <w:rFonts w:hint="default"/>
        <w:lang w:val="en-US" w:eastAsia="en-US" w:bidi="ar-SA"/>
      </w:rPr>
    </w:lvl>
    <w:lvl w:ilvl="7">
      <w:numFmt w:val="bullet"/>
      <w:lvlText w:val="•"/>
      <w:lvlJc w:val="left"/>
      <w:pPr>
        <w:ind w:left="6971" w:hanging="574"/>
      </w:pPr>
      <w:rPr>
        <w:rFonts w:hint="default"/>
        <w:lang w:val="en-US" w:eastAsia="en-US" w:bidi="ar-SA"/>
      </w:rPr>
    </w:lvl>
    <w:lvl w:ilvl="8">
      <w:numFmt w:val="bullet"/>
      <w:lvlText w:val="•"/>
      <w:lvlJc w:val="left"/>
      <w:pPr>
        <w:ind w:left="8049" w:hanging="574"/>
      </w:pPr>
      <w:rPr>
        <w:rFonts w:hint="default"/>
        <w:lang w:val="en-US" w:eastAsia="en-US" w:bidi="ar-SA"/>
      </w:rPr>
    </w:lvl>
  </w:abstractNum>
  <w:abstractNum w:abstractNumId="5" w15:restartNumberingAfterBreak="0">
    <w:nsid w:val="0FC06BD2"/>
    <w:multiLevelType w:val="hybridMultilevel"/>
    <w:tmpl w:val="3072FFA6"/>
    <w:lvl w:ilvl="0" w:tplc="3648F65C">
      <w:start w:val="1"/>
      <w:numFmt w:val="decimal"/>
      <w:lvlText w:val="%1."/>
      <w:lvlJc w:val="left"/>
      <w:pPr>
        <w:ind w:left="856" w:hanging="303"/>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DFB0F026">
      <w:numFmt w:val="bullet"/>
      <w:lvlText w:val="•"/>
      <w:lvlJc w:val="left"/>
      <w:pPr>
        <w:ind w:left="1794" w:hanging="303"/>
      </w:pPr>
      <w:rPr>
        <w:rFonts w:hint="default"/>
        <w:lang w:val="en-US" w:eastAsia="en-US" w:bidi="ar-SA"/>
      </w:rPr>
    </w:lvl>
    <w:lvl w:ilvl="2" w:tplc="62561A38">
      <w:numFmt w:val="bullet"/>
      <w:lvlText w:val="•"/>
      <w:lvlJc w:val="left"/>
      <w:pPr>
        <w:ind w:left="2729" w:hanging="303"/>
      </w:pPr>
      <w:rPr>
        <w:rFonts w:hint="default"/>
        <w:lang w:val="en-US" w:eastAsia="en-US" w:bidi="ar-SA"/>
      </w:rPr>
    </w:lvl>
    <w:lvl w:ilvl="3" w:tplc="322666EE">
      <w:numFmt w:val="bullet"/>
      <w:lvlText w:val="•"/>
      <w:lvlJc w:val="left"/>
      <w:pPr>
        <w:ind w:left="3663" w:hanging="303"/>
      </w:pPr>
      <w:rPr>
        <w:rFonts w:hint="default"/>
        <w:lang w:val="en-US" w:eastAsia="en-US" w:bidi="ar-SA"/>
      </w:rPr>
    </w:lvl>
    <w:lvl w:ilvl="4" w:tplc="35464268">
      <w:numFmt w:val="bullet"/>
      <w:lvlText w:val="•"/>
      <w:lvlJc w:val="left"/>
      <w:pPr>
        <w:ind w:left="4598" w:hanging="303"/>
      </w:pPr>
      <w:rPr>
        <w:rFonts w:hint="default"/>
        <w:lang w:val="en-US" w:eastAsia="en-US" w:bidi="ar-SA"/>
      </w:rPr>
    </w:lvl>
    <w:lvl w:ilvl="5" w:tplc="EC6A5CC0">
      <w:numFmt w:val="bullet"/>
      <w:lvlText w:val="•"/>
      <w:lvlJc w:val="left"/>
      <w:pPr>
        <w:ind w:left="5532" w:hanging="303"/>
      </w:pPr>
      <w:rPr>
        <w:rFonts w:hint="default"/>
        <w:lang w:val="en-US" w:eastAsia="en-US" w:bidi="ar-SA"/>
      </w:rPr>
    </w:lvl>
    <w:lvl w:ilvl="6" w:tplc="CCD4957A">
      <w:numFmt w:val="bullet"/>
      <w:lvlText w:val="•"/>
      <w:lvlJc w:val="left"/>
      <w:pPr>
        <w:ind w:left="6467" w:hanging="303"/>
      </w:pPr>
      <w:rPr>
        <w:rFonts w:hint="default"/>
        <w:lang w:val="en-US" w:eastAsia="en-US" w:bidi="ar-SA"/>
      </w:rPr>
    </w:lvl>
    <w:lvl w:ilvl="7" w:tplc="01AEE216">
      <w:numFmt w:val="bullet"/>
      <w:lvlText w:val="•"/>
      <w:lvlJc w:val="left"/>
      <w:pPr>
        <w:ind w:left="7401" w:hanging="303"/>
      </w:pPr>
      <w:rPr>
        <w:rFonts w:hint="default"/>
        <w:lang w:val="en-US" w:eastAsia="en-US" w:bidi="ar-SA"/>
      </w:rPr>
    </w:lvl>
    <w:lvl w:ilvl="8" w:tplc="F63CFAFC">
      <w:numFmt w:val="bullet"/>
      <w:lvlText w:val="•"/>
      <w:lvlJc w:val="left"/>
      <w:pPr>
        <w:ind w:left="8336" w:hanging="303"/>
      </w:pPr>
      <w:rPr>
        <w:rFonts w:hint="default"/>
        <w:lang w:val="en-US" w:eastAsia="en-US" w:bidi="ar-SA"/>
      </w:rPr>
    </w:lvl>
  </w:abstractNum>
  <w:abstractNum w:abstractNumId="6" w15:restartNumberingAfterBreak="0">
    <w:nsid w:val="16FE3561"/>
    <w:multiLevelType w:val="hybridMultilevel"/>
    <w:tmpl w:val="0F56C13C"/>
    <w:lvl w:ilvl="0" w:tplc="9416AEA8">
      <w:start w:val="1"/>
      <w:numFmt w:val="decimal"/>
      <w:lvlText w:val="%1."/>
      <w:lvlJc w:val="left"/>
      <w:pPr>
        <w:ind w:left="856" w:hanging="311"/>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12080032">
      <w:numFmt w:val="bullet"/>
      <w:lvlText w:val="•"/>
      <w:lvlJc w:val="left"/>
      <w:pPr>
        <w:ind w:left="1794" w:hanging="311"/>
      </w:pPr>
      <w:rPr>
        <w:rFonts w:hint="default"/>
        <w:lang w:val="en-US" w:eastAsia="en-US" w:bidi="ar-SA"/>
      </w:rPr>
    </w:lvl>
    <w:lvl w:ilvl="2" w:tplc="C0D09C70">
      <w:numFmt w:val="bullet"/>
      <w:lvlText w:val="•"/>
      <w:lvlJc w:val="left"/>
      <w:pPr>
        <w:ind w:left="2729" w:hanging="311"/>
      </w:pPr>
      <w:rPr>
        <w:rFonts w:hint="default"/>
        <w:lang w:val="en-US" w:eastAsia="en-US" w:bidi="ar-SA"/>
      </w:rPr>
    </w:lvl>
    <w:lvl w:ilvl="3" w:tplc="0CCA1FFE">
      <w:numFmt w:val="bullet"/>
      <w:lvlText w:val="•"/>
      <w:lvlJc w:val="left"/>
      <w:pPr>
        <w:ind w:left="3663" w:hanging="311"/>
      </w:pPr>
      <w:rPr>
        <w:rFonts w:hint="default"/>
        <w:lang w:val="en-US" w:eastAsia="en-US" w:bidi="ar-SA"/>
      </w:rPr>
    </w:lvl>
    <w:lvl w:ilvl="4" w:tplc="AD8A23C8">
      <w:numFmt w:val="bullet"/>
      <w:lvlText w:val="•"/>
      <w:lvlJc w:val="left"/>
      <w:pPr>
        <w:ind w:left="4598" w:hanging="311"/>
      </w:pPr>
      <w:rPr>
        <w:rFonts w:hint="default"/>
        <w:lang w:val="en-US" w:eastAsia="en-US" w:bidi="ar-SA"/>
      </w:rPr>
    </w:lvl>
    <w:lvl w:ilvl="5" w:tplc="23062560">
      <w:numFmt w:val="bullet"/>
      <w:lvlText w:val="•"/>
      <w:lvlJc w:val="left"/>
      <w:pPr>
        <w:ind w:left="5532" w:hanging="311"/>
      </w:pPr>
      <w:rPr>
        <w:rFonts w:hint="default"/>
        <w:lang w:val="en-US" w:eastAsia="en-US" w:bidi="ar-SA"/>
      </w:rPr>
    </w:lvl>
    <w:lvl w:ilvl="6" w:tplc="27949D4C">
      <w:numFmt w:val="bullet"/>
      <w:lvlText w:val="•"/>
      <w:lvlJc w:val="left"/>
      <w:pPr>
        <w:ind w:left="6467" w:hanging="311"/>
      </w:pPr>
      <w:rPr>
        <w:rFonts w:hint="default"/>
        <w:lang w:val="en-US" w:eastAsia="en-US" w:bidi="ar-SA"/>
      </w:rPr>
    </w:lvl>
    <w:lvl w:ilvl="7" w:tplc="F864BF30">
      <w:numFmt w:val="bullet"/>
      <w:lvlText w:val="•"/>
      <w:lvlJc w:val="left"/>
      <w:pPr>
        <w:ind w:left="7401" w:hanging="311"/>
      </w:pPr>
      <w:rPr>
        <w:rFonts w:hint="default"/>
        <w:lang w:val="en-US" w:eastAsia="en-US" w:bidi="ar-SA"/>
      </w:rPr>
    </w:lvl>
    <w:lvl w:ilvl="8" w:tplc="33B05666">
      <w:numFmt w:val="bullet"/>
      <w:lvlText w:val="•"/>
      <w:lvlJc w:val="left"/>
      <w:pPr>
        <w:ind w:left="8336" w:hanging="311"/>
      </w:pPr>
      <w:rPr>
        <w:rFonts w:hint="default"/>
        <w:lang w:val="en-US" w:eastAsia="en-US" w:bidi="ar-SA"/>
      </w:rPr>
    </w:lvl>
  </w:abstractNum>
  <w:abstractNum w:abstractNumId="7" w15:restartNumberingAfterBreak="0">
    <w:nsid w:val="22BD52A6"/>
    <w:multiLevelType w:val="hybridMultilevel"/>
    <w:tmpl w:val="BEC63708"/>
    <w:lvl w:ilvl="0" w:tplc="7B3E788A">
      <w:numFmt w:val="bullet"/>
      <w:lvlText w:val="•"/>
      <w:lvlJc w:val="left"/>
      <w:pPr>
        <w:ind w:left="808" w:hanging="216"/>
      </w:pPr>
      <w:rPr>
        <w:rFonts w:ascii="Times New Roman" w:eastAsia="Times New Roman" w:hAnsi="Times New Roman" w:cs="Times New Roman" w:hint="default"/>
        <w:b w:val="0"/>
        <w:bCs w:val="0"/>
        <w:i w:val="0"/>
        <w:iCs w:val="0"/>
        <w:spacing w:val="0"/>
        <w:w w:val="99"/>
        <w:sz w:val="24"/>
        <w:szCs w:val="24"/>
        <w:lang w:val="en-US" w:eastAsia="en-US" w:bidi="ar-SA"/>
      </w:rPr>
    </w:lvl>
    <w:lvl w:ilvl="1" w:tplc="D194925A">
      <w:numFmt w:val="bullet"/>
      <w:lvlText w:val="•"/>
      <w:lvlJc w:val="left"/>
      <w:pPr>
        <w:ind w:left="1740" w:hanging="216"/>
      </w:pPr>
      <w:rPr>
        <w:rFonts w:hint="default"/>
        <w:lang w:val="en-US" w:eastAsia="en-US" w:bidi="ar-SA"/>
      </w:rPr>
    </w:lvl>
    <w:lvl w:ilvl="2" w:tplc="25A8011C">
      <w:numFmt w:val="bullet"/>
      <w:lvlText w:val="•"/>
      <w:lvlJc w:val="left"/>
      <w:pPr>
        <w:ind w:left="2681" w:hanging="216"/>
      </w:pPr>
      <w:rPr>
        <w:rFonts w:hint="default"/>
        <w:lang w:val="en-US" w:eastAsia="en-US" w:bidi="ar-SA"/>
      </w:rPr>
    </w:lvl>
    <w:lvl w:ilvl="3" w:tplc="C87CDB84">
      <w:numFmt w:val="bullet"/>
      <w:lvlText w:val="•"/>
      <w:lvlJc w:val="left"/>
      <w:pPr>
        <w:ind w:left="3621" w:hanging="216"/>
      </w:pPr>
      <w:rPr>
        <w:rFonts w:hint="default"/>
        <w:lang w:val="en-US" w:eastAsia="en-US" w:bidi="ar-SA"/>
      </w:rPr>
    </w:lvl>
    <w:lvl w:ilvl="4" w:tplc="F6FCE3E4">
      <w:numFmt w:val="bullet"/>
      <w:lvlText w:val="•"/>
      <w:lvlJc w:val="left"/>
      <w:pPr>
        <w:ind w:left="4562" w:hanging="216"/>
      </w:pPr>
      <w:rPr>
        <w:rFonts w:hint="default"/>
        <w:lang w:val="en-US" w:eastAsia="en-US" w:bidi="ar-SA"/>
      </w:rPr>
    </w:lvl>
    <w:lvl w:ilvl="5" w:tplc="62FA6518">
      <w:numFmt w:val="bullet"/>
      <w:lvlText w:val="•"/>
      <w:lvlJc w:val="left"/>
      <w:pPr>
        <w:ind w:left="5502" w:hanging="216"/>
      </w:pPr>
      <w:rPr>
        <w:rFonts w:hint="default"/>
        <w:lang w:val="en-US" w:eastAsia="en-US" w:bidi="ar-SA"/>
      </w:rPr>
    </w:lvl>
    <w:lvl w:ilvl="6" w:tplc="A00456B6">
      <w:numFmt w:val="bullet"/>
      <w:lvlText w:val="•"/>
      <w:lvlJc w:val="left"/>
      <w:pPr>
        <w:ind w:left="6443" w:hanging="216"/>
      </w:pPr>
      <w:rPr>
        <w:rFonts w:hint="default"/>
        <w:lang w:val="en-US" w:eastAsia="en-US" w:bidi="ar-SA"/>
      </w:rPr>
    </w:lvl>
    <w:lvl w:ilvl="7" w:tplc="D458B57A">
      <w:numFmt w:val="bullet"/>
      <w:lvlText w:val="•"/>
      <w:lvlJc w:val="left"/>
      <w:pPr>
        <w:ind w:left="7383" w:hanging="216"/>
      </w:pPr>
      <w:rPr>
        <w:rFonts w:hint="default"/>
        <w:lang w:val="en-US" w:eastAsia="en-US" w:bidi="ar-SA"/>
      </w:rPr>
    </w:lvl>
    <w:lvl w:ilvl="8" w:tplc="7DCEB002">
      <w:numFmt w:val="bullet"/>
      <w:lvlText w:val="•"/>
      <w:lvlJc w:val="left"/>
      <w:pPr>
        <w:ind w:left="8324" w:hanging="216"/>
      </w:pPr>
      <w:rPr>
        <w:rFonts w:hint="default"/>
        <w:lang w:val="en-US" w:eastAsia="en-US" w:bidi="ar-SA"/>
      </w:rPr>
    </w:lvl>
  </w:abstractNum>
  <w:abstractNum w:abstractNumId="8" w15:restartNumberingAfterBreak="0">
    <w:nsid w:val="25114731"/>
    <w:multiLevelType w:val="hybridMultilevel"/>
    <w:tmpl w:val="B5283CE0"/>
    <w:lvl w:ilvl="0" w:tplc="D9B6D236">
      <w:numFmt w:val="bullet"/>
      <w:lvlText w:val="•"/>
      <w:lvlJc w:val="left"/>
      <w:pPr>
        <w:ind w:left="808" w:hanging="216"/>
      </w:pPr>
      <w:rPr>
        <w:rFonts w:ascii="Times New Roman" w:eastAsia="Times New Roman" w:hAnsi="Times New Roman" w:cs="Times New Roman" w:hint="default"/>
        <w:b w:val="0"/>
        <w:bCs w:val="0"/>
        <w:i w:val="0"/>
        <w:iCs w:val="0"/>
        <w:spacing w:val="0"/>
        <w:w w:val="99"/>
        <w:sz w:val="24"/>
        <w:szCs w:val="24"/>
        <w:lang w:val="en-US" w:eastAsia="en-US" w:bidi="ar-SA"/>
      </w:rPr>
    </w:lvl>
    <w:lvl w:ilvl="1" w:tplc="15640390">
      <w:numFmt w:val="bullet"/>
      <w:lvlText w:val="•"/>
      <w:lvlJc w:val="left"/>
      <w:pPr>
        <w:ind w:left="1740" w:hanging="216"/>
      </w:pPr>
      <w:rPr>
        <w:rFonts w:hint="default"/>
        <w:lang w:val="en-US" w:eastAsia="en-US" w:bidi="ar-SA"/>
      </w:rPr>
    </w:lvl>
    <w:lvl w:ilvl="2" w:tplc="0196532C">
      <w:numFmt w:val="bullet"/>
      <w:lvlText w:val="•"/>
      <w:lvlJc w:val="left"/>
      <w:pPr>
        <w:ind w:left="2681" w:hanging="216"/>
      </w:pPr>
      <w:rPr>
        <w:rFonts w:hint="default"/>
        <w:lang w:val="en-US" w:eastAsia="en-US" w:bidi="ar-SA"/>
      </w:rPr>
    </w:lvl>
    <w:lvl w:ilvl="3" w:tplc="13B0C3FE">
      <w:numFmt w:val="bullet"/>
      <w:lvlText w:val="•"/>
      <w:lvlJc w:val="left"/>
      <w:pPr>
        <w:ind w:left="3621" w:hanging="216"/>
      </w:pPr>
      <w:rPr>
        <w:rFonts w:hint="default"/>
        <w:lang w:val="en-US" w:eastAsia="en-US" w:bidi="ar-SA"/>
      </w:rPr>
    </w:lvl>
    <w:lvl w:ilvl="4" w:tplc="8C1C918C">
      <w:numFmt w:val="bullet"/>
      <w:lvlText w:val="•"/>
      <w:lvlJc w:val="left"/>
      <w:pPr>
        <w:ind w:left="4562" w:hanging="216"/>
      </w:pPr>
      <w:rPr>
        <w:rFonts w:hint="default"/>
        <w:lang w:val="en-US" w:eastAsia="en-US" w:bidi="ar-SA"/>
      </w:rPr>
    </w:lvl>
    <w:lvl w:ilvl="5" w:tplc="33A49CAE">
      <w:numFmt w:val="bullet"/>
      <w:lvlText w:val="•"/>
      <w:lvlJc w:val="left"/>
      <w:pPr>
        <w:ind w:left="5502" w:hanging="216"/>
      </w:pPr>
      <w:rPr>
        <w:rFonts w:hint="default"/>
        <w:lang w:val="en-US" w:eastAsia="en-US" w:bidi="ar-SA"/>
      </w:rPr>
    </w:lvl>
    <w:lvl w:ilvl="6" w:tplc="4E7EBA86">
      <w:numFmt w:val="bullet"/>
      <w:lvlText w:val="•"/>
      <w:lvlJc w:val="left"/>
      <w:pPr>
        <w:ind w:left="6443" w:hanging="216"/>
      </w:pPr>
      <w:rPr>
        <w:rFonts w:hint="default"/>
        <w:lang w:val="en-US" w:eastAsia="en-US" w:bidi="ar-SA"/>
      </w:rPr>
    </w:lvl>
    <w:lvl w:ilvl="7" w:tplc="5B843EAC">
      <w:numFmt w:val="bullet"/>
      <w:lvlText w:val="•"/>
      <w:lvlJc w:val="left"/>
      <w:pPr>
        <w:ind w:left="7383" w:hanging="216"/>
      </w:pPr>
      <w:rPr>
        <w:rFonts w:hint="default"/>
        <w:lang w:val="en-US" w:eastAsia="en-US" w:bidi="ar-SA"/>
      </w:rPr>
    </w:lvl>
    <w:lvl w:ilvl="8" w:tplc="DADA6FD0">
      <w:numFmt w:val="bullet"/>
      <w:lvlText w:val="•"/>
      <w:lvlJc w:val="left"/>
      <w:pPr>
        <w:ind w:left="8324" w:hanging="216"/>
      </w:pPr>
      <w:rPr>
        <w:rFonts w:hint="default"/>
        <w:lang w:val="en-US" w:eastAsia="en-US" w:bidi="ar-SA"/>
      </w:rPr>
    </w:lvl>
  </w:abstractNum>
  <w:abstractNum w:abstractNumId="9" w15:restartNumberingAfterBreak="0">
    <w:nsid w:val="27B63350"/>
    <w:multiLevelType w:val="hybridMultilevel"/>
    <w:tmpl w:val="646883FC"/>
    <w:lvl w:ilvl="0" w:tplc="CDC6D2B0">
      <w:numFmt w:val="bullet"/>
      <w:lvlText w:val="•"/>
      <w:lvlJc w:val="left"/>
      <w:pPr>
        <w:ind w:left="808" w:hanging="216"/>
      </w:pPr>
      <w:rPr>
        <w:rFonts w:ascii="Times New Roman" w:eastAsia="Times New Roman" w:hAnsi="Times New Roman" w:cs="Times New Roman" w:hint="default"/>
        <w:b w:val="0"/>
        <w:bCs w:val="0"/>
        <w:i w:val="0"/>
        <w:iCs w:val="0"/>
        <w:spacing w:val="0"/>
        <w:w w:val="99"/>
        <w:sz w:val="24"/>
        <w:szCs w:val="24"/>
        <w:lang w:val="en-US" w:eastAsia="en-US" w:bidi="ar-SA"/>
      </w:rPr>
    </w:lvl>
    <w:lvl w:ilvl="1" w:tplc="21EA93A2">
      <w:numFmt w:val="bullet"/>
      <w:lvlText w:val="•"/>
      <w:lvlJc w:val="left"/>
      <w:pPr>
        <w:ind w:left="1740" w:hanging="216"/>
      </w:pPr>
      <w:rPr>
        <w:rFonts w:hint="default"/>
        <w:lang w:val="en-US" w:eastAsia="en-US" w:bidi="ar-SA"/>
      </w:rPr>
    </w:lvl>
    <w:lvl w:ilvl="2" w:tplc="38D49046">
      <w:numFmt w:val="bullet"/>
      <w:lvlText w:val="•"/>
      <w:lvlJc w:val="left"/>
      <w:pPr>
        <w:ind w:left="2681" w:hanging="216"/>
      </w:pPr>
      <w:rPr>
        <w:rFonts w:hint="default"/>
        <w:lang w:val="en-US" w:eastAsia="en-US" w:bidi="ar-SA"/>
      </w:rPr>
    </w:lvl>
    <w:lvl w:ilvl="3" w:tplc="3550CC82">
      <w:numFmt w:val="bullet"/>
      <w:lvlText w:val="•"/>
      <w:lvlJc w:val="left"/>
      <w:pPr>
        <w:ind w:left="3621" w:hanging="216"/>
      </w:pPr>
      <w:rPr>
        <w:rFonts w:hint="default"/>
        <w:lang w:val="en-US" w:eastAsia="en-US" w:bidi="ar-SA"/>
      </w:rPr>
    </w:lvl>
    <w:lvl w:ilvl="4" w:tplc="16D8D7EA">
      <w:numFmt w:val="bullet"/>
      <w:lvlText w:val="•"/>
      <w:lvlJc w:val="left"/>
      <w:pPr>
        <w:ind w:left="4562" w:hanging="216"/>
      </w:pPr>
      <w:rPr>
        <w:rFonts w:hint="default"/>
        <w:lang w:val="en-US" w:eastAsia="en-US" w:bidi="ar-SA"/>
      </w:rPr>
    </w:lvl>
    <w:lvl w:ilvl="5" w:tplc="D9EE1426">
      <w:numFmt w:val="bullet"/>
      <w:lvlText w:val="•"/>
      <w:lvlJc w:val="left"/>
      <w:pPr>
        <w:ind w:left="5502" w:hanging="216"/>
      </w:pPr>
      <w:rPr>
        <w:rFonts w:hint="default"/>
        <w:lang w:val="en-US" w:eastAsia="en-US" w:bidi="ar-SA"/>
      </w:rPr>
    </w:lvl>
    <w:lvl w:ilvl="6" w:tplc="66F8A0C2">
      <w:numFmt w:val="bullet"/>
      <w:lvlText w:val="•"/>
      <w:lvlJc w:val="left"/>
      <w:pPr>
        <w:ind w:left="6443" w:hanging="216"/>
      </w:pPr>
      <w:rPr>
        <w:rFonts w:hint="default"/>
        <w:lang w:val="en-US" w:eastAsia="en-US" w:bidi="ar-SA"/>
      </w:rPr>
    </w:lvl>
    <w:lvl w:ilvl="7" w:tplc="D7DE0FEE">
      <w:numFmt w:val="bullet"/>
      <w:lvlText w:val="•"/>
      <w:lvlJc w:val="left"/>
      <w:pPr>
        <w:ind w:left="7383" w:hanging="216"/>
      </w:pPr>
      <w:rPr>
        <w:rFonts w:hint="default"/>
        <w:lang w:val="en-US" w:eastAsia="en-US" w:bidi="ar-SA"/>
      </w:rPr>
    </w:lvl>
    <w:lvl w:ilvl="8" w:tplc="6B6C9982">
      <w:numFmt w:val="bullet"/>
      <w:lvlText w:val="•"/>
      <w:lvlJc w:val="left"/>
      <w:pPr>
        <w:ind w:left="8324" w:hanging="216"/>
      </w:pPr>
      <w:rPr>
        <w:rFonts w:hint="default"/>
        <w:lang w:val="en-US" w:eastAsia="en-US" w:bidi="ar-SA"/>
      </w:rPr>
    </w:lvl>
  </w:abstractNum>
  <w:abstractNum w:abstractNumId="10" w15:restartNumberingAfterBreak="0">
    <w:nsid w:val="2E84419B"/>
    <w:multiLevelType w:val="hybridMultilevel"/>
    <w:tmpl w:val="18DAC500"/>
    <w:lvl w:ilvl="0" w:tplc="2BD29A6E">
      <w:numFmt w:val="bullet"/>
      <w:lvlText w:val="•"/>
      <w:lvlJc w:val="left"/>
      <w:pPr>
        <w:ind w:left="808" w:hanging="216"/>
      </w:pPr>
      <w:rPr>
        <w:rFonts w:ascii="Times New Roman" w:eastAsia="Times New Roman" w:hAnsi="Times New Roman" w:cs="Times New Roman" w:hint="default"/>
        <w:b w:val="0"/>
        <w:bCs w:val="0"/>
        <w:i w:val="0"/>
        <w:iCs w:val="0"/>
        <w:spacing w:val="0"/>
        <w:w w:val="99"/>
        <w:sz w:val="24"/>
        <w:szCs w:val="24"/>
        <w:lang w:val="en-US" w:eastAsia="en-US" w:bidi="ar-SA"/>
      </w:rPr>
    </w:lvl>
    <w:lvl w:ilvl="1" w:tplc="0B7C0D02">
      <w:numFmt w:val="bullet"/>
      <w:lvlText w:val="•"/>
      <w:lvlJc w:val="left"/>
      <w:pPr>
        <w:ind w:left="1740" w:hanging="216"/>
      </w:pPr>
      <w:rPr>
        <w:rFonts w:hint="default"/>
        <w:lang w:val="en-US" w:eastAsia="en-US" w:bidi="ar-SA"/>
      </w:rPr>
    </w:lvl>
    <w:lvl w:ilvl="2" w:tplc="4604728A">
      <w:numFmt w:val="bullet"/>
      <w:lvlText w:val="•"/>
      <w:lvlJc w:val="left"/>
      <w:pPr>
        <w:ind w:left="2681" w:hanging="216"/>
      </w:pPr>
      <w:rPr>
        <w:rFonts w:hint="default"/>
        <w:lang w:val="en-US" w:eastAsia="en-US" w:bidi="ar-SA"/>
      </w:rPr>
    </w:lvl>
    <w:lvl w:ilvl="3" w:tplc="AC0E124E">
      <w:numFmt w:val="bullet"/>
      <w:lvlText w:val="•"/>
      <w:lvlJc w:val="left"/>
      <w:pPr>
        <w:ind w:left="3621" w:hanging="216"/>
      </w:pPr>
      <w:rPr>
        <w:rFonts w:hint="default"/>
        <w:lang w:val="en-US" w:eastAsia="en-US" w:bidi="ar-SA"/>
      </w:rPr>
    </w:lvl>
    <w:lvl w:ilvl="4" w:tplc="ACACE3C8">
      <w:numFmt w:val="bullet"/>
      <w:lvlText w:val="•"/>
      <w:lvlJc w:val="left"/>
      <w:pPr>
        <w:ind w:left="4562" w:hanging="216"/>
      </w:pPr>
      <w:rPr>
        <w:rFonts w:hint="default"/>
        <w:lang w:val="en-US" w:eastAsia="en-US" w:bidi="ar-SA"/>
      </w:rPr>
    </w:lvl>
    <w:lvl w:ilvl="5" w:tplc="2E1EA77E">
      <w:numFmt w:val="bullet"/>
      <w:lvlText w:val="•"/>
      <w:lvlJc w:val="left"/>
      <w:pPr>
        <w:ind w:left="5502" w:hanging="216"/>
      </w:pPr>
      <w:rPr>
        <w:rFonts w:hint="default"/>
        <w:lang w:val="en-US" w:eastAsia="en-US" w:bidi="ar-SA"/>
      </w:rPr>
    </w:lvl>
    <w:lvl w:ilvl="6" w:tplc="346A43B8">
      <w:numFmt w:val="bullet"/>
      <w:lvlText w:val="•"/>
      <w:lvlJc w:val="left"/>
      <w:pPr>
        <w:ind w:left="6443" w:hanging="216"/>
      </w:pPr>
      <w:rPr>
        <w:rFonts w:hint="default"/>
        <w:lang w:val="en-US" w:eastAsia="en-US" w:bidi="ar-SA"/>
      </w:rPr>
    </w:lvl>
    <w:lvl w:ilvl="7" w:tplc="6C86CA58">
      <w:numFmt w:val="bullet"/>
      <w:lvlText w:val="•"/>
      <w:lvlJc w:val="left"/>
      <w:pPr>
        <w:ind w:left="7383" w:hanging="216"/>
      </w:pPr>
      <w:rPr>
        <w:rFonts w:hint="default"/>
        <w:lang w:val="en-US" w:eastAsia="en-US" w:bidi="ar-SA"/>
      </w:rPr>
    </w:lvl>
    <w:lvl w:ilvl="8" w:tplc="3C0E35C0">
      <w:numFmt w:val="bullet"/>
      <w:lvlText w:val="•"/>
      <w:lvlJc w:val="left"/>
      <w:pPr>
        <w:ind w:left="8324" w:hanging="216"/>
      </w:pPr>
      <w:rPr>
        <w:rFonts w:hint="default"/>
        <w:lang w:val="en-US" w:eastAsia="en-US" w:bidi="ar-SA"/>
      </w:rPr>
    </w:lvl>
  </w:abstractNum>
  <w:abstractNum w:abstractNumId="11" w15:restartNumberingAfterBreak="0">
    <w:nsid w:val="2F8D5E51"/>
    <w:multiLevelType w:val="hybridMultilevel"/>
    <w:tmpl w:val="15581E30"/>
    <w:lvl w:ilvl="0" w:tplc="5BC6434E">
      <w:start w:val="1"/>
      <w:numFmt w:val="decimal"/>
      <w:lvlText w:val="%1."/>
      <w:lvlJc w:val="left"/>
      <w:pPr>
        <w:ind w:left="856" w:hanging="311"/>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6D468C34">
      <w:numFmt w:val="bullet"/>
      <w:lvlText w:val="•"/>
      <w:lvlJc w:val="left"/>
      <w:pPr>
        <w:ind w:left="1794" w:hanging="311"/>
      </w:pPr>
      <w:rPr>
        <w:rFonts w:hint="default"/>
        <w:lang w:val="en-US" w:eastAsia="en-US" w:bidi="ar-SA"/>
      </w:rPr>
    </w:lvl>
    <w:lvl w:ilvl="2" w:tplc="3FA89542">
      <w:numFmt w:val="bullet"/>
      <w:lvlText w:val="•"/>
      <w:lvlJc w:val="left"/>
      <w:pPr>
        <w:ind w:left="2729" w:hanging="311"/>
      </w:pPr>
      <w:rPr>
        <w:rFonts w:hint="default"/>
        <w:lang w:val="en-US" w:eastAsia="en-US" w:bidi="ar-SA"/>
      </w:rPr>
    </w:lvl>
    <w:lvl w:ilvl="3" w:tplc="A3A23104">
      <w:numFmt w:val="bullet"/>
      <w:lvlText w:val="•"/>
      <w:lvlJc w:val="left"/>
      <w:pPr>
        <w:ind w:left="3663" w:hanging="311"/>
      </w:pPr>
      <w:rPr>
        <w:rFonts w:hint="default"/>
        <w:lang w:val="en-US" w:eastAsia="en-US" w:bidi="ar-SA"/>
      </w:rPr>
    </w:lvl>
    <w:lvl w:ilvl="4" w:tplc="D0A6296E">
      <w:numFmt w:val="bullet"/>
      <w:lvlText w:val="•"/>
      <w:lvlJc w:val="left"/>
      <w:pPr>
        <w:ind w:left="4598" w:hanging="311"/>
      </w:pPr>
      <w:rPr>
        <w:rFonts w:hint="default"/>
        <w:lang w:val="en-US" w:eastAsia="en-US" w:bidi="ar-SA"/>
      </w:rPr>
    </w:lvl>
    <w:lvl w:ilvl="5" w:tplc="B23064CA">
      <w:numFmt w:val="bullet"/>
      <w:lvlText w:val="•"/>
      <w:lvlJc w:val="left"/>
      <w:pPr>
        <w:ind w:left="5532" w:hanging="311"/>
      </w:pPr>
      <w:rPr>
        <w:rFonts w:hint="default"/>
        <w:lang w:val="en-US" w:eastAsia="en-US" w:bidi="ar-SA"/>
      </w:rPr>
    </w:lvl>
    <w:lvl w:ilvl="6" w:tplc="F2B8086A">
      <w:numFmt w:val="bullet"/>
      <w:lvlText w:val="•"/>
      <w:lvlJc w:val="left"/>
      <w:pPr>
        <w:ind w:left="6467" w:hanging="311"/>
      </w:pPr>
      <w:rPr>
        <w:rFonts w:hint="default"/>
        <w:lang w:val="en-US" w:eastAsia="en-US" w:bidi="ar-SA"/>
      </w:rPr>
    </w:lvl>
    <w:lvl w:ilvl="7" w:tplc="2CD2CF32">
      <w:numFmt w:val="bullet"/>
      <w:lvlText w:val="•"/>
      <w:lvlJc w:val="left"/>
      <w:pPr>
        <w:ind w:left="7401" w:hanging="311"/>
      </w:pPr>
      <w:rPr>
        <w:rFonts w:hint="default"/>
        <w:lang w:val="en-US" w:eastAsia="en-US" w:bidi="ar-SA"/>
      </w:rPr>
    </w:lvl>
    <w:lvl w:ilvl="8" w:tplc="3DC0683C">
      <w:numFmt w:val="bullet"/>
      <w:lvlText w:val="•"/>
      <w:lvlJc w:val="left"/>
      <w:pPr>
        <w:ind w:left="8336" w:hanging="311"/>
      </w:pPr>
      <w:rPr>
        <w:rFonts w:hint="default"/>
        <w:lang w:val="en-US" w:eastAsia="en-US" w:bidi="ar-SA"/>
      </w:rPr>
    </w:lvl>
  </w:abstractNum>
  <w:abstractNum w:abstractNumId="12" w15:restartNumberingAfterBreak="0">
    <w:nsid w:val="38A71A1A"/>
    <w:multiLevelType w:val="hybridMultilevel"/>
    <w:tmpl w:val="192C17DA"/>
    <w:lvl w:ilvl="0" w:tplc="7FA8E41E">
      <w:start w:val="1"/>
      <w:numFmt w:val="decimal"/>
      <w:lvlText w:val="[%1]"/>
      <w:lvlJc w:val="left"/>
      <w:pPr>
        <w:ind w:left="692" w:hanging="411"/>
        <w:jc w:val="right"/>
      </w:pPr>
      <w:rPr>
        <w:rFonts w:ascii="Times New Roman" w:eastAsia="Times New Roman" w:hAnsi="Times New Roman" w:cs="Times New Roman" w:hint="default"/>
        <w:b w:val="0"/>
        <w:bCs w:val="0"/>
        <w:i w:val="0"/>
        <w:iCs w:val="0"/>
        <w:spacing w:val="0"/>
        <w:w w:val="99"/>
        <w:sz w:val="24"/>
        <w:szCs w:val="24"/>
        <w:lang w:val="en-US" w:eastAsia="en-US" w:bidi="ar-SA"/>
      </w:rPr>
    </w:lvl>
    <w:lvl w:ilvl="1" w:tplc="DCC4E190">
      <w:numFmt w:val="bullet"/>
      <w:lvlText w:val="•"/>
      <w:lvlJc w:val="left"/>
      <w:pPr>
        <w:ind w:left="1650" w:hanging="411"/>
      </w:pPr>
      <w:rPr>
        <w:rFonts w:hint="default"/>
        <w:lang w:val="en-US" w:eastAsia="en-US" w:bidi="ar-SA"/>
      </w:rPr>
    </w:lvl>
    <w:lvl w:ilvl="2" w:tplc="E384EC2E">
      <w:numFmt w:val="bullet"/>
      <w:lvlText w:val="•"/>
      <w:lvlJc w:val="left"/>
      <w:pPr>
        <w:ind w:left="2601" w:hanging="411"/>
      </w:pPr>
      <w:rPr>
        <w:rFonts w:hint="default"/>
        <w:lang w:val="en-US" w:eastAsia="en-US" w:bidi="ar-SA"/>
      </w:rPr>
    </w:lvl>
    <w:lvl w:ilvl="3" w:tplc="574687D0">
      <w:numFmt w:val="bullet"/>
      <w:lvlText w:val="•"/>
      <w:lvlJc w:val="left"/>
      <w:pPr>
        <w:ind w:left="3551" w:hanging="411"/>
      </w:pPr>
      <w:rPr>
        <w:rFonts w:hint="default"/>
        <w:lang w:val="en-US" w:eastAsia="en-US" w:bidi="ar-SA"/>
      </w:rPr>
    </w:lvl>
    <w:lvl w:ilvl="4" w:tplc="CF20A024">
      <w:numFmt w:val="bullet"/>
      <w:lvlText w:val="•"/>
      <w:lvlJc w:val="left"/>
      <w:pPr>
        <w:ind w:left="4502" w:hanging="411"/>
      </w:pPr>
      <w:rPr>
        <w:rFonts w:hint="default"/>
        <w:lang w:val="en-US" w:eastAsia="en-US" w:bidi="ar-SA"/>
      </w:rPr>
    </w:lvl>
    <w:lvl w:ilvl="5" w:tplc="0FC2F528">
      <w:numFmt w:val="bullet"/>
      <w:lvlText w:val="•"/>
      <w:lvlJc w:val="left"/>
      <w:pPr>
        <w:ind w:left="5452" w:hanging="411"/>
      </w:pPr>
      <w:rPr>
        <w:rFonts w:hint="default"/>
        <w:lang w:val="en-US" w:eastAsia="en-US" w:bidi="ar-SA"/>
      </w:rPr>
    </w:lvl>
    <w:lvl w:ilvl="6" w:tplc="8782F0EA">
      <w:numFmt w:val="bullet"/>
      <w:lvlText w:val="•"/>
      <w:lvlJc w:val="left"/>
      <w:pPr>
        <w:ind w:left="6403" w:hanging="411"/>
      </w:pPr>
      <w:rPr>
        <w:rFonts w:hint="default"/>
        <w:lang w:val="en-US" w:eastAsia="en-US" w:bidi="ar-SA"/>
      </w:rPr>
    </w:lvl>
    <w:lvl w:ilvl="7" w:tplc="CD54A56A">
      <w:numFmt w:val="bullet"/>
      <w:lvlText w:val="•"/>
      <w:lvlJc w:val="left"/>
      <w:pPr>
        <w:ind w:left="7353" w:hanging="411"/>
      </w:pPr>
      <w:rPr>
        <w:rFonts w:hint="default"/>
        <w:lang w:val="en-US" w:eastAsia="en-US" w:bidi="ar-SA"/>
      </w:rPr>
    </w:lvl>
    <w:lvl w:ilvl="8" w:tplc="69626EB8">
      <w:numFmt w:val="bullet"/>
      <w:lvlText w:val="•"/>
      <w:lvlJc w:val="left"/>
      <w:pPr>
        <w:ind w:left="8304" w:hanging="411"/>
      </w:pPr>
      <w:rPr>
        <w:rFonts w:hint="default"/>
        <w:lang w:val="en-US" w:eastAsia="en-US" w:bidi="ar-SA"/>
      </w:rPr>
    </w:lvl>
  </w:abstractNum>
  <w:abstractNum w:abstractNumId="13" w15:restartNumberingAfterBreak="0">
    <w:nsid w:val="4439778F"/>
    <w:multiLevelType w:val="hybridMultilevel"/>
    <w:tmpl w:val="F9AE2C92"/>
    <w:lvl w:ilvl="0" w:tplc="507C28BA">
      <w:numFmt w:val="bullet"/>
      <w:lvlText w:val="•"/>
      <w:lvlJc w:val="left"/>
      <w:pPr>
        <w:ind w:left="808" w:hanging="216"/>
      </w:pPr>
      <w:rPr>
        <w:rFonts w:ascii="Times New Roman" w:eastAsia="Times New Roman" w:hAnsi="Times New Roman" w:cs="Times New Roman" w:hint="default"/>
        <w:b w:val="0"/>
        <w:bCs w:val="0"/>
        <w:i w:val="0"/>
        <w:iCs w:val="0"/>
        <w:spacing w:val="0"/>
        <w:w w:val="99"/>
        <w:sz w:val="24"/>
        <w:szCs w:val="24"/>
        <w:lang w:val="en-US" w:eastAsia="en-US" w:bidi="ar-SA"/>
      </w:rPr>
    </w:lvl>
    <w:lvl w:ilvl="1" w:tplc="CBE23810">
      <w:numFmt w:val="bullet"/>
      <w:lvlText w:val="•"/>
      <w:lvlJc w:val="left"/>
      <w:pPr>
        <w:ind w:left="1740" w:hanging="216"/>
      </w:pPr>
      <w:rPr>
        <w:rFonts w:hint="default"/>
        <w:lang w:val="en-US" w:eastAsia="en-US" w:bidi="ar-SA"/>
      </w:rPr>
    </w:lvl>
    <w:lvl w:ilvl="2" w:tplc="46E40A22">
      <w:numFmt w:val="bullet"/>
      <w:lvlText w:val="•"/>
      <w:lvlJc w:val="left"/>
      <w:pPr>
        <w:ind w:left="2681" w:hanging="216"/>
      </w:pPr>
      <w:rPr>
        <w:rFonts w:hint="default"/>
        <w:lang w:val="en-US" w:eastAsia="en-US" w:bidi="ar-SA"/>
      </w:rPr>
    </w:lvl>
    <w:lvl w:ilvl="3" w:tplc="0276EAEE">
      <w:numFmt w:val="bullet"/>
      <w:lvlText w:val="•"/>
      <w:lvlJc w:val="left"/>
      <w:pPr>
        <w:ind w:left="3621" w:hanging="216"/>
      </w:pPr>
      <w:rPr>
        <w:rFonts w:hint="default"/>
        <w:lang w:val="en-US" w:eastAsia="en-US" w:bidi="ar-SA"/>
      </w:rPr>
    </w:lvl>
    <w:lvl w:ilvl="4" w:tplc="2E1E7940">
      <w:numFmt w:val="bullet"/>
      <w:lvlText w:val="•"/>
      <w:lvlJc w:val="left"/>
      <w:pPr>
        <w:ind w:left="4562" w:hanging="216"/>
      </w:pPr>
      <w:rPr>
        <w:rFonts w:hint="default"/>
        <w:lang w:val="en-US" w:eastAsia="en-US" w:bidi="ar-SA"/>
      </w:rPr>
    </w:lvl>
    <w:lvl w:ilvl="5" w:tplc="E7A8B27C">
      <w:numFmt w:val="bullet"/>
      <w:lvlText w:val="•"/>
      <w:lvlJc w:val="left"/>
      <w:pPr>
        <w:ind w:left="5502" w:hanging="216"/>
      </w:pPr>
      <w:rPr>
        <w:rFonts w:hint="default"/>
        <w:lang w:val="en-US" w:eastAsia="en-US" w:bidi="ar-SA"/>
      </w:rPr>
    </w:lvl>
    <w:lvl w:ilvl="6" w:tplc="C9BEF184">
      <w:numFmt w:val="bullet"/>
      <w:lvlText w:val="•"/>
      <w:lvlJc w:val="left"/>
      <w:pPr>
        <w:ind w:left="6443" w:hanging="216"/>
      </w:pPr>
      <w:rPr>
        <w:rFonts w:hint="default"/>
        <w:lang w:val="en-US" w:eastAsia="en-US" w:bidi="ar-SA"/>
      </w:rPr>
    </w:lvl>
    <w:lvl w:ilvl="7" w:tplc="E39EC3EE">
      <w:numFmt w:val="bullet"/>
      <w:lvlText w:val="•"/>
      <w:lvlJc w:val="left"/>
      <w:pPr>
        <w:ind w:left="7383" w:hanging="216"/>
      </w:pPr>
      <w:rPr>
        <w:rFonts w:hint="default"/>
        <w:lang w:val="en-US" w:eastAsia="en-US" w:bidi="ar-SA"/>
      </w:rPr>
    </w:lvl>
    <w:lvl w:ilvl="8" w:tplc="0C9AD764">
      <w:numFmt w:val="bullet"/>
      <w:lvlText w:val="•"/>
      <w:lvlJc w:val="left"/>
      <w:pPr>
        <w:ind w:left="8324" w:hanging="216"/>
      </w:pPr>
      <w:rPr>
        <w:rFonts w:hint="default"/>
        <w:lang w:val="en-US" w:eastAsia="en-US" w:bidi="ar-SA"/>
      </w:rPr>
    </w:lvl>
  </w:abstractNum>
  <w:abstractNum w:abstractNumId="14" w15:restartNumberingAfterBreak="0">
    <w:nsid w:val="4A0E45F6"/>
    <w:multiLevelType w:val="hybridMultilevel"/>
    <w:tmpl w:val="42CAB2BC"/>
    <w:lvl w:ilvl="0" w:tplc="4BBE2866">
      <w:start w:val="1"/>
      <w:numFmt w:val="decimal"/>
      <w:lvlText w:val="%1."/>
      <w:lvlJc w:val="left"/>
      <w:pPr>
        <w:ind w:left="856" w:hanging="311"/>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284A11DA">
      <w:numFmt w:val="bullet"/>
      <w:lvlText w:val="•"/>
      <w:lvlJc w:val="left"/>
      <w:pPr>
        <w:ind w:left="1794" w:hanging="311"/>
      </w:pPr>
      <w:rPr>
        <w:rFonts w:hint="default"/>
        <w:lang w:val="en-US" w:eastAsia="en-US" w:bidi="ar-SA"/>
      </w:rPr>
    </w:lvl>
    <w:lvl w:ilvl="2" w:tplc="384C09C4">
      <w:numFmt w:val="bullet"/>
      <w:lvlText w:val="•"/>
      <w:lvlJc w:val="left"/>
      <w:pPr>
        <w:ind w:left="2729" w:hanging="311"/>
      </w:pPr>
      <w:rPr>
        <w:rFonts w:hint="default"/>
        <w:lang w:val="en-US" w:eastAsia="en-US" w:bidi="ar-SA"/>
      </w:rPr>
    </w:lvl>
    <w:lvl w:ilvl="3" w:tplc="E3920FC6">
      <w:numFmt w:val="bullet"/>
      <w:lvlText w:val="•"/>
      <w:lvlJc w:val="left"/>
      <w:pPr>
        <w:ind w:left="3663" w:hanging="311"/>
      </w:pPr>
      <w:rPr>
        <w:rFonts w:hint="default"/>
        <w:lang w:val="en-US" w:eastAsia="en-US" w:bidi="ar-SA"/>
      </w:rPr>
    </w:lvl>
    <w:lvl w:ilvl="4" w:tplc="74F67716">
      <w:numFmt w:val="bullet"/>
      <w:lvlText w:val="•"/>
      <w:lvlJc w:val="left"/>
      <w:pPr>
        <w:ind w:left="4598" w:hanging="311"/>
      </w:pPr>
      <w:rPr>
        <w:rFonts w:hint="default"/>
        <w:lang w:val="en-US" w:eastAsia="en-US" w:bidi="ar-SA"/>
      </w:rPr>
    </w:lvl>
    <w:lvl w:ilvl="5" w:tplc="E66E8EEE">
      <w:numFmt w:val="bullet"/>
      <w:lvlText w:val="•"/>
      <w:lvlJc w:val="left"/>
      <w:pPr>
        <w:ind w:left="5532" w:hanging="311"/>
      </w:pPr>
      <w:rPr>
        <w:rFonts w:hint="default"/>
        <w:lang w:val="en-US" w:eastAsia="en-US" w:bidi="ar-SA"/>
      </w:rPr>
    </w:lvl>
    <w:lvl w:ilvl="6" w:tplc="B792E6BA">
      <w:numFmt w:val="bullet"/>
      <w:lvlText w:val="•"/>
      <w:lvlJc w:val="left"/>
      <w:pPr>
        <w:ind w:left="6467" w:hanging="311"/>
      </w:pPr>
      <w:rPr>
        <w:rFonts w:hint="default"/>
        <w:lang w:val="en-US" w:eastAsia="en-US" w:bidi="ar-SA"/>
      </w:rPr>
    </w:lvl>
    <w:lvl w:ilvl="7" w:tplc="265049DE">
      <w:numFmt w:val="bullet"/>
      <w:lvlText w:val="•"/>
      <w:lvlJc w:val="left"/>
      <w:pPr>
        <w:ind w:left="7401" w:hanging="311"/>
      </w:pPr>
      <w:rPr>
        <w:rFonts w:hint="default"/>
        <w:lang w:val="en-US" w:eastAsia="en-US" w:bidi="ar-SA"/>
      </w:rPr>
    </w:lvl>
    <w:lvl w:ilvl="8" w:tplc="3062880E">
      <w:numFmt w:val="bullet"/>
      <w:lvlText w:val="•"/>
      <w:lvlJc w:val="left"/>
      <w:pPr>
        <w:ind w:left="8336" w:hanging="311"/>
      </w:pPr>
      <w:rPr>
        <w:rFonts w:hint="default"/>
        <w:lang w:val="en-US" w:eastAsia="en-US" w:bidi="ar-SA"/>
      </w:rPr>
    </w:lvl>
  </w:abstractNum>
  <w:abstractNum w:abstractNumId="15" w15:restartNumberingAfterBreak="0">
    <w:nsid w:val="54131C12"/>
    <w:multiLevelType w:val="hybridMultilevel"/>
    <w:tmpl w:val="0F3E27B4"/>
    <w:lvl w:ilvl="0" w:tplc="840085B8">
      <w:numFmt w:val="bullet"/>
      <w:lvlText w:val="•"/>
      <w:lvlJc w:val="left"/>
      <w:pPr>
        <w:ind w:left="808" w:hanging="216"/>
      </w:pPr>
      <w:rPr>
        <w:rFonts w:ascii="Times New Roman" w:eastAsia="Times New Roman" w:hAnsi="Times New Roman" w:cs="Times New Roman" w:hint="default"/>
        <w:b w:val="0"/>
        <w:bCs w:val="0"/>
        <w:i w:val="0"/>
        <w:iCs w:val="0"/>
        <w:spacing w:val="0"/>
        <w:w w:val="99"/>
        <w:sz w:val="24"/>
        <w:szCs w:val="24"/>
        <w:lang w:val="en-US" w:eastAsia="en-US" w:bidi="ar-SA"/>
      </w:rPr>
    </w:lvl>
    <w:lvl w:ilvl="1" w:tplc="63E00790">
      <w:numFmt w:val="bullet"/>
      <w:lvlText w:val="•"/>
      <w:lvlJc w:val="left"/>
      <w:pPr>
        <w:ind w:left="1740" w:hanging="216"/>
      </w:pPr>
      <w:rPr>
        <w:rFonts w:hint="default"/>
        <w:lang w:val="en-US" w:eastAsia="en-US" w:bidi="ar-SA"/>
      </w:rPr>
    </w:lvl>
    <w:lvl w:ilvl="2" w:tplc="689811AA">
      <w:numFmt w:val="bullet"/>
      <w:lvlText w:val="•"/>
      <w:lvlJc w:val="left"/>
      <w:pPr>
        <w:ind w:left="2681" w:hanging="216"/>
      </w:pPr>
      <w:rPr>
        <w:rFonts w:hint="default"/>
        <w:lang w:val="en-US" w:eastAsia="en-US" w:bidi="ar-SA"/>
      </w:rPr>
    </w:lvl>
    <w:lvl w:ilvl="3" w:tplc="12B6177E">
      <w:numFmt w:val="bullet"/>
      <w:lvlText w:val="•"/>
      <w:lvlJc w:val="left"/>
      <w:pPr>
        <w:ind w:left="3621" w:hanging="216"/>
      </w:pPr>
      <w:rPr>
        <w:rFonts w:hint="default"/>
        <w:lang w:val="en-US" w:eastAsia="en-US" w:bidi="ar-SA"/>
      </w:rPr>
    </w:lvl>
    <w:lvl w:ilvl="4" w:tplc="B1489C86">
      <w:numFmt w:val="bullet"/>
      <w:lvlText w:val="•"/>
      <w:lvlJc w:val="left"/>
      <w:pPr>
        <w:ind w:left="4562" w:hanging="216"/>
      </w:pPr>
      <w:rPr>
        <w:rFonts w:hint="default"/>
        <w:lang w:val="en-US" w:eastAsia="en-US" w:bidi="ar-SA"/>
      </w:rPr>
    </w:lvl>
    <w:lvl w:ilvl="5" w:tplc="5328756E">
      <w:numFmt w:val="bullet"/>
      <w:lvlText w:val="•"/>
      <w:lvlJc w:val="left"/>
      <w:pPr>
        <w:ind w:left="5502" w:hanging="216"/>
      </w:pPr>
      <w:rPr>
        <w:rFonts w:hint="default"/>
        <w:lang w:val="en-US" w:eastAsia="en-US" w:bidi="ar-SA"/>
      </w:rPr>
    </w:lvl>
    <w:lvl w:ilvl="6" w:tplc="921A5E30">
      <w:numFmt w:val="bullet"/>
      <w:lvlText w:val="•"/>
      <w:lvlJc w:val="left"/>
      <w:pPr>
        <w:ind w:left="6443" w:hanging="216"/>
      </w:pPr>
      <w:rPr>
        <w:rFonts w:hint="default"/>
        <w:lang w:val="en-US" w:eastAsia="en-US" w:bidi="ar-SA"/>
      </w:rPr>
    </w:lvl>
    <w:lvl w:ilvl="7" w:tplc="C59698BC">
      <w:numFmt w:val="bullet"/>
      <w:lvlText w:val="•"/>
      <w:lvlJc w:val="left"/>
      <w:pPr>
        <w:ind w:left="7383" w:hanging="216"/>
      </w:pPr>
      <w:rPr>
        <w:rFonts w:hint="default"/>
        <w:lang w:val="en-US" w:eastAsia="en-US" w:bidi="ar-SA"/>
      </w:rPr>
    </w:lvl>
    <w:lvl w:ilvl="8" w:tplc="F94C9324">
      <w:numFmt w:val="bullet"/>
      <w:lvlText w:val="•"/>
      <w:lvlJc w:val="left"/>
      <w:pPr>
        <w:ind w:left="8324" w:hanging="216"/>
      </w:pPr>
      <w:rPr>
        <w:rFonts w:hint="default"/>
        <w:lang w:val="en-US" w:eastAsia="en-US" w:bidi="ar-SA"/>
      </w:rPr>
    </w:lvl>
  </w:abstractNum>
  <w:abstractNum w:abstractNumId="16" w15:restartNumberingAfterBreak="0">
    <w:nsid w:val="62DE2B6F"/>
    <w:multiLevelType w:val="hybridMultilevel"/>
    <w:tmpl w:val="07302A3C"/>
    <w:lvl w:ilvl="0" w:tplc="8876790C">
      <w:numFmt w:val="bullet"/>
      <w:lvlText w:val="•"/>
      <w:lvlJc w:val="left"/>
      <w:pPr>
        <w:ind w:left="808" w:hanging="216"/>
      </w:pPr>
      <w:rPr>
        <w:rFonts w:ascii="Times New Roman" w:eastAsia="Times New Roman" w:hAnsi="Times New Roman" w:cs="Times New Roman" w:hint="default"/>
        <w:b w:val="0"/>
        <w:bCs w:val="0"/>
        <w:i w:val="0"/>
        <w:iCs w:val="0"/>
        <w:spacing w:val="0"/>
        <w:w w:val="99"/>
        <w:sz w:val="24"/>
        <w:szCs w:val="24"/>
        <w:lang w:val="en-US" w:eastAsia="en-US" w:bidi="ar-SA"/>
      </w:rPr>
    </w:lvl>
    <w:lvl w:ilvl="1" w:tplc="59C2F0E2">
      <w:numFmt w:val="bullet"/>
      <w:lvlText w:val="•"/>
      <w:lvlJc w:val="left"/>
      <w:pPr>
        <w:ind w:left="1740" w:hanging="216"/>
      </w:pPr>
      <w:rPr>
        <w:rFonts w:hint="default"/>
        <w:lang w:val="en-US" w:eastAsia="en-US" w:bidi="ar-SA"/>
      </w:rPr>
    </w:lvl>
    <w:lvl w:ilvl="2" w:tplc="C212AED6">
      <w:numFmt w:val="bullet"/>
      <w:lvlText w:val="•"/>
      <w:lvlJc w:val="left"/>
      <w:pPr>
        <w:ind w:left="2681" w:hanging="216"/>
      </w:pPr>
      <w:rPr>
        <w:rFonts w:hint="default"/>
        <w:lang w:val="en-US" w:eastAsia="en-US" w:bidi="ar-SA"/>
      </w:rPr>
    </w:lvl>
    <w:lvl w:ilvl="3" w:tplc="F1EC9D0E">
      <w:numFmt w:val="bullet"/>
      <w:lvlText w:val="•"/>
      <w:lvlJc w:val="left"/>
      <w:pPr>
        <w:ind w:left="3621" w:hanging="216"/>
      </w:pPr>
      <w:rPr>
        <w:rFonts w:hint="default"/>
        <w:lang w:val="en-US" w:eastAsia="en-US" w:bidi="ar-SA"/>
      </w:rPr>
    </w:lvl>
    <w:lvl w:ilvl="4" w:tplc="99C8020E">
      <w:numFmt w:val="bullet"/>
      <w:lvlText w:val="•"/>
      <w:lvlJc w:val="left"/>
      <w:pPr>
        <w:ind w:left="4562" w:hanging="216"/>
      </w:pPr>
      <w:rPr>
        <w:rFonts w:hint="default"/>
        <w:lang w:val="en-US" w:eastAsia="en-US" w:bidi="ar-SA"/>
      </w:rPr>
    </w:lvl>
    <w:lvl w:ilvl="5" w:tplc="1CBC9E9E">
      <w:numFmt w:val="bullet"/>
      <w:lvlText w:val="•"/>
      <w:lvlJc w:val="left"/>
      <w:pPr>
        <w:ind w:left="5502" w:hanging="216"/>
      </w:pPr>
      <w:rPr>
        <w:rFonts w:hint="default"/>
        <w:lang w:val="en-US" w:eastAsia="en-US" w:bidi="ar-SA"/>
      </w:rPr>
    </w:lvl>
    <w:lvl w:ilvl="6" w:tplc="9AA2E530">
      <w:numFmt w:val="bullet"/>
      <w:lvlText w:val="•"/>
      <w:lvlJc w:val="left"/>
      <w:pPr>
        <w:ind w:left="6443" w:hanging="216"/>
      </w:pPr>
      <w:rPr>
        <w:rFonts w:hint="default"/>
        <w:lang w:val="en-US" w:eastAsia="en-US" w:bidi="ar-SA"/>
      </w:rPr>
    </w:lvl>
    <w:lvl w:ilvl="7" w:tplc="22F68CFC">
      <w:numFmt w:val="bullet"/>
      <w:lvlText w:val="•"/>
      <w:lvlJc w:val="left"/>
      <w:pPr>
        <w:ind w:left="7383" w:hanging="216"/>
      </w:pPr>
      <w:rPr>
        <w:rFonts w:hint="default"/>
        <w:lang w:val="en-US" w:eastAsia="en-US" w:bidi="ar-SA"/>
      </w:rPr>
    </w:lvl>
    <w:lvl w:ilvl="8" w:tplc="1FFED806">
      <w:numFmt w:val="bullet"/>
      <w:lvlText w:val="•"/>
      <w:lvlJc w:val="left"/>
      <w:pPr>
        <w:ind w:left="8324" w:hanging="216"/>
      </w:pPr>
      <w:rPr>
        <w:rFonts w:hint="default"/>
        <w:lang w:val="en-US" w:eastAsia="en-US" w:bidi="ar-SA"/>
      </w:rPr>
    </w:lvl>
  </w:abstractNum>
  <w:abstractNum w:abstractNumId="17" w15:restartNumberingAfterBreak="0">
    <w:nsid w:val="65083E28"/>
    <w:multiLevelType w:val="hybridMultilevel"/>
    <w:tmpl w:val="A6405800"/>
    <w:lvl w:ilvl="0" w:tplc="8D403BBA">
      <w:numFmt w:val="bullet"/>
      <w:lvlText w:val="•"/>
      <w:lvlJc w:val="left"/>
      <w:pPr>
        <w:ind w:left="801" w:hanging="208"/>
      </w:pPr>
      <w:rPr>
        <w:rFonts w:ascii="Times New Roman" w:eastAsia="Times New Roman" w:hAnsi="Times New Roman" w:cs="Times New Roman" w:hint="default"/>
        <w:b w:val="0"/>
        <w:bCs w:val="0"/>
        <w:i w:val="0"/>
        <w:iCs w:val="0"/>
        <w:spacing w:val="0"/>
        <w:w w:val="99"/>
        <w:sz w:val="24"/>
        <w:szCs w:val="24"/>
        <w:lang w:val="en-US" w:eastAsia="en-US" w:bidi="ar-SA"/>
      </w:rPr>
    </w:lvl>
    <w:lvl w:ilvl="1" w:tplc="BF5E08D0">
      <w:numFmt w:val="bullet"/>
      <w:lvlText w:val="•"/>
      <w:lvlJc w:val="left"/>
      <w:pPr>
        <w:ind w:left="1740" w:hanging="208"/>
      </w:pPr>
      <w:rPr>
        <w:rFonts w:hint="default"/>
        <w:lang w:val="en-US" w:eastAsia="en-US" w:bidi="ar-SA"/>
      </w:rPr>
    </w:lvl>
    <w:lvl w:ilvl="2" w:tplc="58A41558">
      <w:numFmt w:val="bullet"/>
      <w:lvlText w:val="•"/>
      <w:lvlJc w:val="left"/>
      <w:pPr>
        <w:ind w:left="2681" w:hanging="208"/>
      </w:pPr>
      <w:rPr>
        <w:rFonts w:hint="default"/>
        <w:lang w:val="en-US" w:eastAsia="en-US" w:bidi="ar-SA"/>
      </w:rPr>
    </w:lvl>
    <w:lvl w:ilvl="3" w:tplc="406E3FD2">
      <w:numFmt w:val="bullet"/>
      <w:lvlText w:val="•"/>
      <w:lvlJc w:val="left"/>
      <w:pPr>
        <w:ind w:left="3621" w:hanging="208"/>
      </w:pPr>
      <w:rPr>
        <w:rFonts w:hint="default"/>
        <w:lang w:val="en-US" w:eastAsia="en-US" w:bidi="ar-SA"/>
      </w:rPr>
    </w:lvl>
    <w:lvl w:ilvl="4" w:tplc="E63C0E72">
      <w:numFmt w:val="bullet"/>
      <w:lvlText w:val="•"/>
      <w:lvlJc w:val="left"/>
      <w:pPr>
        <w:ind w:left="4562" w:hanging="208"/>
      </w:pPr>
      <w:rPr>
        <w:rFonts w:hint="default"/>
        <w:lang w:val="en-US" w:eastAsia="en-US" w:bidi="ar-SA"/>
      </w:rPr>
    </w:lvl>
    <w:lvl w:ilvl="5" w:tplc="A1523674">
      <w:numFmt w:val="bullet"/>
      <w:lvlText w:val="•"/>
      <w:lvlJc w:val="left"/>
      <w:pPr>
        <w:ind w:left="5502" w:hanging="208"/>
      </w:pPr>
      <w:rPr>
        <w:rFonts w:hint="default"/>
        <w:lang w:val="en-US" w:eastAsia="en-US" w:bidi="ar-SA"/>
      </w:rPr>
    </w:lvl>
    <w:lvl w:ilvl="6" w:tplc="8BB655DE">
      <w:numFmt w:val="bullet"/>
      <w:lvlText w:val="•"/>
      <w:lvlJc w:val="left"/>
      <w:pPr>
        <w:ind w:left="6443" w:hanging="208"/>
      </w:pPr>
      <w:rPr>
        <w:rFonts w:hint="default"/>
        <w:lang w:val="en-US" w:eastAsia="en-US" w:bidi="ar-SA"/>
      </w:rPr>
    </w:lvl>
    <w:lvl w:ilvl="7" w:tplc="A3789A9E">
      <w:numFmt w:val="bullet"/>
      <w:lvlText w:val="•"/>
      <w:lvlJc w:val="left"/>
      <w:pPr>
        <w:ind w:left="7383" w:hanging="208"/>
      </w:pPr>
      <w:rPr>
        <w:rFonts w:hint="default"/>
        <w:lang w:val="en-US" w:eastAsia="en-US" w:bidi="ar-SA"/>
      </w:rPr>
    </w:lvl>
    <w:lvl w:ilvl="8" w:tplc="3D483FBE">
      <w:numFmt w:val="bullet"/>
      <w:lvlText w:val="•"/>
      <w:lvlJc w:val="left"/>
      <w:pPr>
        <w:ind w:left="8324" w:hanging="208"/>
      </w:pPr>
      <w:rPr>
        <w:rFonts w:hint="default"/>
        <w:lang w:val="en-US" w:eastAsia="en-US" w:bidi="ar-SA"/>
      </w:rPr>
    </w:lvl>
  </w:abstractNum>
  <w:abstractNum w:abstractNumId="18" w15:restartNumberingAfterBreak="0">
    <w:nsid w:val="650B3095"/>
    <w:multiLevelType w:val="multilevel"/>
    <w:tmpl w:val="1B96D0A6"/>
    <w:lvl w:ilvl="0">
      <w:start w:val="1"/>
      <w:numFmt w:val="decimal"/>
      <w:lvlText w:val="%1"/>
      <w:lvlJc w:val="left"/>
      <w:pPr>
        <w:ind w:left="626" w:hanging="344"/>
        <w:jc w:val="left"/>
      </w:pPr>
      <w:rPr>
        <w:rFonts w:ascii="Times New Roman" w:eastAsia="Times New Roman" w:hAnsi="Times New Roman" w:cs="Times New Roman" w:hint="default"/>
        <w:b/>
        <w:bCs/>
        <w:i w:val="0"/>
        <w:iCs w:val="0"/>
        <w:spacing w:val="0"/>
        <w:w w:val="101"/>
        <w:sz w:val="34"/>
        <w:szCs w:val="34"/>
        <w:lang w:val="en-US" w:eastAsia="en-US" w:bidi="ar-SA"/>
      </w:rPr>
    </w:lvl>
    <w:lvl w:ilvl="1">
      <w:start w:val="1"/>
      <w:numFmt w:val="decimal"/>
      <w:lvlText w:val="%1.%2"/>
      <w:lvlJc w:val="left"/>
      <w:pPr>
        <w:ind w:left="784" w:hanging="503"/>
        <w:jc w:val="left"/>
      </w:pPr>
      <w:rPr>
        <w:rFonts w:ascii="Times New Roman" w:eastAsia="Times New Roman" w:hAnsi="Times New Roman" w:cs="Times New Roman" w:hint="default"/>
        <w:b/>
        <w:bCs/>
        <w:i w:val="0"/>
        <w:iCs w:val="0"/>
        <w:spacing w:val="0"/>
        <w:w w:val="102"/>
        <w:sz w:val="28"/>
        <w:szCs w:val="28"/>
        <w:lang w:val="en-US" w:eastAsia="en-US" w:bidi="ar-SA"/>
      </w:rPr>
    </w:lvl>
    <w:lvl w:ilvl="2">
      <w:start w:val="1"/>
      <w:numFmt w:val="decimal"/>
      <w:lvlText w:val="%1.%2.%3"/>
      <w:lvlJc w:val="left"/>
      <w:pPr>
        <w:ind w:left="880" w:hanging="598"/>
        <w:jc w:val="left"/>
      </w:pPr>
      <w:rPr>
        <w:rFonts w:ascii="Times New Roman" w:eastAsia="Times New Roman" w:hAnsi="Times New Roman" w:cs="Times New Roman" w:hint="default"/>
        <w:b/>
        <w:bCs/>
        <w:i w:val="0"/>
        <w:iCs w:val="0"/>
        <w:spacing w:val="0"/>
        <w:w w:val="99"/>
        <w:sz w:val="24"/>
        <w:szCs w:val="24"/>
        <w:lang w:val="en-US" w:eastAsia="en-US" w:bidi="ar-SA"/>
      </w:rPr>
    </w:lvl>
    <w:lvl w:ilvl="3">
      <w:numFmt w:val="bullet"/>
      <w:lvlText w:val="•"/>
      <w:lvlJc w:val="left"/>
      <w:pPr>
        <w:ind w:left="799" w:hanging="216"/>
      </w:pPr>
      <w:rPr>
        <w:rFonts w:ascii="Times New Roman" w:eastAsia="Times New Roman" w:hAnsi="Times New Roman" w:cs="Times New Roman" w:hint="default"/>
        <w:b w:val="0"/>
        <w:bCs w:val="0"/>
        <w:i w:val="0"/>
        <w:iCs w:val="0"/>
        <w:spacing w:val="0"/>
        <w:w w:val="99"/>
        <w:sz w:val="24"/>
        <w:szCs w:val="24"/>
        <w:lang w:val="en-US" w:eastAsia="en-US" w:bidi="ar-SA"/>
      </w:rPr>
    </w:lvl>
    <w:lvl w:ilvl="4">
      <w:numFmt w:val="bullet"/>
      <w:lvlText w:val="•"/>
      <w:lvlJc w:val="left"/>
      <w:pPr>
        <w:ind w:left="1000" w:hanging="216"/>
      </w:pPr>
      <w:rPr>
        <w:rFonts w:hint="default"/>
        <w:lang w:val="en-US" w:eastAsia="en-US" w:bidi="ar-SA"/>
      </w:rPr>
    </w:lvl>
    <w:lvl w:ilvl="5">
      <w:numFmt w:val="bullet"/>
      <w:lvlText w:val="•"/>
      <w:lvlJc w:val="left"/>
      <w:pPr>
        <w:ind w:left="2534" w:hanging="216"/>
      </w:pPr>
      <w:rPr>
        <w:rFonts w:hint="default"/>
        <w:lang w:val="en-US" w:eastAsia="en-US" w:bidi="ar-SA"/>
      </w:rPr>
    </w:lvl>
    <w:lvl w:ilvl="6">
      <w:numFmt w:val="bullet"/>
      <w:lvlText w:val="•"/>
      <w:lvlJc w:val="left"/>
      <w:pPr>
        <w:ind w:left="4068" w:hanging="216"/>
      </w:pPr>
      <w:rPr>
        <w:rFonts w:hint="default"/>
        <w:lang w:val="en-US" w:eastAsia="en-US" w:bidi="ar-SA"/>
      </w:rPr>
    </w:lvl>
    <w:lvl w:ilvl="7">
      <w:numFmt w:val="bullet"/>
      <w:lvlText w:val="•"/>
      <w:lvlJc w:val="left"/>
      <w:pPr>
        <w:ind w:left="5602" w:hanging="216"/>
      </w:pPr>
      <w:rPr>
        <w:rFonts w:hint="default"/>
        <w:lang w:val="en-US" w:eastAsia="en-US" w:bidi="ar-SA"/>
      </w:rPr>
    </w:lvl>
    <w:lvl w:ilvl="8">
      <w:numFmt w:val="bullet"/>
      <w:lvlText w:val="•"/>
      <w:lvlJc w:val="left"/>
      <w:pPr>
        <w:ind w:left="7137" w:hanging="216"/>
      </w:pPr>
      <w:rPr>
        <w:rFonts w:hint="default"/>
        <w:lang w:val="en-US" w:eastAsia="en-US" w:bidi="ar-SA"/>
      </w:rPr>
    </w:lvl>
  </w:abstractNum>
  <w:abstractNum w:abstractNumId="19" w15:restartNumberingAfterBreak="0">
    <w:nsid w:val="657E5027"/>
    <w:multiLevelType w:val="hybridMultilevel"/>
    <w:tmpl w:val="5AD879C0"/>
    <w:lvl w:ilvl="0" w:tplc="5ECAE618">
      <w:start w:val="1"/>
      <w:numFmt w:val="decimal"/>
      <w:lvlText w:val="%1."/>
      <w:lvlJc w:val="left"/>
      <w:pPr>
        <w:ind w:left="848" w:hanging="303"/>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BBD0B33E">
      <w:numFmt w:val="bullet"/>
      <w:lvlText w:val="•"/>
      <w:lvlJc w:val="left"/>
      <w:pPr>
        <w:ind w:left="1776" w:hanging="303"/>
      </w:pPr>
      <w:rPr>
        <w:rFonts w:hint="default"/>
        <w:lang w:val="en-US" w:eastAsia="en-US" w:bidi="ar-SA"/>
      </w:rPr>
    </w:lvl>
    <w:lvl w:ilvl="2" w:tplc="DF52E52C">
      <w:numFmt w:val="bullet"/>
      <w:lvlText w:val="•"/>
      <w:lvlJc w:val="left"/>
      <w:pPr>
        <w:ind w:left="2713" w:hanging="303"/>
      </w:pPr>
      <w:rPr>
        <w:rFonts w:hint="default"/>
        <w:lang w:val="en-US" w:eastAsia="en-US" w:bidi="ar-SA"/>
      </w:rPr>
    </w:lvl>
    <w:lvl w:ilvl="3" w:tplc="4A3A0E58">
      <w:numFmt w:val="bullet"/>
      <w:lvlText w:val="•"/>
      <w:lvlJc w:val="left"/>
      <w:pPr>
        <w:ind w:left="3649" w:hanging="303"/>
      </w:pPr>
      <w:rPr>
        <w:rFonts w:hint="default"/>
        <w:lang w:val="en-US" w:eastAsia="en-US" w:bidi="ar-SA"/>
      </w:rPr>
    </w:lvl>
    <w:lvl w:ilvl="4" w:tplc="C3BA3C54">
      <w:numFmt w:val="bullet"/>
      <w:lvlText w:val="•"/>
      <w:lvlJc w:val="left"/>
      <w:pPr>
        <w:ind w:left="4586" w:hanging="303"/>
      </w:pPr>
      <w:rPr>
        <w:rFonts w:hint="default"/>
        <w:lang w:val="en-US" w:eastAsia="en-US" w:bidi="ar-SA"/>
      </w:rPr>
    </w:lvl>
    <w:lvl w:ilvl="5" w:tplc="C7F0C8D8">
      <w:numFmt w:val="bullet"/>
      <w:lvlText w:val="•"/>
      <w:lvlJc w:val="left"/>
      <w:pPr>
        <w:ind w:left="5522" w:hanging="303"/>
      </w:pPr>
      <w:rPr>
        <w:rFonts w:hint="default"/>
        <w:lang w:val="en-US" w:eastAsia="en-US" w:bidi="ar-SA"/>
      </w:rPr>
    </w:lvl>
    <w:lvl w:ilvl="6" w:tplc="7BA27554">
      <w:numFmt w:val="bullet"/>
      <w:lvlText w:val="•"/>
      <w:lvlJc w:val="left"/>
      <w:pPr>
        <w:ind w:left="6459" w:hanging="303"/>
      </w:pPr>
      <w:rPr>
        <w:rFonts w:hint="default"/>
        <w:lang w:val="en-US" w:eastAsia="en-US" w:bidi="ar-SA"/>
      </w:rPr>
    </w:lvl>
    <w:lvl w:ilvl="7" w:tplc="8F0E82D6">
      <w:numFmt w:val="bullet"/>
      <w:lvlText w:val="•"/>
      <w:lvlJc w:val="left"/>
      <w:pPr>
        <w:ind w:left="7395" w:hanging="303"/>
      </w:pPr>
      <w:rPr>
        <w:rFonts w:hint="default"/>
        <w:lang w:val="en-US" w:eastAsia="en-US" w:bidi="ar-SA"/>
      </w:rPr>
    </w:lvl>
    <w:lvl w:ilvl="8" w:tplc="D5FA62FE">
      <w:numFmt w:val="bullet"/>
      <w:lvlText w:val="•"/>
      <w:lvlJc w:val="left"/>
      <w:pPr>
        <w:ind w:left="8332" w:hanging="303"/>
      </w:pPr>
      <w:rPr>
        <w:rFonts w:hint="default"/>
        <w:lang w:val="en-US" w:eastAsia="en-US" w:bidi="ar-SA"/>
      </w:rPr>
    </w:lvl>
  </w:abstractNum>
  <w:abstractNum w:abstractNumId="20" w15:restartNumberingAfterBreak="0">
    <w:nsid w:val="67493708"/>
    <w:multiLevelType w:val="multilevel"/>
    <w:tmpl w:val="C7DCF790"/>
    <w:lvl w:ilvl="0">
      <w:start w:val="2"/>
      <w:numFmt w:val="decimal"/>
      <w:lvlText w:val="%1"/>
      <w:lvlJc w:val="left"/>
      <w:pPr>
        <w:ind w:left="1190" w:hanging="550"/>
        <w:jc w:val="left"/>
      </w:pPr>
      <w:rPr>
        <w:rFonts w:hint="default"/>
        <w:lang w:val="en-US" w:eastAsia="en-US" w:bidi="ar-SA"/>
      </w:rPr>
    </w:lvl>
    <w:lvl w:ilvl="1">
      <w:start w:val="1"/>
      <w:numFmt w:val="decimal"/>
      <w:lvlText w:val="%1.%2"/>
      <w:lvlJc w:val="left"/>
      <w:pPr>
        <w:ind w:left="1190" w:hanging="55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001" w:hanging="550"/>
      </w:pPr>
      <w:rPr>
        <w:rFonts w:hint="default"/>
        <w:lang w:val="en-US" w:eastAsia="en-US" w:bidi="ar-SA"/>
      </w:rPr>
    </w:lvl>
    <w:lvl w:ilvl="3">
      <w:numFmt w:val="bullet"/>
      <w:lvlText w:val="•"/>
      <w:lvlJc w:val="left"/>
      <w:pPr>
        <w:ind w:left="3901" w:hanging="550"/>
      </w:pPr>
      <w:rPr>
        <w:rFonts w:hint="default"/>
        <w:lang w:val="en-US" w:eastAsia="en-US" w:bidi="ar-SA"/>
      </w:rPr>
    </w:lvl>
    <w:lvl w:ilvl="4">
      <w:numFmt w:val="bullet"/>
      <w:lvlText w:val="•"/>
      <w:lvlJc w:val="left"/>
      <w:pPr>
        <w:ind w:left="4802" w:hanging="550"/>
      </w:pPr>
      <w:rPr>
        <w:rFonts w:hint="default"/>
        <w:lang w:val="en-US" w:eastAsia="en-US" w:bidi="ar-SA"/>
      </w:rPr>
    </w:lvl>
    <w:lvl w:ilvl="5">
      <w:numFmt w:val="bullet"/>
      <w:lvlText w:val="•"/>
      <w:lvlJc w:val="left"/>
      <w:pPr>
        <w:ind w:left="5702" w:hanging="550"/>
      </w:pPr>
      <w:rPr>
        <w:rFonts w:hint="default"/>
        <w:lang w:val="en-US" w:eastAsia="en-US" w:bidi="ar-SA"/>
      </w:rPr>
    </w:lvl>
    <w:lvl w:ilvl="6">
      <w:numFmt w:val="bullet"/>
      <w:lvlText w:val="•"/>
      <w:lvlJc w:val="left"/>
      <w:pPr>
        <w:ind w:left="6603" w:hanging="550"/>
      </w:pPr>
      <w:rPr>
        <w:rFonts w:hint="default"/>
        <w:lang w:val="en-US" w:eastAsia="en-US" w:bidi="ar-SA"/>
      </w:rPr>
    </w:lvl>
    <w:lvl w:ilvl="7">
      <w:numFmt w:val="bullet"/>
      <w:lvlText w:val="•"/>
      <w:lvlJc w:val="left"/>
      <w:pPr>
        <w:ind w:left="7503" w:hanging="550"/>
      </w:pPr>
      <w:rPr>
        <w:rFonts w:hint="default"/>
        <w:lang w:val="en-US" w:eastAsia="en-US" w:bidi="ar-SA"/>
      </w:rPr>
    </w:lvl>
    <w:lvl w:ilvl="8">
      <w:numFmt w:val="bullet"/>
      <w:lvlText w:val="•"/>
      <w:lvlJc w:val="left"/>
      <w:pPr>
        <w:ind w:left="8404" w:hanging="550"/>
      </w:pPr>
      <w:rPr>
        <w:rFonts w:hint="default"/>
        <w:lang w:val="en-US" w:eastAsia="en-US" w:bidi="ar-SA"/>
      </w:rPr>
    </w:lvl>
  </w:abstractNum>
  <w:abstractNum w:abstractNumId="21" w15:restartNumberingAfterBreak="0">
    <w:nsid w:val="6BAD1668"/>
    <w:multiLevelType w:val="hybridMultilevel"/>
    <w:tmpl w:val="AB80B7E8"/>
    <w:lvl w:ilvl="0" w:tplc="B6320B20">
      <w:numFmt w:val="bullet"/>
      <w:lvlText w:val="•"/>
      <w:lvlJc w:val="left"/>
      <w:pPr>
        <w:ind w:left="808" w:hanging="216"/>
      </w:pPr>
      <w:rPr>
        <w:rFonts w:ascii="Times New Roman" w:eastAsia="Times New Roman" w:hAnsi="Times New Roman" w:cs="Times New Roman" w:hint="default"/>
        <w:b w:val="0"/>
        <w:bCs w:val="0"/>
        <w:i w:val="0"/>
        <w:iCs w:val="0"/>
        <w:spacing w:val="0"/>
        <w:w w:val="99"/>
        <w:sz w:val="24"/>
        <w:szCs w:val="24"/>
        <w:lang w:val="en-US" w:eastAsia="en-US" w:bidi="ar-SA"/>
      </w:rPr>
    </w:lvl>
    <w:lvl w:ilvl="1" w:tplc="3878AB72">
      <w:numFmt w:val="bullet"/>
      <w:lvlText w:val="•"/>
      <w:lvlJc w:val="left"/>
      <w:pPr>
        <w:ind w:left="1740" w:hanging="216"/>
      </w:pPr>
      <w:rPr>
        <w:rFonts w:hint="default"/>
        <w:lang w:val="en-US" w:eastAsia="en-US" w:bidi="ar-SA"/>
      </w:rPr>
    </w:lvl>
    <w:lvl w:ilvl="2" w:tplc="ADCAC1C6">
      <w:numFmt w:val="bullet"/>
      <w:lvlText w:val="•"/>
      <w:lvlJc w:val="left"/>
      <w:pPr>
        <w:ind w:left="2681" w:hanging="216"/>
      </w:pPr>
      <w:rPr>
        <w:rFonts w:hint="default"/>
        <w:lang w:val="en-US" w:eastAsia="en-US" w:bidi="ar-SA"/>
      </w:rPr>
    </w:lvl>
    <w:lvl w:ilvl="3" w:tplc="6742BA5E">
      <w:numFmt w:val="bullet"/>
      <w:lvlText w:val="•"/>
      <w:lvlJc w:val="left"/>
      <w:pPr>
        <w:ind w:left="3621" w:hanging="216"/>
      </w:pPr>
      <w:rPr>
        <w:rFonts w:hint="default"/>
        <w:lang w:val="en-US" w:eastAsia="en-US" w:bidi="ar-SA"/>
      </w:rPr>
    </w:lvl>
    <w:lvl w:ilvl="4" w:tplc="4A74DD2C">
      <w:numFmt w:val="bullet"/>
      <w:lvlText w:val="•"/>
      <w:lvlJc w:val="left"/>
      <w:pPr>
        <w:ind w:left="4562" w:hanging="216"/>
      </w:pPr>
      <w:rPr>
        <w:rFonts w:hint="default"/>
        <w:lang w:val="en-US" w:eastAsia="en-US" w:bidi="ar-SA"/>
      </w:rPr>
    </w:lvl>
    <w:lvl w:ilvl="5" w:tplc="91FE622C">
      <w:numFmt w:val="bullet"/>
      <w:lvlText w:val="•"/>
      <w:lvlJc w:val="left"/>
      <w:pPr>
        <w:ind w:left="5502" w:hanging="216"/>
      </w:pPr>
      <w:rPr>
        <w:rFonts w:hint="default"/>
        <w:lang w:val="en-US" w:eastAsia="en-US" w:bidi="ar-SA"/>
      </w:rPr>
    </w:lvl>
    <w:lvl w:ilvl="6" w:tplc="A2922944">
      <w:numFmt w:val="bullet"/>
      <w:lvlText w:val="•"/>
      <w:lvlJc w:val="left"/>
      <w:pPr>
        <w:ind w:left="6443" w:hanging="216"/>
      </w:pPr>
      <w:rPr>
        <w:rFonts w:hint="default"/>
        <w:lang w:val="en-US" w:eastAsia="en-US" w:bidi="ar-SA"/>
      </w:rPr>
    </w:lvl>
    <w:lvl w:ilvl="7" w:tplc="7F8812A4">
      <w:numFmt w:val="bullet"/>
      <w:lvlText w:val="•"/>
      <w:lvlJc w:val="left"/>
      <w:pPr>
        <w:ind w:left="7383" w:hanging="216"/>
      </w:pPr>
      <w:rPr>
        <w:rFonts w:hint="default"/>
        <w:lang w:val="en-US" w:eastAsia="en-US" w:bidi="ar-SA"/>
      </w:rPr>
    </w:lvl>
    <w:lvl w:ilvl="8" w:tplc="88A008E4">
      <w:numFmt w:val="bullet"/>
      <w:lvlText w:val="•"/>
      <w:lvlJc w:val="left"/>
      <w:pPr>
        <w:ind w:left="8324" w:hanging="216"/>
      </w:pPr>
      <w:rPr>
        <w:rFonts w:hint="default"/>
        <w:lang w:val="en-US" w:eastAsia="en-US" w:bidi="ar-SA"/>
      </w:rPr>
    </w:lvl>
  </w:abstractNum>
  <w:abstractNum w:abstractNumId="22" w15:restartNumberingAfterBreak="0">
    <w:nsid w:val="6D0475D1"/>
    <w:multiLevelType w:val="multilevel"/>
    <w:tmpl w:val="2C7AD300"/>
    <w:lvl w:ilvl="0">
      <w:start w:val="3"/>
      <w:numFmt w:val="decimal"/>
      <w:lvlText w:val="%1"/>
      <w:lvlJc w:val="left"/>
      <w:pPr>
        <w:ind w:left="1190" w:hanging="550"/>
        <w:jc w:val="left"/>
      </w:pPr>
      <w:rPr>
        <w:rFonts w:hint="default"/>
        <w:lang w:val="en-US" w:eastAsia="en-US" w:bidi="ar-SA"/>
      </w:rPr>
    </w:lvl>
    <w:lvl w:ilvl="1">
      <w:start w:val="1"/>
      <w:numFmt w:val="decimal"/>
      <w:lvlText w:val="%1.%2"/>
      <w:lvlJc w:val="left"/>
      <w:pPr>
        <w:ind w:left="1190" w:hanging="55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001" w:hanging="550"/>
      </w:pPr>
      <w:rPr>
        <w:rFonts w:hint="default"/>
        <w:lang w:val="en-US" w:eastAsia="en-US" w:bidi="ar-SA"/>
      </w:rPr>
    </w:lvl>
    <w:lvl w:ilvl="3">
      <w:numFmt w:val="bullet"/>
      <w:lvlText w:val="•"/>
      <w:lvlJc w:val="left"/>
      <w:pPr>
        <w:ind w:left="3901" w:hanging="550"/>
      </w:pPr>
      <w:rPr>
        <w:rFonts w:hint="default"/>
        <w:lang w:val="en-US" w:eastAsia="en-US" w:bidi="ar-SA"/>
      </w:rPr>
    </w:lvl>
    <w:lvl w:ilvl="4">
      <w:numFmt w:val="bullet"/>
      <w:lvlText w:val="•"/>
      <w:lvlJc w:val="left"/>
      <w:pPr>
        <w:ind w:left="4802" w:hanging="550"/>
      </w:pPr>
      <w:rPr>
        <w:rFonts w:hint="default"/>
        <w:lang w:val="en-US" w:eastAsia="en-US" w:bidi="ar-SA"/>
      </w:rPr>
    </w:lvl>
    <w:lvl w:ilvl="5">
      <w:numFmt w:val="bullet"/>
      <w:lvlText w:val="•"/>
      <w:lvlJc w:val="left"/>
      <w:pPr>
        <w:ind w:left="5702" w:hanging="550"/>
      </w:pPr>
      <w:rPr>
        <w:rFonts w:hint="default"/>
        <w:lang w:val="en-US" w:eastAsia="en-US" w:bidi="ar-SA"/>
      </w:rPr>
    </w:lvl>
    <w:lvl w:ilvl="6">
      <w:numFmt w:val="bullet"/>
      <w:lvlText w:val="•"/>
      <w:lvlJc w:val="left"/>
      <w:pPr>
        <w:ind w:left="6603" w:hanging="550"/>
      </w:pPr>
      <w:rPr>
        <w:rFonts w:hint="default"/>
        <w:lang w:val="en-US" w:eastAsia="en-US" w:bidi="ar-SA"/>
      </w:rPr>
    </w:lvl>
    <w:lvl w:ilvl="7">
      <w:numFmt w:val="bullet"/>
      <w:lvlText w:val="•"/>
      <w:lvlJc w:val="left"/>
      <w:pPr>
        <w:ind w:left="7503" w:hanging="550"/>
      </w:pPr>
      <w:rPr>
        <w:rFonts w:hint="default"/>
        <w:lang w:val="en-US" w:eastAsia="en-US" w:bidi="ar-SA"/>
      </w:rPr>
    </w:lvl>
    <w:lvl w:ilvl="8">
      <w:numFmt w:val="bullet"/>
      <w:lvlText w:val="•"/>
      <w:lvlJc w:val="left"/>
      <w:pPr>
        <w:ind w:left="8404" w:hanging="550"/>
      </w:pPr>
      <w:rPr>
        <w:rFonts w:hint="default"/>
        <w:lang w:val="en-US" w:eastAsia="en-US" w:bidi="ar-SA"/>
      </w:rPr>
    </w:lvl>
  </w:abstractNum>
  <w:abstractNum w:abstractNumId="23" w15:restartNumberingAfterBreak="0">
    <w:nsid w:val="6DBB75BE"/>
    <w:multiLevelType w:val="hybridMultilevel"/>
    <w:tmpl w:val="818EB0A4"/>
    <w:lvl w:ilvl="0" w:tplc="2C4A6674">
      <w:numFmt w:val="bullet"/>
      <w:lvlText w:val="•"/>
      <w:lvlJc w:val="left"/>
      <w:pPr>
        <w:ind w:left="1717" w:hanging="144"/>
      </w:pPr>
      <w:rPr>
        <w:rFonts w:ascii="Times New Roman" w:eastAsia="Times New Roman" w:hAnsi="Times New Roman" w:cs="Times New Roman" w:hint="default"/>
        <w:b w:val="0"/>
        <w:bCs w:val="0"/>
        <w:i w:val="0"/>
        <w:iCs w:val="0"/>
        <w:spacing w:val="0"/>
        <w:w w:val="99"/>
        <w:sz w:val="24"/>
        <w:szCs w:val="24"/>
        <w:lang w:val="en-US" w:eastAsia="en-US" w:bidi="ar-SA"/>
      </w:rPr>
    </w:lvl>
    <w:lvl w:ilvl="1" w:tplc="F0EE5B9E">
      <w:numFmt w:val="bullet"/>
      <w:lvlText w:val="•"/>
      <w:lvlJc w:val="left"/>
      <w:pPr>
        <w:ind w:left="2568" w:hanging="144"/>
      </w:pPr>
      <w:rPr>
        <w:rFonts w:hint="default"/>
        <w:lang w:val="en-US" w:eastAsia="en-US" w:bidi="ar-SA"/>
      </w:rPr>
    </w:lvl>
    <w:lvl w:ilvl="2" w:tplc="1B7CB17A">
      <w:numFmt w:val="bullet"/>
      <w:lvlText w:val="•"/>
      <w:lvlJc w:val="left"/>
      <w:pPr>
        <w:ind w:left="3417" w:hanging="144"/>
      </w:pPr>
      <w:rPr>
        <w:rFonts w:hint="default"/>
        <w:lang w:val="en-US" w:eastAsia="en-US" w:bidi="ar-SA"/>
      </w:rPr>
    </w:lvl>
    <w:lvl w:ilvl="3" w:tplc="2C96F7C6">
      <w:numFmt w:val="bullet"/>
      <w:lvlText w:val="•"/>
      <w:lvlJc w:val="left"/>
      <w:pPr>
        <w:ind w:left="4265" w:hanging="144"/>
      </w:pPr>
      <w:rPr>
        <w:rFonts w:hint="default"/>
        <w:lang w:val="en-US" w:eastAsia="en-US" w:bidi="ar-SA"/>
      </w:rPr>
    </w:lvl>
    <w:lvl w:ilvl="4" w:tplc="FA74D45C">
      <w:numFmt w:val="bullet"/>
      <w:lvlText w:val="•"/>
      <w:lvlJc w:val="left"/>
      <w:pPr>
        <w:ind w:left="5114" w:hanging="144"/>
      </w:pPr>
      <w:rPr>
        <w:rFonts w:hint="default"/>
        <w:lang w:val="en-US" w:eastAsia="en-US" w:bidi="ar-SA"/>
      </w:rPr>
    </w:lvl>
    <w:lvl w:ilvl="5" w:tplc="52141E2E">
      <w:numFmt w:val="bullet"/>
      <w:lvlText w:val="•"/>
      <w:lvlJc w:val="left"/>
      <w:pPr>
        <w:ind w:left="5962" w:hanging="144"/>
      </w:pPr>
      <w:rPr>
        <w:rFonts w:hint="default"/>
        <w:lang w:val="en-US" w:eastAsia="en-US" w:bidi="ar-SA"/>
      </w:rPr>
    </w:lvl>
    <w:lvl w:ilvl="6" w:tplc="16D092DC">
      <w:numFmt w:val="bullet"/>
      <w:lvlText w:val="•"/>
      <w:lvlJc w:val="left"/>
      <w:pPr>
        <w:ind w:left="6811" w:hanging="144"/>
      </w:pPr>
      <w:rPr>
        <w:rFonts w:hint="default"/>
        <w:lang w:val="en-US" w:eastAsia="en-US" w:bidi="ar-SA"/>
      </w:rPr>
    </w:lvl>
    <w:lvl w:ilvl="7" w:tplc="89365CAE">
      <w:numFmt w:val="bullet"/>
      <w:lvlText w:val="•"/>
      <w:lvlJc w:val="left"/>
      <w:pPr>
        <w:ind w:left="7659" w:hanging="144"/>
      </w:pPr>
      <w:rPr>
        <w:rFonts w:hint="default"/>
        <w:lang w:val="en-US" w:eastAsia="en-US" w:bidi="ar-SA"/>
      </w:rPr>
    </w:lvl>
    <w:lvl w:ilvl="8" w:tplc="0DF86596">
      <w:numFmt w:val="bullet"/>
      <w:lvlText w:val="•"/>
      <w:lvlJc w:val="left"/>
      <w:pPr>
        <w:ind w:left="8508" w:hanging="144"/>
      </w:pPr>
      <w:rPr>
        <w:rFonts w:hint="default"/>
        <w:lang w:val="en-US" w:eastAsia="en-US" w:bidi="ar-SA"/>
      </w:rPr>
    </w:lvl>
  </w:abstractNum>
  <w:abstractNum w:abstractNumId="24" w15:restartNumberingAfterBreak="0">
    <w:nsid w:val="6F265CF1"/>
    <w:multiLevelType w:val="hybridMultilevel"/>
    <w:tmpl w:val="B5226192"/>
    <w:lvl w:ilvl="0" w:tplc="8542A07A">
      <w:numFmt w:val="bullet"/>
      <w:lvlText w:val="•"/>
      <w:lvlJc w:val="left"/>
      <w:pPr>
        <w:ind w:left="808" w:hanging="216"/>
      </w:pPr>
      <w:rPr>
        <w:rFonts w:ascii="Times New Roman" w:eastAsia="Times New Roman" w:hAnsi="Times New Roman" w:cs="Times New Roman" w:hint="default"/>
        <w:b w:val="0"/>
        <w:bCs w:val="0"/>
        <w:i w:val="0"/>
        <w:iCs w:val="0"/>
        <w:spacing w:val="0"/>
        <w:w w:val="99"/>
        <w:sz w:val="24"/>
        <w:szCs w:val="24"/>
        <w:lang w:val="en-US" w:eastAsia="en-US" w:bidi="ar-SA"/>
      </w:rPr>
    </w:lvl>
    <w:lvl w:ilvl="1" w:tplc="04605AF2">
      <w:numFmt w:val="bullet"/>
      <w:lvlText w:val="•"/>
      <w:lvlJc w:val="left"/>
      <w:pPr>
        <w:ind w:left="1740" w:hanging="216"/>
      </w:pPr>
      <w:rPr>
        <w:rFonts w:hint="default"/>
        <w:lang w:val="en-US" w:eastAsia="en-US" w:bidi="ar-SA"/>
      </w:rPr>
    </w:lvl>
    <w:lvl w:ilvl="2" w:tplc="5B94AB38">
      <w:numFmt w:val="bullet"/>
      <w:lvlText w:val="•"/>
      <w:lvlJc w:val="left"/>
      <w:pPr>
        <w:ind w:left="2681" w:hanging="216"/>
      </w:pPr>
      <w:rPr>
        <w:rFonts w:hint="default"/>
        <w:lang w:val="en-US" w:eastAsia="en-US" w:bidi="ar-SA"/>
      </w:rPr>
    </w:lvl>
    <w:lvl w:ilvl="3" w:tplc="1F22C8C4">
      <w:numFmt w:val="bullet"/>
      <w:lvlText w:val="•"/>
      <w:lvlJc w:val="left"/>
      <w:pPr>
        <w:ind w:left="3621" w:hanging="216"/>
      </w:pPr>
      <w:rPr>
        <w:rFonts w:hint="default"/>
        <w:lang w:val="en-US" w:eastAsia="en-US" w:bidi="ar-SA"/>
      </w:rPr>
    </w:lvl>
    <w:lvl w:ilvl="4" w:tplc="ABA8C214">
      <w:numFmt w:val="bullet"/>
      <w:lvlText w:val="•"/>
      <w:lvlJc w:val="left"/>
      <w:pPr>
        <w:ind w:left="4562" w:hanging="216"/>
      </w:pPr>
      <w:rPr>
        <w:rFonts w:hint="default"/>
        <w:lang w:val="en-US" w:eastAsia="en-US" w:bidi="ar-SA"/>
      </w:rPr>
    </w:lvl>
    <w:lvl w:ilvl="5" w:tplc="F1C23CF6">
      <w:numFmt w:val="bullet"/>
      <w:lvlText w:val="•"/>
      <w:lvlJc w:val="left"/>
      <w:pPr>
        <w:ind w:left="5502" w:hanging="216"/>
      </w:pPr>
      <w:rPr>
        <w:rFonts w:hint="default"/>
        <w:lang w:val="en-US" w:eastAsia="en-US" w:bidi="ar-SA"/>
      </w:rPr>
    </w:lvl>
    <w:lvl w:ilvl="6" w:tplc="24D2D244">
      <w:numFmt w:val="bullet"/>
      <w:lvlText w:val="•"/>
      <w:lvlJc w:val="left"/>
      <w:pPr>
        <w:ind w:left="6443" w:hanging="216"/>
      </w:pPr>
      <w:rPr>
        <w:rFonts w:hint="default"/>
        <w:lang w:val="en-US" w:eastAsia="en-US" w:bidi="ar-SA"/>
      </w:rPr>
    </w:lvl>
    <w:lvl w:ilvl="7" w:tplc="18025CDE">
      <w:numFmt w:val="bullet"/>
      <w:lvlText w:val="•"/>
      <w:lvlJc w:val="left"/>
      <w:pPr>
        <w:ind w:left="7383" w:hanging="216"/>
      </w:pPr>
      <w:rPr>
        <w:rFonts w:hint="default"/>
        <w:lang w:val="en-US" w:eastAsia="en-US" w:bidi="ar-SA"/>
      </w:rPr>
    </w:lvl>
    <w:lvl w:ilvl="8" w:tplc="2F8C8BF6">
      <w:numFmt w:val="bullet"/>
      <w:lvlText w:val="•"/>
      <w:lvlJc w:val="left"/>
      <w:pPr>
        <w:ind w:left="8324" w:hanging="216"/>
      </w:pPr>
      <w:rPr>
        <w:rFonts w:hint="default"/>
        <w:lang w:val="en-US" w:eastAsia="en-US" w:bidi="ar-SA"/>
      </w:rPr>
    </w:lvl>
  </w:abstractNum>
  <w:abstractNum w:abstractNumId="25" w15:restartNumberingAfterBreak="0">
    <w:nsid w:val="70A94A85"/>
    <w:multiLevelType w:val="hybridMultilevel"/>
    <w:tmpl w:val="3FACFA3A"/>
    <w:lvl w:ilvl="0" w:tplc="27FA2C66">
      <w:numFmt w:val="bullet"/>
      <w:lvlText w:val="•"/>
      <w:lvlJc w:val="left"/>
      <w:pPr>
        <w:ind w:left="808" w:hanging="216"/>
      </w:pPr>
      <w:rPr>
        <w:rFonts w:ascii="Times New Roman" w:eastAsia="Times New Roman" w:hAnsi="Times New Roman" w:cs="Times New Roman" w:hint="default"/>
        <w:b w:val="0"/>
        <w:bCs w:val="0"/>
        <w:i w:val="0"/>
        <w:iCs w:val="0"/>
        <w:spacing w:val="0"/>
        <w:w w:val="99"/>
        <w:sz w:val="24"/>
        <w:szCs w:val="24"/>
        <w:lang w:val="en-US" w:eastAsia="en-US" w:bidi="ar-SA"/>
      </w:rPr>
    </w:lvl>
    <w:lvl w:ilvl="1" w:tplc="AEA47414">
      <w:numFmt w:val="bullet"/>
      <w:lvlText w:val="•"/>
      <w:lvlJc w:val="left"/>
      <w:pPr>
        <w:ind w:left="1740" w:hanging="216"/>
      </w:pPr>
      <w:rPr>
        <w:rFonts w:hint="default"/>
        <w:lang w:val="en-US" w:eastAsia="en-US" w:bidi="ar-SA"/>
      </w:rPr>
    </w:lvl>
    <w:lvl w:ilvl="2" w:tplc="8458A9FE">
      <w:numFmt w:val="bullet"/>
      <w:lvlText w:val="•"/>
      <w:lvlJc w:val="left"/>
      <w:pPr>
        <w:ind w:left="2681" w:hanging="216"/>
      </w:pPr>
      <w:rPr>
        <w:rFonts w:hint="default"/>
        <w:lang w:val="en-US" w:eastAsia="en-US" w:bidi="ar-SA"/>
      </w:rPr>
    </w:lvl>
    <w:lvl w:ilvl="3" w:tplc="E41EE18C">
      <w:numFmt w:val="bullet"/>
      <w:lvlText w:val="•"/>
      <w:lvlJc w:val="left"/>
      <w:pPr>
        <w:ind w:left="3621" w:hanging="216"/>
      </w:pPr>
      <w:rPr>
        <w:rFonts w:hint="default"/>
        <w:lang w:val="en-US" w:eastAsia="en-US" w:bidi="ar-SA"/>
      </w:rPr>
    </w:lvl>
    <w:lvl w:ilvl="4" w:tplc="41BAEFE0">
      <w:numFmt w:val="bullet"/>
      <w:lvlText w:val="•"/>
      <w:lvlJc w:val="left"/>
      <w:pPr>
        <w:ind w:left="4562" w:hanging="216"/>
      </w:pPr>
      <w:rPr>
        <w:rFonts w:hint="default"/>
        <w:lang w:val="en-US" w:eastAsia="en-US" w:bidi="ar-SA"/>
      </w:rPr>
    </w:lvl>
    <w:lvl w:ilvl="5" w:tplc="EFF8B8DA">
      <w:numFmt w:val="bullet"/>
      <w:lvlText w:val="•"/>
      <w:lvlJc w:val="left"/>
      <w:pPr>
        <w:ind w:left="5502" w:hanging="216"/>
      </w:pPr>
      <w:rPr>
        <w:rFonts w:hint="default"/>
        <w:lang w:val="en-US" w:eastAsia="en-US" w:bidi="ar-SA"/>
      </w:rPr>
    </w:lvl>
    <w:lvl w:ilvl="6" w:tplc="12A0E28E">
      <w:numFmt w:val="bullet"/>
      <w:lvlText w:val="•"/>
      <w:lvlJc w:val="left"/>
      <w:pPr>
        <w:ind w:left="6443" w:hanging="216"/>
      </w:pPr>
      <w:rPr>
        <w:rFonts w:hint="default"/>
        <w:lang w:val="en-US" w:eastAsia="en-US" w:bidi="ar-SA"/>
      </w:rPr>
    </w:lvl>
    <w:lvl w:ilvl="7" w:tplc="0504E8B6">
      <w:numFmt w:val="bullet"/>
      <w:lvlText w:val="•"/>
      <w:lvlJc w:val="left"/>
      <w:pPr>
        <w:ind w:left="7383" w:hanging="216"/>
      </w:pPr>
      <w:rPr>
        <w:rFonts w:hint="default"/>
        <w:lang w:val="en-US" w:eastAsia="en-US" w:bidi="ar-SA"/>
      </w:rPr>
    </w:lvl>
    <w:lvl w:ilvl="8" w:tplc="0A24767E">
      <w:numFmt w:val="bullet"/>
      <w:lvlText w:val="•"/>
      <w:lvlJc w:val="left"/>
      <w:pPr>
        <w:ind w:left="8324" w:hanging="216"/>
      </w:pPr>
      <w:rPr>
        <w:rFonts w:hint="default"/>
        <w:lang w:val="en-US" w:eastAsia="en-US" w:bidi="ar-SA"/>
      </w:rPr>
    </w:lvl>
  </w:abstractNum>
  <w:abstractNum w:abstractNumId="26" w15:restartNumberingAfterBreak="0">
    <w:nsid w:val="71AF21E7"/>
    <w:multiLevelType w:val="hybridMultilevel"/>
    <w:tmpl w:val="C6623964"/>
    <w:lvl w:ilvl="0" w:tplc="326CB55E">
      <w:numFmt w:val="bullet"/>
      <w:lvlText w:val="•"/>
      <w:lvlJc w:val="left"/>
      <w:pPr>
        <w:ind w:left="808" w:hanging="216"/>
      </w:pPr>
      <w:rPr>
        <w:rFonts w:ascii="Times New Roman" w:eastAsia="Times New Roman" w:hAnsi="Times New Roman" w:cs="Times New Roman" w:hint="default"/>
        <w:b w:val="0"/>
        <w:bCs w:val="0"/>
        <w:i w:val="0"/>
        <w:iCs w:val="0"/>
        <w:spacing w:val="0"/>
        <w:w w:val="99"/>
        <w:sz w:val="24"/>
        <w:szCs w:val="24"/>
        <w:lang w:val="en-US" w:eastAsia="en-US" w:bidi="ar-SA"/>
      </w:rPr>
    </w:lvl>
    <w:lvl w:ilvl="1" w:tplc="67A24C68">
      <w:numFmt w:val="bullet"/>
      <w:lvlText w:val="•"/>
      <w:lvlJc w:val="left"/>
      <w:pPr>
        <w:ind w:left="1740" w:hanging="216"/>
      </w:pPr>
      <w:rPr>
        <w:rFonts w:hint="default"/>
        <w:lang w:val="en-US" w:eastAsia="en-US" w:bidi="ar-SA"/>
      </w:rPr>
    </w:lvl>
    <w:lvl w:ilvl="2" w:tplc="7FEAAB46">
      <w:numFmt w:val="bullet"/>
      <w:lvlText w:val="•"/>
      <w:lvlJc w:val="left"/>
      <w:pPr>
        <w:ind w:left="2681" w:hanging="216"/>
      </w:pPr>
      <w:rPr>
        <w:rFonts w:hint="default"/>
        <w:lang w:val="en-US" w:eastAsia="en-US" w:bidi="ar-SA"/>
      </w:rPr>
    </w:lvl>
    <w:lvl w:ilvl="3" w:tplc="0AF22ABC">
      <w:numFmt w:val="bullet"/>
      <w:lvlText w:val="•"/>
      <w:lvlJc w:val="left"/>
      <w:pPr>
        <w:ind w:left="3621" w:hanging="216"/>
      </w:pPr>
      <w:rPr>
        <w:rFonts w:hint="default"/>
        <w:lang w:val="en-US" w:eastAsia="en-US" w:bidi="ar-SA"/>
      </w:rPr>
    </w:lvl>
    <w:lvl w:ilvl="4" w:tplc="C0BED4C4">
      <w:numFmt w:val="bullet"/>
      <w:lvlText w:val="•"/>
      <w:lvlJc w:val="left"/>
      <w:pPr>
        <w:ind w:left="4562" w:hanging="216"/>
      </w:pPr>
      <w:rPr>
        <w:rFonts w:hint="default"/>
        <w:lang w:val="en-US" w:eastAsia="en-US" w:bidi="ar-SA"/>
      </w:rPr>
    </w:lvl>
    <w:lvl w:ilvl="5" w:tplc="1910D0BA">
      <w:numFmt w:val="bullet"/>
      <w:lvlText w:val="•"/>
      <w:lvlJc w:val="left"/>
      <w:pPr>
        <w:ind w:left="5502" w:hanging="216"/>
      </w:pPr>
      <w:rPr>
        <w:rFonts w:hint="default"/>
        <w:lang w:val="en-US" w:eastAsia="en-US" w:bidi="ar-SA"/>
      </w:rPr>
    </w:lvl>
    <w:lvl w:ilvl="6" w:tplc="27C2C4C8">
      <w:numFmt w:val="bullet"/>
      <w:lvlText w:val="•"/>
      <w:lvlJc w:val="left"/>
      <w:pPr>
        <w:ind w:left="6443" w:hanging="216"/>
      </w:pPr>
      <w:rPr>
        <w:rFonts w:hint="default"/>
        <w:lang w:val="en-US" w:eastAsia="en-US" w:bidi="ar-SA"/>
      </w:rPr>
    </w:lvl>
    <w:lvl w:ilvl="7" w:tplc="AE8E1674">
      <w:numFmt w:val="bullet"/>
      <w:lvlText w:val="•"/>
      <w:lvlJc w:val="left"/>
      <w:pPr>
        <w:ind w:left="7383" w:hanging="216"/>
      </w:pPr>
      <w:rPr>
        <w:rFonts w:hint="default"/>
        <w:lang w:val="en-US" w:eastAsia="en-US" w:bidi="ar-SA"/>
      </w:rPr>
    </w:lvl>
    <w:lvl w:ilvl="8" w:tplc="AC10750E">
      <w:numFmt w:val="bullet"/>
      <w:lvlText w:val="•"/>
      <w:lvlJc w:val="left"/>
      <w:pPr>
        <w:ind w:left="8324" w:hanging="216"/>
      </w:pPr>
      <w:rPr>
        <w:rFonts w:hint="default"/>
        <w:lang w:val="en-US" w:eastAsia="en-US" w:bidi="ar-SA"/>
      </w:rPr>
    </w:lvl>
  </w:abstractNum>
  <w:abstractNum w:abstractNumId="27" w15:restartNumberingAfterBreak="0">
    <w:nsid w:val="743D1138"/>
    <w:multiLevelType w:val="hybridMultilevel"/>
    <w:tmpl w:val="9D7E8432"/>
    <w:lvl w:ilvl="0" w:tplc="197AC26A">
      <w:numFmt w:val="bullet"/>
      <w:lvlText w:val="•"/>
      <w:lvlJc w:val="left"/>
      <w:pPr>
        <w:ind w:left="808" w:hanging="216"/>
      </w:pPr>
      <w:rPr>
        <w:rFonts w:ascii="Times New Roman" w:eastAsia="Times New Roman" w:hAnsi="Times New Roman" w:cs="Times New Roman" w:hint="default"/>
        <w:b w:val="0"/>
        <w:bCs w:val="0"/>
        <w:i w:val="0"/>
        <w:iCs w:val="0"/>
        <w:spacing w:val="0"/>
        <w:w w:val="99"/>
        <w:sz w:val="24"/>
        <w:szCs w:val="24"/>
        <w:lang w:val="en-US" w:eastAsia="en-US" w:bidi="ar-SA"/>
      </w:rPr>
    </w:lvl>
    <w:lvl w:ilvl="1" w:tplc="FE96526C">
      <w:numFmt w:val="bullet"/>
      <w:lvlText w:val="•"/>
      <w:lvlJc w:val="left"/>
      <w:pPr>
        <w:ind w:left="1740" w:hanging="216"/>
      </w:pPr>
      <w:rPr>
        <w:rFonts w:hint="default"/>
        <w:lang w:val="en-US" w:eastAsia="en-US" w:bidi="ar-SA"/>
      </w:rPr>
    </w:lvl>
    <w:lvl w:ilvl="2" w:tplc="5ABEA71E">
      <w:numFmt w:val="bullet"/>
      <w:lvlText w:val="•"/>
      <w:lvlJc w:val="left"/>
      <w:pPr>
        <w:ind w:left="2681" w:hanging="216"/>
      </w:pPr>
      <w:rPr>
        <w:rFonts w:hint="default"/>
        <w:lang w:val="en-US" w:eastAsia="en-US" w:bidi="ar-SA"/>
      </w:rPr>
    </w:lvl>
    <w:lvl w:ilvl="3" w:tplc="B8DC4328">
      <w:numFmt w:val="bullet"/>
      <w:lvlText w:val="•"/>
      <w:lvlJc w:val="left"/>
      <w:pPr>
        <w:ind w:left="3621" w:hanging="216"/>
      </w:pPr>
      <w:rPr>
        <w:rFonts w:hint="default"/>
        <w:lang w:val="en-US" w:eastAsia="en-US" w:bidi="ar-SA"/>
      </w:rPr>
    </w:lvl>
    <w:lvl w:ilvl="4" w:tplc="A01AA42E">
      <w:numFmt w:val="bullet"/>
      <w:lvlText w:val="•"/>
      <w:lvlJc w:val="left"/>
      <w:pPr>
        <w:ind w:left="4562" w:hanging="216"/>
      </w:pPr>
      <w:rPr>
        <w:rFonts w:hint="default"/>
        <w:lang w:val="en-US" w:eastAsia="en-US" w:bidi="ar-SA"/>
      </w:rPr>
    </w:lvl>
    <w:lvl w:ilvl="5" w:tplc="1A50E3A0">
      <w:numFmt w:val="bullet"/>
      <w:lvlText w:val="•"/>
      <w:lvlJc w:val="left"/>
      <w:pPr>
        <w:ind w:left="5502" w:hanging="216"/>
      </w:pPr>
      <w:rPr>
        <w:rFonts w:hint="default"/>
        <w:lang w:val="en-US" w:eastAsia="en-US" w:bidi="ar-SA"/>
      </w:rPr>
    </w:lvl>
    <w:lvl w:ilvl="6" w:tplc="1B3C1994">
      <w:numFmt w:val="bullet"/>
      <w:lvlText w:val="•"/>
      <w:lvlJc w:val="left"/>
      <w:pPr>
        <w:ind w:left="6443" w:hanging="216"/>
      </w:pPr>
      <w:rPr>
        <w:rFonts w:hint="default"/>
        <w:lang w:val="en-US" w:eastAsia="en-US" w:bidi="ar-SA"/>
      </w:rPr>
    </w:lvl>
    <w:lvl w:ilvl="7" w:tplc="A2F06F02">
      <w:numFmt w:val="bullet"/>
      <w:lvlText w:val="•"/>
      <w:lvlJc w:val="left"/>
      <w:pPr>
        <w:ind w:left="7383" w:hanging="216"/>
      </w:pPr>
      <w:rPr>
        <w:rFonts w:hint="default"/>
        <w:lang w:val="en-US" w:eastAsia="en-US" w:bidi="ar-SA"/>
      </w:rPr>
    </w:lvl>
    <w:lvl w:ilvl="8" w:tplc="0938EA68">
      <w:numFmt w:val="bullet"/>
      <w:lvlText w:val="•"/>
      <w:lvlJc w:val="left"/>
      <w:pPr>
        <w:ind w:left="8324" w:hanging="216"/>
      </w:pPr>
      <w:rPr>
        <w:rFonts w:hint="default"/>
        <w:lang w:val="en-US" w:eastAsia="en-US" w:bidi="ar-SA"/>
      </w:rPr>
    </w:lvl>
  </w:abstractNum>
  <w:abstractNum w:abstractNumId="28" w15:restartNumberingAfterBreak="0">
    <w:nsid w:val="765B548A"/>
    <w:multiLevelType w:val="hybridMultilevel"/>
    <w:tmpl w:val="D8E0C414"/>
    <w:lvl w:ilvl="0" w:tplc="EB1C4D94">
      <w:start w:val="1"/>
      <w:numFmt w:val="decimal"/>
      <w:lvlText w:val="%1."/>
      <w:lvlJc w:val="left"/>
      <w:pPr>
        <w:ind w:left="856" w:hanging="311"/>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82406BF4">
      <w:numFmt w:val="bullet"/>
      <w:lvlText w:val="•"/>
      <w:lvlJc w:val="left"/>
      <w:pPr>
        <w:ind w:left="1794" w:hanging="311"/>
      </w:pPr>
      <w:rPr>
        <w:rFonts w:hint="default"/>
        <w:lang w:val="en-US" w:eastAsia="en-US" w:bidi="ar-SA"/>
      </w:rPr>
    </w:lvl>
    <w:lvl w:ilvl="2" w:tplc="DC5EB450">
      <w:numFmt w:val="bullet"/>
      <w:lvlText w:val="•"/>
      <w:lvlJc w:val="left"/>
      <w:pPr>
        <w:ind w:left="2729" w:hanging="311"/>
      </w:pPr>
      <w:rPr>
        <w:rFonts w:hint="default"/>
        <w:lang w:val="en-US" w:eastAsia="en-US" w:bidi="ar-SA"/>
      </w:rPr>
    </w:lvl>
    <w:lvl w:ilvl="3" w:tplc="16B8F21E">
      <w:numFmt w:val="bullet"/>
      <w:lvlText w:val="•"/>
      <w:lvlJc w:val="left"/>
      <w:pPr>
        <w:ind w:left="3663" w:hanging="311"/>
      </w:pPr>
      <w:rPr>
        <w:rFonts w:hint="default"/>
        <w:lang w:val="en-US" w:eastAsia="en-US" w:bidi="ar-SA"/>
      </w:rPr>
    </w:lvl>
    <w:lvl w:ilvl="4" w:tplc="F0C8C254">
      <w:numFmt w:val="bullet"/>
      <w:lvlText w:val="•"/>
      <w:lvlJc w:val="left"/>
      <w:pPr>
        <w:ind w:left="4598" w:hanging="311"/>
      </w:pPr>
      <w:rPr>
        <w:rFonts w:hint="default"/>
        <w:lang w:val="en-US" w:eastAsia="en-US" w:bidi="ar-SA"/>
      </w:rPr>
    </w:lvl>
    <w:lvl w:ilvl="5" w:tplc="9F2A8290">
      <w:numFmt w:val="bullet"/>
      <w:lvlText w:val="•"/>
      <w:lvlJc w:val="left"/>
      <w:pPr>
        <w:ind w:left="5532" w:hanging="311"/>
      </w:pPr>
      <w:rPr>
        <w:rFonts w:hint="default"/>
        <w:lang w:val="en-US" w:eastAsia="en-US" w:bidi="ar-SA"/>
      </w:rPr>
    </w:lvl>
    <w:lvl w:ilvl="6" w:tplc="66CE7B24">
      <w:numFmt w:val="bullet"/>
      <w:lvlText w:val="•"/>
      <w:lvlJc w:val="left"/>
      <w:pPr>
        <w:ind w:left="6467" w:hanging="311"/>
      </w:pPr>
      <w:rPr>
        <w:rFonts w:hint="default"/>
        <w:lang w:val="en-US" w:eastAsia="en-US" w:bidi="ar-SA"/>
      </w:rPr>
    </w:lvl>
    <w:lvl w:ilvl="7" w:tplc="7F649314">
      <w:numFmt w:val="bullet"/>
      <w:lvlText w:val="•"/>
      <w:lvlJc w:val="left"/>
      <w:pPr>
        <w:ind w:left="7401" w:hanging="311"/>
      </w:pPr>
      <w:rPr>
        <w:rFonts w:hint="default"/>
        <w:lang w:val="en-US" w:eastAsia="en-US" w:bidi="ar-SA"/>
      </w:rPr>
    </w:lvl>
    <w:lvl w:ilvl="8" w:tplc="0D48FBE6">
      <w:numFmt w:val="bullet"/>
      <w:lvlText w:val="•"/>
      <w:lvlJc w:val="left"/>
      <w:pPr>
        <w:ind w:left="8336" w:hanging="311"/>
      </w:pPr>
      <w:rPr>
        <w:rFonts w:hint="default"/>
        <w:lang w:val="en-US" w:eastAsia="en-US" w:bidi="ar-SA"/>
      </w:rPr>
    </w:lvl>
  </w:abstractNum>
  <w:abstractNum w:abstractNumId="29" w15:restartNumberingAfterBreak="0">
    <w:nsid w:val="76BE1F27"/>
    <w:multiLevelType w:val="multilevel"/>
    <w:tmpl w:val="AEEAE71A"/>
    <w:lvl w:ilvl="0">
      <w:start w:val="4"/>
      <w:numFmt w:val="decimal"/>
      <w:lvlText w:val="%1"/>
      <w:lvlJc w:val="left"/>
      <w:pPr>
        <w:ind w:left="1190" w:hanging="550"/>
        <w:jc w:val="left"/>
      </w:pPr>
      <w:rPr>
        <w:rFonts w:hint="default"/>
        <w:lang w:val="en-US" w:eastAsia="en-US" w:bidi="ar-SA"/>
      </w:rPr>
    </w:lvl>
    <w:lvl w:ilvl="1">
      <w:start w:val="8"/>
      <w:numFmt w:val="decimal"/>
      <w:lvlText w:val="%1.%2"/>
      <w:lvlJc w:val="left"/>
      <w:pPr>
        <w:ind w:left="1190" w:hanging="55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001" w:hanging="550"/>
      </w:pPr>
      <w:rPr>
        <w:rFonts w:hint="default"/>
        <w:lang w:val="en-US" w:eastAsia="en-US" w:bidi="ar-SA"/>
      </w:rPr>
    </w:lvl>
    <w:lvl w:ilvl="3">
      <w:numFmt w:val="bullet"/>
      <w:lvlText w:val="•"/>
      <w:lvlJc w:val="left"/>
      <w:pPr>
        <w:ind w:left="3901" w:hanging="550"/>
      </w:pPr>
      <w:rPr>
        <w:rFonts w:hint="default"/>
        <w:lang w:val="en-US" w:eastAsia="en-US" w:bidi="ar-SA"/>
      </w:rPr>
    </w:lvl>
    <w:lvl w:ilvl="4">
      <w:numFmt w:val="bullet"/>
      <w:lvlText w:val="•"/>
      <w:lvlJc w:val="left"/>
      <w:pPr>
        <w:ind w:left="4802" w:hanging="550"/>
      </w:pPr>
      <w:rPr>
        <w:rFonts w:hint="default"/>
        <w:lang w:val="en-US" w:eastAsia="en-US" w:bidi="ar-SA"/>
      </w:rPr>
    </w:lvl>
    <w:lvl w:ilvl="5">
      <w:numFmt w:val="bullet"/>
      <w:lvlText w:val="•"/>
      <w:lvlJc w:val="left"/>
      <w:pPr>
        <w:ind w:left="5702" w:hanging="550"/>
      </w:pPr>
      <w:rPr>
        <w:rFonts w:hint="default"/>
        <w:lang w:val="en-US" w:eastAsia="en-US" w:bidi="ar-SA"/>
      </w:rPr>
    </w:lvl>
    <w:lvl w:ilvl="6">
      <w:numFmt w:val="bullet"/>
      <w:lvlText w:val="•"/>
      <w:lvlJc w:val="left"/>
      <w:pPr>
        <w:ind w:left="6603" w:hanging="550"/>
      </w:pPr>
      <w:rPr>
        <w:rFonts w:hint="default"/>
        <w:lang w:val="en-US" w:eastAsia="en-US" w:bidi="ar-SA"/>
      </w:rPr>
    </w:lvl>
    <w:lvl w:ilvl="7">
      <w:numFmt w:val="bullet"/>
      <w:lvlText w:val="•"/>
      <w:lvlJc w:val="left"/>
      <w:pPr>
        <w:ind w:left="7503" w:hanging="550"/>
      </w:pPr>
      <w:rPr>
        <w:rFonts w:hint="default"/>
        <w:lang w:val="en-US" w:eastAsia="en-US" w:bidi="ar-SA"/>
      </w:rPr>
    </w:lvl>
    <w:lvl w:ilvl="8">
      <w:numFmt w:val="bullet"/>
      <w:lvlText w:val="•"/>
      <w:lvlJc w:val="left"/>
      <w:pPr>
        <w:ind w:left="8404" w:hanging="550"/>
      </w:pPr>
      <w:rPr>
        <w:rFonts w:hint="default"/>
        <w:lang w:val="en-US" w:eastAsia="en-US" w:bidi="ar-SA"/>
      </w:rPr>
    </w:lvl>
  </w:abstractNum>
  <w:abstractNum w:abstractNumId="30" w15:restartNumberingAfterBreak="0">
    <w:nsid w:val="7805240E"/>
    <w:multiLevelType w:val="hybridMultilevel"/>
    <w:tmpl w:val="DDA6E6BE"/>
    <w:lvl w:ilvl="0" w:tplc="8E803366">
      <w:numFmt w:val="bullet"/>
      <w:lvlText w:val="•"/>
      <w:lvlJc w:val="left"/>
      <w:pPr>
        <w:ind w:left="808" w:hanging="216"/>
      </w:pPr>
      <w:rPr>
        <w:rFonts w:ascii="Times New Roman" w:eastAsia="Times New Roman" w:hAnsi="Times New Roman" w:cs="Times New Roman" w:hint="default"/>
        <w:b w:val="0"/>
        <w:bCs w:val="0"/>
        <w:i w:val="0"/>
        <w:iCs w:val="0"/>
        <w:spacing w:val="0"/>
        <w:w w:val="99"/>
        <w:sz w:val="24"/>
        <w:szCs w:val="24"/>
        <w:lang w:val="en-US" w:eastAsia="en-US" w:bidi="ar-SA"/>
      </w:rPr>
    </w:lvl>
    <w:lvl w:ilvl="1" w:tplc="48C2C728">
      <w:numFmt w:val="bullet"/>
      <w:lvlText w:val="•"/>
      <w:lvlJc w:val="left"/>
      <w:pPr>
        <w:ind w:left="1740" w:hanging="216"/>
      </w:pPr>
      <w:rPr>
        <w:rFonts w:hint="default"/>
        <w:lang w:val="en-US" w:eastAsia="en-US" w:bidi="ar-SA"/>
      </w:rPr>
    </w:lvl>
    <w:lvl w:ilvl="2" w:tplc="DA28F444">
      <w:numFmt w:val="bullet"/>
      <w:lvlText w:val="•"/>
      <w:lvlJc w:val="left"/>
      <w:pPr>
        <w:ind w:left="2681" w:hanging="216"/>
      </w:pPr>
      <w:rPr>
        <w:rFonts w:hint="default"/>
        <w:lang w:val="en-US" w:eastAsia="en-US" w:bidi="ar-SA"/>
      </w:rPr>
    </w:lvl>
    <w:lvl w:ilvl="3" w:tplc="8CC25432">
      <w:numFmt w:val="bullet"/>
      <w:lvlText w:val="•"/>
      <w:lvlJc w:val="left"/>
      <w:pPr>
        <w:ind w:left="3621" w:hanging="216"/>
      </w:pPr>
      <w:rPr>
        <w:rFonts w:hint="default"/>
        <w:lang w:val="en-US" w:eastAsia="en-US" w:bidi="ar-SA"/>
      </w:rPr>
    </w:lvl>
    <w:lvl w:ilvl="4" w:tplc="52086068">
      <w:numFmt w:val="bullet"/>
      <w:lvlText w:val="•"/>
      <w:lvlJc w:val="left"/>
      <w:pPr>
        <w:ind w:left="4562" w:hanging="216"/>
      </w:pPr>
      <w:rPr>
        <w:rFonts w:hint="default"/>
        <w:lang w:val="en-US" w:eastAsia="en-US" w:bidi="ar-SA"/>
      </w:rPr>
    </w:lvl>
    <w:lvl w:ilvl="5" w:tplc="C9568CEC">
      <w:numFmt w:val="bullet"/>
      <w:lvlText w:val="•"/>
      <w:lvlJc w:val="left"/>
      <w:pPr>
        <w:ind w:left="5502" w:hanging="216"/>
      </w:pPr>
      <w:rPr>
        <w:rFonts w:hint="default"/>
        <w:lang w:val="en-US" w:eastAsia="en-US" w:bidi="ar-SA"/>
      </w:rPr>
    </w:lvl>
    <w:lvl w:ilvl="6" w:tplc="BC64D6E0">
      <w:numFmt w:val="bullet"/>
      <w:lvlText w:val="•"/>
      <w:lvlJc w:val="left"/>
      <w:pPr>
        <w:ind w:left="6443" w:hanging="216"/>
      </w:pPr>
      <w:rPr>
        <w:rFonts w:hint="default"/>
        <w:lang w:val="en-US" w:eastAsia="en-US" w:bidi="ar-SA"/>
      </w:rPr>
    </w:lvl>
    <w:lvl w:ilvl="7" w:tplc="E312C0A2">
      <w:numFmt w:val="bullet"/>
      <w:lvlText w:val="•"/>
      <w:lvlJc w:val="left"/>
      <w:pPr>
        <w:ind w:left="7383" w:hanging="216"/>
      </w:pPr>
      <w:rPr>
        <w:rFonts w:hint="default"/>
        <w:lang w:val="en-US" w:eastAsia="en-US" w:bidi="ar-SA"/>
      </w:rPr>
    </w:lvl>
    <w:lvl w:ilvl="8" w:tplc="A6F820FE">
      <w:numFmt w:val="bullet"/>
      <w:lvlText w:val="•"/>
      <w:lvlJc w:val="left"/>
      <w:pPr>
        <w:ind w:left="8324" w:hanging="216"/>
      </w:pPr>
      <w:rPr>
        <w:rFonts w:hint="default"/>
        <w:lang w:val="en-US" w:eastAsia="en-US" w:bidi="ar-SA"/>
      </w:rPr>
    </w:lvl>
  </w:abstractNum>
  <w:abstractNum w:abstractNumId="31" w15:restartNumberingAfterBreak="0">
    <w:nsid w:val="7844261F"/>
    <w:multiLevelType w:val="hybridMultilevel"/>
    <w:tmpl w:val="48DA4B18"/>
    <w:lvl w:ilvl="0" w:tplc="35F667D2">
      <w:start w:val="1"/>
      <w:numFmt w:val="decimal"/>
      <w:lvlText w:val="%1."/>
      <w:lvlJc w:val="left"/>
      <w:pPr>
        <w:ind w:left="856" w:hanging="311"/>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6724621C">
      <w:numFmt w:val="bullet"/>
      <w:lvlText w:val="•"/>
      <w:lvlJc w:val="left"/>
      <w:pPr>
        <w:ind w:left="1794" w:hanging="311"/>
      </w:pPr>
      <w:rPr>
        <w:rFonts w:hint="default"/>
        <w:lang w:val="en-US" w:eastAsia="en-US" w:bidi="ar-SA"/>
      </w:rPr>
    </w:lvl>
    <w:lvl w:ilvl="2" w:tplc="5D841F28">
      <w:numFmt w:val="bullet"/>
      <w:lvlText w:val="•"/>
      <w:lvlJc w:val="left"/>
      <w:pPr>
        <w:ind w:left="2729" w:hanging="311"/>
      </w:pPr>
      <w:rPr>
        <w:rFonts w:hint="default"/>
        <w:lang w:val="en-US" w:eastAsia="en-US" w:bidi="ar-SA"/>
      </w:rPr>
    </w:lvl>
    <w:lvl w:ilvl="3" w:tplc="8966A70A">
      <w:numFmt w:val="bullet"/>
      <w:lvlText w:val="•"/>
      <w:lvlJc w:val="left"/>
      <w:pPr>
        <w:ind w:left="3663" w:hanging="311"/>
      </w:pPr>
      <w:rPr>
        <w:rFonts w:hint="default"/>
        <w:lang w:val="en-US" w:eastAsia="en-US" w:bidi="ar-SA"/>
      </w:rPr>
    </w:lvl>
    <w:lvl w:ilvl="4" w:tplc="985A4F98">
      <w:numFmt w:val="bullet"/>
      <w:lvlText w:val="•"/>
      <w:lvlJc w:val="left"/>
      <w:pPr>
        <w:ind w:left="4598" w:hanging="311"/>
      </w:pPr>
      <w:rPr>
        <w:rFonts w:hint="default"/>
        <w:lang w:val="en-US" w:eastAsia="en-US" w:bidi="ar-SA"/>
      </w:rPr>
    </w:lvl>
    <w:lvl w:ilvl="5" w:tplc="FBDA9652">
      <w:numFmt w:val="bullet"/>
      <w:lvlText w:val="•"/>
      <w:lvlJc w:val="left"/>
      <w:pPr>
        <w:ind w:left="5532" w:hanging="311"/>
      </w:pPr>
      <w:rPr>
        <w:rFonts w:hint="default"/>
        <w:lang w:val="en-US" w:eastAsia="en-US" w:bidi="ar-SA"/>
      </w:rPr>
    </w:lvl>
    <w:lvl w:ilvl="6" w:tplc="6B38CC32">
      <w:numFmt w:val="bullet"/>
      <w:lvlText w:val="•"/>
      <w:lvlJc w:val="left"/>
      <w:pPr>
        <w:ind w:left="6467" w:hanging="311"/>
      </w:pPr>
      <w:rPr>
        <w:rFonts w:hint="default"/>
        <w:lang w:val="en-US" w:eastAsia="en-US" w:bidi="ar-SA"/>
      </w:rPr>
    </w:lvl>
    <w:lvl w:ilvl="7" w:tplc="5098625E">
      <w:numFmt w:val="bullet"/>
      <w:lvlText w:val="•"/>
      <w:lvlJc w:val="left"/>
      <w:pPr>
        <w:ind w:left="7401" w:hanging="311"/>
      </w:pPr>
      <w:rPr>
        <w:rFonts w:hint="default"/>
        <w:lang w:val="en-US" w:eastAsia="en-US" w:bidi="ar-SA"/>
      </w:rPr>
    </w:lvl>
    <w:lvl w:ilvl="8" w:tplc="1FD48B68">
      <w:numFmt w:val="bullet"/>
      <w:lvlText w:val="•"/>
      <w:lvlJc w:val="left"/>
      <w:pPr>
        <w:ind w:left="8336" w:hanging="311"/>
      </w:pPr>
      <w:rPr>
        <w:rFonts w:hint="default"/>
        <w:lang w:val="en-US" w:eastAsia="en-US" w:bidi="ar-SA"/>
      </w:rPr>
    </w:lvl>
  </w:abstractNum>
  <w:abstractNum w:abstractNumId="32" w15:restartNumberingAfterBreak="0">
    <w:nsid w:val="7A283025"/>
    <w:multiLevelType w:val="multilevel"/>
    <w:tmpl w:val="710E8EFA"/>
    <w:lvl w:ilvl="0">
      <w:start w:val="8"/>
      <w:numFmt w:val="decimal"/>
      <w:lvlText w:val="%1"/>
      <w:lvlJc w:val="left"/>
      <w:pPr>
        <w:ind w:left="1190" w:hanging="550"/>
        <w:jc w:val="left"/>
      </w:pPr>
      <w:rPr>
        <w:rFonts w:hint="default"/>
        <w:lang w:val="en-US" w:eastAsia="en-US" w:bidi="ar-SA"/>
      </w:rPr>
    </w:lvl>
    <w:lvl w:ilvl="1">
      <w:start w:val="1"/>
      <w:numFmt w:val="decimal"/>
      <w:lvlText w:val="%1.%2"/>
      <w:lvlJc w:val="left"/>
      <w:pPr>
        <w:ind w:left="1190" w:hanging="55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001" w:hanging="550"/>
      </w:pPr>
      <w:rPr>
        <w:rFonts w:hint="default"/>
        <w:lang w:val="en-US" w:eastAsia="en-US" w:bidi="ar-SA"/>
      </w:rPr>
    </w:lvl>
    <w:lvl w:ilvl="3">
      <w:numFmt w:val="bullet"/>
      <w:lvlText w:val="•"/>
      <w:lvlJc w:val="left"/>
      <w:pPr>
        <w:ind w:left="3901" w:hanging="550"/>
      </w:pPr>
      <w:rPr>
        <w:rFonts w:hint="default"/>
        <w:lang w:val="en-US" w:eastAsia="en-US" w:bidi="ar-SA"/>
      </w:rPr>
    </w:lvl>
    <w:lvl w:ilvl="4">
      <w:numFmt w:val="bullet"/>
      <w:lvlText w:val="•"/>
      <w:lvlJc w:val="left"/>
      <w:pPr>
        <w:ind w:left="4802" w:hanging="550"/>
      </w:pPr>
      <w:rPr>
        <w:rFonts w:hint="default"/>
        <w:lang w:val="en-US" w:eastAsia="en-US" w:bidi="ar-SA"/>
      </w:rPr>
    </w:lvl>
    <w:lvl w:ilvl="5">
      <w:numFmt w:val="bullet"/>
      <w:lvlText w:val="•"/>
      <w:lvlJc w:val="left"/>
      <w:pPr>
        <w:ind w:left="5702" w:hanging="550"/>
      </w:pPr>
      <w:rPr>
        <w:rFonts w:hint="default"/>
        <w:lang w:val="en-US" w:eastAsia="en-US" w:bidi="ar-SA"/>
      </w:rPr>
    </w:lvl>
    <w:lvl w:ilvl="6">
      <w:numFmt w:val="bullet"/>
      <w:lvlText w:val="•"/>
      <w:lvlJc w:val="left"/>
      <w:pPr>
        <w:ind w:left="6603" w:hanging="550"/>
      </w:pPr>
      <w:rPr>
        <w:rFonts w:hint="default"/>
        <w:lang w:val="en-US" w:eastAsia="en-US" w:bidi="ar-SA"/>
      </w:rPr>
    </w:lvl>
    <w:lvl w:ilvl="7">
      <w:numFmt w:val="bullet"/>
      <w:lvlText w:val="•"/>
      <w:lvlJc w:val="left"/>
      <w:pPr>
        <w:ind w:left="7503" w:hanging="550"/>
      </w:pPr>
      <w:rPr>
        <w:rFonts w:hint="default"/>
        <w:lang w:val="en-US" w:eastAsia="en-US" w:bidi="ar-SA"/>
      </w:rPr>
    </w:lvl>
    <w:lvl w:ilvl="8">
      <w:numFmt w:val="bullet"/>
      <w:lvlText w:val="•"/>
      <w:lvlJc w:val="left"/>
      <w:pPr>
        <w:ind w:left="8404" w:hanging="550"/>
      </w:pPr>
      <w:rPr>
        <w:rFonts w:hint="default"/>
        <w:lang w:val="en-US" w:eastAsia="en-US" w:bidi="ar-SA"/>
      </w:rPr>
    </w:lvl>
  </w:abstractNum>
  <w:num w:numId="1" w16cid:durableId="2084450647">
    <w:abstractNumId w:val="6"/>
  </w:num>
  <w:num w:numId="2" w16cid:durableId="2056195163">
    <w:abstractNumId w:val="11"/>
  </w:num>
  <w:num w:numId="3" w16cid:durableId="1786073241">
    <w:abstractNumId w:val="14"/>
  </w:num>
  <w:num w:numId="4" w16cid:durableId="326906515">
    <w:abstractNumId w:val="31"/>
  </w:num>
  <w:num w:numId="5" w16cid:durableId="406614751">
    <w:abstractNumId w:val="5"/>
  </w:num>
  <w:num w:numId="6" w16cid:durableId="2079745577">
    <w:abstractNumId w:val="12"/>
  </w:num>
  <w:num w:numId="7" w16cid:durableId="1448701257">
    <w:abstractNumId w:val="8"/>
  </w:num>
  <w:num w:numId="8" w16cid:durableId="730346541">
    <w:abstractNumId w:val="25"/>
  </w:num>
  <w:num w:numId="9" w16cid:durableId="1479616250">
    <w:abstractNumId w:val="3"/>
  </w:num>
  <w:num w:numId="10" w16cid:durableId="650140295">
    <w:abstractNumId w:val="26"/>
  </w:num>
  <w:num w:numId="11" w16cid:durableId="1419712203">
    <w:abstractNumId w:val="17"/>
  </w:num>
  <w:num w:numId="12" w16cid:durableId="747113444">
    <w:abstractNumId w:val="7"/>
  </w:num>
  <w:num w:numId="13" w16cid:durableId="123741898">
    <w:abstractNumId w:val="19"/>
  </w:num>
  <w:num w:numId="14" w16cid:durableId="539823129">
    <w:abstractNumId w:val="2"/>
  </w:num>
  <w:num w:numId="15" w16cid:durableId="1704943953">
    <w:abstractNumId w:val="21"/>
  </w:num>
  <w:num w:numId="16" w16cid:durableId="687753002">
    <w:abstractNumId w:val="15"/>
  </w:num>
  <w:num w:numId="17" w16cid:durableId="657538074">
    <w:abstractNumId w:val="30"/>
  </w:num>
  <w:num w:numId="18" w16cid:durableId="269096173">
    <w:abstractNumId w:val="10"/>
  </w:num>
  <w:num w:numId="19" w16cid:durableId="12808663">
    <w:abstractNumId w:val="27"/>
  </w:num>
  <w:num w:numId="20" w16cid:durableId="62265662">
    <w:abstractNumId w:val="28"/>
  </w:num>
  <w:num w:numId="21" w16cid:durableId="1673530514">
    <w:abstractNumId w:val="9"/>
  </w:num>
  <w:num w:numId="22" w16cid:durableId="643972960">
    <w:abstractNumId w:val="1"/>
  </w:num>
  <w:num w:numId="23" w16cid:durableId="1950970195">
    <w:abstractNumId w:val="24"/>
  </w:num>
  <w:num w:numId="24" w16cid:durableId="60754471">
    <w:abstractNumId w:val="16"/>
  </w:num>
  <w:num w:numId="25" w16cid:durableId="829640669">
    <w:abstractNumId w:val="13"/>
  </w:num>
  <w:num w:numId="26" w16cid:durableId="747458367">
    <w:abstractNumId w:val="18"/>
  </w:num>
  <w:num w:numId="27" w16cid:durableId="1761759762">
    <w:abstractNumId w:val="32"/>
  </w:num>
  <w:num w:numId="28" w16cid:durableId="295182460">
    <w:abstractNumId w:val="29"/>
  </w:num>
  <w:num w:numId="29" w16cid:durableId="947658738">
    <w:abstractNumId w:val="0"/>
  </w:num>
  <w:num w:numId="30" w16cid:durableId="868756077">
    <w:abstractNumId w:val="22"/>
  </w:num>
  <w:num w:numId="31" w16cid:durableId="1879967803">
    <w:abstractNumId w:val="20"/>
  </w:num>
  <w:num w:numId="32" w16cid:durableId="1360738268">
    <w:abstractNumId w:val="23"/>
  </w:num>
  <w:num w:numId="33" w16cid:durableId="1596942561">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ulla, Donatien Koulla">
    <w15:presenceInfo w15:providerId="AD" w15:userId="S::moulldk@unisa.ac.za::e9efeb89-2c0f-4399-b74d-709b6a847153"/>
  </w15:person>
  <w15:person w15:author="Attipoe, David Sena">
    <w15:presenceInfo w15:providerId="AD" w15:userId="S::attipds@unisa.ac.za::2bb61578-e734-45a1-9223-df12e6bbc41f"/>
  </w15:person>
  <w15:person w15:author="Taehong Kw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trackRevisions/>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CFB"/>
    <w:rsid w:val="00070BEA"/>
    <w:rsid w:val="000A5C12"/>
    <w:rsid w:val="000A61CA"/>
    <w:rsid w:val="002118C2"/>
    <w:rsid w:val="002408A0"/>
    <w:rsid w:val="00283FFF"/>
    <w:rsid w:val="002E0C31"/>
    <w:rsid w:val="0034512A"/>
    <w:rsid w:val="00350CFB"/>
    <w:rsid w:val="003807CB"/>
    <w:rsid w:val="003C27A8"/>
    <w:rsid w:val="003D441D"/>
    <w:rsid w:val="004216A2"/>
    <w:rsid w:val="00623B1A"/>
    <w:rsid w:val="0071403D"/>
    <w:rsid w:val="007522BF"/>
    <w:rsid w:val="00755ADB"/>
    <w:rsid w:val="007D1415"/>
    <w:rsid w:val="008B32E0"/>
    <w:rsid w:val="008D19DA"/>
    <w:rsid w:val="008D30C5"/>
    <w:rsid w:val="00BA7EA7"/>
    <w:rsid w:val="00C8008C"/>
    <w:rsid w:val="00CD69C4"/>
    <w:rsid w:val="00D45787"/>
    <w:rsid w:val="00E63B74"/>
    <w:rsid w:val="00EC0DF3"/>
    <w:rsid w:val="00ED3FB9"/>
    <w:rsid w:val="00F13667"/>
    <w:rsid w:val="00F50D42"/>
    <w:rsid w:val="00F8498C"/>
    <w:rsid w:val="00FE198E"/>
    <w:rsid w:val="00FE2490"/>
  </w:rsids>
  <m:mathPr>
    <m:mathFont m:val="Cambria Math"/>
    <m:brkBin m:val="before"/>
    <m:brkBinSub m:val="--"/>
    <m:smallFrac m:val="0"/>
    <m:dispDef/>
    <m:lMargin m:val="0"/>
    <m:rMargin m:val="0"/>
    <m:defJc m:val="centerGroup"/>
    <m:wrapIndent m:val="1440"/>
    <m:intLim m:val="subSup"/>
    <m:naryLim m:val="undOvr"/>
  </m:mathPr>
  <w:themeFontLang w:val="en-ZA"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DC1AD7"/>
  <w15:docId w15:val="{7E430DCF-C72E-C04C-9778-5A106BBF2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rPr>
  </w:style>
  <w:style w:type="paragraph" w:styleId="1">
    <w:name w:val="heading 1"/>
    <w:basedOn w:val="a"/>
    <w:uiPriority w:val="9"/>
    <w:qFormat/>
    <w:pPr>
      <w:ind w:left="625" w:hanging="343"/>
      <w:jc w:val="both"/>
      <w:outlineLvl w:val="0"/>
    </w:pPr>
    <w:rPr>
      <w:b/>
      <w:bCs/>
      <w:sz w:val="34"/>
      <w:szCs w:val="34"/>
    </w:rPr>
  </w:style>
  <w:style w:type="paragraph" w:styleId="2">
    <w:name w:val="heading 2"/>
    <w:basedOn w:val="a"/>
    <w:uiPriority w:val="9"/>
    <w:unhideWhenUsed/>
    <w:qFormat/>
    <w:pPr>
      <w:ind w:left="783" w:hanging="501"/>
      <w:outlineLvl w:val="1"/>
    </w:pPr>
    <w:rPr>
      <w:b/>
      <w:bCs/>
      <w:sz w:val="28"/>
      <w:szCs w:val="28"/>
    </w:rPr>
  </w:style>
  <w:style w:type="paragraph" w:styleId="3">
    <w:name w:val="heading 3"/>
    <w:basedOn w:val="a"/>
    <w:uiPriority w:val="9"/>
    <w:unhideWhenUsed/>
    <w:qFormat/>
    <w:pPr>
      <w:ind w:left="879" w:hanging="597"/>
      <w:outlineLvl w:val="2"/>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10">
    <w:name w:val="toc 1"/>
    <w:basedOn w:val="a"/>
    <w:uiPriority w:val="1"/>
    <w:qFormat/>
    <w:pPr>
      <w:spacing w:before="230"/>
      <w:ind w:left="856" w:hanging="574"/>
    </w:pPr>
    <w:rPr>
      <w:b/>
      <w:bCs/>
      <w:sz w:val="24"/>
      <w:szCs w:val="24"/>
    </w:rPr>
  </w:style>
  <w:style w:type="paragraph" w:styleId="20">
    <w:name w:val="toc 2"/>
    <w:basedOn w:val="a"/>
    <w:uiPriority w:val="1"/>
    <w:qFormat/>
    <w:pPr>
      <w:spacing w:before="230"/>
      <w:ind w:left="856" w:hanging="574"/>
    </w:pPr>
    <w:rPr>
      <w:b/>
      <w:bCs/>
      <w:i/>
      <w:iCs/>
    </w:rPr>
  </w:style>
  <w:style w:type="paragraph" w:styleId="30">
    <w:name w:val="toc 3"/>
    <w:basedOn w:val="a"/>
    <w:uiPriority w:val="1"/>
    <w:qFormat/>
    <w:pPr>
      <w:spacing w:before="230"/>
      <w:ind w:left="1214" w:hanging="573"/>
    </w:pPr>
    <w:rPr>
      <w:b/>
      <w:bCs/>
      <w:sz w:val="24"/>
      <w:szCs w:val="24"/>
    </w:rPr>
  </w:style>
  <w:style w:type="paragraph" w:styleId="4">
    <w:name w:val="toc 4"/>
    <w:basedOn w:val="a"/>
    <w:uiPriority w:val="1"/>
    <w:qFormat/>
    <w:pPr>
      <w:spacing w:before="230"/>
      <w:ind w:left="1214" w:hanging="573"/>
    </w:pPr>
    <w:rPr>
      <w:sz w:val="24"/>
      <w:szCs w:val="24"/>
    </w:rPr>
  </w:style>
  <w:style w:type="paragraph" w:styleId="5">
    <w:name w:val="toc 5"/>
    <w:basedOn w:val="a"/>
    <w:uiPriority w:val="1"/>
    <w:qFormat/>
    <w:pPr>
      <w:spacing w:before="230"/>
      <w:ind w:left="856"/>
    </w:pPr>
    <w:rPr>
      <w:b/>
      <w:bCs/>
      <w:sz w:val="24"/>
      <w:szCs w:val="24"/>
    </w:rPr>
  </w:style>
  <w:style w:type="paragraph" w:styleId="6">
    <w:name w:val="toc 6"/>
    <w:basedOn w:val="a"/>
    <w:uiPriority w:val="1"/>
    <w:qFormat/>
    <w:pPr>
      <w:spacing w:before="230"/>
      <w:ind w:left="1572" w:hanging="573"/>
    </w:pPr>
    <w:rPr>
      <w:sz w:val="24"/>
      <w:szCs w:val="24"/>
    </w:rPr>
  </w:style>
  <w:style w:type="paragraph" w:styleId="7">
    <w:name w:val="toc 7"/>
    <w:basedOn w:val="a"/>
    <w:uiPriority w:val="1"/>
    <w:qFormat/>
    <w:pPr>
      <w:spacing w:before="230"/>
      <w:ind w:left="1715" w:hanging="142"/>
    </w:pPr>
    <w:rPr>
      <w:sz w:val="24"/>
      <w:szCs w:val="24"/>
    </w:rPr>
  </w:style>
  <w:style w:type="paragraph" w:styleId="a3">
    <w:name w:val="Body Text"/>
    <w:basedOn w:val="a"/>
    <w:uiPriority w:val="1"/>
    <w:qFormat/>
    <w:rPr>
      <w:sz w:val="24"/>
      <w:szCs w:val="24"/>
    </w:rPr>
  </w:style>
  <w:style w:type="paragraph" w:styleId="a4">
    <w:name w:val="List Paragraph"/>
    <w:basedOn w:val="a"/>
    <w:uiPriority w:val="1"/>
    <w:qFormat/>
    <w:pPr>
      <w:ind w:left="879" w:hanging="573"/>
    </w:pPr>
  </w:style>
  <w:style w:type="paragraph" w:customStyle="1" w:styleId="TableParagraph">
    <w:name w:val="Table Paragraph"/>
    <w:basedOn w:val="a"/>
    <w:uiPriority w:val="1"/>
    <w:qFormat/>
    <w:pPr>
      <w:spacing w:before="3"/>
      <w:jc w:val="center"/>
    </w:pPr>
  </w:style>
  <w:style w:type="character" w:styleId="a5">
    <w:name w:val="annotation reference"/>
    <w:basedOn w:val="a0"/>
    <w:uiPriority w:val="99"/>
    <w:semiHidden/>
    <w:unhideWhenUsed/>
    <w:rsid w:val="004216A2"/>
    <w:rPr>
      <w:sz w:val="16"/>
      <w:szCs w:val="16"/>
    </w:rPr>
  </w:style>
  <w:style w:type="paragraph" w:styleId="a6">
    <w:name w:val="annotation text"/>
    <w:basedOn w:val="a"/>
    <w:link w:val="Char"/>
    <w:uiPriority w:val="99"/>
    <w:semiHidden/>
    <w:unhideWhenUsed/>
    <w:rsid w:val="004216A2"/>
    <w:rPr>
      <w:sz w:val="20"/>
      <w:szCs w:val="20"/>
    </w:rPr>
  </w:style>
  <w:style w:type="character" w:customStyle="1" w:styleId="Char">
    <w:name w:val="메모 텍스트 Char"/>
    <w:basedOn w:val="a0"/>
    <w:link w:val="a6"/>
    <w:uiPriority w:val="99"/>
    <w:semiHidden/>
    <w:rsid w:val="004216A2"/>
    <w:rPr>
      <w:rFonts w:ascii="Times New Roman" w:eastAsia="Times New Roman" w:hAnsi="Times New Roman" w:cs="Times New Roman"/>
      <w:sz w:val="20"/>
      <w:szCs w:val="20"/>
    </w:rPr>
  </w:style>
  <w:style w:type="paragraph" w:styleId="a7">
    <w:name w:val="annotation subject"/>
    <w:basedOn w:val="a6"/>
    <w:next w:val="a6"/>
    <w:link w:val="Char0"/>
    <w:uiPriority w:val="99"/>
    <w:semiHidden/>
    <w:unhideWhenUsed/>
    <w:rsid w:val="004216A2"/>
    <w:rPr>
      <w:b/>
      <w:bCs/>
    </w:rPr>
  </w:style>
  <w:style w:type="character" w:customStyle="1" w:styleId="Char0">
    <w:name w:val="메모 주제 Char"/>
    <w:basedOn w:val="Char"/>
    <w:link w:val="a7"/>
    <w:uiPriority w:val="99"/>
    <w:semiHidden/>
    <w:rsid w:val="004216A2"/>
    <w:rPr>
      <w:rFonts w:ascii="Times New Roman" w:eastAsia="Times New Roman" w:hAnsi="Times New Roman" w:cs="Times New Roman"/>
      <w:b/>
      <w:bCs/>
      <w:sz w:val="20"/>
      <w:szCs w:val="20"/>
    </w:rPr>
  </w:style>
  <w:style w:type="paragraph" w:styleId="a8">
    <w:name w:val="Revision"/>
    <w:hidden/>
    <w:uiPriority w:val="99"/>
    <w:semiHidden/>
    <w:rsid w:val="00CD69C4"/>
    <w:pPr>
      <w:widowControl/>
      <w:autoSpaceDE/>
      <w:autoSpaceDN/>
    </w:pPr>
    <w:rPr>
      <w:rFonts w:ascii="Times New Roman" w:eastAsia="Times New Roman" w:hAnsi="Times New Roman" w:cs="Times New Roman"/>
    </w:rPr>
  </w:style>
  <w:style w:type="paragraph" w:styleId="a9">
    <w:name w:val="header"/>
    <w:basedOn w:val="a"/>
    <w:link w:val="Char1"/>
    <w:uiPriority w:val="99"/>
    <w:unhideWhenUsed/>
    <w:rsid w:val="00F50D42"/>
    <w:pPr>
      <w:tabs>
        <w:tab w:val="center" w:pos="4513"/>
        <w:tab w:val="right" w:pos="9026"/>
      </w:tabs>
      <w:snapToGrid w:val="0"/>
    </w:pPr>
  </w:style>
  <w:style w:type="character" w:customStyle="1" w:styleId="Char1">
    <w:name w:val="머리글 Char"/>
    <w:basedOn w:val="a0"/>
    <w:link w:val="a9"/>
    <w:uiPriority w:val="99"/>
    <w:rsid w:val="00F50D42"/>
    <w:rPr>
      <w:rFonts w:ascii="Times New Roman" w:eastAsia="Times New Roman" w:hAnsi="Times New Roman" w:cs="Times New Roman"/>
    </w:rPr>
  </w:style>
  <w:style w:type="paragraph" w:styleId="aa">
    <w:name w:val="footer"/>
    <w:basedOn w:val="a"/>
    <w:link w:val="Char2"/>
    <w:uiPriority w:val="99"/>
    <w:unhideWhenUsed/>
    <w:rsid w:val="00F50D42"/>
    <w:pPr>
      <w:tabs>
        <w:tab w:val="center" w:pos="4513"/>
        <w:tab w:val="right" w:pos="9026"/>
      </w:tabs>
      <w:snapToGrid w:val="0"/>
    </w:pPr>
  </w:style>
  <w:style w:type="character" w:customStyle="1" w:styleId="Char2">
    <w:name w:val="바닥글 Char"/>
    <w:basedOn w:val="a0"/>
    <w:link w:val="aa"/>
    <w:uiPriority w:val="99"/>
    <w:rsid w:val="00F50D4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hyperlink" Target="https://doi.org/10.1111/j.1540-6261.1977.tb01979.x" TargetMode="External"/><Relationship Id="rId63" Type="http://schemas.openxmlformats.org/officeDocument/2006/relationships/hyperlink" Target="https://doi.org/10.1109/TKDE.2003.1208999" TargetMode="External"/><Relationship Id="rId68" Type="http://schemas.openxmlformats.org/officeDocument/2006/relationships/hyperlink" Target="https://doi.org/10.1145/324133.324140" TargetMode="External"/><Relationship Id="rId84" Type="http://schemas.openxmlformats.org/officeDocument/2006/relationships/hyperlink" Target="https://doi.org/10.1109/SP40001.2021.00027" TargetMode="External"/><Relationship Id="rId16" Type="http://schemas.openxmlformats.org/officeDocument/2006/relationships/image" Target="media/image5.png"/><Relationship Id="rId11" Type="http://schemas.openxmlformats.org/officeDocument/2006/relationships/footer" Target="footer1.xm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hyperlink" Target="https://doi.org/10.1037/h0040957" TargetMode="External"/><Relationship Id="rId58" Type="http://schemas.openxmlformats.org/officeDocument/2006/relationships/hyperlink" Target="https://eips.ethereum.org/EIPS/eip-2612" TargetMode="External"/><Relationship Id="rId74" Type="http://schemas.openxmlformats.org/officeDocument/2006/relationships/hyperlink" Target="https://doi.org/10.2139/ssrn.4375920" TargetMode="External"/><Relationship Id="rId79" Type="http://schemas.openxmlformats.org/officeDocument/2006/relationships/hyperlink" Target="https://doi.org/10.5210/fm.v2i9.548" TargetMode="External"/><Relationship Id="rId5" Type="http://schemas.openxmlformats.org/officeDocument/2006/relationships/footnotes" Target="footnotes.xm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hyperlink" Target="https://doi.org/10.1109/SP.2015.14" TargetMode="External"/><Relationship Id="rId56" Type="http://schemas.openxmlformats.org/officeDocument/2006/relationships/hyperlink" Target="https://doi.org/10.1007/3-540-45748-8_24" TargetMode="External"/><Relationship Id="rId64" Type="http://schemas.openxmlformats.org/officeDocument/2006/relationships/hyperlink" Target="https://doi.org/10.2308/acch.1999.13.4.365" TargetMode="External"/><Relationship Id="rId69" Type="http://schemas.openxmlformats.org/officeDocument/2006/relationships/hyperlink" Target="https://doi.org/10.1109/IMSA58542.2023.10217411" TargetMode="External"/><Relationship Id="rId77" Type="http://schemas.openxmlformats.org/officeDocument/2006/relationships/hyperlink" Target="https://doi.org/10.20955/r.103.153-74" TargetMode="External"/><Relationship Id="rId8" Type="http://schemas.microsoft.com/office/2011/relationships/commentsExtended" Target="commentsExtended.xml"/><Relationship Id="rId51" Type="http://schemas.openxmlformats.org/officeDocument/2006/relationships/hyperlink" Target="https://doi.org/10.1016/j.jbvi.2019.e00151" TargetMode="External"/><Relationship Id="rId72" Type="http://schemas.openxmlformats.org/officeDocument/2006/relationships/hyperlink" Target="https://doi.org/10.1016/j.jfineco.2019.07.001" TargetMode="External"/><Relationship Id="rId80" Type="http://schemas.openxmlformats.org/officeDocument/2006/relationships/hyperlink" Target="https://doi.org/10.1145/3442381.3449824" TargetMode="External"/><Relationship Id="rId85"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hyperlink" Target="https://doi.org/10.1007/978-3-662-63958-0_40" TargetMode="External"/><Relationship Id="rId59" Type="http://schemas.openxmlformats.org/officeDocument/2006/relationships/hyperlink" Target="https://doi.org/10.1111/j.1540-6261.1992.tb04398.x" TargetMode="External"/><Relationship Id="rId67" Type="http://schemas.openxmlformats.org/officeDocument/2006/relationships/hyperlink" Target="https://doi.org/10.2307/2332226" TargetMode="Externa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hyperlink" Target="https://doi.org/10.1109/SP40000.2020.00040" TargetMode="External"/><Relationship Id="rId62" Type="http://schemas.openxmlformats.org/officeDocument/2006/relationships/hyperlink" Target="https://doi.org/10.1109/TNSE.2020.2982488" TargetMode="External"/><Relationship Id="rId70" Type="http://schemas.openxmlformats.org/officeDocument/2006/relationships/hyperlink" Target="https://doi.org/10.2139/ssrn.3905316" TargetMode="External"/><Relationship Id="rId75" Type="http://schemas.openxmlformats.org/officeDocument/2006/relationships/hyperlink" Target="https://doi.org/10.1007/978-3-662-64322-8_1" TargetMode="External"/><Relationship Id="rId83" Type="http://schemas.openxmlformats.org/officeDocument/2006/relationships/hyperlink" Target="https://doi.org/10.1093/jfr/fjaa010"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hyperlink" Target="https://doi.org/10.1016/S0169-7552(98)00110-X" TargetMode="External"/><Relationship Id="rId57" Type="http://schemas.openxmlformats.org/officeDocument/2006/relationships/hyperlink" Target="https://eips.ethereum.org/EIPS/eip-20" TargetMode="External"/><Relationship Id="rId10" Type="http://schemas.microsoft.com/office/2018/08/relationships/commentsExtensible" Target="commentsExtensible.xml"/><Relationship Id="rId31" Type="http://schemas.openxmlformats.org/officeDocument/2006/relationships/image" Target="media/image20.png"/><Relationship Id="rId44" Type="http://schemas.openxmlformats.org/officeDocument/2006/relationships/hyperlink" Target="https://doi.org/10.2307/1879431" TargetMode="External"/><Relationship Id="rId52" Type="http://schemas.openxmlformats.org/officeDocument/2006/relationships/hyperlink" Target="https://doi.org/10.1093/rfs/hhaa089" TargetMode="External"/><Relationship Id="rId60" Type="http://schemas.openxmlformats.org/officeDocument/2006/relationships/hyperlink" Target="https://doi.org/10.1145/2976749.2978341" TargetMode="External"/><Relationship Id="rId65" Type="http://schemas.openxmlformats.org/officeDocument/2006/relationships/hyperlink" Target="https://doi.org/10.1145/775152.775191" TargetMode="External"/><Relationship Id="rId73" Type="http://schemas.openxmlformats.org/officeDocument/2006/relationships/hyperlink" Target="https://bitcoin.org/bitcoin.pdf" TargetMode="External"/><Relationship Id="rId78" Type="http://schemas.openxmlformats.org/officeDocument/2006/relationships/hyperlink" Target="https://doi.org/10.2307/1412159" TargetMode="External"/><Relationship Id="rId81" Type="http://schemas.openxmlformats.org/officeDocument/2006/relationships/hyperlink" Target="https://doi.org/10.1145/3558535.3559780" TargetMode="External"/><Relationship Id="rId86" Type="http://schemas.microsoft.com/office/2011/relationships/people" Target="people.xml"/><Relationship Id="rId4" Type="http://schemas.openxmlformats.org/officeDocument/2006/relationships/webSettings" Target="webSettings.xml"/><Relationship Id="rId9" Type="http://schemas.microsoft.com/office/2016/09/relationships/commentsIds" Target="commentsIds.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hyperlink" Target="https://doi.org/10.1016/S0169-7552(98)00110-X" TargetMode="External"/><Relationship Id="rId55" Type="http://schemas.openxmlformats.org/officeDocument/2006/relationships/hyperlink" Target="https://doi.org/10.4018/IJSI.315737" TargetMode="External"/><Relationship Id="rId76" Type="http://schemas.openxmlformats.org/officeDocument/2006/relationships/hyperlink" Target="https://doi.org/10.20955/r.103.153-74" TargetMode="External"/><Relationship Id="rId7" Type="http://schemas.openxmlformats.org/officeDocument/2006/relationships/comments" Target="comments.xml"/><Relationship Id="rId71" Type="http://schemas.openxmlformats.org/officeDocument/2006/relationships/hyperlink" Target="https://doi.org/10.1109/TDSC.2024.3475825" TargetMode="External"/><Relationship Id="rId2" Type="http://schemas.openxmlformats.org/officeDocument/2006/relationships/styles" Target="styles.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hyperlink" Target="https://doi.org/10.1145/3419614.3423251" TargetMode="External"/><Relationship Id="rId66" Type="http://schemas.openxmlformats.org/officeDocument/2006/relationships/hyperlink" Target="https://doi.org/10.1145/775152.775242" TargetMode="External"/><Relationship Id="rId87" Type="http://schemas.openxmlformats.org/officeDocument/2006/relationships/theme" Target="theme/theme1.xml"/><Relationship Id="rId61" Type="http://schemas.openxmlformats.org/officeDocument/2006/relationships/hyperlink" Target="https://doi.org/10.1007/978-3-030-51280-4_12" TargetMode="External"/><Relationship Id="rId82" Type="http://schemas.openxmlformats.org/officeDocument/2006/relationships/hyperlink" Target="https://doi.org/10.1145/357063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ca9a8b8c-3ea3-4799-a43e-5510398e7a3b}" enabled="0" method="" siteId="{ca9a8b8c-3ea3-4799-a43e-5510398e7a3b}" removed="1"/>
</clbl:labelList>
</file>

<file path=docProps/app.xml><?xml version="1.0" encoding="utf-8"?>
<Properties xmlns="http://schemas.openxmlformats.org/officeDocument/2006/extended-properties" xmlns:vt="http://schemas.openxmlformats.org/officeDocument/2006/docPropsVTypes">
  <Template>Normal.dotm</Template>
  <TotalTime>7</TotalTime>
  <Pages>3</Pages>
  <Words>38189</Words>
  <Characters>217679</Characters>
  <Application>Microsoft Office Word</Application>
  <DocSecurity>0</DocSecurity>
  <Lines>1813</Lines>
  <Paragraphs>510</Paragraphs>
  <ScaleCrop>false</ScaleCrop>
  <HeadingPairs>
    <vt:vector size="2" baseType="variant">
      <vt:variant>
        <vt:lpstr>Titre</vt:lpstr>
      </vt:variant>
      <vt:variant>
        <vt:i4>1</vt:i4>
      </vt:variant>
    </vt:vector>
  </HeadingPairs>
  <TitlesOfParts>
    <vt:vector size="1" baseType="lpstr">
      <vt:lpstr>Integrating ERC-20 Allowance Edges into PageRank for Enhanced On-Chain Wallet Reputation Scoring</vt:lpstr>
    </vt:vector>
  </TitlesOfParts>
  <Company/>
  <LinksUpToDate>false</LinksUpToDate>
  <CharactersWithSpaces>255358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Integrating ERC-20 Allowance Edges into PageRank for Enhanced On-Chain Wallet Reputation Scoring</dc:title>
  <dc:subject>Doctor of Philosophy dissertation, Computer Science, University of South Africa</dc:subject>
  <dc:creator>Taehong Kwon</dc:creator>
  <cp:keywords>DeFi, EndorseRank, PageRank, on-chain reputation, Arbitrum, GMX</cp:keywords>
  <cp:lastModifiedBy>권 태홍</cp:lastModifiedBy>
  <cp:revision>3</cp:revision>
  <dcterms:created xsi:type="dcterms:W3CDTF">2026-08-28T12:24:00Z</dcterms:created>
  <dcterms:modified xsi:type="dcterms:W3CDTF">2026-08-29T15:54:00Z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2026-07-04T00:00:00Z</vt:filetime>
  </property>
  <property fmtid="{D5CDD505-2E9C-101B-9397-08002B2CF9AE}" pid="3" name="Creator">
    <vt:lpwstr>LaTeX with hyperref</vt:lpwstr>
  </property>
  <property fmtid="{D5CDD505-2E9C-101B-9397-08002B2CF9AE}" pid="4" name="Producer">
    <vt:lpwstr>MiKTeX-dvipdfmx (20250410)</vt:lpwstr>
  </property>
  <property fmtid="{D5CDD505-2E9C-101B-9397-08002B2CF9AE}" pid="5" name="LastSaved">
    <vt:filetime>2026-07-04T00:00:00Z</vt:filetime>
  </property>
</Properties>
</file>